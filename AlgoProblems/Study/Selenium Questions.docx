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D76" w:rsidRDefault="002E7D76" w:rsidP="002E7D76">
      <w:pPr>
        <w:pStyle w:val="Heading2"/>
        <w:shd w:val="clear" w:color="auto" w:fill="FFFFFF"/>
        <w:spacing w:before="0" w:beforeAutospacing="0" w:after="264" w:afterAutospacing="0"/>
        <w:rPr>
          <w:rFonts w:ascii="Antic Slab" w:hAnsi="Antic Slab"/>
          <w:b w:val="0"/>
          <w:bCs w:val="0"/>
          <w:color w:val="333333"/>
          <w:sz w:val="27"/>
          <w:szCs w:val="27"/>
        </w:rPr>
      </w:pPr>
      <w:r>
        <w:rPr>
          <w:rFonts w:ascii="Antic Slab" w:hAnsi="Antic Slab"/>
          <w:b w:val="0"/>
          <w:bCs w:val="0"/>
          <w:color w:val="333333"/>
          <w:sz w:val="27"/>
          <w:szCs w:val="27"/>
        </w:rPr>
        <w:t>Symbol used while writing CSS selector in Selenium Webdriver</w:t>
      </w: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 </w:t>
      </w:r>
      <w:r>
        <w:rPr>
          <w:rFonts w:ascii="Arial" w:hAnsi="Arial" w:cs="Arial"/>
          <w:noProof/>
          <w:color w:val="747474"/>
          <w:sz w:val="23"/>
          <w:szCs w:val="23"/>
        </w:rPr>
        <w:drawing>
          <wp:inline distT="0" distB="0" distL="0" distR="0">
            <wp:extent cx="5076825"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1847850"/>
                    </a:xfrm>
                    <a:prstGeom prst="rect">
                      <a:avLst/>
                    </a:prstGeom>
                    <a:noFill/>
                    <a:ln>
                      <a:noFill/>
                    </a:ln>
                  </pic:spPr>
                </pic:pic>
              </a:graphicData>
            </a:graphic>
          </wp:inline>
        </w:drawing>
      </w:r>
    </w:p>
    <w:p w:rsidR="00C011AF" w:rsidRDefault="00C011AF" w:rsidP="002E7D76">
      <w:pPr>
        <w:pStyle w:val="NormalWeb"/>
        <w:shd w:val="clear" w:color="auto" w:fill="FFFFFF"/>
        <w:spacing w:before="0" w:beforeAutospacing="0" w:after="300" w:afterAutospacing="0"/>
        <w:rPr>
          <w:rFonts w:ascii="Arial" w:hAnsi="Arial" w:cs="Arial"/>
          <w:color w:val="747474"/>
          <w:sz w:val="23"/>
          <w:szCs w:val="23"/>
        </w:rPr>
      </w:pPr>
    </w:p>
    <w:p w:rsidR="00C011AF" w:rsidRDefault="00C011AF" w:rsidP="002E7D76">
      <w:pPr>
        <w:pStyle w:val="NormalWeb"/>
        <w:shd w:val="clear" w:color="auto" w:fill="FFFFFF"/>
        <w:spacing w:before="0" w:beforeAutospacing="0" w:after="300" w:afterAutospacing="0"/>
        <w:rPr>
          <w:rFonts w:ascii="Arial" w:hAnsi="Arial" w:cs="Arial"/>
          <w:color w:val="747474"/>
          <w:sz w:val="23"/>
          <w:szCs w:val="23"/>
        </w:rPr>
      </w:pP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&lt;html&gt;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&lt;body&gt;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&lt;div&gt;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&lt;input type="text" name="user_key" id="userid"&gt;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&lt;input type="text" name="pass_key"&gt;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&lt;/div&gt;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&lt;div&gt;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&lt;input type="text" name="user_key" id="userid"&gt;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&lt;input type="text" name="pass_key"&gt;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&lt;/div&gt;</w:t>
      </w:r>
    </w:p>
    <w:p w:rsidR="00C011AF" w:rsidRPr="00C011AF" w:rsidRDefault="00C011AF" w:rsidP="00C011AF">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&lt;/body&gt;</w:t>
      </w:r>
    </w:p>
    <w:p w:rsidR="00C011AF" w:rsidRDefault="00C011AF" w:rsidP="00C011AF">
      <w:pPr>
        <w:pStyle w:val="NormalWeb"/>
        <w:shd w:val="clear" w:color="auto" w:fill="FFFFFF"/>
        <w:spacing w:before="0" w:beforeAutospacing="0" w:after="300" w:afterAutospacing="0"/>
        <w:rPr>
          <w:rFonts w:ascii="Arial" w:hAnsi="Arial" w:cs="Arial"/>
          <w:color w:val="747474"/>
          <w:sz w:val="23"/>
          <w:szCs w:val="23"/>
        </w:rPr>
      </w:pPr>
      <w:r w:rsidRPr="00C011AF">
        <w:rPr>
          <w:rFonts w:ascii="Arial" w:hAnsi="Arial" w:cs="Arial"/>
          <w:color w:val="747474"/>
          <w:sz w:val="23"/>
          <w:szCs w:val="23"/>
        </w:rPr>
        <w:t>&lt;/html&gt;</w:t>
      </w:r>
    </w:p>
    <w:p w:rsidR="00C011AF" w:rsidRPr="00C011AF" w:rsidRDefault="00C011AF" w:rsidP="00C011AF">
      <w:pPr>
        <w:pStyle w:val="NormalWeb"/>
        <w:shd w:val="clear" w:color="auto" w:fill="FFFFFF"/>
        <w:spacing w:before="0" w:beforeAutospacing="0" w:after="300" w:afterAutospacing="0"/>
        <w:rPr>
          <w:rFonts w:ascii="Arial" w:hAnsi="Arial" w:cs="Arial"/>
          <w:b/>
          <w:color w:val="747474"/>
          <w:sz w:val="23"/>
          <w:szCs w:val="23"/>
        </w:rPr>
      </w:pPr>
      <w:r w:rsidRPr="00C011AF">
        <w:rPr>
          <w:rFonts w:ascii="Arial" w:hAnsi="Arial" w:cs="Arial"/>
          <w:b/>
          <w:color w:val="747474"/>
          <w:sz w:val="23"/>
          <w:szCs w:val="23"/>
        </w:rPr>
        <w:t>Get div 2 pass key</w:t>
      </w:r>
    </w:p>
    <w:p w:rsidR="000818AE" w:rsidRDefault="00C011AF" w:rsidP="00EC445A">
      <w:pPr>
        <w:pStyle w:val="NormalWeb"/>
        <w:shd w:val="clear" w:color="auto" w:fill="FFFFFF"/>
        <w:spacing w:after="300"/>
        <w:rPr>
          <w:rFonts w:ascii="Arial" w:hAnsi="Arial" w:cs="Arial"/>
          <w:color w:val="747474"/>
          <w:sz w:val="23"/>
          <w:szCs w:val="23"/>
        </w:rPr>
      </w:pPr>
      <w:r w:rsidRPr="00C011AF">
        <w:rPr>
          <w:rFonts w:ascii="Arial" w:hAnsi="Arial" w:cs="Arial"/>
          <w:color w:val="747474"/>
          <w:sz w:val="23"/>
          <w:szCs w:val="23"/>
        </w:rPr>
        <w:t>body &gt; div:nth-child(2) &gt; input:nth-child(2)</w:t>
      </w:r>
      <w:r w:rsidR="000818AE">
        <w:rPr>
          <w:rFonts w:ascii="Arial" w:hAnsi="Arial" w:cs="Arial"/>
          <w:color w:val="747474"/>
          <w:sz w:val="23"/>
          <w:szCs w:val="23"/>
        </w:rPr>
        <w:t xml:space="preserve"> </w:t>
      </w:r>
    </w:p>
    <w:p w:rsidR="000818AE" w:rsidRDefault="00EC445A" w:rsidP="00EC445A">
      <w:pPr>
        <w:pStyle w:val="NormalWeb"/>
        <w:shd w:val="clear" w:color="auto" w:fill="FFFFFF"/>
        <w:spacing w:after="300"/>
        <w:rPr>
          <w:rFonts w:ascii="Arial" w:hAnsi="Arial" w:cs="Arial"/>
          <w:color w:val="747474"/>
          <w:sz w:val="23"/>
          <w:szCs w:val="23"/>
        </w:rPr>
      </w:pPr>
      <w:r>
        <w:rPr>
          <w:rFonts w:ascii="Arial" w:hAnsi="Arial" w:cs="Arial"/>
          <w:color w:val="747474"/>
          <w:sz w:val="23"/>
          <w:szCs w:val="23"/>
        </w:rPr>
        <w:t xml:space="preserve"> </w:t>
      </w:r>
      <w:r w:rsidR="00C011AF" w:rsidRPr="00C011AF">
        <w:rPr>
          <w:rFonts w:ascii="Arial" w:hAnsi="Arial" w:cs="Arial"/>
          <w:color w:val="747474"/>
          <w:sz w:val="23"/>
          <w:szCs w:val="23"/>
        </w:rPr>
        <w:t>div:nth-child(2) &gt; input[name='pass_key']</w:t>
      </w:r>
    </w:p>
    <w:p w:rsidR="000818AE" w:rsidRDefault="000818AE" w:rsidP="00EC445A">
      <w:pPr>
        <w:pStyle w:val="NormalWeb"/>
        <w:shd w:val="clear" w:color="auto" w:fill="FFFFFF"/>
        <w:spacing w:after="300"/>
        <w:rPr>
          <w:rFonts w:ascii="Arial" w:hAnsi="Arial" w:cs="Arial"/>
          <w:color w:val="747474"/>
          <w:sz w:val="23"/>
          <w:szCs w:val="23"/>
        </w:rPr>
      </w:pPr>
    </w:p>
    <w:p w:rsidR="000818AE" w:rsidRDefault="000818AE" w:rsidP="00EC445A">
      <w:pPr>
        <w:pStyle w:val="NormalWeb"/>
        <w:shd w:val="clear" w:color="auto" w:fill="FFFFFF"/>
        <w:spacing w:after="300"/>
        <w:rPr>
          <w:rFonts w:ascii="Arial" w:hAnsi="Arial" w:cs="Arial"/>
          <w:color w:val="747474"/>
          <w:sz w:val="23"/>
          <w:szCs w:val="23"/>
        </w:rPr>
      </w:pPr>
    </w:p>
    <w:p w:rsidR="000818AE" w:rsidRPr="000818AE" w:rsidRDefault="000818AE" w:rsidP="00EC445A">
      <w:pPr>
        <w:pStyle w:val="NormalWeb"/>
        <w:shd w:val="clear" w:color="auto" w:fill="FFFFFF"/>
        <w:spacing w:after="300"/>
        <w:rPr>
          <w:rFonts w:ascii="Arial" w:hAnsi="Arial" w:cs="Arial"/>
          <w:b/>
          <w:color w:val="747474"/>
          <w:sz w:val="23"/>
          <w:szCs w:val="23"/>
        </w:rPr>
      </w:pPr>
      <w:r w:rsidRPr="000818AE">
        <w:rPr>
          <w:rFonts w:ascii="Arial" w:hAnsi="Arial" w:cs="Arial"/>
          <w:b/>
          <w:color w:val="747474"/>
          <w:sz w:val="23"/>
          <w:szCs w:val="23"/>
        </w:rPr>
        <w:lastRenderedPageBreak/>
        <w:t xml:space="preserve">id* means contains like </w:t>
      </w:r>
    </w:p>
    <w:p w:rsidR="000818AE" w:rsidRDefault="000818AE" w:rsidP="00EC445A">
      <w:pPr>
        <w:pStyle w:val="NormalWeb"/>
        <w:shd w:val="clear" w:color="auto" w:fill="FFFFFF"/>
        <w:spacing w:after="300"/>
        <w:rPr>
          <w:rFonts w:ascii="Arial" w:hAnsi="Arial" w:cs="Arial"/>
          <w:color w:val="747474"/>
          <w:sz w:val="23"/>
          <w:szCs w:val="23"/>
        </w:rPr>
      </w:pPr>
      <w:r w:rsidRPr="000818AE">
        <w:rPr>
          <w:rFonts w:ascii="Arial" w:hAnsi="Arial" w:cs="Arial"/>
          <w:color w:val="747474"/>
          <w:sz w:val="23"/>
          <w:szCs w:val="23"/>
        </w:rPr>
        <w:t>div:nth-child(2) &gt; input[name*='pass']</w:t>
      </w:r>
    </w:p>
    <w:p w:rsidR="0085751F" w:rsidRPr="0085751F" w:rsidRDefault="0085751F" w:rsidP="00EC445A">
      <w:pPr>
        <w:pStyle w:val="NormalWeb"/>
        <w:shd w:val="clear" w:color="auto" w:fill="FFFFFF"/>
        <w:spacing w:after="300"/>
        <w:rPr>
          <w:rFonts w:ascii="Arial" w:hAnsi="Arial" w:cs="Arial"/>
          <w:b/>
          <w:color w:val="747474"/>
          <w:sz w:val="23"/>
          <w:szCs w:val="23"/>
        </w:rPr>
      </w:pPr>
      <w:r w:rsidRPr="0085751F">
        <w:rPr>
          <w:rFonts w:ascii="Arial" w:hAnsi="Arial" w:cs="Arial"/>
          <w:b/>
          <w:color w:val="747474"/>
          <w:sz w:val="23"/>
          <w:szCs w:val="23"/>
        </w:rPr>
        <w:t>^ starts with</w:t>
      </w:r>
    </w:p>
    <w:p w:rsidR="0085751F" w:rsidRDefault="0085751F" w:rsidP="0085751F">
      <w:pPr>
        <w:pStyle w:val="NormalWeb"/>
        <w:shd w:val="clear" w:color="auto" w:fill="FFFFFF"/>
        <w:spacing w:after="300"/>
        <w:rPr>
          <w:rFonts w:ascii="Arial" w:hAnsi="Arial" w:cs="Arial"/>
          <w:color w:val="747474"/>
          <w:sz w:val="23"/>
          <w:szCs w:val="23"/>
        </w:rPr>
      </w:pPr>
      <w:r>
        <w:rPr>
          <w:rFonts w:ascii="Arial" w:hAnsi="Arial" w:cs="Arial"/>
          <w:color w:val="747474"/>
          <w:sz w:val="23"/>
          <w:szCs w:val="23"/>
        </w:rPr>
        <w:t>div:nth-child(2) &gt; input[name^</w:t>
      </w:r>
      <w:r w:rsidRPr="000818AE">
        <w:rPr>
          <w:rFonts w:ascii="Arial" w:hAnsi="Arial" w:cs="Arial"/>
          <w:color w:val="747474"/>
          <w:sz w:val="23"/>
          <w:szCs w:val="23"/>
        </w:rPr>
        <w:t>='pass']</w:t>
      </w:r>
    </w:p>
    <w:p w:rsidR="0085751F" w:rsidRDefault="0085751F" w:rsidP="0085751F">
      <w:pPr>
        <w:pStyle w:val="NormalWeb"/>
        <w:shd w:val="clear" w:color="auto" w:fill="FFFFFF"/>
        <w:spacing w:after="300"/>
        <w:rPr>
          <w:rFonts w:ascii="Arial" w:hAnsi="Arial" w:cs="Arial"/>
          <w:b/>
          <w:color w:val="747474"/>
          <w:sz w:val="23"/>
          <w:szCs w:val="23"/>
        </w:rPr>
      </w:pPr>
      <w:r>
        <w:rPr>
          <w:rFonts w:ascii="Arial" w:hAnsi="Arial" w:cs="Arial"/>
          <w:b/>
          <w:color w:val="747474"/>
          <w:sz w:val="23"/>
          <w:szCs w:val="23"/>
        </w:rPr>
        <w:t>$</w:t>
      </w:r>
      <w:r w:rsidRPr="0085751F">
        <w:rPr>
          <w:rFonts w:ascii="Arial" w:hAnsi="Arial" w:cs="Arial"/>
          <w:b/>
          <w:color w:val="747474"/>
          <w:sz w:val="23"/>
          <w:szCs w:val="23"/>
        </w:rPr>
        <w:t xml:space="preserve"> </w:t>
      </w:r>
      <w:r>
        <w:rPr>
          <w:rFonts w:ascii="Arial" w:hAnsi="Arial" w:cs="Arial"/>
          <w:b/>
          <w:color w:val="747474"/>
          <w:sz w:val="23"/>
          <w:szCs w:val="23"/>
        </w:rPr>
        <w:t>End</w:t>
      </w:r>
      <w:r w:rsidRPr="0085751F">
        <w:rPr>
          <w:rFonts w:ascii="Arial" w:hAnsi="Arial" w:cs="Arial"/>
          <w:b/>
          <w:color w:val="747474"/>
          <w:sz w:val="23"/>
          <w:szCs w:val="23"/>
        </w:rPr>
        <w:t>s with</w:t>
      </w:r>
    </w:p>
    <w:p w:rsidR="0085751F" w:rsidRDefault="0085751F" w:rsidP="0085751F">
      <w:pPr>
        <w:pStyle w:val="NormalWeb"/>
        <w:shd w:val="clear" w:color="auto" w:fill="FFFFFF"/>
        <w:spacing w:after="300"/>
        <w:rPr>
          <w:rFonts w:ascii="Arial" w:hAnsi="Arial" w:cs="Arial"/>
          <w:color w:val="747474"/>
          <w:sz w:val="23"/>
          <w:szCs w:val="23"/>
        </w:rPr>
      </w:pPr>
      <w:r>
        <w:rPr>
          <w:rFonts w:ascii="Arial" w:hAnsi="Arial" w:cs="Arial"/>
          <w:color w:val="747474"/>
          <w:sz w:val="23"/>
          <w:szCs w:val="23"/>
        </w:rPr>
        <w:t>div:nth-child(2) &gt; input[name$='key</w:t>
      </w:r>
      <w:r w:rsidRPr="000818AE">
        <w:rPr>
          <w:rFonts w:ascii="Arial" w:hAnsi="Arial" w:cs="Arial"/>
          <w:color w:val="747474"/>
          <w:sz w:val="23"/>
          <w:szCs w:val="23"/>
        </w:rPr>
        <w:t>']</w:t>
      </w:r>
    </w:p>
    <w:p w:rsidR="002959CA" w:rsidRDefault="002959CA" w:rsidP="0085751F">
      <w:pPr>
        <w:pStyle w:val="NormalWeb"/>
        <w:shd w:val="clear" w:color="auto" w:fill="FFFFFF"/>
        <w:spacing w:after="300"/>
        <w:rPr>
          <w:rFonts w:ascii="Arial" w:hAnsi="Arial" w:cs="Arial"/>
          <w:color w:val="747474"/>
          <w:sz w:val="23"/>
          <w:szCs w:val="23"/>
        </w:rPr>
      </w:pPr>
      <w:r>
        <w:rPr>
          <w:rFonts w:ascii="Arial" w:hAnsi="Arial" w:cs="Arial"/>
          <w:color w:val="747474"/>
          <w:sz w:val="23"/>
          <w:szCs w:val="23"/>
        </w:rPr>
        <w:t xml:space="preserve">if id is like </w:t>
      </w:r>
      <w:r w:rsidRPr="002959CA">
        <w:rPr>
          <w:rFonts w:ascii="Arial" w:hAnsi="Arial" w:cs="Arial"/>
          <w:color w:val="747474"/>
          <w:sz w:val="23"/>
          <w:szCs w:val="23"/>
        </w:rPr>
        <w:t>&lt;input type="text" name="pass_key" id="/pass_word"&gt;</w:t>
      </w:r>
    </w:p>
    <w:p w:rsidR="002959CA" w:rsidRDefault="002959CA" w:rsidP="0085751F">
      <w:pPr>
        <w:pStyle w:val="NormalWeb"/>
        <w:shd w:val="clear" w:color="auto" w:fill="FFFFFF"/>
        <w:spacing w:after="300"/>
        <w:rPr>
          <w:rFonts w:ascii="Arial" w:hAnsi="Arial" w:cs="Arial"/>
          <w:color w:val="747474"/>
          <w:sz w:val="23"/>
          <w:szCs w:val="23"/>
        </w:rPr>
      </w:pPr>
      <w:r w:rsidRPr="002959CA">
        <w:rPr>
          <w:rFonts w:ascii="Arial" w:hAnsi="Arial" w:cs="Arial"/>
          <w:color w:val="747474"/>
          <w:sz w:val="23"/>
          <w:szCs w:val="23"/>
        </w:rPr>
        <w:t>$("#\\/pass_word")</w:t>
      </w:r>
    </w:p>
    <w:p w:rsidR="00C011AF" w:rsidRPr="00C011AF" w:rsidRDefault="00C011AF" w:rsidP="002E7D76">
      <w:pPr>
        <w:pStyle w:val="NormalWeb"/>
        <w:shd w:val="clear" w:color="auto" w:fill="FFFFFF"/>
        <w:spacing w:before="0" w:beforeAutospacing="0" w:after="300" w:afterAutospacing="0"/>
        <w:rPr>
          <w:rFonts w:ascii="Arial" w:hAnsi="Arial" w:cs="Arial"/>
          <w:b/>
          <w:color w:val="747474"/>
          <w:sz w:val="23"/>
          <w:szCs w:val="23"/>
          <w:u w:val="single"/>
        </w:rPr>
      </w:pPr>
      <w:r w:rsidRPr="00C011AF">
        <w:rPr>
          <w:rFonts w:ascii="Arial" w:hAnsi="Arial" w:cs="Arial"/>
          <w:b/>
          <w:color w:val="747474"/>
          <w:sz w:val="23"/>
          <w:szCs w:val="23"/>
          <w:u w:val="single"/>
        </w:rPr>
        <w:t>Issue on IE in sleenium</w:t>
      </w:r>
    </w:p>
    <w:p w:rsidR="002E7D76" w:rsidRDefault="002E7D76" w:rsidP="002E7D76">
      <w:pPr>
        <w:pStyle w:val="NormalWeb"/>
        <w:shd w:val="clear" w:color="auto" w:fill="FFFFFF"/>
        <w:spacing w:before="0" w:beforeAutospacing="0" w:after="300" w:afterAutospacing="0"/>
        <w:rPr>
          <w:rFonts w:ascii="Antic Slab" w:hAnsi="Antic Slab" w:cs="Arial"/>
          <w:color w:val="333333"/>
        </w:rPr>
      </w:pPr>
      <w:r w:rsidRPr="00C144ED">
        <w:rPr>
          <w:rFonts w:ascii="Arial" w:hAnsi="Arial" w:cs="Arial"/>
          <w:b/>
          <w:color w:val="747474"/>
          <w:sz w:val="23"/>
          <w:szCs w:val="23"/>
        </w:rPr>
        <w:t>Issues</w:t>
      </w:r>
      <w:r>
        <w:rPr>
          <w:rFonts w:ascii="Arial" w:hAnsi="Arial" w:cs="Arial"/>
          <w:color w:val="747474"/>
          <w:sz w:val="23"/>
          <w:szCs w:val="23"/>
        </w:rPr>
        <w:t xml:space="preserve"> 1-</w:t>
      </w:r>
      <w:r>
        <w:rPr>
          <w:rFonts w:ascii="Antic Slab" w:hAnsi="Antic Slab" w:cs="Arial"/>
          <w:b/>
          <w:bCs/>
          <w:color w:val="333333"/>
        </w:rPr>
        <w:t>openqa.selenium.NoSuchWindowException</w:t>
      </w: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This is a common issue with Selenium and you can avoid this by doing some IE setting, which we are going to discuss now. </w:t>
      </w:r>
    </w:p>
    <w:p w:rsidR="002E7D76" w:rsidRDefault="002E7D76" w:rsidP="002E7D76">
      <w:pPr>
        <w:pStyle w:val="NormalWeb"/>
        <w:shd w:val="clear" w:color="auto" w:fill="FFFFFF"/>
        <w:spacing w:before="0" w:beforeAutospacing="0" w:after="300" w:afterAutospacing="0"/>
        <w:rPr>
          <w:rFonts w:ascii="Antic Slab" w:hAnsi="Antic Slab" w:cs="Arial"/>
          <w:color w:val="333333"/>
        </w:rPr>
      </w:pPr>
      <w:r w:rsidRPr="00C144ED">
        <w:rPr>
          <w:rFonts w:ascii="Arial" w:hAnsi="Arial" w:cs="Arial"/>
          <w:b/>
          <w:color w:val="747474"/>
          <w:sz w:val="23"/>
          <w:szCs w:val="23"/>
        </w:rPr>
        <w:t>Issue 2</w:t>
      </w:r>
      <w:r>
        <w:rPr>
          <w:rFonts w:ascii="Arial" w:hAnsi="Arial" w:cs="Arial"/>
          <w:color w:val="747474"/>
          <w:sz w:val="23"/>
          <w:szCs w:val="23"/>
        </w:rPr>
        <w:t>-</w:t>
      </w:r>
      <w:r>
        <w:rPr>
          <w:rFonts w:ascii="Antic Slab" w:hAnsi="Antic Slab" w:cs="Arial"/>
          <w:b/>
          <w:bCs/>
          <w:color w:val="333333"/>
        </w:rPr>
        <w:t>sendKeys works very slow it takes 1-2 second to type each character.</w:t>
      </w: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This is a known issue with Selenium and it only happens once you work with IE 64 bit driver.</w:t>
      </w: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Solution- You can download IE Driver 32 bit and start using it, even you are working with 64 bit OS this 32 bit IE driver works every time.</w:t>
      </w: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 </w:t>
      </w:r>
    </w:p>
    <w:p w:rsidR="002E7D76" w:rsidRDefault="002E7D76" w:rsidP="002E7D76">
      <w:pPr>
        <w:pStyle w:val="NormalWeb"/>
        <w:shd w:val="clear" w:color="auto" w:fill="FFFFFF"/>
        <w:spacing w:before="0" w:beforeAutospacing="0" w:after="300" w:afterAutospacing="0"/>
        <w:rPr>
          <w:rStyle w:val="Strong"/>
          <w:rFonts w:ascii="Antic Slab" w:eastAsiaTheme="majorEastAsia" w:hAnsi="Antic Slab" w:cs="Arial"/>
          <w:b w:val="0"/>
          <w:bCs w:val="0"/>
          <w:color w:val="333333"/>
        </w:rPr>
      </w:pPr>
      <w:r w:rsidRPr="002E7D76">
        <w:rPr>
          <w:rFonts w:ascii="Arial" w:hAnsi="Arial" w:cs="Arial"/>
          <w:b/>
          <w:color w:val="747474"/>
          <w:sz w:val="23"/>
          <w:szCs w:val="23"/>
        </w:rPr>
        <w:t>Issue 3-</w:t>
      </w:r>
      <w:r w:rsidRPr="002E7D76">
        <w:rPr>
          <w:rStyle w:val="Strong"/>
          <w:rFonts w:ascii="Antic Slab" w:eastAsiaTheme="majorEastAsia" w:hAnsi="Antic Slab" w:cs="Arial"/>
          <w:b w:val="0"/>
          <w:bCs w:val="0"/>
          <w:color w:val="333333"/>
        </w:rPr>
        <w:t>Unexpected error launching Internet Explorer. Protected Mode must be set to the same value</w:t>
      </w:r>
    </w:p>
    <w:p w:rsidR="002D3DF9" w:rsidRDefault="002D3DF9" w:rsidP="002D3DF9">
      <w:pPr>
        <w:pStyle w:val="NormalWeb"/>
        <w:shd w:val="clear" w:color="auto" w:fill="FFFFFF"/>
        <w:spacing w:before="0" w:beforeAutospacing="0" w:after="300" w:afterAutospacing="0"/>
        <w:rPr>
          <w:rStyle w:val="Strong"/>
          <w:rFonts w:ascii="Arial" w:eastAsiaTheme="majorEastAsia" w:hAnsi="Arial" w:cs="Arial"/>
          <w:color w:val="747474"/>
          <w:sz w:val="23"/>
          <w:szCs w:val="23"/>
        </w:rPr>
      </w:pPr>
      <w:r>
        <w:rPr>
          <w:rStyle w:val="Strong"/>
          <w:rFonts w:ascii="Arial" w:eastAsiaTheme="majorEastAsia" w:hAnsi="Arial" w:cs="Arial"/>
          <w:color w:val="747474"/>
          <w:sz w:val="23"/>
          <w:szCs w:val="23"/>
        </w:rPr>
        <w:t>Issue 4-Unexpected error launching Internet Explorer. Browser zoom level was set to 0%</w:t>
      </w:r>
    </w:p>
    <w:p w:rsidR="00BB31F3" w:rsidRDefault="00BB31F3" w:rsidP="002D3DF9">
      <w:pPr>
        <w:pStyle w:val="NormalWeb"/>
        <w:shd w:val="clear" w:color="auto" w:fill="FFFFFF"/>
        <w:spacing w:before="0" w:beforeAutospacing="0" w:after="300" w:afterAutospacing="0"/>
        <w:rPr>
          <w:rStyle w:val="Strong"/>
          <w:rFonts w:ascii="Arial" w:eastAsiaTheme="majorEastAsia" w:hAnsi="Arial" w:cs="Arial"/>
          <w:color w:val="747474"/>
          <w:sz w:val="23"/>
          <w:szCs w:val="23"/>
        </w:rPr>
      </w:pPr>
    </w:p>
    <w:p w:rsidR="00BB31F3" w:rsidRDefault="00BB31F3" w:rsidP="002D3DF9">
      <w:pPr>
        <w:pStyle w:val="NormalWeb"/>
        <w:shd w:val="clear" w:color="auto" w:fill="FFFFFF"/>
        <w:spacing w:before="0" w:beforeAutospacing="0" w:after="300" w:afterAutospacing="0"/>
        <w:rPr>
          <w:rStyle w:val="Strong"/>
          <w:rFonts w:ascii="Arial" w:eastAsiaTheme="majorEastAsia" w:hAnsi="Arial" w:cs="Arial"/>
          <w:color w:val="747474"/>
          <w:sz w:val="23"/>
          <w:szCs w:val="23"/>
        </w:rPr>
      </w:pPr>
      <w:r>
        <w:rPr>
          <w:rStyle w:val="Strong"/>
          <w:rFonts w:ascii="Arial" w:eastAsiaTheme="majorEastAsia" w:hAnsi="Arial" w:cs="Arial"/>
          <w:color w:val="747474"/>
          <w:sz w:val="23"/>
          <w:szCs w:val="23"/>
        </w:rPr>
        <w:t>Handle Untrusted certificate in IE</w:t>
      </w:r>
    </w:p>
    <w:p w:rsidR="00BB31F3" w:rsidRDefault="00BB31F3" w:rsidP="00BB31F3">
      <w:pPr>
        <w:pStyle w:val="NormalWeb"/>
        <w:shd w:val="clear" w:color="auto" w:fill="FFFFFF"/>
        <w:rPr>
          <w:rFonts w:ascii="Arial" w:hAnsi="Arial" w:cs="Arial"/>
          <w:color w:val="222222"/>
          <w:sz w:val="27"/>
          <w:szCs w:val="27"/>
        </w:rPr>
      </w:pPr>
      <w:r>
        <w:rPr>
          <w:rFonts w:ascii="Arial" w:hAnsi="Arial" w:cs="Arial"/>
          <w:color w:val="222222"/>
          <w:sz w:val="27"/>
          <w:szCs w:val="27"/>
        </w:rPr>
        <w:t>Click on the link using driver.navigate() method with</w:t>
      </w:r>
      <w:hyperlink r:id="rId9" w:history="1">
        <w:r>
          <w:rPr>
            <w:rStyle w:val="Hyperlink"/>
            <w:rFonts w:ascii="Arial" w:eastAsiaTheme="majorEastAsia" w:hAnsi="Arial" w:cs="Arial"/>
            <w:color w:val="04B8E6"/>
            <w:sz w:val="27"/>
            <w:szCs w:val="27"/>
          </w:rPr>
          <w:t> JavaScript </w:t>
        </w:r>
      </w:hyperlink>
      <w:r>
        <w:rPr>
          <w:rFonts w:ascii="Arial" w:hAnsi="Arial" w:cs="Arial"/>
          <w:color w:val="222222"/>
          <w:sz w:val="27"/>
          <w:szCs w:val="27"/>
        </w:rPr>
        <w:t>as below :-</w:t>
      </w:r>
    </w:p>
    <w:p w:rsidR="00BB31F3" w:rsidRDefault="00BB31F3" w:rsidP="00BB31F3">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driver.navigate ().to ("javascript:document.getElementById('overridelink').click()");</w:t>
      </w:r>
    </w:p>
    <w:p w:rsidR="00BB31F3" w:rsidRDefault="00BB31F3" w:rsidP="00BB31F3">
      <w:pPr>
        <w:numPr>
          <w:ilvl w:val="0"/>
          <w:numId w:val="69"/>
        </w:numPr>
        <w:shd w:val="clear" w:color="auto" w:fill="FFFFFF"/>
        <w:spacing w:before="100" w:beforeAutospacing="1" w:after="100" w:afterAutospacing="1"/>
        <w:rPr>
          <w:rFonts w:ascii="Arial" w:hAnsi="Arial" w:cs="Arial"/>
          <w:color w:val="222222"/>
          <w:sz w:val="27"/>
          <w:szCs w:val="27"/>
        </w:rPr>
      </w:pPr>
      <w:r>
        <w:rPr>
          <w:rFonts w:ascii="Arial" w:hAnsi="Arial" w:cs="Arial"/>
          <w:color w:val="222222"/>
          <w:sz w:val="27"/>
          <w:szCs w:val="27"/>
        </w:rPr>
        <w:t>The second method is quite similar to chrome SSL Handling code</w:t>
      </w:r>
    </w:p>
    <w:p w:rsidR="00BB31F3" w:rsidRDefault="00BB31F3" w:rsidP="00BB31F3">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DesiredCapabilities capabilities = new DesiredCapabilities();</w:t>
      </w:r>
    </w:p>
    <w:p w:rsidR="00BB31F3" w:rsidRDefault="00BB31F3" w:rsidP="00BB31F3">
      <w:pPr>
        <w:pStyle w:val="HTMLPreformatted"/>
        <w:shd w:val="clear" w:color="auto" w:fill="F7F7F7"/>
        <w:wordWrap w:val="0"/>
        <w:spacing w:line="300" w:lineRule="atLeast"/>
        <w:rPr>
          <w:rFonts w:ascii="Consolas" w:hAnsi="Consolas" w:cs="Consolas"/>
          <w:color w:val="222222"/>
        </w:rPr>
      </w:pPr>
      <w:r>
        <w:rPr>
          <w:rFonts w:ascii="Consolas" w:hAnsi="Consolas" w:cs="Consolas"/>
          <w:color w:val="222222"/>
        </w:rPr>
        <w:t>capabilities.setCapability(CapabilityType.ACCEPT_SSL_CERTS, true);</w:t>
      </w:r>
    </w:p>
    <w:p w:rsidR="00BB31F3" w:rsidRDefault="00BB31F3" w:rsidP="002D3DF9">
      <w:pPr>
        <w:pStyle w:val="NormalWeb"/>
        <w:shd w:val="clear" w:color="auto" w:fill="FFFFFF"/>
        <w:spacing w:before="0" w:beforeAutospacing="0" w:after="300" w:afterAutospacing="0"/>
        <w:rPr>
          <w:rFonts w:ascii="Arial" w:hAnsi="Arial" w:cs="Arial"/>
          <w:color w:val="747474"/>
          <w:sz w:val="23"/>
          <w:szCs w:val="23"/>
        </w:rPr>
      </w:pPr>
    </w:p>
    <w:p w:rsidR="002D3DF9" w:rsidRPr="002E7D76" w:rsidRDefault="002D3DF9" w:rsidP="002E7D76">
      <w:pPr>
        <w:pStyle w:val="NormalWeb"/>
        <w:shd w:val="clear" w:color="auto" w:fill="FFFFFF"/>
        <w:spacing w:before="0" w:beforeAutospacing="0" w:after="300" w:afterAutospacing="0"/>
        <w:rPr>
          <w:rFonts w:ascii="Antic Slab" w:hAnsi="Antic Slab" w:cs="Arial"/>
          <w:b/>
          <w:color w:val="333333"/>
        </w:rPr>
      </w:pPr>
    </w:p>
    <w:p w:rsidR="002E7D76" w:rsidRDefault="002E7D76" w:rsidP="002E7D76">
      <w:pPr>
        <w:pStyle w:val="NormalWeb"/>
        <w:shd w:val="clear" w:color="auto" w:fill="FFFFFF"/>
        <w:spacing w:before="0" w:beforeAutospacing="0" w:after="300" w:afterAutospacing="0"/>
        <w:rPr>
          <w:rFonts w:ascii="Arial" w:hAnsi="Arial" w:cs="Arial"/>
          <w:color w:val="747474"/>
          <w:sz w:val="23"/>
          <w:szCs w:val="23"/>
        </w:rPr>
      </w:pPr>
    </w:p>
    <w:p w:rsidR="00290196" w:rsidRPr="002E7D76" w:rsidRDefault="002E7D76" w:rsidP="002E7D76">
      <w:pPr>
        <w:pStyle w:val="NormalWeb"/>
        <w:shd w:val="clear" w:color="auto" w:fill="FFFFFF"/>
        <w:spacing w:before="0" w:beforeAutospacing="0" w:after="300" w:afterAutospacing="0"/>
        <w:rPr>
          <w:rFonts w:ascii="Arial" w:hAnsi="Arial" w:cs="Arial"/>
          <w:color w:val="747474"/>
          <w:sz w:val="23"/>
          <w:szCs w:val="23"/>
        </w:rPr>
      </w:pPr>
      <w:r>
        <w:rPr>
          <w:rFonts w:ascii="Arial" w:hAnsi="Arial" w:cs="Arial"/>
          <w:color w:val="747474"/>
          <w:sz w:val="23"/>
          <w:szCs w:val="23"/>
        </w:rPr>
        <w:t> </w:t>
      </w:r>
      <w:r w:rsidR="00290196">
        <w:rPr>
          <w:rFonts w:ascii="Roboto" w:hAnsi="Roboto"/>
          <w:color w:val="000000"/>
          <w:sz w:val="39"/>
          <w:szCs w:val="39"/>
        </w:rPr>
        <w:t>Difference between findElement() and findElements() method:</w:t>
      </w:r>
    </w:p>
    <w:p w:rsidR="00290196" w:rsidRDefault="00290196" w:rsidP="00290196">
      <w:pPr>
        <w:numPr>
          <w:ilvl w:val="0"/>
          <w:numId w:val="65"/>
        </w:numPr>
        <w:shd w:val="clear" w:color="auto" w:fill="FFFFFF"/>
        <w:ind w:left="225"/>
        <w:rPr>
          <w:rFonts w:ascii="Arial" w:hAnsi="Arial" w:cs="Arial"/>
          <w:color w:val="727370"/>
          <w:sz w:val="21"/>
          <w:szCs w:val="21"/>
        </w:rPr>
      </w:pPr>
      <w:r>
        <w:rPr>
          <w:rFonts w:ascii="Arial" w:hAnsi="Arial" w:cs="Arial"/>
          <w:color w:val="727370"/>
          <w:sz w:val="21"/>
          <w:szCs w:val="21"/>
        </w:rPr>
        <w:t>Return type of findElement() is a a web element while return type of findElements() is a List&lt;WebElement&gt;.</w:t>
      </w:r>
    </w:p>
    <w:p w:rsidR="00290196" w:rsidRPr="00290196" w:rsidRDefault="00290196" w:rsidP="00290196">
      <w:pPr>
        <w:numPr>
          <w:ilvl w:val="0"/>
          <w:numId w:val="65"/>
        </w:numPr>
        <w:shd w:val="clear" w:color="auto" w:fill="FFFFFF"/>
        <w:ind w:left="225"/>
        <w:rPr>
          <w:rFonts w:ascii="Arial" w:hAnsi="Arial" w:cs="Arial"/>
          <w:color w:val="727370"/>
          <w:sz w:val="21"/>
          <w:szCs w:val="21"/>
        </w:rPr>
      </w:pPr>
      <w:r>
        <w:rPr>
          <w:rFonts w:ascii="Arial" w:hAnsi="Arial" w:cs="Arial"/>
          <w:color w:val="727370"/>
          <w:sz w:val="21"/>
          <w:szCs w:val="21"/>
        </w:rPr>
        <w:t xml:space="preserve">findElement() method </w:t>
      </w:r>
      <w:r w:rsidRPr="00290196">
        <w:rPr>
          <w:rFonts w:ascii="Arial" w:hAnsi="Arial" w:cs="Arial"/>
          <w:b/>
          <w:color w:val="727370"/>
          <w:sz w:val="21"/>
          <w:szCs w:val="21"/>
        </w:rPr>
        <w:t>will throw noSuchElementException if web element is not found while findElement() will not throw any exception. It will return an empty List&lt;WebElement&gt;.</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What is a framework?</w:t>
      </w:r>
    </w:p>
    <w:p w:rsid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 xml:space="preserve">A framework defines a set of rules or best practices which we can follow in a systematic way to achieve </w:t>
      </w:r>
      <w:r w:rsidR="00E87FFE" w:rsidRPr="006A4EF2">
        <w:rPr>
          <w:rFonts w:ascii="Arial" w:hAnsi="Arial" w:cs="Arial"/>
          <w:b w:val="0"/>
          <w:color w:val="494949"/>
          <w:sz w:val="24"/>
          <w:szCs w:val="24"/>
        </w:rPr>
        <w:t>the desired</w:t>
      </w:r>
      <w:r w:rsidRPr="006A4EF2">
        <w:rPr>
          <w:rFonts w:ascii="Arial" w:hAnsi="Arial" w:cs="Arial"/>
          <w:b w:val="0"/>
          <w:color w:val="494949"/>
          <w:sz w:val="24"/>
          <w:szCs w:val="24"/>
        </w:rPr>
        <w:t xml:space="preserve"> results.</w:t>
      </w:r>
    </w:p>
    <w:p w:rsidR="00690484" w:rsidRPr="00690484" w:rsidRDefault="00690484" w:rsidP="00690484"/>
    <w:p w:rsidR="006A4EF2" w:rsidRPr="00732051" w:rsidRDefault="006A4EF2" w:rsidP="006A4EF2">
      <w:pPr>
        <w:pStyle w:val="Heading1"/>
        <w:spacing w:after="150" w:line="585" w:lineRule="atLeast"/>
        <w:rPr>
          <w:rFonts w:ascii="Arial" w:hAnsi="Arial" w:cs="Arial"/>
          <w:color w:val="494949"/>
          <w:sz w:val="24"/>
          <w:szCs w:val="24"/>
        </w:rPr>
      </w:pPr>
      <w:r w:rsidRPr="00732051">
        <w:rPr>
          <w:rFonts w:ascii="Arial" w:hAnsi="Arial" w:cs="Arial"/>
          <w:color w:val="494949"/>
          <w:sz w:val="24"/>
          <w:szCs w:val="24"/>
        </w:rPr>
        <w:t xml:space="preserve">Linear Scripting Framework: </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Linear Scripting Framework is a basic level test automation framework which</w:t>
      </w:r>
      <w:r w:rsidR="00E87FFE">
        <w:rPr>
          <w:rFonts w:ascii="Arial" w:hAnsi="Arial" w:cs="Arial"/>
          <w:b w:val="0"/>
          <w:color w:val="494949"/>
          <w:sz w:val="24"/>
          <w:szCs w:val="24"/>
        </w:rPr>
        <w:t xml:space="preserve"> is in the form of ‘Record and </w:t>
      </w:r>
      <w:r w:rsidRPr="006A4EF2">
        <w:rPr>
          <w:rFonts w:ascii="Arial" w:hAnsi="Arial" w:cs="Arial"/>
          <w:b w:val="0"/>
          <w:color w:val="494949"/>
          <w:sz w:val="24"/>
          <w:szCs w:val="24"/>
        </w:rPr>
        <w:t>Playback’ in a linear fashion. This framework is also known as ‘Record and Pla</w:t>
      </w:r>
      <w:r w:rsidR="00D40500">
        <w:rPr>
          <w:rFonts w:ascii="Arial" w:hAnsi="Arial" w:cs="Arial"/>
          <w:b w:val="0"/>
          <w:color w:val="494949"/>
          <w:sz w:val="24"/>
          <w:szCs w:val="24"/>
        </w:rPr>
        <w:t>yback’ framework. This type of f</w:t>
      </w:r>
      <w:r w:rsidRPr="006A4EF2">
        <w:rPr>
          <w:rFonts w:ascii="Arial" w:hAnsi="Arial" w:cs="Arial"/>
          <w:b w:val="0"/>
          <w:color w:val="494949"/>
          <w:sz w:val="24"/>
          <w:szCs w:val="24"/>
        </w:rPr>
        <w:t>ramework is used to test small sized applications.</w:t>
      </w:r>
    </w:p>
    <w:p w:rsidR="006A4EF2" w:rsidRPr="00732051" w:rsidRDefault="006A4EF2" w:rsidP="006A4EF2">
      <w:pPr>
        <w:pStyle w:val="Heading1"/>
        <w:spacing w:after="150" w:line="585" w:lineRule="atLeast"/>
        <w:rPr>
          <w:rFonts w:ascii="Arial" w:hAnsi="Arial" w:cs="Arial"/>
          <w:color w:val="494949"/>
          <w:sz w:val="24"/>
          <w:szCs w:val="24"/>
        </w:rPr>
      </w:pPr>
      <w:r w:rsidRPr="00732051">
        <w:rPr>
          <w:rFonts w:ascii="Arial" w:hAnsi="Arial" w:cs="Arial"/>
          <w:color w:val="494949"/>
          <w:sz w:val="24"/>
          <w:szCs w:val="24"/>
        </w:rPr>
        <w:t xml:space="preserve">Data-driven Framework: </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 xml:space="preserve">Data driven test automation framework is focused on separating the test scripts logic and the test data </w:t>
      </w:r>
      <w:r w:rsidR="00732051" w:rsidRPr="006A4EF2">
        <w:rPr>
          <w:rFonts w:ascii="Arial" w:hAnsi="Arial" w:cs="Arial"/>
          <w:b w:val="0"/>
          <w:color w:val="494949"/>
          <w:sz w:val="24"/>
          <w:szCs w:val="24"/>
        </w:rPr>
        <w:t>from each</w:t>
      </w:r>
      <w:r w:rsidRPr="006A4EF2">
        <w:rPr>
          <w:rFonts w:ascii="Arial" w:hAnsi="Arial" w:cs="Arial"/>
          <w:b w:val="0"/>
          <w:color w:val="494949"/>
          <w:sz w:val="24"/>
          <w:szCs w:val="24"/>
        </w:rPr>
        <w:t xml:space="preserve"> other. Allows us to create test automation scripts by passing different sets of test data. The test </w:t>
      </w:r>
      <w:r w:rsidR="00EB2AFF">
        <w:rPr>
          <w:rFonts w:ascii="Arial" w:hAnsi="Arial" w:cs="Arial"/>
          <w:b w:val="0"/>
          <w:color w:val="494949"/>
          <w:sz w:val="24"/>
          <w:szCs w:val="24"/>
        </w:rPr>
        <w:t>data set is k</w:t>
      </w:r>
      <w:r w:rsidRPr="006A4EF2">
        <w:rPr>
          <w:rFonts w:ascii="Arial" w:hAnsi="Arial" w:cs="Arial"/>
          <w:b w:val="0"/>
          <w:color w:val="494949"/>
          <w:sz w:val="24"/>
          <w:szCs w:val="24"/>
        </w:rPr>
        <w:t>ept in the external files or resources such as MS Excel Sheets, MS Access T</w:t>
      </w:r>
      <w:r w:rsidR="00077B29">
        <w:rPr>
          <w:rFonts w:ascii="Arial" w:hAnsi="Arial" w:cs="Arial"/>
          <w:b w:val="0"/>
          <w:color w:val="494949"/>
          <w:sz w:val="24"/>
          <w:szCs w:val="24"/>
        </w:rPr>
        <w:t xml:space="preserve">ables, SQL Database, XML files </w:t>
      </w:r>
      <w:r w:rsidRPr="006A4EF2">
        <w:rPr>
          <w:rFonts w:ascii="Arial" w:hAnsi="Arial" w:cs="Arial"/>
          <w:b w:val="0"/>
          <w:color w:val="494949"/>
          <w:sz w:val="24"/>
          <w:szCs w:val="24"/>
        </w:rPr>
        <w:t xml:space="preserve">etc., </w:t>
      </w:r>
    </w:p>
    <w:p w:rsidR="006A4EF2" w:rsidRPr="00077B29" w:rsidRDefault="006A4EF2" w:rsidP="006A4EF2">
      <w:pPr>
        <w:pStyle w:val="Heading1"/>
        <w:spacing w:after="150" w:line="585" w:lineRule="atLeast"/>
        <w:rPr>
          <w:rFonts w:ascii="Arial" w:hAnsi="Arial" w:cs="Arial"/>
          <w:color w:val="494949"/>
          <w:sz w:val="24"/>
          <w:szCs w:val="24"/>
        </w:rPr>
      </w:pPr>
      <w:r w:rsidRPr="00077B29">
        <w:rPr>
          <w:rFonts w:ascii="Arial" w:hAnsi="Arial" w:cs="Arial"/>
          <w:color w:val="494949"/>
          <w:sz w:val="24"/>
          <w:szCs w:val="24"/>
        </w:rPr>
        <w:t xml:space="preserve">Keyword Driven Testing Framework: </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It is also known as table-driven testing or action word based testing. In Keyword-driven t</w:t>
      </w:r>
      <w:r w:rsidR="00077B29">
        <w:rPr>
          <w:rFonts w:ascii="Arial" w:hAnsi="Arial" w:cs="Arial"/>
          <w:b w:val="0"/>
          <w:color w:val="494949"/>
          <w:sz w:val="24"/>
          <w:szCs w:val="24"/>
        </w:rPr>
        <w:t xml:space="preserve">esting, we use a table </w:t>
      </w:r>
      <w:r w:rsidR="00077B29" w:rsidRPr="006A4EF2">
        <w:rPr>
          <w:rFonts w:ascii="Arial" w:hAnsi="Arial" w:cs="Arial"/>
          <w:b w:val="0"/>
          <w:color w:val="494949"/>
          <w:sz w:val="24"/>
          <w:szCs w:val="24"/>
        </w:rPr>
        <w:t>Format</w:t>
      </w:r>
      <w:r w:rsidRPr="006A4EF2">
        <w:rPr>
          <w:rFonts w:ascii="Arial" w:hAnsi="Arial" w:cs="Arial"/>
          <w:b w:val="0"/>
          <w:color w:val="494949"/>
          <w:sz w:val="24"/>
          <w:szCs w:val="24"/>
        </w:rPr>
        <w:t xml:space="preserve"> to define keywords or action words for each function or </w:t>
      </w:r>
      <w:r w:rsidRPr="006A4EF2">
        <w:rPr>
          <w:rFonts w:ascii="Arial" w:hAnsi="Arial" w:cs="Arial"/>
          <w:b w:val="0"/>
          <w:color w:val="494949"/>
          <w:sz w:val="24"/>
          <w:szCs w:val="24"/>
        </w:rPr>
        <w:lastRenderedPageBreak/>
        <w:t xml:space="preserve">method that we would execute. It </w:t>
      </w:r>
      <w:r w:rsidR="0066180C" w:rsidRPr="006A4EF2">
        <w:rPr>
          <w:rFonts w:ascii="Arial" w:hAnsi="Arial" w:cs="Arial"/>
          <w:b w:val="0"/>
          <w:color w:val="494949"/>
          <w:sz w:val="24"/>
          <w:szCs w:val="24"/>
        </w:rPr>
        <w:t>performs Automation</w:t>
      </w:r>
      <w:r w:rsidRPr="006A4EF2">
        <w:rPr>
          <w:rFonts w:ascii="Arial" w:hAnsi="Arial" w:cs="Arial"/>
          <w:b w:val="0"/>
          <w:color w:val="494949"/>
          <w:sz w:val="24"/>
          <w:szCs w:val="24"/>
        </w:rPr>
        <w:t xml:space="preserve"> test scripts based on the keywords specified in the excel sheet. By using this Framework, testers can work </w:t>
      </w:r>
    </w:p>
    <w:p w:rsidR="006A4EF2" w:rsidRPr="006A4EF2" w:rsidRDefault="006A4EF2" w:rsidP="006A4EF2">
      <w:pPr>
        <w:pStyle w:val="Heading1"/>
        <w:spacing w:after="150" w:line="585" w:lineRule="atLeast"/>
        <w:rPr>
          <w:rFonts w:ascii="Arial" w:hAnsi="Arial" w:cs="Arial"/>
          <w:b w:val="0"/>
          <w:color w:val="494949"/>
          <w:sz w:val="24"/>
          <w:szCs w:val="24"/>
        </w:rPr>
      </w:pPr>
    </w:p>
    <w:p w:rsidR="006A4EF2" w:rsidRPr="006A4EF2" w:rsidRDefault="006A4EF2" w:rsidP="006A4EF2">
      <w:pPr>
        <w:pStyle w:val="Heading1"/>
        <w:spacing w:after="150" w:line="585" w:lineRule="atLeast"/>
        <w:rPr>
          <w:rFonts w:ascii="Arial" w:hAnsi="Arial" w:cs="Arial"/>
          <w:b w:val="0"/>
          <w:color w:val="494949"/>
          <w:sz w:val="24"/>
          <w:szCs w:val="24"/>
        </w:rPr>
      </w:pPr>
      <w:r w:rsidRPr="0066180C">
        <w:rPr>
          <w:rFonts w:ascii="Arial" w:hAnsi="Arial" w:cs="Arial"/>
          <w:color w:val="494949"/>
          <w:sz w:val="24"/>
          <w:szCs w:val="24"/>
        </w:rPr>
        <w:t xml:space="preserve">Hybrid Driven Testing Framework: </w:t>
      </w:r>
      <w:r w:rsidRPr="006A4EF2">
        <w:rPr>
          <w:rFonts w:ascii="Arial" w:hAnsi="Arial" w:cs="Arial"/>
          <w:b w:val="0"/>
          <w:color w:val="494949"/>
          <w:sz w:val="24"/>
          <w:szCs w:val="24"/>
        </w:rPr>
        <w:t xml:space="preserve">Hybrid Test automation framework is the combination of two or more frameworks mentioned above. It </w:t>
      </w:r>
      <w:r w:rsidR="009E722E" w:rsidRPr="006A4EF2">
        <w:rPr>
          <w:rFonts w:ascii="Arial" w:hAnsi="Arial" w:cs="Arial"/>
          <w:b w:val="0"/>
          <w:color w:val="494949"/>
          <w:sz w:val="24"/>
          <w:szCs w:val="24"/>
        </w:rPr>
        <w:t>attempts to</w:t>
      </w:r>
      <w:r w:rsidRPr="006A4EF2">
        <w:rPr>
          <w:rFonts w:ascii="Arial" w:hAnsi="Arial" w:cs="Arial"/>
          <w:b w:val="0"/>
          <w:color w:val="494949"/>
          <w:sz w:val="24"/>
          <w:szCs w:val="24"/>
        </w:rPr>
        <w:t xml:space="preserve"> leverage the strengths and benefits of other frameworks for the particular tes</w:t>
      </w:r>
      <w:r w:rsidR="00DE4941">
        <w:rPr>
          <w:rFonts w:ascii="Arial" w:hAnsi="Arial" w:cs="Arial"/>
          <w:b w:val="0"/>
          <w:color w:val="494949"/>
          <w:sz w:val="24"/>
          <w:szCs w:val="24"/>
        </w:rPr>
        <w:t xml:space="preserve">t environment it manages. Most </w:t>
      </w:r>
      <w:r w:rsidRPr="006A4EF2">
        <w:rPr>
          <w:rFonts w:ascii="Arial" w:hAnsi="Arial" w:cs="Arial"/>
          <w:b w:val="0"/>
          <w:color w:val="494949"/>
          <w:sz w:val="24"/>
          <w:szCs w:val="24"/>
        </w:rPr>
        <w:t>of the teams are building this hybrid driven framework in the current market.</w:t>
      </w:r>
    </w:p>
    <w:p w:rsidR="006A4EF2" w:rsidRPr="00DE4941" w:rsidRDefault="006A4EF2" w:rsidP="006A4EF2">
      <w:pPr>
        <w:pStyle w:val="Heading1"/>
        <w:spacing w:after="150" w:line="585" w:lineRule="atLeast"/>
        <w:rPr>
          <w:rFonts w:ascii="Arial" w:hAnsi="Arial" w:cs="Arial"/>
          <w:color w:val="494949"/>
          <w:sz w:val="24"/>
          <w:szCs w:val="24"/>
        </w:rPr>
      </w:pPr>
      <w:r w:rsidRPr="00DE4941">
        <w:rPr>
          <w:rFonts w:ascii="Arial" w:hAnsi="Arial" w:cs="Arial"/>
          <w:color w:val="494949"/>
          <w:sz w:val="24"/>
          <w:szCs w:val="24"/>
        </w:rPr>
        <w:t>BDD:</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Behavior-Driven Development addresses this problem by showing you ho</w:t>
      </w:r>
      <w:r w:rsidR="00DE4941">
        <w:rPr>
          <w:rFonts w:ascii="Arial" w:hAnsi="Arial" w:cs="Arial"/>
          <w:b w:val="0"/>
          <w:color w:val="494949"/>
          <w:sz w:val="24"/>
          <w:szCs w:val="24"/>
        </w:rPr>
        <w:t>w to test. You should not test I</w:t>
      </w:r>
      <w:r w:rsidRPr="006A4EF2">
        <w:rPr>
          <w:rFonts w:ascii="Arial" w:hAnsi="Arial" w:cs="Arial"/>
          <w:b w:val="0"/>
          <w:color w:val="494949"/>
          <w:sz w:val="24"/>
          <w:szCs w:val="24"/>
        </w:rPr>
        <w:t xml:space="preserve">mplementation, but instead behavior. </w:t>
      </w:r>
    </w:p>
    <w:p w:rsidR="006A4EF2" w:rsidRPr="00DE4941" w:rsidRDefault="006A4EF2" w:rsidP="006A4EF2">
      <w:pPr>
        <w:pStyle w:val="Heading1"/>
        <w:spacing w:after="150" w:line="585" w:lineRule="atLeast"/>
        <w:rPr>
          <w:rFonts w:ascii="Arial" w:hAnsi="Arial" w:cs="Arial"/>
          <w:color w:val="494949"/>
          <w:sz w:val="24"/>
          <w:szCs w:val="24"/>
        </w:rPr>
      </w:pPr>
      <w:r w:rsidRPr="00DE4941">
        <w:rPr>
          <w:rFonts w:ascii="Arial" w:hAnsi="Arial" w:cs="Arial"/>
          <w:color w:val="494949"/>
          <w:sz w:val="24"/>
          <w:szCs w:val="24"/>
        </w:rPr>
        <w:t>Conclusion</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Unit Testing gives you the what. Test-Driven Development gives you the when. Behavior Driven-</w:t>
      </w:r>
      <w:r w:rsidR="00DE4941" w:rsidRPr="006A4EF2">
        <w:rPr>
          <w:rFonts w:ascii="Arial" w:hAnsi="Arial" w:cs="Arial"/>
          <w:b w:val="0"/>
          <w:color w:val="494949"/>
          <w:sz w:val="24"/>
          <w:szCs w:val="24"/>
        </w:rPr>
        <w:t>Development gives</w:t>
      </w:r>
      <w:r w:rsidRPr="006A4EF2">
        <w:rPr>
          <w:rFonts w:ascii="Arial" w:hAnsi="Arial" w:cs="Arial"/>
          <w:b w:val="0"/>
          <w:color w:val="494949"/>
          <w:sz w:val="24"/>
          <w:szCs w:val="24"/>
        </w:rPr>
        <w:t xml:space="preserve"> you the how. Although you can use each individually, you should combine </w:t>
      </w:r>
      <w:r w:rsidR="00DE4941">
        <w:rPr>
          <w:rFonts w:ascii="Arial" w:hAnsi="Arial" w:cs="Arial"/>
          <w:b w:val="0"/>
          <w:color w:val="494949"/>
          <w:sz w:val="24"/>
          <w:szCs w:val="24"/>
        </w:rPr>
        <w:t xml:space="preserve">them for best results </w:t>
      </w:r>
      <w:r w:rsidR="00741DFB">
        <w:rPr>
          <w:rFonts w:ascii="Arial" w:hAnsi="Arial" w:cs="Arial"/>
          <w:b w:val="0"/>
          <w:color w:val="494949"/>
          <w:sz w:val="24"/>
          <w:szCs w:val="24"/>
        </w:rPr>
        <w:t>as they</w:t>
      </w:r>
      <w:r w:rsidR="00DE4941">
        <w:rPr>
          <w:rFonts w:ascii="Arial" w:hAnsi="Arial" w:cs="Arial"/>
          <w:b w:val="0"/>
          <w:color w:val="494949"/>
          <w:sz w:val="24"/>
          <w:szCs w:val="24"/>
        </w:rPr>
        <w:t xml:space="preserve"> </w:t>
      </w:r>
      <w:r w:rsidRPr="006A4EF2">
        <w:rPr>
          <w:rFonts w:ascii="Arial" w:hAnsi="Arial" w:cs="Arial"/>
          <w:b w:val="0"/>
          <w:color w:val="494949"/>
          <w:sz w:val="24"/>
          <w:szCs w:val="24"/>
        </w:rPr>
        <w:t>complement each other very nicely.</w:t>
      </w:r>
    </w:p>
    <w:p w:rsidR="006A4EF2" w:rsidRPr="00DE4941" w:rsidRDefault="006A4EF2" w:rsidP="006A4EF2">
      <w:pPr>
        <w:pStyle w:val="Heading1"/>
        <w:spacing w:after="150" w:line="585" w:lineRule="atLeast"/>
        <w:rPr>
          <w:rFonts w:ascii="Arial" w:hAnsi="Arial" w:cs="Arial"/>
          <w:color w:val="494949"/>
          <w:sz w:val="24"/>
          <w:szCs w:val="24"/>
        </w:rPr>
      </w:pPr>
      <w:r w:rsidRPr="00DE4941">
        <w:rPr>
          <w:rFonts w:ascii="Arial" w:hAnsi="Arial" w:cs="Arial"/>
          <w:color w:val="494949"/>
          <w:sz w:val="24"/>
          <w:szCs w:val="24"/>
        </w:rPr>
        <w:t>DD vs. BDD</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BDD is in a more readable format by every stake holder since it is in English, unlike TDD test cases written in programming languages such as Ruby, Java etc.</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BDD explains the behavior of an application for the end user while TDD focuses on how functionality is implemented. Changes on functionality can be accommodated with less impact in BDD as opposed to TDD.</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lastRenderedPageBreak/>
        <w:t>BDD enables all the stakeholders to be on the same page with requirements which makes acceptance easy, as opposed to TDD.</w:t>
      </w:r>
    </w:p>
    <w:p w:rsidR="006A4EF2" w:rsidRPr="006A4EF2" w:rsidRDefault="006A4EF2" w:rsidP="006A4EF2">
      <w:pPr>
        <w:pStyle w:val="Heading1"/>
        <w:spacing w:after="150" w:line="585" w:lineRule="atLeast"/>
        <w:rPr>
          <w:rFonts w:ascii="Arial" w:hAnsi="Arial" w:cs="Arial"/>
          <w:b w:val="0"/>
          <w:color w:val="494949"/>
          <w:sz w:val="24"/>
          <w:szCs w:val="24"/>
        </w:rPr>
      </w:pPr>
      <w:r w:rsidRPr="006A4EF2">
        <w:rPr>
          <w:rFonts w:ascii="Arial" w:hAnsi="Arial" w:cs="Arial"/>
          <w:b w:val="0"/>
          <w:color w:val="494949"/>
          <w:sz w:val="24"/>
          <w:szCs w:val="24"/>
        </w:rPr>
        <w:t>These tests are helpful, but only helpful to one group of people: engineers. BDD is useful for communicating with every member of a cross-functional product team.</w:t>
      </w:r>
    </w:p>
    <w:p w:rsidR="006A4EF2" w:rsidRDefault="006A4EF2" w:rsidP="00303FD5">
      <w:pPr>
        <w:pStyle w:val="Heading1"/>
        <w:spacing w:after="150" w:line="585" w:lineRule="atLeast"/>
        <w:rPr>
          <w:rFonts w:ascii="Arial" w:hAnsi="Arial" w:cs="Arial"/>
          <w:b w:val="0"/>
          <w:color w:val="494949"/>
          <w:sz w:val="24"/>
          <w:szCs w:val="24"/>
        </w:rPr>
      </w:pPr>
    </w:p>
    <w:p w:rsidR="006A4EF2" w:rsidRDefault="006A4EF2" w:rsidP="00303FD5">
      <w:pPr>
        <w:pStyle w:val="Heading1"/>
        <w:spacing w:after="150" w:line="585" w:lineRule="atLeast"/>
        <w:rPr>
          <w:rFonts w:ascii="Arial" w:hAnsi="Arial" w:cs="Arial"/>
          <w:b w:val="0"/>
          <w:color w:val="494949"/>
          <w:sz w:val="24"/>
          <w:szCs w:val="24"/>
        </w:rPr>
      </w:pPr>
    </w:p>
    <w:p w:rsidR="00303FD5" w:rsidRPr="00025780" w:rsidRDefault="00413E30" w:rsidP="00303FD5">
      <w:pPr>
        <w:pStyle w:val="Heading1"/>
        <w:spacing w:after="150" w:line="585" w:lineRule="atLeast"/>
        <w:rPr>
          <w:rFonts w:ascii="Arial" w:hAnsi="Arial" w:cs="Arial"/>
          <w:color w:val="494949"/>
          <w:sz w:val="24"/>
          <w:szCs w:val="24"/>
        </w:rPr>
      </w:pPr>
      <w:r w:rsidRPr="00025780">
        <w:rPr>
          <w:rFonts w:ascii="Arial" w:hAnsi="Arial" w:cs="Arial"/>
          <w:color w:val="494949"/>
          <w:sz w:val="24"/>
          <w:szCs w:val="24"/>
        </w:rPr>
        <w:t>Where</w:t>
      </w:r>
      <w:r w:rsidR="00303FD5" w:rsidRPr="00025780">
        <w:rPr>
          <w:rFonts w:ascii="Arial" w:hAnsi="Arial" w:cs="Arial"/>
          <w:color w:val="494949"/>
          <w:sz w:val="24"/>
          <w:szCs w:val="24"/>
        </w:rPr>
        <w:t xml:space="preserve"> did you use absract classes in Selenium</w:t>
      </w:r>
    </w:p>
    <w:p w:rsidR="00303FD5" w:rsidRPr="00B734AF" w:rsidRDefault="00025780" w:rsidP="00303FD5">
      <w:pPr>
        <w:pStyle w:val="Heading1"/>
        <w:spacing w:after="150" w:line="585" w:lineRule="atLeast"/>
        <w:rPr>
          <w:rFonts w:ascii="Arial" w:hAnsi="Arial" w:cs="Arial"/>
          <w:b w:val="0"/>
          <w:color w:val="494949"/>
          <w:sz w:val="24"/>
          <w:szCs w:val="24"/>
        </w:rPr>
      </w:pPr>
      <w:r>
        <w:rPr>
          <w:rFonts w:ascii="Arial" w:hAnsi="Arial" w:cs="Arial"/>
          <w:b w:val="0"/>
          <w:color w:val="494949"/>
          <w:sz w:val="24"/>
          <w:szCs w:val="24"/>
        </w:rPr>
        <w:t>I</w:t>
      </w:r>
      <w:r w:rsidR="00303FD5" w:rsidRPr="00B734AF">
        <w:rPr>
          <w:rFonts w:ascii="Arial" w:hAnsi="Arial" w:cs="Arial"/>
          <w:b w:val="0"/>
          <w:color w:val="494949"/>
          <w:sz w:val="24"/>
          <w:szCs w:val="24"/>
        </w:rPr>
        <w:t>n locators</w:t>
      </w:r>
    </w:p>
    <w:p w:rsidR="00303FD5" w:rsidRPr="007F6CC9" w:rsidRDefault="007F6CC9" w:rsidP="00303FD5">
      <w:pPr>
        <w:pStyle w:val="Heading1"/>
        <w:spacing w:after="150" w:line="585" w:lineRule="atLeast"/>
        <w:rPr>
          <w:rFonts w:ascii="Arial" w:hAnsi="Arial" w:cs="Arial"/>
          <w:color w:val="494949"/>
          <w:sz w:val="24"/>
          <w:szCs w:val="24"/>
        </w:rPr>
      </w:pPr>
      <w:r w:rsidRPr="007F6CC9">
        <w:rPr>
          <w:rFonts w:ascii="Arial" w:hAnsi="Arial" w:cs="Arial"/>
          <w:color w:val="494949"/>
          <w:sz w:val="24"/>
          <w:szCs w:val="24"/>
        </w:rPr>
        <w:t>Where</w:t>
      </w:r>
      <w:r w:rsidR="00303FD5" w:rsidRPr="007F6CC9">
        <w:rPr>
          <w:rFonts w:ascii="Arial" w:hAnsi="Arial" w:cs="Arial"/>
          <w:color w:val="494949"/>
          <w:sz w:val="24"/>
          <w:szCs w:val="24"/>
        </w:rPr>
        <w:t xml:space="preserve"> did you use Interface classes in Selenium</w:t>
      </w:r>
    </w:p>
    <w:p w:rsidR="00303FD5" w:rsidRPr="00B734AF" w:rsidRDefault="00671DB1" w:rsidP="00303FD5">
      <w:pPr>
        <w:pStyle w:val="Heading1"/>
        <w:spacing w:after="150" w:line="585" w:lineRule="atLeast"/>
        <w:rPr>
          <w:rFonts w:ascii="Arial" w:hAnsi="Arial" w:cs="Arial"/>
          <w:b w:val="0"/>
          <w:color w:val="494949"/>
          <w:sz w:val="24"/>
          <w:szCs w:val="24"/>
        </w:rPr>
      </w:pPr>
      <w:r w:rsidRPr="00B734AF">
        <w:rPr>
          <w:rFonts w:ascii="Arial" w:hAnsi="Arial" w:cs="Arial"/>
          <w:b w:val="0"/>
          <w:color w:val="494949"/>
          <w:sz w:val="24"/>
          <w:szCs w:val="24"/>
        </w:rPr>
        <w:t>Like</w:t>
      </w:r>
      <w:r w:rsidR="00303FD5" w:rsidRPr="00B734AF">
        <w:rPr>
          <w:rFonts w:ascii="Arial" w:hAnsi="Arial" w:cs="Arial"/>
          <w:b w:val="0"/>
          <w:color w:val="494949"/>
          <w:sz w:val="24"/>
          <w:szCs w:val="24"/>
        </w:rPr>
        <w:t xml:space="preserve"> we use webDriver</w:t>
      </w:r>
    </w:p>
    <w:p w:rsidR="00303FD5" w:rsidRPr="009D7381" w:rsidRDefault="00671DB1" w:rsidP="00303FD5">
      <w:pPr>
        <w:pStyle w:val="Heading1"/>
        <w:spacing w:after="150" w:line="585" w:lineRule="atLeast"/>
        <w:rPr>
          <w:rFonts w:ascii="Arial" w:hAnsi="Arial" w:cs="Arial"/>
          <w:color w:val="494949"/>
          <w:sz w:val="24"/>
          <w:szCs w:val="24"/>
        </w:rPr>
      </w:pPr>
      <w:r w:rsidRPr="009D7381">
        <w:rPr>
          <w:rFonts w:ascii="Arial" w:hAnsi="Arial" w:cs="Arial"/>
          <w:color w:val="494949"/>
          <w:sz w:val="24"/>
          <w:szCs w:val="24"/>
        </w:rPr>
        <w:t xml:space="preserve">Where </w:t>
      </w:r>
      <w:r w:rsidR="00303FD5" w:rsidRPr="009D7381">
        <w:rPr>
          <w:rFonts w:ascii="Arial" w:hAnsi="Arial" w:cs="Arial"/>
          <w:color w:val="494949"/>
          <w:sz w:val="24"/>
          <w:szCs w:val="24"/>
        </w:rPr>
        <w:t>did you use PolyMorphis</w:t>
      </w:r>
      <w:r w:rsidRPr="009D7381">
        <w:rPr>
          <w:rFonts w:ascii="Arial" w:hAnsi="Arial" w:cs="Arial"/>
          <w:color w:val="494949"/>
          <w:sz w:val="24"/>
          <w:szCs w:val="24"/>
        </w:rPr>
        <w:t>m</w:t>
      </w:r>
      <w:r w:rsidR="00303FD5" w:rsidRPr="009D7381">
        <w:rPr>
          <w:rFonts w:ascii="Arial" w:hAnsi="Arial" w:cs="Arial"/>
          <w:color w:val="494949"/>
          <w:sz w:val="24"/>
          <w:szCs w:val="24"/>
        </w:rPr>
        <w:t xml:space="preserve"> in Selenium</w:t>
      </w:r>
    </w:p>
    <w:p w:rsidR="00303FD5" w:rsidRPr="00B734AF" w:rsidRDefault="00E25D63" w:rsidP="00303FD5">
      <w:pPr>
        <w:pStyle w:val="Heading1"/>
        <w:spacing w:before="0" w:after="150" w:line="585" w:lineRule="atLeast"/>
        <w:rPr>
          <w:rFonts w:ascii="Arial" w:hAnsi="Arial" w:cs="Arial"/>
          <w:b w:val="0"/>
          <w:color w:val="494949"/>
          <w:sz w:val="24"/>
          <w:szCs w:val="24"/>
        </w:rPr>
      </w:pPr>
      <w:r w:rsidRPr="00B734AF">
        <w:rPr>
          <w:rFonts w:ascii="Arial" w:hAnsi="Arial" w:cs="Arial"/>
          <w:b w:val="0"/>
          <w:color w:val="494949"/>
          <w:sz w:val="24"/>
          <w:szCs w:val="24"/>
        </w:rPr>
        <w:t>When</w:t>
      </w:r>
      <w:r w:rsidR="00303FD5" w:rsidRPr="00B734AF">
        <w:rPr>
          <w:rFonts w:ascii="Arial" w:hAnsi="Arial" w:cs="Arial"/>
          <w:b w:val="0"/>
          <w:color w:val="494949"/>
          <w:sz w:val="24"/>
          <w:szCs w:val="24"/>
        </w:rPr>
        <w:t xml:space="preserve"> i have to select dropdwon one mthod locator with Tesxt and in ANothe locator with index</w:t>
      </w:r>
    </w:p>
    <w:p w:rsidR="00303FD5" w:rsidRDefault="00FC4360" w:rsidP="002975DB">
      <w:pPr>
        <w:pStyle w:val="Heading1"/>
        <w:spacing w:before="0" w:after="150" w:line="585" w:lineRule="atLeast"/>
        <w:rPr>
          <w:rFonts w:ascii="Verdana" w:hAnsi="Verdana"/>
          <w:color w:val="494949"/>
          <w:sz w:val="24"/>
          <w:szCs w:val="24"/>
        </w:rPr>
      </w:pPr>
      <w:r>
        <w:rPr>
          <w:rFonts w:ascii="Verdana" w:hAnsi="Verdana"/>
          <w:color w:val="494949"/>
          <w:sz w:val="24"/>
          <w:szCs w:val="24"/>
        </w:rPr>
        <w:t>How to Print error log in extent report</w:t>
      </w:r>
    </w:p>
    <w:p w:rsidR="00FC4360" w:rsidRDefault="00FC4360" w:rsidP="00FC4360"/>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858C93"/>
          <w:sz w:val="20"/>
          <w:szCs w:val="20"/>
          <w:bdr w:val="none" w:sz="0" w:space="0" w:color="auto" w:frame="1"/>
          <w:shd w:val="clear" w:color="auto" w:fill="EFF0F1"/>
        </w:rPr>
        <w:t>// new instance</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2B91AF"/>
          <w:sz w:val="20"/>
          <w:szCs w:val="20"/>
          <w:bdr w:val="none" w:sz="0" w:space="0" w:color="auto" w:frame="1"/>
          <w:shd w:val="clear" w:color="auto" w:fill="EFF0F1"/>
        </w:rPr>
        <w:t>ExtentReports</w:t>
      </w:r>
      <w:r w:rsidRPr="00FC4360">
        <w:rPr>
          <w:rFonts w:ascii="inherit" w:hAnsi="inherit" w:cs="Consolas"/>
          <w:color w:val="303336"/>
          <w:sz w:val="20"/>
          <w:szCs w:val="20"/>
          <w:bdr w:val="none" w:sz="0" w:space="0" w:color="auto" w:frame="1"/>
          <w:shd w:val="clear" w:color="auto" w:fill="EFF0F1"/>
        </w:rPr>
        <w:t xml:space="preserve"> extent = </w:t>
      </w:r>
      <w:r w:rsidRPr="00FC4360">
        <w:rPr>
          <w:rFonts w:ascii="inherit" w:hAnsi="inherit" w:cs="Consolas"/>
          <w:color w:val="101094"/>
          <w:sz w:val="20"/>
          <w:szCs w:val="20"/>
          <w:bdr w:val="none" w:sz="0" w:space="0" w:color="auto" w:frame="1"/>
          <w:shd w:val="clear" w:color="auto" w:fill="EFF0F1"/>
        </w:rPr>
        <w:t>new</w:t>
      </w:r>
      <w:r w:rsidRPr="00FC4360">
        <w:rPr>
          <w:rFonts w:ascii="inherit" w:hAnsi="inherit" w:cs="Consolas"/>
          <w:color w:val="303336"/>
          <w:sz w:val="20"/>
          <w:szCs w:val="20"/>
          <w:bdr w:val="none" w:sz="0" w:space="0" w:color="auto" w:frame="1"/>
          <w:shd w:val="clear" w:color="auto" w:fill="EFF0F1"/>
        </w:rPr>
        <w:t xml:space="preserve"> </w:t>
      </w:r>
      <w:r w:rsidRPr="00FC4360">
        <w:rPr>
          <w:rFonts w:ascii="inherit" w:hAnsi="inherit" w:cs="Consolas"/>
          <w:color w:val="2B91AF"/>
          <w:sz w:val="20"/>
          <w:szCs w:val="20"/>
          <w:bdr w:val="none" w:sz="0" w:space="0" w:color="auto" w:frame="1"/>
          <w:shd w:val="clear" w:color="auto" w:fill="EFF0F1"/>
        </w:rPr>
        <w:t>ExtentReports</w:t>
      </w:r>
      <w:r w:rsidRPr="00FC4360">
        <w:rPr>
          <w:rFonts w:ascii="inherit" w:hAnsi="inherit" w:cs="Consolas"/>
          <w:color w:val="303336"/>
          <w:sz w:val="20"/>
          <w:szCs w:val="20"/>
          <w:bdr w:val="none" w:sz="0" w:space="0" w:color="auto" w:frame="1"/>
          <w:shd w:val="clear" w:color="auto" w:fill="EFF0F1"/>
        </w:rPr>
        <w:t>(file-path, replaceExisting);</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858C93"/>
          <w:sz w:val="20"/>
          <w:szCs w:val="20"/>
          <w:bdr w:val="none" w:sz="0" w:space="0" w:color="auto" w:frame="1"/>
          <w:shd w:val="clear" w:color="auto" w:fill="EFF0F1"/>
        </w:rPr>
        <w:t>// starting test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2B91AF"/>
          <w:sz w:val="20"/>
          <w:szCs w:val="20"/>
          <w:bdr w:val="none" w:sz="0" w:space="0" w:color="auto" w:frame="1"/>
          <w:shd w:val="clear" w:color="auto" w:fill="EFF0F1"/>
        </w:rPr>
        <w:t>ExtentTest</w:t>
      </w:r>
      <w:r w:rsidRPr="00FC4360">
        <w:rPr>
          <w:rFonts w:ascii="inherit" w:hAnsi="inherit" w:cs="Consolas"/>
          <w:color w:val="303336"/>
          <w:sz w:val="20"/>
          <w:szCs w:val="20"/>
          <w:bdr w:val="none" w:sz="0" w:space="0" w:color="auto" w:frame="1"/>
          <w:shd w:val="clear" w:color="auto" w:fill="EFF0F1"/>
        </w:rPr>
        <w:t xml:space="preserve"> test = extent.startTest(</w:t>
      </w:r>
      <w:r w:rsidRPr="00FC4360">
        <w:rPr>
          <w:rFonts w:ascii="inherit" w:hAnsi="inherit" w:cs="Consolas"/>
          <w:color w:val="7D2727"/>
          <w:sz w:val="20"/>
          <w:szCs w:val="20"/>
          <w:bdr w:val="none" w:sz="0" w:space="0" w:color="auto" w:frame="1"/>
          <w:shd w:val="clear" w:color="auto" w:fill="EFF0F1"/>
        </w:rPr>
        <w:t>"Test Name"</w:t>
      </w:r>
      <w:r w:rsidRPr="00FC4360">
        <w:rPr>
          <w:rFonts w:ascii="inherit" w:hAnsi="inherit" w:cs="Consolas"/>
          <w:color w:val="303336"/>
          <w:sz w:val="20"/>
          <w:szCs w:val="20"/>
          <w:bdr w:val="none" w:sz="0" w:space="0" w:color="auto" w:frame="1"/>
          <w:shd w:val="clear" w:color="auto" w:fill="EFF0F1"/>
        </w:rPr>
        <w:t xml:space="preserve">, </w:t>
      </w:r>
      <w:r w:rsidRPr="00FC4360">
        <w:rPr>
          <w:rFonts w:ascii="inherit" w:hAnsi="inherit" w:cs="Consolas"/>
          <w:color w:val="7D2727"/>
          <w:sz w:val="20"/>
          <w:szCs w:val="20"/>
          <w:bdr w:val="none" w:sz="0" w:space="0" w:color="auto" w:frame="1"/>
          <w:shd w:val="clear" w:color="auto" w:fill="EFF0F1"/>
        </w:rPr>
        <w:t>"Sample description"</w:t>
      </w:r>
      <w:r w:rsidRPr="00FC4360">
        <w:rPr>
          <w:rFonts w:ascii="inherit" w:hAnsi="inherit" w:cs="Consolas"/>
          <w:color w:val="303336"/>
          <w:sz w:val="20"/>
          <w:szCs w:val="20"/>
          <w:bdr w:val="none" w:sz="0" w:space="0" w:color="auto" w:frame="1"/>
          <w:shd w:val="clear" w:color="auto" w:fill="EFF0F1"/>
        </w:rPr>
        <w: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858C93"/>
          <w:sz w:val="20"/>
          <w:szCs w:val="20"/>
          <w:bdr w:val="none" w:sz="0" w:space="0" w:color="auto" w:frame="1"/>
          <w:shd w:val="clear" w:color="auto" w:fill="EFF0F1"/>
        </w:rPr>
        <w:t>// step log</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303336"/>
          <w:sz w:val="20"/>
          <w:szCs w:val="20"/>
          <w:bdr w:val="none" w:sz="0" w:space="0" w:color="auto" w:frame="1"/>
          <w:shd w:val="clear" w:color="auto" w:fill="EFF0F1"/>
        </w:rPr>
        <w:t>test.log(</w:t>
      </w:r>
      <w:r w:rsidRPr="00FC4360">
        <w:rPr>
          <w:rFonts w:ascii="inherit" w:hAnsi="inherit" w:cs="Consolas"/>
          <w:color w:val="2B91AF"/>
          <w:sz w:val="20"/>
          <w:szCs w:val="20"/>
          <w:bdr w:val="none" w:sz="0" w:space="0" w:color="auto" w:frame="1"/>
          <w:shd w:val="clear" w:color="auto" w:fill="EFF0F1"/>
        </w:rPr>
        <w:t>LogStatus</w:t>
      </w:r>
      <w:r w:rsidRPr="00FC4360">
        <w:rPr>
          <w:rFonts w:ascii="inherit" w:hAnsi="inherit" w:cs="Consolas"/>
          <w:color w:val="303336"/>
          <w:sz w:val="20"/>
          <w:szCs w:val="20"/>
          <w:bdr w:val="none" w:sz="0" w:space="0" w:color="auto" w:frame="1"/>
          <w:shd w:val="clear" w:color="auto" w:fill="EFF0F1"/>
        </w:rPr>
        <w:t xml:space="preserve">.INFO, </w:t>
      </w:r>
      <w:r w:rsidRPr="00FC4360">
        <w:rPr>
          <w:rFonts w:ascii="inherit" w:hAnsi="inherit" w:cs="Consolas"/>
          <w:color w:val="7D2727"/>
          <w:sz w:val="20"/>
          <w:szCs w:val="20"/>
          <w:bdr w:val="none" w:sz="0" w:space="0" w:color="auto" w:frame="1"/>
          <w:shd w:val="clear" w:color="auto" w:fill="EFF0F1"/>
        </w:rPr>
        <w:t>"Click on the object"</w:t>
      </w:r>
      <w:r w:rsidRPr="00FC4360">
        <w:rPr>
          <w:rFonts w:ascii="inherit" w:hAnsi="inherit" w:cs="Consolas"/>
          <w:color w:val="303336"/>
          <w:sz w:val="20"/>
          <w:szCs w:val="20"/>
          <w:bdr w:val="none" w:sz="0" w:space="0" w:color="auto" w:frame="1"/>
          <w:shd w:val="clear" w:color="auto" w:fill="EFF0F1"/>
        </w:rPr>
        <w: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FC4360">
        <w:rPr>
          <w:rFonts w:ascii="inherit" w:hAnsi="inherit" w:cs="Consolas"/>
          <w:color w:val="2B91AF"/>
          <w:sz w:val="20"/>
          <w:szCs w:val="20"/>
          <w:bdr w:val="none" w:sz="0" w:space="0" w:color="auto" w:frame="1"/>
          <w:shd w:val="clear" w:color="auto" w:fill="EFF0F1"/>
        </w:rPr>
        <w:t>Reference</w:t>
      </w:r>
      <w:r w:rsidRPr="00FC4360">
        <w:rPr>
          <w:rFonts w:ascii="inherit" w:hAnsi="inherit" w:cs="Consolas"/>
          <w:color w:val="303336"/>
          <w:sz w:val="20"/>
          <w:szCs w:val="20"/>
          <w:bdr w:val="none" w:sz="0" w:space="0" w:color="auto" w:frame="1"/>
          <w:shd w:val="clear" w:color="auto" w:fill="EFF0F1"/>
        </w:rPr>
        <w:t>:</w:t>
      </w:r>
    </w:p>
    <w:p w:rsidR="00FC4360" w:rsidRDefault="00FC4360" w:rsidP="00FC4360"/>
    <w:p w:rsidR="00FC4360" w:rsidRDefault="00FC4360" w:rsidP="00FC4360"/>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101094"/>
          <w:sz w:val="20"/>
          <w:szCs w:val="20"/>
          <w:bdr w:val="none" w:sz="0" w:space="0" w:color="auto" w:frame="1"/>
          <w:shd w:val="clear" w:color="auto" w:fill="EFF0F1"/>
        </w:rPr>
        <w:lastRenderedPageBreak/>
        <w:t>try</w:t>
      </w:r>
      <w:r w:rsidRPr="00FC4360">
        <w:rPr>
          <w:rFonts w:ascii="inherit" w:hAnsi="inherit" w:cs="Consolas"/>
          <w:color w:val="303336"/>
          <w:sz w:val="20"/>
          <w:szCs w:val="20"/>
          <w:bdr w:val="none" w:sz="0" w:space="0" w:color="auto" w:frame="1"/>
          <w:shd w:val="clear" w:color="auto" w:fill="EFF0F1"/>
        </w:rPr>
        <w: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303336"/>
          <w:sz w:val="20"/>
          <w:szCs w:val="20"/>
          <w:bdr w:val="none" w:sz="0" w:space="0" w:color="auto" w:frame="1"/>
          <w:shd w:val="clear" w:color="auto" w:fill="EFF0F1"/>
        </w:rPr>
        <w:t xml:space="preserve">             </w:t>
      </w:r>
      <w:r w:rsidRPr="00FC4360">
        <w:rPr>
          <w:rFonts w:ascii="inherit" w:hAnsi="inherit" w:cs="Consolas"/>
          <w:color w:val="101094"/>
          <w:sz w:val="20"/>
          <w:szCs w:val="20"/>
          <w:bdr w:val="none" w:sz="0" w:space="0" w:color="auto" w:frame="1"/>
          <w:shd w:val="clear" w:color="auto" w:fill="EFF0F1"/>
        </w:rPr>
        <w:t>int</w:t>
      </w:r>
      <w:r w:rsidRPr="00FC4360">
        <w:rPr>
          <w:rFonts w:ascii="inherit" w:hAnsi="inherit" w:cs="Consolas"/>
          <w:color w:val="303336"/>
          <w:sz w:val="20"/>
          <w:szCs w:val="20"/>
          <w:bdr w:val="none" w:sz="0" w:space="0" w:color="auto" w:frame="1"/>
          <w:shd w:val="clear" w:color="auto" w:fill="EFF0F1"/>
        </w:rPr>
        <w:t xml:space="preserve"> num[]={</w:t>
      </w:r>
      <w:r w:rsidRPr="00FC4360">
        <w:rPr>
          <w:rFonts w:ascii="inherit" w:hAnsi="inherit" w:cs="Consolas"/>
          <w:color w:val="7D2727"/>
          <w:sz w:val="20"/>
          <w:szCs w:val="20"/>
          <w:bdr w:val="none" w:sz="0" w:space="0" w:color="auto" w:frame="1"/>
          <w:shd w:val="clear" w:color="auto" w:fill="EFF0F1"/>
        </w:rPr>
        <w:t>1</w:t>
      </w:r>
      <w:r w:rsidRPr="00FC4360">
        <w:rPr>
          <w:rFonts w:ascii="inherit" w:hAnsi="inherit" w:cs="Consolas"/>
          <w:color w:val="303336"/>
          <w:sz w:val="20"/>
          <w:szCs w:val="20"/>
          <w:bdr w:val="none" w:sz="0" w:space="0" w:color="auto" w:frame="1"/>
          <w:shd w:val="clear" w:color="auto" w:fill="EFF0F1"/>
        </w:rPr>
        <w:t>,</w:t>
      </w:r>
      <w:r w:rsidRPr="00FC4360">
        <w:rPr>
          <w:rFonts w:ascii="inherit" w:hAnsi="inherit" w:cs="Consolas"/>
          <w:color w:val="7D2727"/>
          <w:sz w:val="20"/>
          <w:szCs w:val="20"/>
          <w:bdr w:val="none" w:sz="0" w:space="0" w:color="auto" w:frame="1"/>
          <w:shd w:val="clear" w:color="auto" w:fill="EFF0F1"/>
        </w:rPr>
        <w:t>2</w:t>
      </w:r>
      <w:r w:rsidRPr="00FC4360">
        <w:rPr>
          <w:rFonts w:ascii="inherit" w:hAnsi="inherit" w:cs="Consolas"/>
          <w:color w:val="303336"/>
          <w:sz w:val="20"/>
          <w:szCs w:val="20"/>
          <w:bdr w:val="none" w:sz="0" w:space="0" w:color="auto" w:frame="1"/>
          <w:shd w:val="clear" w:color="auto" w:fill="EFF0F1"/>
        </w:rPr>
        <w:t>,</w:t>
      </w:r>
      <w:r w:rsidRPr="00FC4360">
        <w:rPr>
          <w:rFonts w:ascii="inherit" w:hAnsi="inherit" w:cs="Consolas"/>
          <w:color w:val="7D2727"/>
          <w:sz w:val="20"/>
          <w:szCs w:val="20"/>
          <w:bdr w:val="none" w:sz="0" w:space="0" w:color="auto" w:frame="1"/>
          <w:shd w:val="clear" w:color="auto" w:fill="EFF0F1"/>
        </w:rPr>
        <w:t>3</w:t>
      </w:r>
      <w:r w:rsidRPr="00FC4360">
        <w:rPr>
          <w:rFonts w:ascii="inherit" w:hAnsi="inherit" w:cs="Consolas"/>
          <w:color w:val="303336"/>
          <w:sz w:val="20"/>
          <w:szCs w:val="20"/>
          <w:bdr w:val="none" w:sz="0" w:space="0" w:color="auto" w:frame="1"/>
          <w:shd w:val="clear" w:color="auto" w:fill="EFF0F1"/>
        </w:rPr>
        <w:t>,</w:t>
      </w:r>
      <w:r w:rsidRPr="00FC4360">
        <w:rPr>
          <w:rFonts w:ascii="inherit" w:hAnsi="inherit" w:cs="Consolas"/>
          <w:color w:val="7D2727"/>
          <w:sz w:val="20"/>
          <w:szCs w:val="20"/>
          <w:bdr w:val="none" w:sz="0" w:space="0" w:color="auto" w:frame="1"/>
          <w:shd w:val="clear" w:color="auto" w:fill="EFF0F1"/>
        </w:rPr>
        <w:t>4</w:t>
      </w:r>
      <w:r w:rsidRPr="00FC4360">
        <w:rPr>
          <w:rFonts w:ascii="inherit" w:hAnsi="inherit" w:cs="Consolas"/>
          <w:color w:val="303336"/>
          <w:sz w:val="20"/>
          <w:szCs w:val="20"/>
          <w:bdr w:val="none" w:sz="0" w:space="0" w:color="auto" w:frame="1"/>
          <w:shd w:val="clear" w:color="auto" w:fill="EFF0F1"/>
        </w:rPr>
        <w: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303336"/>
          <w:sz w:val="20"/>
          <w:szCs w:val="20"/>
          <w:bdr w:val="none" w:sz="0" w:space="0" w:color="auto" w:frame="1"/>
          <w:shd w:val="clear" w:color="auto" w:fill="EFF0F1"/>
        </w:rPr>
        <w:t xml:space="preserve">             </w:t>
      </w:r>
      <w:r w:rsidRPr="00FC4360">
        <w:rPr>
          <w:rFonts w:ascii="inherit" w:hAnsi="inherit" w:cs="Consolas"/>
          <w:color w:val="2B91AF"/>
          <w:sz w:val="20"/>
          <w:szCs w:val="20"/>
          <w:bdr w:val="none" w:sz="0" w:space="0" w:color="auto" w:frame="1"/>
          <w:shd w:val="clear" w:color="auto" w:fill="EFF0F1"/>
        </w:rPr>
        <w:t>System</w:t>
      </w:r>
      <w:r w:rsidRPr="00FC4360">
        <w:rPr>
          <w:rFonts w:ascii="inherit" w:hAnsi="inherit" w:cs="Consolas"/>
          <w:color w:val="303336"/>
          <w:sz w:val="20"/>
          <w:szCs w:val="20"/>
          <w:bdr w:val="none" w:sz="0" w:space="0" w:color="auto" w:frame="1"/>
          <w:shd w:val="clear" w:color="auto" w:fill="EFF0F1"/>
        </w:rPr>
        <w:t>.out.println(num[</w:t>
      </w:r>
      <w:r w:rsidRPr="00FC4360">
        <w:rPr>
          <w:rFonts w:ascii="inherit" w:hAnsi="inherit" w:cs="Consolas"/>
          <w:color w:val="7D2727"/>
          <w:sz w:val="20"/>
          <w:szCs w:val="20"/>
          <w:bdr w:val="none" w:sz="0" w:space="0" w:color="auto" w:frame="1"/>
          <w:shd w:val="clear" w:color="auto" w:fill="EFF0F1"/>
        </w:rPr>
        <w:t>5</w:t>
      </w:r>
      <w:r w:rsidRPr="00FC4360">
        <w:rPr>
          <w:rFonts w:ascii="inherit" w:hAnsi="inherit" w:cs="Consolas"/>
          <w:color w:val="303336"/>
          <w:sz w:val="20"/>
          <w:szCs w:val="20"/>
          <w:bdr w:val="none" w:sz="0" w:space="0" w:color="auto" w:frame="1"/>
          <w:shd w:val="clear" w:color="auto" w:fill="EFF0F1"/>
        </w:rPr>
        <w:t>]);</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303336"/>
          <w:sz w:val="20"/>
          <w:szCs w:val="20"/>
          <w:bdr w:val="none" w:sz="0" w:space="0" w:color="auto" w:frame="1"/>
          <w:shd w:val="clear" w:color="auto" w:fill="EFF0F1"/>
        </w:rPr>
        <w:t xml:space="preserve">        }</w:t>
      </w:r>
      <w:r w:rsidRPr="00FC4360">
        <w:rPr>
          <w:rFonts w:ascii="inherit" w:hAnsi="inherit" w:cs="Consolas"/>
          <w:color w:val="101094"/>
          <w:sz w:val="20"/>
          <w:szCs w:val="20"/>
          <w:bdr w:val="none" w:sz="0" w:space="0" w:color="auto" w:frame="1"/>
          <w:shd w:val="clear" w:color="auto" w:fill="EFF0F1"/>
        </w:rPr>
        <w:t>catch</w:t>
      </w:r>
      <w:r w:rsidRPr="00FC4360">
        <w:rPr>
          <w:rFonts w:ascii="inherit" w:hAnsi="inherit" w:cs="Consolas"/>
          <w:color w:val="303336"/>
          <w:sz w:val="20"/>
          <w:szCs w:val="20"/>
          <w:bdr w:val="none" w:sz="0" w:space="0" w:color="auto" w:frame="1"/>
          <w:shd w:val="clear" w:color="auto" w:fill="EFF0F1"/>
        </w:rPr>
        <w:t>(</w:t>
      </w:r>
      <w:r w:rsidRPr="00FC4360">
        <w:rPr>
          <w:rFonts w:ascii="inherit" w:hAnsi="inherit" w:cs="Consolas"/>
          <w:color w:val="2B91AF"/>
          <w:sz w:val="20"/>
          <w:szCs w:val="20"/>
          <w:bdr w:val="none" w:sz="0" w:space="0" w:color="auto" w:frame="1"/>
          <w:shd w:val="clear" w:color="auto" w:fill="EFF0F1"/>
        </w:rPr>
        <w:t>Exception</w:t>
      </w:r>
      <w:r w:rsidRPr="00FC4360">
        <w:rPr>
          <w:rFonts w:ascii="inherit" w:hAnsi="inherit" w:cs="Consolas"/>
          <w:color w:val="303336"/>
          <w:sz w:val="20"/>
          <w:szCs w:val="20"/>
          <w:bdr w:val="none" w:sz="0" w:space="0" w:color="auto" w:frame="1"/>
          <w:shd w:val="clear" w:color="auto" w:fill="EFF0F1"/>
        </w:rPr>
        <w:t xml:space="preserve"> e){        </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FC4360">
        <w:rPr>
          <w:rFonts w:ascii="inherit" w:hAnsi="inherit" w:cs="Consolas"/>
          <w:color w:val="303336"/>
          <w:sz w:val="20"/>
          <w:szCs w:val="20"/>
          <w:bdr w:val="none" w:sz="0" w:space="0" w:color="auto" w:frame="1"/>
          <w:shd w:val="clear" w:color="auto" w:fill="EFF0F1"/>
        </w:rPr>
        <w:t xml:space="preserve">        test.log(</w:t>
      </w:r>
      <w:r w:rsidRPr="00FC4360">
        <w:rPr>
          <w:rFonts w:ascii="inherit" w:hAnsi="inherit" w:cs="Consolas"/>
          <w:color w:val="2B91AF"/>
          <w:sz w:val="20"/>
          <w:szCs w:val="20"/>
          <w:bdr w:val="none" w:sz="0" w:space="0" w:color="auto" w:frame="1"/>
          <w:shd w:val="clear" w:color="auto" w:fill="EFF0F1"/>
        </w:rPr>
        <w:t>LogStatus</w:t>
      </w:r>
      <w:r w:rsidRPr="00FC4360">
        <w:rPr>
          <w:rFonts w:ascii="inherit" w:hAnsi="inherit" w:cs="Consolas"/>
          <w:color w:val="303336"/>
          <w:sz w:val="20"/>
          <w:szCs w:val="20"/>
          <w:bdr w:val="none" w:sz="0" w:space="0" w:color="auto" w:frame="1"/>
          <w:shd w:val="clear" w:color="auto" w:fill="EFF0F1"/>
        </w:rPr>
        <w:t xml:space="preserve">.INFO/ERROR, </w:t>
      </w:r>
      <w:r w:rsidRPr="00FC4360">
        <w:rPr>
          <w:rFonts w:ascii="inherit" w:hAnsi="inherit" w:cs="Consolas"/>
          <w:color w:val="2B91AF"/>
          <w:sz w:val="20"/>
          <w:szCs w:val="20"/>
          <w:bdr w:val="none" w:sz="0" w:space="0" w:color="auto" w:frame="1"/>
          <w:shd w:val="clear" w:color="auto" w:fill="EFF0F1"/>
        </w:rPr>
        <w:t>ExceptionUtils</w:t>
      </w:r>
      <w:r w:rsidRPr="00FC4360">
        <w:rPr>
          <w:rFonts w:ascii="inherit" w:hAnsi="inherit" w:cs="Consolas"/>
          <w:color w:val="303336"/>
          <w:sz w:val="20"/>
          <w:szCs w:val="20"/>
          <w:bdr w:val="none" w:sz="0" w:space="0" w:color="auto" w:frame="1"/>
          <w:shd w:val="clear" w:color="auto" w:fill="EFF0F1"/>
        </w:rPr>
        <w:t>.getStackTrace(e));</w:t>
      </w:r>
    </w:p>
    <w:p w:rsidR="00FC4360" w:rsidRPr="00FC4360" w:rsidRDefault="00FC4360" w:rsidP="00FC43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FC4360">
        <w:rPr>
          <w:rFonts w:ascii="inherit" w:hAnsi="inherit" w:cs="Consolas"/>
          <w:color w:val="303336"/>
          <w:sz w:val="20"/>
          <w:szCs w:val="20"/>
          <w:bdr w:val="none" w:sz="0" w:space="0" w:color="auto" w:frame="1"/>
          <w:shd w:val="clear" w:color="auto" w:fill="EFF0F1"/>
        </w:rPr>
        <w:t xml:space="preserve">        }</w:t>
      </w:r>
    </w:p>
    <w:p w:rsidR="00FC4360" w:rsidRPr="00FC4360" w:rsidRDefault="00FC4360" w:rsidP="00FC4360"/>
    <w:p w:rsidR="002975DB" w:rsidRPr="00B734AF" w:rsidRDefault="002975DB" w:rsidP="002975DB">
      <w:pPr>
        <w:pStyle w:val="Heading1"/>
        <w:spacing w:before="0" w:after="150" w:line="585" w:lineRule="atLeast"/>
        <w:rPr>
          <w:rFonts w:ascii="Verdana" w:hAnsi="Verdana"/>
          <w:color w:val="494949"/>
          <w:sz w:val="24"/>
          <w:szCs w:val="24"/>
        </w:rPr>
      </w:pPr>
      <w:r w:rsidRPr="00B734AF">
        <w:rPr>
          <w:rFonts w:ascii="Verdana" w:hAnsi="Verdana"/>
          <w:color w:val="494949"/>
          <w:sz w:val="24"/>
          <w:szCs w:val="24"/>
        </w:rPr>
        <w:t>Exception Handling in Selenium</w:t>
      </w:r>
    </w:p>
    <w:p w:rsidR="002975DB" w:rsidRPr="00B734AF" w:rsidRDefault="002975DB" w:rsidP="002975DB">
      <w:pPr>
        <w:pStyle w:val="NormalWeb"/>
        <w:spacing w:before="0" w:beforeAutospacing="0" w:after="150" w:afterAutospacing="0"/>
        <w:rPr>
          <w:rFonts w:ascii="Verdana" w:hAnsi="Verdana"/>
          <w:color w:val="303030"/>
        </w:rPr>
      </w:pPr>
      <w:r w:rsidRPr="00B734AF">
        <w:rPr>
          <w:rFonts w:ascii="Verdana" w:hAnsi="Verdana"/>
          <w:color w:val="303030"/>
        </w:rPr>
        <w:t>Your Selenium test should be able to fail, but not because of exceptions that are thrown. If your test is failing from exceptions then quite likely you have no exception handling. By doing this, you don’t have the opportunity to cleanup the WebDriver object at the end of the test.</w:t>
      </w:r>
    </w:p>
    <w:p w:rsidR="002975DB" w:rsidRPr="00B734AF" w:rsidRDefault="002975DB" w:rsidP="002975DB">
      <w:pPr>
        <w:pStyle w:val="NormalWeb"/>
        <w:spacing w:before="0" w:beforeAutospacing="0" w:after="150" w:afterAutospacing="0"/>
        <w:rPr>
          <w:rFonts w:ascii="Verdana" w:hAnsi="Verdana"/>
          <w:color w:val="303030"/>
        </w:rPr>
      </w:pPr>
      <w:r w:rsidRPr="00B734AF">
        <w:rPr>
          <w:rFonts w:ascii="Verdana" w:hAnsi="Verdana"/>
          <w:color w:val="303030"/>
        </w:rPr>
        <w:t>The tests should be failing under your terms only for example, you should never be getting exceptions like NullPointerException but if you are getting such as ElementNotFoundException, then also it is good idea to catch the exception, stop the further execution and end your test in a Logical way.</w:t>
      </w:r>
    </w:p>
    <w:p w:rsidR="002975DB" w:rsidRPr="00B734AF" w:rsidRDefault="002975DB" w:rsidP="002975DB">
      <w:pPr>
        <w:pStyle w:val="NormalWeb"/>
        <w:spacing w:before="0" w:beforeAutospacing="0" w:after="0" w:afterAutospacing="0"/>
        <w:rPr>
          <w:rFonts w:ascii="Verdana" w:hAnsi="Verdana"/>
          <w:color w:val="303030"/>
        </w:rPr>
      </w:pPr>
      <w:r w:rsidRPr="00B734AF">
        <w:rPr>
          <w:rStyle w:val="Strong"/>
          <w:rFonts w:ascii="Verdana" w:eastAsiaTheme="majorEastAsia" w:hAnsi="Verdana"/>
          <w:color w:val="303030"/>
        </w:rPr>
        <w:t>Example 1:</w:t>
      </w:r>
      <w:r w:rsidRPr="00B734AF">
        <w:rPr>
          <w:rFonts w:ascii="Verdana" w:hAnsi="Verdana"/>
          <w:color w:val="303030"/>
        </w:rPr>
        <w:t> I do not use any Page Object Factory but I use my own Page Object Pattern and I always print error logs and take screenshot on any exception I encounter. Please look at the code below:</w:t>
      </w:r>
    </w:p>
    <w:p w:rsidR="002975DB" w:rsidRPr="00B734AF" w:rsidRDefault="002975DB" w:rsidP="002975DB">
      <w:pPr>
        <w:rPr>
          <w:rFonts w:ascii="Courier New" w:hAnsi="Courier New" w:cs="Courier New"/>
          <w:color w:val="303030"/>
        </w:rPr>
      </w:pPr>
      <w:r w:rsidRPr="00B734AF">
        <w:rPr>
          <w:rFonts w:ascii="Courier New" w:hAnsi="Courier New" w:cs="Courier New"/>
          <w:color w:val="303030"/>
        </w:rPr>
        <w:object w:dxaOrig="2730"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6.5pt;height:60.75pt" o:ole="">
            <v:imagedata r:id="rId10" o:title=""/>
          </v:shape>
          <w:control r:id="rId11" w:name="DefaultOcxName3" w:shapeid="_x0000_i10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925"/>
      </w:tblGrid>
      <w:tr w:rsidR="002975DB" w:rsidRPr="00B734AF" w:rsidTr="002975DB">
        <w:trPr>
          <w:tblCellSpacing w:w="15" w:type="dxa"/>
        </w:trPr>
        <w:tc>
          <w:tcPr>
            <w:tcW w:w="0" w:type="auto"/>
            <w:tcBorders>
              <w:top w:val="nil"/>
              <w:left w:val="nil"/>
              <w:bottom w:val="nil"/>
            </w:tcBorders>
            <w:vAlign w:val="center"/>
            <w:hideMark/>
          </w:tcPr>
          <w:p w:rsidR="002975DB" w:rsidRPr="00B734AF" w:rsidRDefault="002975DB">
            <w:pPr>
              <w:jc w:val="center"/>
              <w:rPr>
                <w:rFonts w:ascii="inherit" w:hAnsi="inherit"/>
              </w:rPr>
            </w:pPr>
            <w:r w:rsidRPr="00B734AF">
              <w:rPr>
                <w:rFonts w:ascii="inherit" w:hAnsi="inherit"/>
              </w:rPr>
              <w:t>1</w:t>
            </w:r>
          </w:p>
          <w:p w:rsidR="002975DB" w:rsidRPr="00B734AF" w:rsidRDefault="002975DB">
            <w:pPr>
              <w:jc w:val="center"/>
              <w:rPr>
                <w:rFonts w:ascii="inherit" w:hAnsi="inherit"/>
              </w:rPr>
            </w:pPr>
            <w:r w:rsidRPr="00B734AF">
              <w:rPr>
                <w:rFonts w:ascii="inherit" w:hAnsi="inherit"/>
              </w:rPr>
              <w:t>2</w:t>
            </w:r>
          </w:p>
          <w:p w:rsidR="002975DB" w:rsidRPr="00B734AF" w:rsidRDefault="002975DB">
            <w:pPr>
              <w:jc w:val="center"/>
              <w:rPr>
                <w:rFonts w:ascii="inherit" w:hAnsi="inherit"/>
              </w:rPr>
            </w:pPr>
            <w:r w:rsidRPr="00B734AF">
              <w:rPr>
                <w:rFonts w:ascii="inherit" w:hAnsi="inherit"/>
              </w:rPr>
              <w:t>3</w:t>
            </w:r>
          </w:p>
          <w:p w:rsidR="002975DB" w:rsidRPr="00B734AF" w:rsidRDefault="002975DB">
            <w:pPr>
              <w:jc w:val="center"/>
              <w:rPr>
                <w:rFonts w:ascii="inherit" w:hAnsi="inherit"/>
              </w:rPr>
            </w:pPr>
            <w:r w:rsidRPr="00B734AF">
              <w:rPr>
                <w:rFonts w:ascii="inherit" w:hAnsi="inherit"/>
              </w:rPr>
              <w:t>4</w:t>
            </w:r>
          </w:p>
          <w:p w:rsidR="002975DB" w:rsidRPr="00B734AF" w:rsidRDefault="002975DB">
            <w:pPr>
              <w:jc w:val="center"/>
              <w:rPr>
                <w:rFonts w:ascii="inherit" w:hAnsi="inherit"/>
              </w:rPr>
            </w:pPr>
            <w:r w:rsidRPr="00B734AF">
              <w:rPr>
                <w:rFonts w:ascii="inherit" w:hAnsi="inherit"/>
              </w:rPr>
              <w:t>5</w:t>
            </w:r>
          </w:p>
          <w:p w:rsidR="002975DB" w:rsidRPr="00B734AF" w:rsidRDefault="002975DB">
            <w:pPr>
              <w:jc w:val="center"/>
              <w:rPr>
                <w:rFonts w:ascii="inherit" w:hAnsi="inherit"/>
              </w:rPr>
            </w:pPr>
            <w:r w:rsidRPr="00B734AF">
              <w:rPr>
                <w:rFonts w:ascii="inherit" w:hAnsi="inherit"/>
              </w:rPr>
              <w:t>6</w:t>
            </w:r>
          </w:p>
          <w:p w:rsidR="002975DB" w:rsidRPr="00B734AF" w:rsidRDefault="002975DB">
            <w:pPr>
              <w:jc w:val="center"/>
              <w:rPr>
                <w:rFonts w:ascii="inherit" w:hAnsi="inherit"/>
              </w:rPr>
            </w:pPr>
            <w:r w:rsidRPr="00B734AF">
              <w:rPr>
                <w:rFonts w:ascii="inherit" w:hAnsi="inherit"/>
              </w:rPr>
              <w:t>7</w:t>
            </w:r>
          </w:p>
          <w:p w:rsidR="002975DB" w:rsidRPr="00B734AF" w:rsidRDefault="002975DB">
            <w:pPr>
              <w:jc w:val="center"/>
              <w:rPr>
                <w:rFonts w:ascii="inherit" w:hAnsi="inherit"/>
              </w:rPr>
            </w:pPr>
            <w:r w:rsidRPr="00B734AF">
              <w:rPr>
                <w:rFonts w:ascii="inherit" w:hAnsi="inherit"/>
              </w:rPr>
              <w:t>8</w:t>
            </w:r>
          </w:p>
          <w:p w:rsidR="002975DB" w:rsidRPr="00B734AF" w:rsidRDefault="002975DB">
            <w:pPr>
              <w:jc w:val="center"/>
              <w:rPr>
                <w:rFonts w:ascii="inherit" w:hAnsi="inherit"/>
              </w:rPr>
            </w:pPr>
            <w:r w:rsidRPr="00B734AF">
              <w:rPr>
                <w:rFonts w:ascii="inherit" w:hAnsi="inherit"/>
              </w:rPr>
              <w:t>9</w:t>
            </w:r>
          </w:p>
          <w:p w:rsidR="002975DB" w:rsidRPr="00B734AF" w:rsidRDefault="002975DB">
            <w:pPr>
              <w:jc w:val="center"/>
              <w:rPr>
                <w:rFonts w:ascii="inherit" w:hAnsi="inherit"/>
              </w:rPr>
            </w:pPr>
            <w:r w:rsidRPr="00B734AF">
              <w:rPr>
                <w:rFonts w:ascii="inherit" w:hAnsi="inherit"/>
              </w:rPr>
              <w:t>10</w:t>
            </w:r>
          </w:p>
          <w:p w:rsidR="002975DB" w:rsidRPr="00B734AF" w:rsidRDefault="002975DB">
            <w:pPr>
              <w:jc w:val="center"/>
              <w:rPr>
                <w:rFonts w:ascii="inherit" w:hAnsi="inherit"/>
              </w:rPr>
            </w:pPr>
            <w:r w:rsidRPr="00B734AF">
              <w:rPr>
                <w:rFonts w:ascii="inherit" w:hAnsi="inherit"/>
              </w:rPr>
              <w:t>11</w:t>
            </w:r>
          </w:p>
          <w:p w:rsidR="002975DB" w:rsidRPr="00B734AF" w:rsidRDefault="002975DB">
            <w:pPr>
              <w:jc w:val="center"/>
              <w:rPr>
                <w:rFonts w:ascii="inherit" w:hAnsi="inherit"/>
              </w:rPr>
            </w:pPr>
            <w:r w:rsidRPr="00B734AF">
              <w:rPr>
                <w:rFonts w:ascii="inherit" w:hAnsi="inherit"/>
              </w:rPr>
              <w:t>12</w:t>
            </w:r>
          </w:p>
          <w:p w:rsidR="002975DB" w:rsidRPr="00B734AF" w:rsidRDefault="002975DB">
            <w:pPr>
              <w:jc w:val="center"/>
              <w:rPr>
                <w:rFonts w:ascii="inherit" w:hAnsi="inherit"/>
              </w:rPr>
            </w:pPr>
            <w:r w:rsidRPr="00B734AF">
              <w:rPr>
                <w:rFonts w:ascii="inherit" w:hAnsi="inherit"/>
              </w:rPr>
              <w:t>13</w:t>
            </w:r>
          </w:p>
          <w:p w:rsidR="002975DB" w:rsidRPr="00B734AF" w:rsidRDefault="002975DB">
            <w:pPr>
              <w:jc w:val="center"/>
              <w:rPr>
                <w:rFonts w:ascii="inherit" w:hAnsi="inherit"/>
              </w:rPr>
            </w:pPr>
            <w:r w:rsidRPr="00B734AF">
              <w:rPr>
                <w:rFonts w:ascii="inherit" w:hAnsi="inherit"/>
              </w:rPr>
              <w:t>14</w:t>
            </w:r>
          </w:p>
          <w:p w:rsidR="002975DB" w:rsidRPr="00B734AF" w:rsidRDefault="002975DB">
            <w:pPr>
              <w:jc w:val="center"/>
              <w:rPr>
                <w:rFonts w:ascii="inherit" w:hAnsi="inherit"/>
              </w:rPr>
            </w:pPr>
            <w:r w:rsidRPr="00B734AF">
              <w:rPr>
                <w:rFonts w:ascii="inherit" w:hAnsi="inherit"/>
              </w:rPr>
              <w:t>15</w:t>
            </w:r>
          </w:p>
          <w:p w:rsidR="002975DB" w:rsidRPr="00B734AF" w:rsidRDefault="002975DB">
            <w:pPr>
              <w:jc w:val="center"/>
              <w:rPr>
                <w:rFonts w:ascii="inherit" w:hAnsi="inherit"/>
              </w:rPr>
            </w:pPr>
            <w:r w:rsidRPr="00B734AF">
              <w:rPr>
                <w:rFonts w:ascii="inherit" w:hAnsi="inherit"/>
              </w:rPr>
              <w:t>16</w:t>
            </w:r>
          </w:p>
          <w:p w:rsidR="002975DB" w:rsidRPr="00B734AF" w:rsidRDefault="002975DB">
            <w:pPr>
              <w:jc w:val="center"/>
              <w:rPr>
                <w:rFonts w:ascii="inherit" w:hAnsi="inherit"/>
              </w:rPr>
            </w:pPr>
            <w:r w:rsidRPr="00B734AF">
              <w:rPr>
                <w:rFonts w:ascii="inherit" w:hAnsi="inherit"/>
              </w:rPr>
              <w:t>17</w:t>
            </w:r>
          </w:p>
          <w:p w:rsidR="002975DB" w:rsidRPr="00B734AF" w:rsidRDefault="002975DB">
            <w:pPr>
              <w:jc w:val="center"/>
              <w:rPr>
                <w:rFonts w:ascii="inherit" w:hAnsi="inherit"/>
              </w:rPr>
            </w:pPr>
            <w:r w:rsidRPr="00B734AF">
              <w:rPr>
                <w:rFonts w:ascii="inherit" w:hAnsi="inherit"/>
              </w:rPr>
              <w:t>18</w:t>
            </w:r>
          </w:p>
          <w:p w:rsidR="002975DB" w:rsidRPr="00B734AF" w:rsidRDefault="002975DB">
            <w:pPr>
              <w:jc w:val="center"/>
              <w:rPr>
                <w:rFonts w:ascii="inherit" w:hAnsi="inherit"/>
              </w:rPr>
            </w:pPr>
            <w:r w:rsidRPr="00B734AF">
              <w:rPr>
                <w:rFonts w:ascii="inherit" w:hAnsi="inherit"/>
              </w:rPr>
              <w:t>19</w:t>
            </w:r>
          </w:p>
          <w:p w:rsidR="002975DB" w:rsidRPr="00B734AF" w:rsidRDefault="002975DB">
            <w:pPr>
              <w:jc w:val="center"/>
              <w:rPr>
                <w:rFonts w:ascii="inherit" w:hAnsi="inherit"/>
              </w:rPr>
            </w:pPr>
            <w:r w:rsidRPr="00B734AF">
              <w:rPr>
                <w:rFonts w:ascii="inherit" w:hAnsi="inherit"/>
              </w:rPr>
              <w:t>20</w:t>
            </w:r>
          </w:p>
          <w:p w:rsidR="002975DB" w:rsidRPr="00B734AF" w:rsidRDefault="002975DB">
            <w:pPr>
              <w:jc w:val="center"/>
              <w:rPr>
                <w:rFonts w:ascii="inherit" w:hAnsi="inherit"/>
              </w:rPr>
            </w:pPr>
            <w:r w:rsidRPr="00B734AF">
              <w:rPr>
                <w:rFonts w:ascii="inherit" w:hAnsi="inherit"/>
              </w:rPr>
              <w:t>21</w:t>
            </w:r>
          </w:p>
          <w:p w:rsidR="002975DB" w:rsidRPr="00B734AF" w:rsidRDefault="002975DB">
            <w:pPr>
              <w:jc w:val="center"/>
              <w:rPr>
                <w:rFonts w:ascii="inherit" w:hAnsi="inherit"/>
              </w:rPr>
            </w:pPr>
            <w:r w:rsidRPr="00B734AF">
              <w:rPr>
                <w:rFonts w:ascii="inherit" w:hAnsi="inherit"/>
              </w:rPr>
              <w:t>22</w:t>
            </w:r>
          </w:p>
          <w:p w:rsidR="002975DB" w:rsidRPr="00B734AF" w:rsidRDefault="002975DB">
            <w:pPr>
              <w:jc w:val="center"/>
              <w:rPr>
                <w:rFonts w:ascii="inherit" w:hAnsi="inherit"/>
              </w:rPr>
            </w:pPr>
            <w:r w:rsidRPr="00B734AF">
              <w:rPr>
                <w:rFonts w:ascii="inherit" w:hAnsi="inherit"/>
              </w:rPr>
              <w:t>23</w:t>
            </w:r>
          </w:p>
          <w:p w:rsidR="002975DB" w:rsidRPr="00B734AF" w:rsidRDefault="002975DB">
            <w:pPr>
              <w:jc w:val="center"/>
              <w:rPr>
                <w:rFonts w:ascii="inherit" w:hAnsi="inherit"/>
              </w:rPr>
            </w:pPr>
            <w:r w:rsidRPr="00B734AF">
              <w:rPr>
                <w:rFonts w:ascii="inherit" w:hAnsi="inherit"/>
              </w:rPr>
              <w:t>24</w:t>
            </w:r>
          </w:p>
          <w:p w:rsidR="002975DB" w:rsidRPr="00B734AF" w:rsidRDefault="002975DB">
            <w:pPr>
              <w:jc w:val="center"/>
              <w:rPr>
                <w:rFonts w:ascii="inherit" w:hAnsi="inherit"/>
              </w:rPr>
            </w:pPr>
            <w:r w:rsidRPr="00B734AF">
              <w:rPr>
                <w:rFonts w:ascii="inherit" w:hAnsi="inherit"/>
              </w:rPr>
              <w:t>25</w:t>
            </w:r>
          </w:p>
          <w:p w:rsidR="002975DB" w:rsidRPr="00B734AF" w:rsidRDefault="002975DB">
            <w:pPr>
              <w:jc w:val="center"/>
              <w:rPr>
                <w:rFonts w:ascii="inherit" w:hAnsi="inherit"/>
              </w:rPr>
            </w:pPr>
            <w:r w:rsidRPr="00B734AF">
              <w:rPr>
                <w:rFonts w:ascii="inherit" w:hAnsi="inherit"/>
              </w:rPr>
              <w:t>26</w:t>
            </w:r>
          </w:p>
          <w:p w:rsidR="002975DB" w:rsidRPr="00B734AF" w:rsidRDefault="002975DB">
            <w:pPr>
              <w:jc w:val="center"/>
              <w:rPr>
                <w:rFonts w:ascii="inherit" w:hAnsi="inherit"/>
              </w:rPr>
            </w:pPr>
            <w:r w:rsidRPr="00B734AF">
              <w:rPr>
                <w:rFonts w:ascii="inherit" w:hAnsi="inherit"/>
              </w:rPr>
              <w:lastRenderedPageBreak/>
              <w:t>27</w:t>
            </w:r>
          </w:p>
        </w:tc>
        <w:tc>
          <w:tcPr>
            <w:tcW w:w="8880" w:type="dxa"/>
            <w:tcBorders>
              <w:top w:val="nil"/>
              <w:left w:val="nil"/>
              <w:bottom w:val="nil"/>
              <w:right w:val="nil"/>
            </w:tcBorders>
            <w:vAlign w:val="center"/>
            <w:hideMark/>
          </w:tcPr>
          <w:p w:rsidR="002975DB" w:rsidRPr="00B734AF" w:rsidRDefault="002975DB">
            <w:pPr>
              <w:rPr>
                <w:rFonts w:ascii="inherit" w:hAnsi="inherit"/>
                <w:color w:val="000000"/>
              </w:rPr>
            </w:pPr>
            <w:r w:rsidRPr="00B734AF">
              <w:rPr>
                <w:rStyle w:val="crayon-m"/>
                <w:rFonts w:ascii="inherit" w:eastAsiaTheme="minorEastAsia" w:hAnsi="inherit"/>
                <w:color w:val="000000"/>
              </w:rPr>
              <w:lastRenderedPageBreak/>
              <w:t>public</w:t>
            </w:r>
            <w:r w:rsidRPr="00B734AF">
              <w:rPr>
                <w:rStyle w:val="crayon-h"/>
                <w:rFonts w:ascii="inherit" w:hAnsi="inherit"/>
                <w:color w:val="000000"/>
              </w:rPr>
              <w:t xml:space="preserve"> </w:t>
            </w:r>
            <w:r w:rsidRPr="00B734AF">
              <w:rPr>
                <w:rStyle w:val="crayon-m"/>
                <w:rFonts w:ascii="inherit" w:eastAsiaTheme="minorEastAsia" w:hAnsi="inherit"/>
                <w:color w:val="000000"/>
              </w:rPr>
              <w:t>static</w:t>
            </w:r>
            <w:r w:rsidRPr="00B734AF">
              <w:rPr>
                <w:rStyle w:val="crayon-h"/>
                <w:rFonts w:ascii="inherit" w:hAnsi="inherit"/>
                <w:color w:val="000000"/>
              </w:rPr>
              <w:t xml:space="preserve"> </w:t>
            </w:r>
            <w:r w:rsidRPr="00B734AF">
              <w:rPr>
                <w:rStyle w:val="crayon-e"/>
                <w:rFonts w:ascii="inherit" w:hAnsi="inherit"/>
                <w:color w:val="000000"/>
              </w:rPr>
              <w:t>WebElement btn_ReportCategory</w:t>
            </w:r>
            <w:r w:rsidRPr="00B734AF">
              <w:rPr>
                <w:rStyle w:val="crayon-sy"/>
                <w:rFonts w:ascii="inherit" w:hAnsi="inherit"/>
                <w:color w:val="000000"/>
              </w:rPr>
              <w:t>(</w:t>
            </w:r>
            <w:r w:rsidRPr="00B734AF">
              <w:rPr>
                <w:rStyle w:val="crayon-e"/>
                <w:rFonts w:ascii="inherit" w:hAnsi="inherit"/>
                <w:color w:val="000000"/>
              </w:rPr>
              <w:t xml:space="preserve">WebDriver </w:t>
            </w:r>
            <w:r w:rsidRPr="00B734AF">
              <w:rPr>
                <w:rStyle w:val="crayon-v"/>
                <w:rFonts w:ascii="inherit" w:hAnsi="inherit"/>
                <w:color w:val="000000"/>
              </w:rPr>
              <w:t>driver</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e"/>
                <w:rFonts w:ascii="inherit" w:hAnsi="inherit"/>
                <w:color w:val="000000"/>
              </w:rPr>
              <w:t>throws</w:t>
            </w:r>
            <w:r w:rsidRPr="00B734AF">
              <w:rPr>
                <w:rStyle w:val="crayon-h"/>
                <w:rFonts w:ascii="inherit" w:hAnsi="inherit"/>
                <w:color w:val="000000"/>
              </w:rPr>
              <w:t xml:space="preserve"> </w:t>
            </w:r>
            <w:r w:rsidRPr="00B734AF">
              <w:rPr>
                <w:rStyle w:val="crayon-e"/>
                <w:rFonts w:ascii="inherit" w:hAnsi="inherit"/>
                <w:color w:val="000000"/>
              </w:rPr>
              <w:t>Exception</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t"/>
                <w:rFonts w:ascii="inherit" w:hAnsi="inherit"/>
                <w:color w:val="000000"/>
              </w:rPr>
              <w:t>try</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e"/>
                <w:rFonts w:ascii="inherit" w:hAnsi="inherit"/>
                <w:color w:val="000000"/>
              </w:rPr>
              <w:t xml:space="preserve">WebElement </w:t>
            </w:r>
            <w:r w:rsidRPr="00B734AF">
              <w:rPr>
                <w:rStyle w:val="crayon-v"/>
                <w:rFonts w:ascii="inherit" w:hAnsi="inherit"/>
                <w:color w:val="000000"/>
              </w:rPr>
              <w:t>element</w:t>
            </w:r>
            <w:r w:rsidRPr="00B734AF">
              <w:rPr>
                <w:rStyle w:val="crayon-h"/>
                <w:rFonts w:ascii="inherit" w:hAnsi="inherit"/>
                <w:color w:val="000000"/>
              </w:rPr>
              <w:t xml:space="preserve"> </w:t>
            </w:r>
            <w:r w:rsidRPr="00B734AF">
              <w:rPr>
                <w:rStyle w:val="crayon-o"/>
                <w:rFonts w:ascii="inherit" w:hAnsi="inherit"/>
                <w:color w:val="000000"/>
              </w:rPr>
              <w:t>=</w:t>
            </w:r>
            <w:r w:rsidRPr="00B734AF">
              <w:rPr>
                <w:rStyle w:val="crayon-h"/>
                <w:rFonts w:ascii="inherit" w:hAnsi="inherit"/>
                <w:color w:val="000000"/>
              </w:rPr>
              <w:t xml:space="preserve"> </w:t>
            </w:r>
            <w:r w:rsidRPr="00B734AF">
              <w:rPr>
                <w:rStyle w:val="crayon-v"/>
                <w:rFonts w:ascii="inherit" w:hAnsi="inherit"/>
                <w:color w:val="000000"/>
              </w:rPr>
              <w:t>driver</w:t>
            </w:r>
            <w:r w:rsidRPr="00B734AF">
              <w:rPr>
                <w:rStyle w:val="crayon-sy"/>
                <w:rFonts w:ascii="inherit" w:hAnsi="inherit"/>
                <w:color w:val="000000"/>
              </w:rPr>
              <w:t>.</w:t>
            </w:r>
            <w:r w:rsidRPr="00B734AF">
              <w:rPr>
                <w:rStyle w:val="crayon-e"/>
                <w:rFonts w:ascii="inherit" w:hAnsi="inherit"/>
                <w:color w:val="000000"/>
              </w:rPr>
              <w:t>findElement</w:t>
            </w:r>
            <w:r w:rsidRPr="00B734AF">
              <w:rPr>
                <w:rStyle w:val="crayon-sy"/>
                <w:rFonts w:ascii="inherit" w:hAnsi="inherit"/>
                <w:color w:val="000000"/>
              </w:rPr>
              <w:t>(</w:t>
            </w:r>
            <w:r w:rsidRPr="00B734AF">
              <w:rPr>
                <w:rStyle w:val="crayon-v"/>
                <w:rFonts w:ascii="inherit" w:hAnsi="inherit"/>
                <w:color w:val="000000"/>
              </w:rPr>
              <w:t>By</w:t>
            </w:r>
            <w:r w:rsidRPr="00B734AF">
              <w:rPr>
                <w:rStyle w:val="crayon-sy"/>
                <w:rFonts w:ascii="inherit" w:hAnsi="inherit"/>
                <w:color w:val="000000"/>
              </w:rPr>
              <w:t>.</w:t>
            </w:r>
            <w:r w:rsidRPr="00B734AF">
              <w:rPr>
                <w:rStyle w:val="crayon-e"/>
                <w:rFonts w:ascii="inherit" w:hAnsi="inherit"/>
                <w:color w:val="000000"/>
              </w:rPr>
              <w:t>linkText</w:t>
            </w:r>
            <w:r w:rsidRPr="00B734AF">
              <w:rPr>
                <w:rStyle w:val="crayon-sy"/>
                <w:rFonts w:ascii="inherit" w:hAnsi="inherit"/>
                <w:color w:val="000000"/>
              </w:rPr>
              <w:t>(</w:t>
            </w:r>
            <w:r w:rsidRPr="00B734AF">
              <w:rPr>
                <w:rStyle w:val="crayon-s"/>
                <w:rFonts w:ascii="inherit" w:hAnsi="inherit"/>
                <w:color w:val="000000"/>
              </w:rPr>
              <w:t>"+ Report Categories"</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y"/>
                <w:rFonts w:ascii="inherit" w:hAnsi="inherit"/>
                <w:color w:val="000000"/>
              </w:rPr>
              <w:t>}</w:t>
            </w:r>
            <w:r w:rsidRPr="00B734AF">
              <w:rPr>
                <w:rStyle w:val="crayon-st"/>
                <w:rFonts w:ascii="inherit" w:hAnsi="inherit"/>
                <w:color w:val="000000"/>
              </w:rPr>
              <w:t>catch</w:t>
            </w: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i"/>
                <w:rFonts w:ascii="inherit" w:hAnsi="inherit"/>
                <w:color w:val="000000"/>
              </w:rPr>
              <w:t>Exception</w:t>
            </w:r>
            <w:r w:rsidRPr="00B734AF">
              <w:rPr>
                <w:rStyle w:val="crayon-h"/>
                <w:rFonts w:ascii="inherit" w:hAnsi="inherit"/>
                <w:color w:val="000000"/>
              </w:rPr>
              <w:t xml:space="preserve"> </w:t>
            </w:r>
            <w:r w:rsidRPr="00B734AF">
              <w:rPr>
                <w:rStyle w:val="crayon-v"/>
                <w:rFonts w:ascii="inherit" w:hAnsi="inherit"/>
                <w:color w:val="000000"/>
              </w:rPr>
              <w:t>e</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c"/>
                <w:rFonts w:ascii="inherit" w:hAnsi="inherit"/>
                <w:color w:val="000000"/>
              </w:rPr>
              <w:t>// Printing logs for my report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v"/>
                <w:rFonts w:ascii="inherit" w:hAnsi="inherit"/>
                <w:color w:val="000000"/>
              </w:rPr>
              <w:t>Log</w:t>
            </w:r>
            <w:r w:rsidRPr="00B734AF">
              <w:rPr>
                <w:rStyle w:val="crayon-sy"/>
                <w:rFonts w:ascii="inherit" w:hAnsi="inherit"/>
                <w:color w:val="000000"/>
              </w:rPr>
              <w:t>.</w:t>
            </w:r>
            <w:r w:rsidRPr="00B734AF">
              <w:rPr>
                <w:rStyle w:val="crayon-e"/>
                <w:rFonts w:ascii="inherit" w:hAnsi="inherit"/>
                <w:color w:val="000000"/>
              </w:rPr>
              <w:t>error</w:t>
            </w:r>
            <w:r w:rsidRPr="00B734AF">
              <w:rPr>
                <w:rStyle w:val="crayon-sy"/>
                <w:rFonts w:ascii="inherit" w:hAnsi="inherit"/>
                <w:color w:val="000000"/>
              </w:rPr>
              <w:t>(</w:t>
            </w:r>
            <w:r w:rsidRPr="00B734AF">
              <w:rPr>
                <w:rStyle w:val="crayon-s"/>
                <w:rFonts w:ascii="inherit" w:hAnsi="inherit"/>
                <w:color w:val="000000"/>
              </w:rPr>
              <w:t>"Report Category button element is not found."</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c"/>
                <w:rFonts w:ascii="inherit" w:hAnsi="inherit"/>
                <w:color w:val="000000"/>
              </w:rPr>
              <w:t>// Taking screenshot for defect reporting</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v"/>
                <w:rFonts w:ascii="inherit" w:hAnsi="inherit"/>
                <w:color w:val="000000"/>
              </w:rPr>
              <w:t>Utils</w:t>
            </w:r>
            <w:r w:rsidRPr="00B734AF">
              <w:rPr>
                <w:rStyle w:val="crayon-sy"/>
                <w:rFonts w:ascii="inherit" w:hAnsi="inherit"/>
                <w:color w:val="000000"/>
              </w:rPr>
              <w:t>.</w:t>
            </w:r>
            <w:r w:rsidRPr="00B734AF">
              <w:rPr>
                <w:rStyle w:val="crayon-e"/>
                <w:rFonts w:ascii="inherit" w:hAnsi="inherit"/>
                <w:color w:val="000000"/>
              </w:rPr>
              <w:t>captureScreenShot</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c"/>
                <w:rFonts w:ascii="inherit" w:hAnsi="inherit"/>
                <w:color w:val="000000"/>
              </w:rPr>
              <w:t>// After doing my work, now i want to stop my test case</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t"/>
                <w:rFonts w:ascii="inherit" w:hAnsi="inherit"/>
                <w:color w:val="000000"/>
              </w:rPr>
              <w:t>throw</w:t>
            </w:r>
            <w:r w:rsidRPr="00B734AF">
              <w:rPr>
                <w:rStyle w:val="crayon-sy"/>
                <w:rFonts w:ascii="inherit" w:hAnsi="inherit"/>
                <w:color w:val="000000"/>
              </w:rPr>
              <w:t>(</w:t>
            </w:r>
            <w:r w:rsidRPr="00B734AF">
              <w:rPr>
                <w:rStyle w:val="crayon-v"/>
                <w:rFonts w:ascii="inherit" w:hAnsi="inherit"/>
                <w:color w:val="000000"/>
              </w:rPr>
              <w:t>e</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c"/>
                <w:rFonts w:ascii="inherit" w:hAnsi="inherit"/>
                <w:color w:val="000000"/>
              </w:rPr>
              <w:t>// This will return the Element in case of no Exception</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t"/>
                <w:rFonts w:ascii="inherit" w:hAnsi="inherit"/>
                <w:color w:val="000000"/>
              </w:rPr>
              <w:t>return</w:t>
            </w:r>
            <w:r w:rsidRPr="00B734AF">
              <w:rPr>
                <w:rStyle w:val="crayon-h"/>
                <w:rFonts w:ascii="inherit" w:hAnsi="inherit"/>
                <w:color w:val="000000"/>
              </w:rPr>
              <w:t xml:space="preserve"> </w:t>
            </w:r>
            <w:r w:rsidRPr="00B734AF">
              <w:rPr>
                <w:rStyle w:val="crayon-v"/>
                <w:rFonts w:ascii="inherit" w:hAnsi="inherit"/>
                <w:color w:val="000000"/>
              </w:rPr>
              <w:t>element</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lastRenderedPageBreak/>
              <w:t>    </w:t>
            </w:r>
            <w:r w:rsidRPr="00B734AF">
              <w:rPr>
                <w:rStyle w:val="crayon-sy"/>
                <w:rFonts w:ascii="inherit" w:hAnsi="inherit"/>
                <w:color w:val="000000"/>
              </w:rPr>
              <w:t>}</w:t>
            </w:r>
          </w:p>
        </w:tc>
      </w:tr>
    </w:tbl>
    <w:p w:rsidR="002975DB" w:rsidRPr="00B734AF" w:rsidRDefault="002975DB" w:rsidP="002975DB">
      <w:pPr>
        <w:pStyle w:val="NormalWeb"/>
        <w:spacing w:before="0" w:beforeAutospacing="0" w:after="0" w:afterAutospacing="0"/>
        <w:rPr>
          <w:rFonts w:ascii="Verdana" w:hAnsi="Verdana"/>
          <w:color w:val="303030"/>
        </w:rPr>
      </w:pPr>
      <w:r w:rsidRPr="00B734AF">
        <w:rPr>
          <w:rStyle w:val="Strong"/>
          <w:rFonts w:ascii="Verdana" w:eastAsiaTheme="majorEastAsia" w:hAnsi="Verdana"/>
          <w:color w:val="303030"/>
        </w:rPr>
        <w:lastRenderedPageBreak/>
        <w:t>Example 2: </w:t>
      </w:r>
      <w:r w:rsidRPr="00B734AF">
        <w:rPr>
          <w:rFonts w:ascii="Verdana" w:hAnsi="Verdana"/>
          <w:color w:val="303030"/>
        </w:rPr>
        <w:t>TimeoutException using Selenium WebDriver.</w:t>
      </w:r>
    </w:p>
    <w:p w:rsidR="002975DB" w:rsidRPr="00B734AF" w:rsidRDefault="002975DB" w:rsidP="002975DB">
      <w:pPr>
        <w:rPr>
          <w:rFonts w:ascii="Courier New" w:hAnsi="Courier New" w:cs="Courier New"/>
          <w:color w:val="303030"/>
        </w:rPr>
      </w:pPr>
      <w:r w:rsidRPr="00B734AF">
        <w:rPr>
          <w:rFonts w:ascii="Courier New" w:hAnsi="Courier New" w:cs="Courier New"/>
          <w:color w:val="303030"/>
        </w:rPr>
        <w:object w:dxaOrig="2730" w:dyaOrig="1215">
          <v:shape id="_x0000_i1040" type="#_x0000_t75" style="width:136.5pt;height:60.75pt" o:ole="">
            <v:imagedata r:id="rId12" o:title=""/>
          </v:shape>
          <w:control r:id="rId13" w:name="DefaultOcxName11" w:shapeid="_x0000_i10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820"/>
      </w:tblGrid>
      <w:tr w:rsidR="002975DB" w:rsidRPr="00B734AF" w:rsidTr="002975DB">
        <w:trPr>
          <w:tblCellSpacing w:w="15" w:type="dxa"/>
        </w:trPr>
        <w:tc>
          <w:tcPr>
            <w:tcW w:w="0" w:type="auto"/>
            <w:tcBorders>
              <w:top w:val="nil"/>
              <w:left w:val="nil"/>
              <w:bottom w:val="nil"/>
            </w:tcBorders>
            <w:vAlign w:val="center"/>
            <w:hideMark/>
          </w:tcPr>
          <w:p w:rsidR="002975DB" w:rsidRPr="00B734AF" w:rsidRDefault="002975DB">
            <w:pPr>
              <w:jc w:val="center"/>
              <w:rPr>
                <w:rFonts w:ascii="inherit" w:hAnsi="inherit"/>
              </w:rPr>
            </w:pPr>
            <w:r w:rsidRPr="00B734AF">
              <w:rPr>
                <w:rFonts w:ascii="inherit" w:hAnsi="inherit"/>
              </w:rPr>
              <w:t>1</w:t>
            </w:r>
          </w:p>
          <w:p w:rsidR="002975DB" w:rsidRPr="00B734AF" w:rsidRDefault="002975DB">
            <w:pPr>
              <w:jc w:val="center"/>
              <w:rPr>
                <w:rFonts w:ascii="inherit" w:hAnsi="inherit"/>
              </w:rPr>
            </w:pPr>
            <w:r w:rsidRPr="00B734AF">
              <w:rPr>
                <w:rFonts w:ascii="inherit" w:hAnsi="inherit"/>
              </w:rPr>
              <w:t>2</w:t>
            </w:r>
          </w:p>
          <w:p w:rsidR="002975DB" w:rsidRPr="00B734AF" w:rsidRDefault="002975DB">
            <w:pPr>
              <w:jc w:val="center"/>
              <w:rPr>
                <w:rFonts w:ascii="inherit" w:hAnsi="inherit"/>
              </w:rPr>
            </w:pPr>
            <w:r w:rsidRPr="00B734AF">
              <w:rPr>
                <w:rFonts w:ascii="inherit" w:hAnsi="inherit"/>
              </w:rPr>
              <w:t>3</w:t>
            </w:r>
          </w:p>
          <w:p w:rsidR="002975DB" w:rsidRPr="00B734AF" w:rsidRDefault="002975DB">
            <w:pPr>
              <w:jc w:val="center"/>
              <w:rPr>
                <w:rFonts w:ascii="inherit" w:hAnsi="inherit"/>
              </w:rPr>
            </w:pPr>
            <w:r w:rsidRPr="00B734AF">
              <w:rPr>
                <w:rFonts w:ascii="inherit" w:hAnsi="inherit"/>
              </w:rPr>
              <w:t>4</w:t>
            </w:r>
          </w:p>
          <w:p w:rsidR="002975DB" w:rsidRPr="00B734AF" w:rsidRDefault="002975DB">
            <w:pPr>
              <w:jc w:val="center"/>
              <w:rPr>
                <w:rFonts w:ascii="inherit" w:hAnsi="inherit"/>
              </w:rPr>
            </w:pPr>
            <w:r w:rsidRPr="00B734AF">
              <w:rPr>
                <w:rFonts w:ascii="inherit" w:hAnsi="inherit"/>
              </w:rPr>
              <w:t>5</w:t>
            </w:r>
          </w:p>
          <w:p w:rsidR="002975DB" w:rsidRPr="00B734AF" w:rsidRDefault="002975DB">
            <w:pPr>
              <w:jc w:val="center"/>
              <w:rPr>
                <w:rFonts w:ascii="inherit" w:hAnsi="inherit"/>
              </w:rPr>
            </w:pPr>
            <w:r w:rsidRPr="00B734AF">
              <w:rPr>
                <w:rFonts w:ascii="inherit" w:hAnsi="inherit"/>
              </w:rPr>
              <w:t>6</w:t>
            </w:r>
          </w:p>
          <w:p w:rsidR="002975DB" w:rsidRPr="00B734AF" w:rsidRDefault="002975DB">
            <w:pPr>
              <w:jc w:val="center"/>
              <w:rPr>
                <w:rFonts w:ascii="inherit" w:hAnsi="inherit"/>
              </w:rPr>
            </w:pPr>
            <w:r w:rsidRPr="00B734AF">
              <w:rPr>
                <w:rFonts w:ascii="inherit" w:hAnsi="inherit"/>
              </w:rPr>
              <w:t>7</w:t>
            </w:r>
          </w:p>
          <w:p w:rsidR="002975DB" w:rsidRPr="00B734AF" w:rsidRDefault="002975DB">
            <w:pPr>
              <w:jc w:val="center"/>
              <w:rPr>
                <w:rFonts w:ascii="inherit" w:hAnsi="inherit"/>
              </w:rPr>
            </w:pPr>
            <w:r w:rsidRPr="00B734AF">
              <w:rPr>
                <w:rFonts w:ascii="inherit" w:hAnsi="inherit"/>
              </w:rPr>
              <w:t>8</w:t>
            </w:r>
          </w:p>
          <w:p w:rsidR="002975DB" w:rsidRPr="00B734AF" w:rsidRDefault="002975DB">
            <w:pPr>
              <w:jc w:val="center"/>
              <w:rPr>
                <w:rFonts w:ascii="inherit" w:hAnsi="inherit"/>
              </w:rPr>
            </w:pPr>
            <w:r w:rsidRPr="00B734AF">
              <w:rPr>
                <w:rFonts w:ascii="inherit" w:hAnsi="inherit"/>
              </w:rPr>
              <w:t>9</w:t>
            </w:r>
          </w:p>
          <w:p w:rsidR="002975DB" w:rsidRPr="00B734AF" w:rsidRDefault="002975DB">
            <w:pPr>
              <w:jc w:val="center"/>
              <w:rPr>
                <w:rFonts w:ascii="inherit" w:hAnsi="inherit"/>
              </w:rPr>
            </w:pPr>
            <w:r w:rsidRPr="00B734AF">
              <w:rPr>
                <w:rFonts w:ascii="inherit" w:hAnsi="inherit"/>
              </w:rPr>
              <w:t>10</w:t>
            </w:r>
          </w:p>
          <w:p w:rsidR="002975DB" w:rsidRPr="00B734AF" w:rsidRDefault="002975DB">
            <w:pPr>
              <w:jc w:val="center"/>
              <w:rPr>
                <w:rFonts w:ascii="inherit" w:hAnsi="inherit"/>
              </w:rPr>
            </w:pPr>
            <w:r w:rsidRPr="00B734AF">
              <w:rPr>
                <w:rFonts w:ascii="inherit" w:hAnsi="inherit"/>
              </w:rPr>
              <w:t>11</w:t>
            </w:r>
          </w:p>
          <w:p w:rsidR="002975DB" w:rsidRPr="00B734AF" w:rsidRDefault="002975DB">
            <w:pPr>
              <w:jc w:val="center"/>
              <w:rPr>
                <w:rFonts w:ascii="inherit" w:hAnsi="inherit"/>
              </w:rPr>
            </w:pPr>
            <w:r w:rsidRPr="00B734AF">
              <w:rPr>
                <w:rFonts w:ascii="inherit" w:hAnsi="inherit"/>
              </w:rPr>
              <w:t>12</w:t>
            </w:r>
          </w:p>
          <w:p w:rsidR="002975DB" w:rsidRPr="00B734AF" w:rsidRDefault="002975DB">
            <w:pPr>
              <w:jc w:val="center"/>
              <w:rPr>
                <w:rFonts w:ascii="inherit" w:hAnsi="inherit"/>
              </w:rPr>
            </w:pPr>
            <w:r w:rsidRPr="00B734AF">
              <w:rPr>
                <w:rFonts w:ascii="inherit" w:hAnsi="inherit"/>
              </w:rPr>
              <w:t>13</w:t>
            </w:r>
          </w:p>
          <w:p w:rsidR="002975DB" w:rsidRPr="00B734AF" w:rsidRDefault="002975DB">
            <w:pPr>
              <w:jc w:val="center"/>
              <w:rPr>
                <w:rFonts w:ascii="inherit" w:hAnsi="inherit"/>
              </w:rPr>
            </w:pPr>
            <w:r w:rsidRPr="00B734AF">
              <w:rPr>
                <w:rFonts w:ascii="inherit" w:hAnsi="inherit"/>
              </w:rPr>
              <w:t>14</w:t>
            </w:r>
          </w:p>
          <w:p w:rsidR="002975DB" w:rsidRPr="00B734AF" w:rsidRDefault="002975DB">
            <w:pPr>
              <w:jc w:val="center"/>
              <w:rPr>
                <w:rFonts w:ascii="inherit" w:hAnsi="inherit"/>
              </w:rPr>
            </w:pPr>
            <w:r w:rsidRPr="00B734AF">
              <w:rPr>
                <w:rFonts w:ascii="inherit" w:hAnsi="inherit"/>
              </w:rPr>
              <w:t>15</w:t>
            </w:r>
          </w:p>
          <w:p w:rsidR="002975DB" w:rsidRPr="00B734AF" w:rsidRDefault="002975DB">
            <w:pPr>
              <w:jc w:val="center"/>
              <w:rPr>
                <w:rFonts w:ascii="inherit" w:hAnsi="inherit"/>
              </w:rPr>
            </w:pPr>
            <w:r w:rsidRPr="00B734AF">
              <w:rPr>
                <w:rFonts w:ascii="inherit" w:hAnsi="inherit"/>
              </w:rPr>
              <w:t>16</w:t>
            </w:r>
          </w:p>
          <w:p w:rsidR="002975DB" w:rsidRPr="00B734AF" w:rsidRDefault="002975DB">
            <w:pPr>
              <w:jc w:val="center"/>
              <w:rPr>
                <w:rFonts w:ascii="inherit" w:hAnsi="inherit"/>
              </w:rPr>
            </w:pPr>
            <w:r w:rsidRPr="00B734AF">
              <w:rPr>
                <w:rFonts w:ascii="inherit" w:hAnsi="inherit"/>
              </w:rPr>
              <w:t>17</w:t>
            </w:r>
          </w:p>
          <w:p w:rsidR="002975DB" w:rsidRPr="00B734AF" w:rsidRDefault="002975DB">
            <w:pPr>
              <w:jc w:val="center"/>
              <w:rPr>
                <w:rFonts w:ascii="inherit" w:hAnsi="inherit"/>
              </w:rPr>
            </w:pPr>
            <w:r w:rsidRPr="00B734AF">
              <w:rPr>
                <w:rFonts w:ascii="inherit" w:hAnsi="inherit"/>
              </w:rPr>
              <w:t>18</w:t>
            </w:r>
          </w:p>
          <w:p w:rsidR="002975DB" w:rsidRPr="00B734AF" w:rsidRDefault="002975DB">
            <w:pPr>
              <w:jc w:val="center"/>
              <w:rPr>
                <w:rFonts w:ascii="inherit" w:hAnsi="inherit"/>
              </w:rPr>
            </w:pPr>
            <w:r w:rsidRPr="00B734AF">
              <w:rPr>
                <w:rFonts w:ascii="inherit" w:hAnsi="inherit"/>
              </w:rPr>
              <w:t>19</w:t>
            </w:r>
          </w:p>
        </w:tc>
        <w:tc>
          <w:tcPr>
            <w:tcW w:w="8775" w:type="dxa"/>
            <w:tcBorders>
              <w:top w:val="nil"/>
              <w:left w:val="nil"/>
              <w:bottom w:val="nil"/>
              <w:right w:val="nil"/>
            </w:tcBorders>
            <w:vAlign w:val="center"/>
            <w:hideMark/>
          </w:tcPr>
          <w:p w:rsidR="002975DB" w:rsidRPr="00B734AF" w:rsidRDefault="002975DB">
            <w:pPr>
              <w:rPr>
                <w:rFonts w:ascii="inherit" w:hAnsi="inherit"/>
                <w:color w:val="000000"/>
              </w:rPr>
            </w:pPr>
            <w:r w:rsidRPr="00B734AF">
              <w:rPr>
                <w:rStyle w:val="crayon-st"/>
                <w:rFonts w:ascii="inherit" w:hAnsi="inherit"/>
                <w:color w:val="000000"/>
              </w:rPr>
              <w:t>try</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v"/>
                <w:rFonts w:ascii="inherit" w:hAnsi="inherit"/>
                <w:color w:val="000000"/>
              </w:rPr>
              <w:t>myTestDriver</w:t>
            </w:r>
            <w:r w:rsidRPr="00B734AF">
              <w:rPr>
                <w:rStyle w:val="crayon-sy"/>
                <w:rFonts w:ascii="inherit" w:hAnsi="inherit"/>
                <w:color w:val="000000"/>
              </w:rPr>
              <w:t>.</w:t>
            </w:r>
            <w:r w:rsidRPr="00B734AF">
              <w:rPr>
                <w:rStyle w:val="crayon-e"/>
                <w:rFonts w:ascii="inherit" w:hAnsi="inherit"/>
                <w:color w:val="000000"/>
              </w:rPr>
              <w:t>findElement</w:t>
            </w:r>
            <w:r w:rsidRPr="00B734AF">
              <w:rPr>
                <w:rStyle w:val="crayon-sy"/>
                <w:rFonts w:ascii="inherit" w:hAnsi="inherit"/>
                <w:color w:val="000000"/>
              </w:rPr>
              <w:t>(</w:t>
            </w:r>
            <w:r w:rsidRPr="00B734AF">
              <w:rPr>
                <w:rStyle w:val="crayon-v"/>
                <w:rFonts w:ascii="inherit" w:hAnsi="inherit"/>
                <w:color w:val="000000"/>
              </w:rPr>
              <w:t>By</w:t>
            </w:r>
            <w:r w:rsidRPr="00B734AF">
              <w:rPr>
                <w:rStyle w:val="crayon-sy"/>
                <w:rFonts w:ascii="inherit" w:hAnsi="inherit"/>
                <w:color w:val="000000"/>
              </w:rPr>
              <w:t>.</w:t>
            </w:r>
            <w:r w:rsidRPr="00B734AF">
              <w:rPr>
                <w:rStyle w:val="crayon-e"/>
                <w:rFonts w:ascii="inherit" w:hAnsi="inherit"/>
                <w:color w:val="000000"/>
              </w:rPr>
              <w:t>xpath</w:t>
            </w:r>
            <w:r w:rsidRPr="00B734AF">
              <w:rPr>
                <w:rStyle w:val="crayon-sy"/>
                <w:rFonts w:ascii="inherit" w:hAnsi="inherit"/>
                <w:color w:val="000000"/>
              </w:rPr>
              <w:t>(</w:t>
            </w:r>
            <w:r w:rsidRPr="00B734AF">
              <w:rPr>
                <w:rStyle w:val="crayon-s"/>
                <w:rFonts w:ascii="inherit" w:hAnsi="inherit"/>
                <w:color w:val="000000"/>
              </w:rPr>
              <w:t>"//*[@id='register']"</w:t>
            </w:r>
            <w:r w:rsidRPr="00B734AF">
              <w:rPr>
                <w:rStyle w:val="crayon-sy"/>
                <w:rFonts w:ascii="inherit" w:hAnsi="inherit"/>
                <w:color w:val="000000"/>
              </w:rPr>
              <w:t>)).</w:t>
            </w:r>
            <w:r w:rsidRPr="00B734AF">
              <w:rPr>
                <w:rStyle w:val="crayon-e"/>
                <w:rFonts w:ascii="inherit" w:hAnsi="inherit"/>
                <w:color w:val="000000"/>
              </w:rPr>
              <w:t>click</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sy"/>
                <w:rFonts w:ascii="inherit" w:hAnsi="inherit"/>
                <w:color w:val="000000"/>
              </w:rPr>
              <w:t>}</w:t>
            </w:r>
            <w:r w:rsidRPr="00B734AF">
              <w:rPr>
                <w:rStyle w:val="crayon-st"/>
                <w:rFonts w:ascii="inherit" w:hAnsi="inherit"/>
                <w:color w:val="000000"/>
              </w:rPr>
              <w:t>catch</w:t>
            </w: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e"/>
                <w:rFonts w:ascii="inherit" w:hAnsi="inherit"/>
                <w:color w:val="000000"/>
              </w:rPr>
              <w:t xml:space="preserve">TimeoutException </w:t>
            </w:r>
            <w:r w:rsidRPr="00B734AF">
              <w:rPr>
                <w:rStyle w:val="crayon-v"/>
                <w:rFonts w:ascii="inherit" w:hAnsi="inherit"/>
                <w:color w:val="000000"/>
              </w:rPr>
              <w:t>toe</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v"/>
                <w:rFonts w:ascii="inherit" w:hAnsi="inherit"/>
                <w:color w:val="000000"/>
              </w:rPr>
              <w:t>wait</w:t>
            </w:r>
            <w:r w:rsidRPr="00B734AF">
              <w:rPr>
                <w:rStyle w:val="crayon-sy"/>
                <w:rFonts w:ascii="inherit" w:hAnsi="inherit"/>
                <w:color w:val="000000"/>
              </w:rPr>
              <w:t>.</w:t>
            </w:r>
            <w:r w:rsidRPr="00B734AF">
              <w:rPr>
                <w:rStyle w:val="crayon-e"/>
                <w:rFonts w:ascii="inherit" w:hAnsi="inherit"/>
                <w:color w:val="000000"/>
              </w:rPr>
              <w:t>until</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v"/>
                <w:rFonts w:ascii="inherit" w:hAnsi="inherit"/>
                <w:color w:val="000000"/>
              </w:rPr>
              <w:t>ExpectedConditions</w:t>
            </w:r>
            <w:r w:rsidRPr="00B734AF">
              <w:rPr>
                <w:rStyle w:val="crayon-sy"/>
                <w:rFonts w:ascii="inherit" w:hAnsi="inherit"/>
                <w:color w:val="000000"/>
              </w:rPr>
              <w:t>.</w:t>
            </w:r>
            <w:r w:rsidRPr="00B734AF">
              <w:rPr>
                <w:rStyle w:val="crayon-e"/>
                <w:rFonts w:ascii="inherit" w:hAnsi="inherit"/>
                <w:color w:val="000000"/>
              </w:rPr>
              <w:t>elementToBeClickable</w:t>
            </w:r>
            <w:r w:rsidRPr="00B734AF">
              <w:rPr>
                <w:rStyle w:val="crayon-sy"/>
                <w:rFonts w:ascii="inherit" w:hAnsi="inherit"/>
                <w:color w:val="000000"/>
              </w:rPr>
              <w:t>(</w:t>
            </w:r>
            <w:r w:rsidRPr="00B734AF">
              <w:rPr>
                <w:rStyle w:val="crayon-v"/>
                <w:rFonts w:ascii="inherit" w:hAnsi="inherit"/>
                <w:color w:val="000000"/>
              </w:rPr>
              <w:t>By</w:t>
            </w:r>
            <w:r w:rsidRPr="00B734AF">
              <w:rPr>
                <w:rStyle w:val="crayon-sy"/>
                <w:rFonts w:ascii="inherit" w:hAnsi="inherit"/>
                <w:color w:val="000000"/>
              </w:rPr>
              <w:t>.</w:t>
            </w:r>
            <w:r w:rsidRPr="00B734AF">
              <w:rPr>
                <w:rStyle w:val="crayon-e"/>
                <w:rFonts w:ascii="inherit" w:hAnsi="inherit"/>
                <w:color w:val="000000"/>
              </w:rPr>
              <w:t>xpath</w:t>
            </w:r>
            <w:r w:rsidRPr="00B734AF">
              <w:rPr>
                <w:rStyle w:val="crayon-sy"/>
                <w:rFonts w:ascii="inherit" w:hAnsi="inherit"/>
                <w:color w:val="000000"/>
              </w:rPr>
              <w:t>(</w:t>
            </w:r>
            <w:r w:rsidRPr="00B734AF">
              <w:rPr>
                <w:rStyle w:val="crayon-s"/>
                <w:rFonts w:ascii="inherit" w:hAnsi="inherit"/>
                <w:color w:val="000000"/>
              </w:rPr>
              <w:t>"//*[@id='register']"</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v"/>
                <w:rFonts w:ascii="inherit" w:hAnsi="inherit"/>
                <w:color w:val="000000"/>
              </w:rPr>
              <w:t>myTestDriver</w:t>
            </w:r>
            <w:r w:rsidRPr="00B734AF">
              <w:rPr>
                <w:rStyle w:val="crayon-sy"/>
                <w:rFonts w:ascii="inherit" w:hAnsi="inherit"/>
                <w:color w:val="000000"/>
              </w:rPr>
              <w:t>.</w:t>
            </w:r>
            <w:r w:rsidRPr="00B734AF">
              <w:rPr>
                <w:rStyle w:val="crayon-e"/>
                <w:rFonts w:ascii="inherit" w:hAnsi="inherit"/>
                <w:color w:val="000000"/>
              </w:rPr>
              <w:t>findElement</w:t>
            </w:r>
            <w:r w:rsidRPr="00B734AF">
              <w:rPr>
                <w:rStyle w:val="crayon-sy"/>
                <w:rFonts w:ascii="inherit" w:hAnsi="inherit"/>
                <w:color w:val="000000"/>
              </w:rPr>
              <w:t>(</w:t>
            </w:r>
            <w:r w:rsidRPr="00B734AF">
              <w:rPr>
                <w:rStyle w:val="crayon-v"/>
                <w:rFonts w:ascii="inherit" w:hAnsi="inherit"/>
                <w:color w:val="000000"/>
              </w:rPr>
              <w:t>By</w:t>
            </w:r>
            <w:r w:rsidRPr="00B734AF">
              <w:rPr>
                <w:rStyle w:val="crayon-sy"/>
                <w:rFonts w:ascii="inherit" w:hAnsi="inherit"/>
                <w:color w:val="000000"/>
              </w:rPr>
              <w:t>.</w:t>
            </w:r>
            <w:r w:rsidRPr="00B734AF">
              <w:rPr>
                <w:rStyle w:val="crayon-e"/>
                <w:rFonts w:ascii="inherit" w:hAnsi="inherit"/>
                <w:color w:val="000000"/>
              </w:rPr>
              <w:t>xpath</w:t>
            </w:r>
            <w:r w:rsidRPr="00B734AF">
              <w:rPr>
                <w:rStyle w:val="crayon-sy"/>
                <w:rFonts w:ascii="inherit" w:hAnsi="inherit"/>
                <w:color w:val="000000"/>
              </w:rPr>
              <w:t>(</w:t>
            </w:r>
            <w:r w:rsidRPr="00B734AF">
              <w:rPr>
                <w:rStyle w:val="crayon-s"/>
                <w:rFonts w:ascii="inherit" w:hAnsi="inherit"/>
                <w:color w:val="000000"/>
              </w:rPr>
              <w:t>"//*[@id='register']"</w:t>
            </w:r>
            <w:r w:rsidRPr="00B734AF">
              <w:rPr>
                <w:rStyle w:val="crayon-sy"/>
                <w:rFonts w:ascii="inherit" w:hAnsi="inherit"/>
                <w:color w:val="000000"/>
              </w:rPr>
              <w:t>)).</w:t>
            </w:r>
            <w:r w:rsidRPr="00B734AF">
              <w:rPr>
                <w:rStyle w:val="crayon-e"/>
                <w:rFonts w:ascii="inherit" w:hAnsi="inherit"/>
                <w:color w:val="000000"/>
              </w:rPr>
              <w:t>click</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sy"/>
                <w:rFonts w:ascii="inherit" w:hAnsi="inherit"/>
                <w:color w:val="000000"/>
              </w:rPr>
              <w:t>}</w:t>
            </w:r>
            <w:r w:rsidRPr="00B734AF">
              <w:rPr>
                <w:rStyle w:val="crayon-st"/>
                <w:rFonts w:ascii="inherit" w:hAnsi="inherit"/>
                <w:color w:val="000000"/>
              </w:rPr>
              <w:t>catch</w:t>
            </w: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i"/>
                <w:rFonts w:ascii="inherit" w:hAnsi="inherit"/>
                <w:color w:val="000000"/>
              </w:rPr>
              <w:t>Exception</w:t>
            </w:r>
            <w:r w:rsidRPr="00B734AF">
              <w:rPr>
                <w:rStyle w:val="crayon-h"/>
                <w:rFonts w:ascii="inherit" w:hAnsi="inherit"/>
                <w:color w:val="000000"/>
              </w:rPr>
              <w:t xml:space="preserve"> </w:t>
            </w:r>
            <w:r w:rsidRPr="00B734AF">
              <w:rPr>
                <w:rStyle w:val="crayon-v"/>
                <w:rFonts w:ascii="inherit" w:hAnsi="inherit"/>
                <w:color w:val="000000"/>
              </w:rPr>
              <w:t>e</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v"/>
                <w:rFonts w:ascii="inherit" w:hAnsi="inherit"/>
                <w:color w:val="000000"/>
              </w:rPr>
              <w:t>Log</w:t>
            </w:r>
            <w:r w:rsidRPr="00B734AF">
              <w:rPr>
                <w:rStyle w:val="crayon-sy"/>
                <w:rFonts w:ascii="inherit" w:hAnsi="inherit"/>
                <w:color w:val="000000"/>
              </w:rPr>
              <w:t>.</w:t>
            </w:r>
            <w:r w:rsidRPr="00B734AF">
              <w:rPr>
                <w:rStyle w:val="crayon-e"/>
                <w:rFonts w:ascii="inherit" w:hAnsi="inherit"/>
                <w:color w:val="000000"/>
              </w:rPr>
              <w:t>error</w:t>
            </w:r>
            <w:r w:rsidRPr="00B734AF">
              <w:rPr>
                <w:rStyle w:val="crayon-sy"/>
                <w:rFonts w:ascii="inherit" w:hAnsi="inherit"/>
                <w:color w:val="000000"/>
              </w:rPr>
              <w:t>(</w:t>
            </w:r>
            <w:r w:rsidRPr="00B734AF">
              <w:rPr>
                <w:rStyle w:val="crayon-s"/>
                <w:rFonts w:ascii="inherit" w:hAnsi="inherit"/>
                <w:color w:val="000000"/>
              </w:rPr>
              <w:t>"Register element is not found."</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t"/>
                <w:rFonts w:ascii="inherit" w:hAnsi="inherit"/>
                <w:color w:val="000000"/>
              </w:rPr>
              <w:t>throw</w:t>
            </w:r>
            <w:r w:rsidRPr="00B734AF">
              <w:rPr>
                <w:rStyle w:val="crayon-sy"/>
                <w:rFonts w:ascii="inherit" w:hAnsi="inherit"/>
                <w:color w:val="000000"/>
              </w:rPr>
              <w:t>(</w:t>
            </w:r>
            <w:r w:rsidRPr="00B734AF">
              <w:rPr>
                <w:rStyle w:val="crayon-v"/>
                <w:rFonts w:ascii="inherit" w:hAnsi="inherit"/>
                <w:color w:val="000000"/>
              </w:rPr>
              <w:t>e</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sy"/>
                <w:rFonts w:ascii="inherit" w:hAnsi="inherit"/>
                <w:color w:val="000000"/>
              </w:rPr>
              <w:t>}</w:t>
            </w:r>
          </w:p>
        </w:tc>
      </w:tr>
    </w:tbl>
    <w:p w:rsidR="002975DB" w:rsidRPr="00B734AF" w:rsidRDefault="002975DB" w:rsidP="002975DB">
      <w:pPr>
        <w:pStyle w:val="NormalWeb"/>
        <w:spacing w:before="0" w:beforeAutospacing="0" w:after="0" w:afterAutospacing="0"/>
        <w:rPr>
          <w:rFonts w:ascii="Verdana" w:hAnsi="Verdana"/>
          <w:color w:val="303030"/>
        </w:rPr>
      </w:pPr>
      <w:r w:rsidRPr="00B734AF">
        <w:rPr>
          <w:rStyle w:val="Strong"/>
          <w:rFonts w:ascii="Verdana" w:eastAsiaTheme="majorEastAsia" w:hAnsi="Verdana"/>
          <w:color w:val="303030"/>
        </w:rPr>
        <w:t>Example 3: </w:t>
      </w:r>
      <w:r w:rsidRPr="00B734AF">
        <w:rPr>
          <w:rFonts w:ascii="Verdana" w:hAnsi="Verdana"/>
          <w:color w:val="303030"/>
        </w:rPr>
        <w:t>Let’s assume that in Selenium WebDriver you want to verify the presence of any element on the page. You would not be able to get this with element locator because if the element is present, your locator will work and you will easily be able to print that the element is present but in case your element is not present on the page, your locator will fail and simply throw the exception. This case would be easily handled with the self-written function.</w:t>
      </w:r>
    </w:p>
    <w:p w:rsidR="002975DB" w:rsidRPr="00B734AF" w:rsidRDefault="002975DB" w:rsidP="002975DB">
      <w:pPr>
        <w:rPr>
          <w:rFonts w:ascii="Courier New" w:hAnsi="Courier New" w:cs="Courier New"/>
          <w:color w:val="303030"/>
        </w:rPr>
      </w:pPr>
      <w:r w:rsidRPr="00B734AF">
        <w:rPr>
          <w:rFonts w:ascii="Courier New" w:hAnsi="Courier New" w:cs="Courier New"/>
          <w:color w:val="303030"/>
        </w:rPr>
        <w:object w:dxaOrig="2730" w:dyaOrig="1215">
          <v:shape id="_x0000_i1043" type="#_x0000_t75" style="width:136.5pt;height:60.75pt" o:ole="">
            <v:imagedata r:id="rId12" o:title=""/>
          </v:shape>
          <w:control r:id="rId14" w:name="DefaultOcxName2"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490"/>
      </w:tblGrid>
      <w:tr w:rsidR="002975DB" w:rsidRPr="00B734AF" w:rsidTr="002975DB">
        <w:trPr>
          <w:tblCellSpacing w:w="15" w:type="dxa"/>
        </w:trPr>
        <w:tc>
          <w:tcPr>
            <w:tcW w:w="0" w:type="auto"/>
            <w:tcBorders>
              <w:top w:val="nil"/>
              <w:left w:val="nil"/>
              <w:bottom w:val="nil"/>
            </w:tcBorders>
            <w:vAlign w:val="center"/>
            <w:hideMark/>
          </w:tcPr>
          <w:p w:rsidR="002975DB" w:rsidRPr="00B734AF" w:rsidRDefault="002975DB">
            <w:pPr>
              <w:jc w:val="center"/>
              <w:rPr>
                <w:rFonts w:ascii="inherit" w:hAnsi="inherit"/>
              </w:rPr>
            </w:pPr>
            <w:r w:rsidRPr="00B734AF">
              <w:rPr>
                <w:rFonts w:ascii="inherit" w:hAnsi="inherit"/>
              </w:rPr>
              <w:t>1</w:t>
            </w:r>
          </w:p>
          <w:p w:rsidR="002975DB" w:rsidRPr="00B734AF" w:rsidRDefault="002975DB">
            <w:pPr>
              <w:jc w:val="center"/>
              <w:rPr>
                <w:rFonts w:ascii="inherit" w:hAnsi="inherit"/>
              </w:rPr>
            </w:pPr>
            <w:r w:rsidRPr="00B734AF">
              <w:rPr>
                <w:rFonts w:ascii="inherit" w:hAnsi="inherit"/>
              </w:rPr>
              <w:t>2</w:t>
            </w:r>
          </w:p>
          <w:p w:rsidR="002975DB" w:rsidRPr="00B734AF" w:rsidRDefault="002975DB">
            <w:pPr>
              <w:jc w:val="center"/>
              <w:rPr>
                <w:rFonts w:ascii="inherit" w:hAnsi="inherit"/>
              </w:rPr>
            </w:pPr>
            <w:r w:rsidRPr="00B734AF">
              <w:rPr>
                <w:rFonts w:ascii="inherit" w:hAnsi="inherit"/>
              </w:rPr>
              <w:t>3</w:t>
            </w:r>
          </w:p>
          <w:p w:rsidR="002975DB" w:rsidRPr="00B734AF" w:rsidRDefault="002975DB">
            <w:pPr>
              <w:jc w:val="center"/>
              <w:rPr>
                <w:rFonts w:ascii="inherit" w:hAnsi="inherit"/>
              </w:rPr>
            </w:pPr>
            <w:r w:rsidRPr="00B734AF">
              <w:rPr>
                <w:rFonts w:ascii="inherit" w:hAnsi="inherit"/>
              </w:rPr>
              <w:t>4</w:t>
            </w:r>
          </w:p>
          <w:p w:rsidR="002975DB" w:rsidRPr="00B734AF" w:rsidRDefault="002975DB">
            <w:pPr>
              <w:jc w:val="center"/>
              <w:rPr>
                <w:rFonts w:ascii="inherit" w:hAnsi="inherit"/>
              </w:rPr>
            </w:pPr>
            <w:r w:rsidRPr="00B734AF">
              <w:rPr>
                <w:rFonts w:ascii="inherit" w:hAnsi="inherit"/>
              </w:rPr>
              <w:t>5</w:t>
            </w:r>
          </w:p>
          <w:p w:rsidR="002975DB" w:rsidRPr="00B734AF" w:rsidRDefault="002975DB">
            <w:pPr>
              <w:jc w:val="center"/>
              <w:rPr>
                <w:rFonts w:ascii="inherit" w:hAnsi="inherit"/>
              </w:rPr>
            </w:pPr>
            <w:r w:rsidRPr="00B734AF">
              <w:rPr>
                <w:rFonts w:ascii="inherit" w:hAnsi="inherit"/>
              </w:rPr>
              <w:t>6</w:t>
            </w:r>
          </w:p>
          <w:p w:rsidR="002975DB" w:rsidRPr="00B734AF" w:rsidRDefault="002975DB">
            <w:pPr>
              <w:jc w:val="center"/>
              <w:rPr>
                <w:rFonts w:ascii="inherit" w:hAnsi="inherit"/>
              </w:rPr>
            </w:pPr>
            <w:r w:rsidRPr="00B734AF">
              <w:rPr>
                <w:rFonts w:ascii="inherit" w:hAnsi="inherit"/>
              </w:rPr>
              <w:t>7</w:t>
            </w:r>
          </w:p>
          <w:p w:rsidR="002975DB" w:rsidRPr="00B734AF" w:rsidRDefault="002975DB">
            <w:pPr>
              <w:jc w:val="center"/>
              <w:rPr>
                <w:rFonts w:ascii="inherit" w:hAnsi="inherit"/>
              </w:rPr>
            </w:pPr>
            <w:r w:rsidRPr="00B734AF">
              <w:rPr>
                <w:rFonts w:ascii="inherit" w:hAnsi="inherit"/>
              </w:rPr>
              <w:t>8</w:t>
            </w:r>
          </w:p>
          <w:p w:rsidR="002975DB" w:rsidRPr="00B734AF" w:rsidRDefault="002975DB">
            <w:pPr>
              <w:jc w:val="center"/>
              <w:rPr>
                <w:rFonts w:ascii="inherit" w:hAnsi="inherit"/>
              </w:rPr>
            </w:pPr>
            <w:r w:rsidRPr="00B734AF">
              <w:rPr>
                <w:rFonts w:ascii="inherit" w:hAnsi="inherit"/>
              </w:rPr>
              <w:t>9</w:t>
            </w:r>
          </w:p>
          <w:p w:rsidR="002975DB" w:rsidRPr="00B734AF" w:rsidRDefault="002975DB">
            <w:pPr>
              <w:jc w:val="center"/>
              <w:rPr>
                <w:rFonts w:ascii="inherit" w:hAnsi="inherit"/>
              </w:rPr>
            </w:pPr>
            <w:r w:rsidRPr="00B734AF">
              <w:rPr>
                <w:rFonts w:ascii="inherit" w:hAnsi="inherit"/>
              </w:rPr>
              <w:t>10</w:t>
            </w:r>
          </w:p>
          <w:p w:rsidR="002975DB" w:rsidRPr="00B734AF" w:rsidRDefault="002975DB">
            <w:pPr>
              <w:jc w:val="center"/>
              <w:rPr>
                <w:rFonts w:ascii="inherit" w:hAnsi="inherit"/>
              </w:rPr>
            </w:pPr>
            <w:r w:rsidRPr="00B734AF">
              <w:rPr>
                <w:rFonts w:ascii="inherit" w:hAnsi="inherit"/>
              </w:rPr>
              <w:t>11</w:t>
            </w:r>
          </w:p>
          <w:p w:rsidR="002975DB" w:rsidRPr="00B734AF" w:rsidRDefault="002975DB">
            <w:pPr>
              <w:jc w:val="center"/>
              <w:rPr>
                <w:rFonts w:ascii="inherit" w:hAnsi="inherit"/>
              </w:rPr>
            </w:pPr>
            <w:r w:rsidRPr="00B734AF">
              <w:rPr>
                <w:rFonts w:ascii="inherit" w:hAnsi="inherit"/>
              </w:rPr>
              <w:t>12</w:t>
            </w:r>
          </w:p>
          <w:p w:rsidR="002975DB" w:rsidRPr="00B734AF" w:rsidRDefault="002975DB">
            <w:pPr>
              <w:jc w:val="center"/>
              <w:rPr>
                <w:rFonts w:ascii="inherit" w:hAnsi="inherit"/>
              </w:rPr>
            </w:pPr>
            <w:r w:rsidRPr="00B734AF">
              <w:rPr>
                <w:rFonts w:ascii="inherit" w:hAnsi="inherit"/>
              </w:rPr>
              <w:t>13</w:t>
            </w:r>
          </w:p>
          <w:p w:rsidR="002975DB" w:rsidRPr="00B734AF" w:rsidRDefault="002975DB">
            <w:pPr>
              <w:jc w:val="center"/>
              <w:rPr>
                <w:rFonts w:ascii="inherit" w:hAnsi="inherit"/>
              </w:rPr>
            </w:pPr>
            <w:r w:rsidRPr="00B734AF">
              <w:rPr>
                <w:rFonts w:ascii="inherit" w:hAnsi="inherit"/>
              </w:rPr>
              <w:t>14</w:t>
            </w:r>
          </w:p>
          <w:p w:rsidR="002975DB" w:rsidRPr="00B734AF" w:rsidRDefault="002975DB">
            <w:pPr>
              <w:jc w:val="center"/>
              <w:rPr>
                <w:rFonts w:ascii="inherit" w:hAnsi="inherit"/>
              </w:rPr>
            </w:pPr>
            <w:r w:rsidRPr="00B734AF">
              <w:rPr>
                <w:rFonts w:ascii="inherit" w:hAnsi="inherit"/>
              </w:rPr>
              <w:t>15</w:t>
            </w:r>
          </w:p>
        </w:tc>
        <w:tc>
          <w:tcPr>
            <w:tcW w:w="8445" w:type="dxa"/>
            <w:tcBorders>
              <w:top w:val="nil"/>
              <w:left w:val="nil"/>
              <w:bottom w:val="nil"/>
              <w:right w:val="nil"/>
            </w:tcBorders>
            <w:vAlign w:val="center"/>
            <w:hideMark/>
          </w:tcPr>
          <w:p w:rsidR="002975DB" w:rsidRPr="00B734AF" w:rsidRDefault="002975DB">
            <w:pPr>
              <w:rPr>
                <w:rFonts w:ascii="inherit" w:hAnsi="inherit"/>
                <w:color w:val="000000"/>
              </w:rPr>
            </w:pPr>
            <w:r w:rsidRPr="00B734AF">
              <w:rPr>
                <w:rStyle w:val="crayon-m"/>
                <w:rFonts w:ascii="inherit" w:eastAsiaTheme="minorEastAsia" w:hAnsi="inherit"/>
                <w:color w:val="000000"/>
              </w:rPr>
              <w:t>public</w:t>
            </w:r>
            <w:r w:rsidRPr="00B734AF">
              <w:rPr>
                <w:rStyle w:val="crayon-h"/>
                <w:rFonts w:ascii="inherit" w:hAnsi="inherit"/>
                <w:color w:val="000000"/>
              </w:rPr>
              <w:t xml:space="preserve"> </w:t>
            </w:r>
            <w:r w:rsidRPr="00B734AF">
              <w:rPr>
                <w:rStyle w:val="crayon-m"/>
                <w:rFonts w:ascii="inherit" w:eastAsiaTheme="minorEastAsia" w:hAnsi="inherit"/>
                <w:color w:val="000000"/>
              </w:rPr>
              <w:t>static</w:t>
            </w:r>
            <w:r w:rsidRPr="00B734AF">
              <w:rPr>
                <w:rStyle w:val="crayon-h"/>
                <w:rFonts w:ascii="inherit" w:hAnsi="inherit"/>
                <w:color w:val="000000"/>
              </w:rPr>
              <w:t xml:space="preserve"> </w:t>
            </w:r>
            <w:r w:rsidRPr="00B734AF">
              <w:rPr>
                <w:rStyle w:val="crayon-t"/>
                <w:rFonts w:ascii="inherit" w:hAnsi="inherit"/>
                <w:color w:val="000000"/>
              </w:rPr>
              <w:t>boolean</w:t>
            </w:r>
            <w:r w:rsidRPr="00B734AF">
              <w:rPr>
                <w:rStyle w:val="crayon-h"/>
                <w:rFonts w:ascii="inherit" w:hAnsi="inherit"/>
                <w:color w:val="000000"/>
              </w:rPr>
              <w:t xml:space="preserve"> </w:t>
            </w:r>
            <w:r w:rsidRPr="00B734AF">
              <w:rPr>
                <w:rStyle w:val="crayon-e"/>
                <w:rFonts w:ascii="inherit" w:hAnsi="inherit"/>
                <w:color w:val="000000"/>
              </w:rPr>
              <w:t>verifyObjectPresent</w:t>
            </w:r>
            <w:r w:rsidRPr="00B734AF">
              <w:rPr>
                <w:rStyle w:val="crayon-sy"/>
                <w:rFonts w:ascii="inherit" w:hAnsi="inherit"/>
                <w:color w:val="000000"/>
              </w:rPr>
              <w:t>(</w:t>
            </w:r>
            <w:r w:rsidRPr="00B734AF">
              <w:rPr>
                <w:rStyle w:val="crayon-e"/>
                <w:rFonts w:ascii="inherit" w:hAnsi="inherit"/>
                <w:color w:val="000000"/>
              </w:rPr>
              <w:t xml:space="preserve">WebDriver </w:t>
            </w:r>
            <w:r w:rsidRPr="00B734AF">
              <w:rPr>
                <w:rStyle w:val="crayon-v"/>
                <w:rFonts w:ascii="inherit" w:hAnsi="inherit"/>
                <w:color w:val="000000"/>
              </w:rPr>
              <w:t>driver</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t"/>
                <w:rFonts w:ascii="inherit" w:hAnsi="inherit"/>
                <w:color w:val="000000"/>
              </w:rPr>
              <w:t>try</w:t>
            </w:r>
            <w:r w:rsidRPr="00B734AF">
              <w:rPr>
                <w:rStyle w:val="crayon-h"/>
                <w:rFonts w:ascii="inherit" w:hAnsi="inherit"/>
                <w:color w:val="000000"/>
              </w:rPr>
              <w:t xml:space="preserve">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v"/>
                <w:rFonts w:ascii="inherit" w:hAnsi="inherit"/>
                <w:color w:val="000000"/>
              </w:rPr>
              <w:t>driver</w:t>
            </w:r>
            <w:r w:rsidRPr="00B734AF">
              <w:rPr>
                <w:rStyle w:val="crayon-sy"/>
                <w:rFonts w:ascii="inherit" w:hAnsi="inherit"/>
                <w:color w:val="000000"/>
              </w:rPr>
              <w:t>.</w:t>
            </w:r>
            <w:r w:rsidRPr="00B734AF">
              <w:rPr>
                <w:rStyle w:val="crayon-e"/>
                <w:rFonts w:ascii="inherit" w:hAnsi="inherit"/>
                <w:color w:val="000000"/>
              </w:rPr>
              <w:t>findElement</w:t>
            </w:r>
            <w:r w:rsidRPr="00B734AF">
              <w:rPr>
                <w:rStyle w:val="crayon-sy"/>
                <w:rFonts w:ascii="inherit" w:hAnsi="inherit"/>
                <w:color w:val="000000"/>
              </w:rPr>
              <w:t>(</w:t>
            </w:r>
            <w:r w:rsidRPr="00B734AF">
              <w:rPr>
                <w:rStyle w:val="crayon-v"/>
                <w:rFonts w:ascii="inherit" w:hAnsi="inherit"/>
                <w:color w:val="000000"/>
              </w:rPr>
              <w:t>By</w:t>
            </w:r>
            <w:r w:rsidRPr="00B734AF">
              <w:rPr>
                <w:rStyle w:val="crayon-sy"/>
                <w:rFonts w:ascii="inherit" w:hAnsi="inherit"/>
                <w:color w:val="000000"/>
              </w:rPr>
              <w:t>.</w:t>
            </w:r>
            <w:r w:rsidRPr="00B734AF">
              <w:rPr>
                <w:rStyle w:val="crayon-e"/>
                <w:rFonts w:ascii="inherit" w:hAnsi="inherit"/>
                <w:color w:val="000000"/>
              </w:rPr>
              <w:t>linkText</w:t>
            </w:r>
            <w:r w:rsidRPr="00B734AF">
              <w:rPr>
                <w:rStyle w:val="crayon-sy"/>
                <w:rFonts w:ascii="inherit" w:hAnsi="inherit"/>
                <w:color w:val="000000"/>
              </w:rPr>
              <w:t>(</w:t>
            </w:r>
            <w:r w:rsidRPr="00B734AF">
              <w:rPr>
                <w:rStyle w:val="crayon-s"/>
                <w:rFonts w:ascii="inherit" w:hAnsi="inherit"/>
                <w:color w:val="000000"/>
              </w:rPr>
              <w:t>"+ Report Categories"</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t"/>
                <w:rFonts w:ascii="inherit" w:hAnsi="inherit"/>
                <w:color w:val="000000"/>
              </w:rPr>
              <w:t>return</w:t>
            </w:r>
            <w:r w:rsidRPr="00B734AF">
              <w:rPr>
                <w:rStyle w:val="crayon-h"/>
                <w:rFonts w:ascii="inherit" w:hAnsi="inherit"/>
                <w:color w:val="000000"/>
              </w:rPr>
              <w:t xml:space="preserve"> </w:t>
            </w:r>
            <w:r w:rsidRPr="00B734AF">
              <w:rPr>
                <w:rStyle w:val="crayon-t"/>
                <w:rFonts w:ascii="inherit" w:hAnsi="inherit"/>
                <w:color w:val="000000"/>
              </w:rPr>
              <w:t>true</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st"/>
                <w:rFonts w:ascii="inherit" w:hAnsi="inherit"/>
                <w:color w:val="000000"/>
              </w:rPr>
              <w:t>catch</w:t>
            </w: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i"/>
                <w:rFonts w:ascii="inherit" w:hAnsi="inherit"/>
                <w:color w:val="000000"/>
              </w:rPr>
              <w:t>Exception</w:t>
            </w:r>
            <w:r w:rsidRPr="00B734AF">
              <w:rPr>
                <w:rStyle w:val="crayon-h"/>
                <w:rFonts w:ascii="inherit" w:hAnsi="inherit"/>
                <w:color w:val="000000"/>
              </w:rPr>
              <w:t xml:space="preserve"> </w:t>
            </w:r>
            <w:r w:rsidRPr="00B734AF">
              <w:rPr>
                <w:rStyle w:val="crayon-v"/>
                <w:rFonts w:ascii="inherit" w:hAnsi="inherit"/>
                <w:color w:val="000000"/>
              </w:rPr>
              <w:t>e</w:t>
            </w:r>
            <w:r w:rsidRPr="00B734AF">
              <w:rPr>
                <w:rStyle w:val="crayon-sy"/>
                <w:rFonts w:ascii="inherit" w:hAnsi="inherit"/>
                <w:color w:val="000000"/>
              </w:rPr>
              <w:t>)</w:t>
            </w:r>
            <w:r w:rsidRPr="00B734AF">
              <w:rPr>
                <w:rStyle w:val="crayon-h"/>
                <w:rFonts w:ascii="inherit" w:hAnsi="inherit"/>
                <w:color w:val="000000"/>
              </w:rPr>
              <w:t xml:space="preserve"> </w:t>
            </w:r>
            <w:r w:rsidRPr="00B734AF">
              <w:rPr>
                <w:rStyle w:val="crayon-sy"/>
                <w:rFonts w:ascii="inherit" w:hAnsi="inherit"/>
                <w:color w:val="000000"/>
              </w:rPr>
              <w:t>{</w:t>
            </w:r>
            <w:r w:rsidRPr="00B734AF">
              <w:rPr>
                <w:rStyle w:val="crayon-h"/>
                <w:rFonts w:ascii="inherit" w:hAnsi="inherit"/>
                <w:color w:val="000000"/>
              </w:rPr>
              <w:t xml:space="preserve"> </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t"/>
                <w:rFonts w:ascii="inherit" w:hAnsi="inherit"/>
                <w:color w:val="000000"/>
              </w:rPr>
              <w:t>return</w:t>
            </w:r>
            <w:r w:rsidRPr="00B734AF">
              <w:rPr>
                <w:rStyle w:val="crayon-h"/>
                <w:rFonts w:ascii="inherit" w:hAnsi="inherit"/>
                <w:color w:val="000000"/>
              </w:rPr>
              <w:t xml:space="preserve"> </w:t>
            </w:r>
            <w:r w:rsidRPr="00B734AF">
              <w:rPr>
                <w:rStyle w:val="crayon-t"/>
                <w:rFonts w:ascii="inherit" w:hAnsi="inherit"/>
                <w:color w:val="000000"/>
              </w:rPr>
              <w:t>false</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y"/>
                <w:rFonts w:ascii="inherit" w:hAnsi="inherit"/>
                <w:color w:val="000000"/>
              </w:rPr>
              <w:t>}</w:t>
            </w:r>
          </w:p>
          <w:p w:rsidR="002975DB" w:rsidRPr="00B734AF" w:rsidRDefault="002975DB">
            <w:pPr>
              <w:rPr>
                <w:rFonts w:ascii="inherit" w:hAnsi="inherit"/>
                <w:color w:val="000000"/>
              </w:rPr>
            </w:pPr>
            <w:r w:rsidRPr="00B734AF">
              <w:rPr>
                <w:rFonts w:ascii="inherit" w:hAnsi="inherit"/>
                <w:color w:val="000000"/>
              </w:rPr>
              <w:t> </w:t>
            </w:r>
          </w:p>
          <w:p w:rsidR="002975DB" w:rsidRPr="00B734AF" w:rsidRDefault="002975DB">
            <w:pPr>
              <w:rPr>
                <w:rFonts w:ascii="inherit" w:hAnsi="inherit"/>
                <w:color w:val="000000"/>
              </w:rPr>
            </w:pPr>
            <w:r w:rsidRPr="00B734AF">
              <w:rPr>
                <w:rStyle w:val="crayon-h"/>
                <w:rFonts w:ascii="inherit" w:hAnsi="inherit"/>
                <w:color w:val="000000"/>
              </w:rPr>
              <w:t xml:space="preserve"> </w:t>
            </w:r>
            <w:r w:rsidRPr="00B734AF">
              <w:rPr>
                <w:rStyle w:val="crayon-sy"/>
                <w:rFonts w:ascii="inherit" w:hAnsi="inherit"/>
                <w:color w:val="000000"/>
              </w:rPr>
              <w:t>}</w:t>
            </w:r>
          </w:p>
        </w:tc>
      </w:tr>
    </w:tbl>
    <w:p w:rsidR="002975DB" w:rsidRPr="00B734AF" w:rsidRDefault="002975DB" w:rsidP="0090216A">
      <w:pPr>
        <w:pStyle w:val="Heading1"/>
        <w:shd w:val="clear" w:color="auto" w:fill="FFFFFF"/>
        <w:spacing w:before="0" w:after="0"/>
        <w:rPr>
          <w:rFonts w:ascii="Arial" w:hAnsi="Arial" w:cs="Arial"/>
          <w:b w:val="0"/>
          <w:bCs w:val="0"/>
          <w:sz w:val="24"/>
          <w:szCs w:val="24"/>
          <w:u w:val="single"/>
        </w:rPr>
      </w:pPr>
    </w:p>
    <w:p w:rsidR="002975DB" w:rsidRPr="00B734AF" w:rsidRDefault="002975DB" w:rsidP="0090216A">
      <w:pPr>
        <w:pStyle w:val="Heading1"/>
        <w:shd w:val="clear" w:color="auto" w:fill="FFFFFF"/>
        <w:spacing w:before="0" w:after="0"/>
        <w:rPr>
          <w:rFonts w:ascii="Arial" w:hAnsi="Arial" w:cs="Arial"/>
          <w:b w:val="0"/>
          <w:bCs w:val="0"/>
          <w:sz w:val="24"/>
          <w:szCs w:val="24"/>
          <w:u w:val="single"/>
        </w:rPr>
      </w:pPr>
    </w:p>
    <w:p w:rsidR="002975DB" w:rsidRPr="00B734AF" w:rsidRDefault="002975DB" w:rsidP="0090216A">
      <w:pPr>
        <w:pStyle w:val="Heading1"/>
        <w:shd w:val="clear" w:color="auto" w:fill="FFFFFF"/>
        <w:spacing w:before="0" w:after="0"/>
        <w:rPr>
          <w:rFonts w:ascii="Arial" w:hAnsi="Arial" w:cs="Arial"/>
          <w:b w:val="0"/>
          <w:bCs w:val="0"/>
          <w:sz w:val="24"/>
          <w:szCs w:val="24"/>
          <w:u w:val="single"/>
        </w:rPr>
      </w:pPr>
    </w:p>
    <w:p w:rsidR="00E44660" w:rsidRPr="00B734AF" w:rsidRDefault="00E44660" w:rsidP="0090216A">
      <w:pPr>
        <w:pStyle w:val="Heading1"/>
        <w:shd w:val="clear" w:color="auto" w:fill="FFFFFF"/>
        <w:spacing w:before="0" w:after="0"/>
        <w:rPr>
          <w:rFonts w:ascii="Arial" w:hAnsi="Arial" w:cs="Arial"/>
          <w:b w:val="0"/>
          <w:bCs w:val="0"/>
          <w:sz w:val="24"/>
          <w:szCs w:val="24"/>
          <w:u w:val="single"/>
        </w:rPr>
      </w:pPr>
      <w:r w:rsidRPr="00B734AF">
        <w:rPr>
          <w:rFonts w:ascii="Arial" w:hAnsi="Arial" w:cs="Arial"/>
          <w:b w:val="0"/>
          <w:bCs w:val="0"/>
          <w:sz w:val="24"/>
          <w:szCs w:val="24"/>
          <w:u w:val="single"/>
        </w:rPr>
        <w:t>Reportng Reporting needs 3 jar</w:t>
      </w:r>
    </w:p>
    <w:p w:rsidR="00E44660" w:rsidRPr="00B734AF" w:rsidRDefault="00E44660" w:rsidP="00E44660">
      <w:r w:rsidRPr="00B734AF">
        <w:t>1.reportng</w:t>
      </w:r>
    </w:p>
    <w:p w:rsidR="00E44660" w:rsidRPr="00B734AF" w:rsidRDefault="00E44660" w:rsidP="00E44660">
      <w:r w:rsidRPr="00B734AF">
        <w:t>2.velocity</w:t>
      </w:r>
    </w:p>
    <w:p w:rsidR="00E44660" w:rsidRPr="00B734AF" w:rsidRDefault="00E44660" w:rsidP="00E44660">
      <w:r w:rsidRPr="00B734AF">
        <w:t>3.Guice google jar</w:t>
      </w:r>
    </w:p>
    <w:p w:rsidR="00E44660" w:rsidRPr="00B734AF" w:rsidRDefault="00E44660" w:rsidP="00E44660"/>
    <w:p w:rsidR="00E44660" w:rsidRPr="00B734AF" w:rsidRDefault="00E44660" w:rsidP="0090216A">
      <w:pPr>
        <w:pStyle w:val="Heading1"/>
        <w:shd w:val="clear" w:color="auto" w:fill="FFFFFF"/>
        <w:spacing w:before="0" w:after="0"/>
        <w:rPr>
          <w:rFonts w:ascii="Arial" w:hAnsi="Arial" w:cs="Arial"/>
          <w:b w:val="0"/>
          <w:bCs w:val="0"/>
          <w:sz w:val="24"/>
          <w:szCs w:val="24"/>
          <w:u w:val="single"/>
        </w:rPr>
      </w:pPr>
    </w:p>
    <w:p w:rsidR="00E44660" w:rsidRPr="00B734AF" w:rsidRDefault="006C76B0" w:rsidP="006C76B0">
      <w:pPr>
        <w:pStyle w:val="Heading1"/>
        <w:shd w:val="clear" w:color="auto" w:fill="FFFFFF"/>
        <w:tabs>
          <w:tab w:val="left" w:pos="2535"/>
        </w:tabs>
        <w:spacing w:before="0" w:after="0"/>
        <w:rPr>
          <w:rFonts w:ascii="Arial" w:hAnsi="Arial" w:cs="Arial"/>
          <w:b w:val="0"/>
          <w:bCs w:val="0"/>
          <w:sz w:val="24"/>
          <w:szCs w:val="24"/>
          <w:u w:val="single"/>
        </w:rPr>
      </w:pPr>
      <w:r>
        <w:rPr>
          <w:rFonts w:ascii="Arial" w:hAnsi="Arial" w:cs="Arial"/>
          <w:b w:val="0"/>
          <w:bCs w:val="0"/>
          <w:sz w:val="24"/>
          <w:szCs w:val="24"/>
          <w:u w:val="single"/>
        </w:rPr>
        <w:tab/>
      </w:r>
    </w:p>
    <w:p w:rsidR="0090216A" w:rsidRPr="00B734AF" w:rsidRDefault="0090216A" w:rsidP="0090216A">
      <w:pPr>
        <w:pStyle w:val="Heading1"/>
        <w:shd w:val="clear" w:color="auto" w:fill="FFFFFF"/>
        <w:spacing w:before="0" w:after="0"/>
        <w:rPr>
          <w:rFonts w:ascii="Arial" w:hAnsi="Arial" w:cs="Arial"/>
          <w:b w:val="0"/>
          <w:bCs w:val="0"/>
          <w:sz w:val="24"/>
          <w:szCs w:val="24"/>
          <w:u w:val="single"/>
        </w:rPr>
      </w:pPr>
      <w:r w:rsidRPr="00B734AF">
        <w:rPr>
          <w:rFonts w:ascii="Arial" w:hAnsi="Arial" w:cs="Arial"/>
          <w:b w:val="0"/>
          <w:bCs w:val="0"/>
          <w:sz w:val="24"/>
          <w:szCs w:val="24"/>
          <w:u w:val="single"/>
        </w:rPr>
        <w:t>Handle untrusted certificate using Selenium in Firefox Chrome IE</w:t>
      </w:r>
    </w:p>
    <w:p w:rsidR="0090216A" w:rsidRPr="00B734AF" w:rsidRDefault="004A1E1A" w:rsidP="004A1E1A">
      <w:pPr>
        <w:autoSpaceDE w:val="0"/>
        <w:autoSpaceDN w:val="0"/>
        <w:adjustRightInd w:val="0"/>
        <w:rPr>
          <w:rFonts w:asciiTheme="minorHAnsi" w:hAnsiTheme="minorHAnsi" w:cs="Segoe Print"/>
          <w:b/>
        </w:rPr>
      </w:pPr>
      <w:r w:rsidRPr="00B734AF">
        <w:rPr>
          <w:rFonts w:asciiTheme="minorHAnsi" w:hAnsiTheme="minorHAnsi" w:cs="Segoe Print"/>
          <w:b/>
        </w:rPr>
        <w:tab/>
      </w:r>
    </w:p>
    <w:p w:rsidR="0090216A" w:rsidRPr="00B734AF" w:rsidRDefault="0090216A"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https://www.youtube.com/watch?v=7q8viGgiVSc</w:t>
      </w:r>
    </w:p>
    <w:p w:rsidR="009F51B5" w:rsidRPr="00B734AF" w:rsidRDefault="009F51B5"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http://learn-automation.com/handle-untrusted-certificate-selenium/</w:t>
      </w:r>
    </w:p>
    <w:p w:rsidR="009F51B5" w:rsidRPr="00B734AF" w:rsidRDefault="009F51B5"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p>
    <w:p w:rsidR="009F51B5" w:rsidRPr="00B734AF" w:rsidRDefault="009F51B5"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By default selenium dost  not allow any untrusted certificate</w:t>
      </w:r>
    </w:p>
    <w:p w:rsidR="00A07B99" w:rsidRPr="00B734AF" w:rsidRDefault="00A07B9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noProof/>
        </w:rPr>
        <w:drawing>
          <wp:inline distT="0" distB="0" distL="0" distR="0">
            <wp:extent cx="4027805" cy="5026660"/>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027805" cy="5026660"/>
                    </a:xfrm>
                    <a:prstGeom prst="rect">
                      <a:avLst/>
                    </a:prstGeom>
                    <a:noFill/>
                    <a:ln w="9525">
                      <a:noFill/>
                      <a:miter lim="800000"/>
                      <a:headEnd/>
                      <a:tailEnd/>
                    </a:ln>
                  </pic:spPr>
                </pic:pic>
              </a:graphicData>
            </a:graphic>
          </wp:inline>
        </w:drawing>
      </w:r>
    </w:p>
    <w:p w:rsidR="00A07B99" w:rsidRPr="00B734AF" w:rsidRDefault="00A07B9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noProof/>
        </w:rPr>
        <w:lastRenderedPageBreak/>
        <w:drawing>
          <wp:inline distT="0" distB="0" distL="0" distR="0">
            <wp:extent cx="4779645" cy="3275965"/>
            <wp:effectExtent l="19050" t="0" r="1905"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4779645" cy="3275965"/>
                    </a:xfrm>
                    <a:prstGeom prst="rect">
                      <a:avLst/>
                    </a:prstGeom>
                    <a:noFill/>
                    <a:ln w="9525">
                      <a:noFill/>
                      <a:miter lim="800000"/>
                      <a:headEnd/>
                      <a:tailEnd/>
                    </a:ln>
                  </pic:spPr>
                </pic:pic>
              </a:graphicData>
            </a:graphic>
          </wp:inline>
        </w:drawing>
      </w:r>
    </w:p>
    <w:p w:rsidR="00A07B99" w:rsidRPr="00B734AF" w:rsidRDefault="00A07B9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p>
    <w:p w:rsidR="00A07B99" w:rsidRPr="00B734AF" w:rsidRDefault="00A07B99" w:rsidP="00A07B99">
      <w:pPr>
        <w:shd w:val="clear" w:color="auto" w:fill="FFFFFF"/>
        <w:spacing w:after="264"/>
        <w:outlineLvl w:val="1"/>
        <w:rPr>
          <w:rFonts w:ascii="Antic Slab" w:hAnsi="Antic Slab"/>
          <w:color w:val="333333"/>
        </w:rPr>
      </w:pPr>
      <w:r w:rsidRPr="00B734AF">
        <w:rPr>
          <w:rFonts w:ascii="Antic Slab" w:hAnsi="Antic Slab"/>
          <w:color w:val="333333"/>
        </w:rPr>
        <w:t>Handle untrusted certificate in Firefox</w:t>
      </w:r>
    </w:p>
    <w:p w:rsidR="0021729D" w:rsidRPr="00B734AF" w:rsidRDefault="0021729D" w:rsidP="0021729D">
      <w:pPr>
        <w:shd w:val="clear" w:color="auto" w:fill="FFFFFF"/>
        <w:spacing w:after="240"/>
        <w:textAlignment w:val="baseline"/>
        <w:rPr>
          <w:rFonts w:ascii="inherit" w:hAnsi="inherit"/>
          <w:color w:val="111111"/>
        </w:rPr>
      </w:pPr>
      <w:r w:rsidRPr="00B734AF">
        <w:rPr>
          <w:rFonts w:ascii="inherit" w:hAnsi="inherit"/>
          <w:color w:val="111111"/>
        </w:rPr>
        <w:t>Now let’s see with threadPoolSize implementation</w:t>
      </w:r>
    </w:p>
    <w:bookmarkStart w:id="0" w:name="more"/>
    <w:bookmarkEnd w:id="0"/>
    <w:p w:rsidR="0021729D" w:rsidRPr="00B734AF" w:rsidRDefault="0021729D" w:rsidP="0021729D">
      <w:pPr>
        <w:textAlignment w:val="baseline"/>
        <w:rPr>
          <w:rFonts w:ascii="Courier New" w:hAnsi="Courier New" w:cs="Courier New"/>
          <w:color w:val="666666"/>
        </w:rPr>
      </w:pPr>
      <w:r w:rsidRPr="00B734AF">
        <w:rPr>
          <w:rFonts w:ascii="Courier New" w:hAnsi="Courier New" w:cs="Courier New"/>
          <w:color w:val="666666"/>
        </w:rPr>
        <w:object w:dxaOrig="2730" w:dyaOrig="1215">
          <v:shape id="_x0000_i1063" type="#_x0000_t75" style="width:136.5pt;height:60.75pt" o:ole="">
            <v:imagedata r:id="rId12" o:title=""/>
          </v:shape>
          <w:control r:id="rId17" w:name="DefaultOcxName" w:shapeid="_x0000_i10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6229"/>
      </w:tblGrid>
      <w:tr w:rsidR="0021729D" w:rsidRPr="00B734AF" w:rsidTr="0021729D">
        <w:trPr>
          <w:tblCellSpacing w:w="15" w:type="dxa"/>
        </w:trPr>
        <w:tc>
          <w:tcPr>
            <w:tcW w:w="0" w:type="auto"/>
            <w:tcBorders>
              <w:top w:val="nil"/>
              <w:left w:val="nil"/>
              <w:bottom w:val="nil"/>
              <w:right w:val="nil"/>
            </w:tcBorders>
            <w:shd w:val="clear" w:color="auto" w:fill="F1F1F1"/>
            <w:vAlign w:val="center"/>
            <w:hideMark/>
          </w:tcPr>
          <w:p w:rsidR="0021729D" w:rsidRPr="00B734AF" w:rsidRDefault="0021729D" w:rsidP="0021729D">
            <w:pPr>
              <w:jc w:val="center"/>
              <w:textAlignment w:val="baseline"/>
              <w:rPr>
                <w:rFonts w:ascii="inherit" w:hAnsi="inherit"/>
              </w:rPr>
            </w:pPr>
            <w:r w:rsidRPr="00B734AF">
              <w:rPr>
                <w:rFonts w:ascii="inherit" w:hAnsi="inherit"/>
              </w:rPr>
              <w:t>1</w:t>
            </w:r>
          </w:p>
          <w:p w:rsidR="0021729D" w:rsidRPr="00B734AF" w:rsidRDefault="0021729D" w:rsidP="0021729D">
            <w:pPr>
              <w:jc w:val="center"/>
              <w:textAlignment w:val="baseline"/>
              <w:rPr>
                <w:rFonts w:ascii="inherit" w:hAnsi="inherit"/>
              </w:rPr>
            </w:pPr>
            <w:r w:rsidRPr="00B734AF">
              <w:rPr>
                <w:rFonts w:ascii="inherit" w:hAnsi="inherit"/>
              </w:rPr>
              <w:t>2</w:t>
            </w:r>
          </w:p>
          <w:p w:rsidR="0021729D" w:rsidRPr="00B734AF" w:rsidRDefault="0021729D" w:rsidP="0021729D">
            <w:pPr>
              <w:jc w:val="center"/>
              <w:textAlignment w:val="baseline"/>
              <w:rPr>
                <w:rFonts w:ascii="inherit" w:hAnsi="inherit"/>
              </w:rPr>
            </w:pPr>
            <w:r w:rsidRPr="00B734AF">
              <w:rPr>
                <w:rFonts w:ascii="inherit" w:hAnsi="inherit"/>
              </w:rPr>
              <w:t>3</w:t>
            </w:r>
          </w:p>
          <w:p w:rsidR="0021729D" w:rsidRPr="00B734AF" w:rsidRDefault="0021729D" w:rsidP="0021729D">
            <w:pPr>
              <w:jc w:val="center"/>
              <w:textAlignment w:val="baseline"/>
              <w:rPr>
                <w:rFonts w:ascii="inherit" w:hAnsi="inherit"/>
              </w:rPr>
            </w:pPr>
            <w:r w:rsidRPr="00B734AF">
              <w:rPr>
                <w:rFonts w:ascii="inherit" w:hAnsi="inherit"/>
              </w:rPr>
              <w:t>4</w:t>
            </w:r>
          </w:p>
          <w:p w:rsidR="0021729D" w:rsidRPr="00B734AF" w:rsidRDefault="0021729D" w:rsidP="0021729D">
            <w:pPr>
              <w:jc w:val="center"/>
              <w:textAlignment w:val="baseline"/>
              <w:rPr>
                <w:rFonts w:ascii="inherit" w:hAnsi="inherit"/>
              </w:rPr>
            </w:pPr>
            <w:r w:rsidRPr="00B734AF">
              <w:rPr>
                <w:rFonts w:ascii="inherit" w:hAnsi="inherit"/>
              </w:rPr>
              <w:t>5</w:t>
            </w:r>
          </w:p>
          <w:p w:rsidR="0021729D" w:rsidRPr="00B734AF" w:rsidRDefault="0021729D" w:rsidP="0021729D">
            <w:pPr>
              <w:jc w:val="center"/>
              <w:textAlignment w:val="baseline"/>
              <w:rPr>
                <w:rFonts w:ascii="inherit" w:hAnsi="inherit"/>
              </w:rPr>
            </w:pPr>
            <w:r w:rsidRPr="00B734AF">
              <w:rPr>
                <w:rFonts w:ascii="inherit" w:hAnsi="inherit"/>
              </w:rPr>
              <w:t>6</w:t>
            </w:r>
          </w:p>
          <w:p w:rsidR="0021729D" w:rsidRPr="00B734AF" w:rsidRDefault="0021729D" w:rsidP="0021729D">
            <w:pPr>
              <w:jc w:val="center"/>
              <w:textAlignment w:val="baseline"/>
              <w:rPr>
                <w:rFonts w:ascii="inherit" w:hAnsi="inherit"/>
              </w:rPr>
            </w:pPr>
            <w:r w:rsidRPr="00B734AF">
              <w:rPr>
                <w:rFonts w:ascii="inherit" w:hAnsi="inherit"/>
              </w:rPr>
              <w:t>7</w:t>
            </w:r>
          </w:p>
          <w:p w:rsidR="0021729D" w:rsidRPr="00B734AF" w:rsidRDefault="0021729D" w:rsidP="0021729D">
            <w:pPr>
              <w:jc w:val="center"/>
              <w:textAlignment w:val="baseline"/>
              <w:rPr>
                <w:rFonts w:ascii="inherit" w:hAnsi="inherit"/>
              </w:rPr>
            </w:pPr>
            <w:r w:rsidRPr="00B734AF">
              <w:rPr>
                <w:rFonts w:ascii="inherit" w:hAnsi="inherit"/>
              </w:rPr>
              <w:t>8</w:t>
            </w:r>
          </w:p>
        </w:tc>
        <w:tc>
          <w:tcPr>
            <w:tcW w:w="6184" w:type="dxa"/>
            <w:tcBorders>
              <w:top w:val="nil"/>
              <w:left w:val="nil"/>
              <w:bottom w:val="nil"/>
              <w:right w:val="nil"/>
            </w:tcBorders>
            <w:shd w:val="clear" w:color="auto" w:fill="F1F1F1"/>
            <w:vAlign w:val="center"/>
            <w:hideMark/>
          </w:tcPr>
          <w:p w:rsidR="0021729D" w:rsidRPr="00B734AF" w:rsidRDefault="0021729D" w:rsidP="0021729D">
            <w:pPr>
              <w:textAlignment w:val="baseline"/>
              <w:rPr>
                <w:rFonts w:ascii="inherit" w:hAnsi="inherit"/>
                <w:color w:val="000000"/>
              </w:rPr>
            </w:pPr>
            <w:r w:rsidRPr="00B734AF">
              <w:rPr>
                <w:rFonts w:ascii="inherit" w:hAnsi="inherit"/>
                <w:color w:val="000000"/>
              </w:rPr>
              <w:t>public class InvocationCnt {</w:t>
            </w:r>
          </w:p>
          <w:p w:rsidR="0021729D" w:rsidRPr="00B734AF" w:rsidRDefault="0021729D" w:rsidP="0021729D">
            <w:pPr>
              <w:textAlignment w:val="baseline"/>
              <w:rPr>
                <w:rFonts w:ascii="inherit" w:hAnsi="inherit"/>
                <w:color w:val="000000"/>
              </w:rPr>
            </w:pPr>
            <w:r w:rsidRPr="00B734AF">
              <w:rPr>
                <w:rFonts w:ascii="inherit" w:hAnsi="inherit"/>
                <w:color w:val="000000"/>
              </w:rPr>
              <w:t>  </w:t>
            </w:r>
          </w:p>
          <w:p w:rsidR="0021729D" w:rsidRPr="00B734AF" w:rsidRDefault="0021729D" w:rsidP="0021729D">
            <w:pPr>
              <w:textAlignment w:val="baseline"/>
              <w:rPr>
                <w:rFonts w:ascii="inherit" w:hAnsi="inherit"/>
                <w:color w:val="000000"/>
              </w:rPr>
            </w:pPr>
            <w:r w:rsidRPr="00B734AF">
              <w:rPr>
                <w:rFonts w:ascii="inherit" w:hAnsi="inherit"/>
                <w:color w:val="000000"/>
              </w:rPr>
              <w:t>  @Test(threadPoolSize=3, invocationCount=5)</w:t>
            </w:r>
          </w:p>
          <w:p w:rsidR="0021729D" w:rsidRPr="00B734AF" w:rsidRDefault="0021729D" w:rsidP="0021729D">
            <w:pPr>
              <w:textAlignment w:val="baseline"/>
              <w:rPr>
                <w:rFonts w:ascii="inherit" w:hAnsi="inherit"/>
                <w:color w:val="000000"/>
              </w:rPr>
            </w:pPr>
            <w:r w:rsidRPr="00B734AF">
              <w:rPr>
                <w:rFonts w:ascii="inherit" w:hAnsi="inherit"/>
                <w:color w:val="000000"/>
              </w:rPr>
              <w:t>  public void test1() throws InterruptedException</w:t>
            </w:r>
          </w:p>
          <w:p w:rsidR="0021729D" w:rsidRPr="00B734AF" w:rsidRDefault="0021729D" w:rsidP="0021729D">
            <w:pPr>
              <w:textAlignment w:val="baseline"/>
              <w:rPr>
                <w:rFonts w:ascii="inherit" w:hAnsi="inherit"/>
                <w:color w:val="000000"/>
              </w:rPr>
            </w:pPr>
            <w:r w:rsidRPr="00B734AF">
              <w:rPr>
                <w:rFonts w:ascii="inherit" w:hAnsi="inherit"/>
                <w:color w:val="000000"/>
              </w:rPr>
              <w:t>  {</w:t>
            </w:r>
          </w:p>
          <w:p w:rsidR="0021729D" w:rsidRPr="00B734AF" w:rsidRDefault="0021729D" w:rsidP="0021729D">
            <w:pPr>
              <w:textAlignment w:val="baseline"/>
              <w:rPr>
                <w:rFonts w:ascii="inherit" w:hAnsi="inherit"/>
                <w:color w:val="000000"/>
              </w:rPr>
            </w:pPr>
            <w:r w:rsidRPr="00B734AF">
              <w:rPr>
                <w:rFonts w:ascii="inherit" w:hAnsi="inherit"/>
                <w:color w:val="000000"/>
              </w:rPr>
              <w:t>        System.out.println("Thread ID: "+Thread.currentThread().getId());  </w:t>
            </w:r>
          </w:p>
          <w:p w:rsidR="0021729D" w:rsidRPr="00B734AF" w:rsidRDefault="0021729D" w:rsidP="0021729D">
            <w:pPr>
              <w:textAlignment w:val="baseline"/>
              <w:rPr>
                <w:rFonts w:ascii="inherit" w:hAnsi="inherit"/>
                <w:color w:val="000000"/>
              </w:rPr>
            </w:pPr>
            <w:r w:rsidRPr="00B734AF">
              <w:rPr>
                <w:rFonts w:ascii="inherit" w:hAnsi="inherit"/>
                <w:color w:val="000000"/>
              </w:rPr>
              <w:t>  }</w:t>
            </w:r>
          </w:p>
          <w:p w:rsidR="0021729D" w:rsidRPr="00B734AF" w:rsidRDefault="0021729D" w:rsidP="0021729D">
            <w:pPr>
              <w:textAlignment w:val="baseline"/>
              <w:rPr>
                <w:rFonts w:ascii="inherit" w:hAnsi="inherit"/>
                <w:color w:val="000000"/>
              </w:rPr>
            </w:pPr>
            <w:r w:rsidRPr="00B734AF">
              <w:rPr>
                <w:rFonts w:ascii="inherit" w:hAnsi="inherit"/>
                <w:color w:val="000000"/>
              </w:rPr>
              <w:t>}</w:t>
            </w:r>
          </w:p>
        </w:tc>
      </w:tr>
    </w:tbl>
    <w:p w:rsidR="0021729D" w:rsidRPr="00B734AF" w:rsidRDefault="0021729D" w:rsidP="0021729D">
      <w:pPr>
        <w:shd w:val="clear" w:color="auto" w:fill="FFFFFF"/>
        <w:textAlignment w:val="baseline"/>
        <w:rPr>
          <w:rFonts w:ascii="Arial" w:hAnsi="Arial" w:cs="Arial"/>
          <w:color w:val="666666"/>
        </w:rPr>
      </w:pPr>
      <w:r w:rsidRPr="00B734AF">
        <w:rPr>
          <w:rFonts w:ascii="Open Sans" w:hAnsi="Open Sans"/>
          <w:color w:val="666666"/>
        </w:rPr>
        <w:br/>
      </w:r>
      <w:r w:rsidRPr="00B734AF">
        <w:rPr>
          <w:rFonts w:ascii="Open Sans" w:hAnsi="Open Sans"/>
          <w:i/>
          <w:iCs/>
          <w:color w:val="666666"/>
          <w:bdr w:val="none" w:sz="0" w:space="0" w:color="auto" w:frame="1"/>
        </w:rPr>
        <w:t>OutPut:</w:t>
      </w:r>
      <w:r w:rsidRPr="00B734AF">
        <w:rPr>
          <w:rFonts w:ascii="Open Sans" w:hAnsi="Open Sans"/>
          <w:color w:val="666666"/>
        </w:rPr>
        <w:br/>
      </w:r>
      <w:r w:rsidRPr="00B734AF">
        <w:rPr>
          <w:rFonts w:ascii="Open Sans" w:hAnsi="Open Sans"/>
          <w:i/>
          <w:iCs/>
          <w:color w:val="666666"/>
          <w:bdr w:val="none" w:sz="0" w:space="0" w:color="auto" w:frame="1"/>
        </w:rPr>
        <w:t>[ThreadUtil] Starting executor timeOut:0ms workers:5 threadPoolSize:3</w:t>
      </w:r>
      <w:r w:rsidRPr="00B734AF">
        <w:rPr>
          <w:rFonts w:ascii="Open Sans" w:hAnsi="Open Sans"/>
          <w:color w:val="666666"/>
        </w:rPr>
        <w:br/>
      </w:r>
      <w:r w:rsidRPr="00B734AF">
        <w:rPr>
          <w:rFonts w:ascii="Arial" w:hAnsi="Arial" w:cs="Arial"/>
          <w:i/>
          <w:iCs/>
          <w:color w:val="666666"/>
          <w:bdr w:val="none" w:sz="0" w:space="0" w:color="auto" w:frame="1"/>
        </w:rPr>
        <w:t>Thread ID: 11</w:t>
      </w:r>
      <w:r w:rsidRPr="00B734AF">
        <w:rPr>
          <w:rFonts w:ascii="Arial" w:hAnsi="Arial" w:cs="Arial"/>
          <w:i/>
          <w:iCs/>
          <w:color w:val="666666"/>
          <w:bdr w:val="none" w:sz="0" w:space="0" w:color="auto" w:frame="1"/>
        </w:rPr>
        <w:br/>
        <w:t>Thread ID: 12</w:t>
      </w:r>
      <w:r w:rsidRPr="00B734AF">
        <w:rPr>
          <w:rFonts w:ascii="Arial" w:hAnsi="Arial" w:cs="Arial"/>
          <w:i/>
          <w:iCs/>
          <w:color w:val="666666"/>
          <w:bdr w:val="none" w:sz="0" w:space="0" w:color="auto" w:frame="1"/>
        </w:rPr>
        <w:br/>
        <w:t>Thread ID: 13</w:t>
      </w:r>
      <w:r w:rsidRPr="00B734AF">
        <w:rPr>
          <w:rFonts w:ascii="Arial" w:hAnsi="Arial" w:cs="Arial"/>
          <w:color w:val="666666"/>
        </w:rPr>
        <w:br/>
      </w:r>
      <w:r w:rsidRPr="00B734AF">
        <w:rPr>
          <w:rFonts w:ascii="Arial" w:hAnsi="Arial" w:cs="Arial"/>
          <w:i/>
          <w:iCs/>
          <w:color w:val="666666"/>
          <w:bdr w:val="none" w:sz="0" w:space="0" w:color="auto" w:frame="1"/>
        </w:rPr>
        <w:t>Thread ID: 12</w:t>
      </w:r>
      <w:r w:rsidRPr="00B734AF">
        <w:rPr>
          <w:rFonts w:ascii="Arial" w:hAnsi="Arial" w:cs="Arial"/>
          <w:color w:val="666666"/>
        </w:rPr>
        <w:br/>
      </w:r>
      <w:r w:rsidRPr="00B734AF">
        <w:rPr>
          <w:rFonts w:ascii="Arial" w:hAnsi="Arial" w:cs="Arial"/>
          <w:i/>
          <w:iCs/>
          <w:color w:val="666666"/>
          <w:bdr w:val="none" w:sz="0" w:space="0" w:color="auto" w:frame="1"/>
        </w:rPr>
        <w:t>Thread ID: 11</w:t>
      </w:r>
      <w:r w:rsidRPr="00B734AF">
        <w:rPr>
          <w:rFonts w:ascii="Arial" w:hAnsi="Arial" w:cs="Arial"/>
          <w:color w:val="666666"/>
        </w:rPr>
        <w:br/>
        <w:t>Above method ran 5 times, but 3 threads shared the 5 times of test run…(threads 11, 12 and 13)</w:t>
      </w:r>
    </w:p>
    <w:p w:rsidR="0021729D" w:rsidRPr="00B734AF" w:rsidRDefault="0021729D" w:rsidP="0021729D">
      <w:pPr>
        <w:shd w:val="clear" w:color="auto" w:fill="FFFFFF"/>
        <w:spacing w:after="240"/>
        <w:textAlignment w:val="baseline"/>
        <w:rPr>
          <w:rFonts w:ascii="Arial" w:hAnsi="Arial" w:cs="Arial"/>
          <w:color w:val="111111"/>
        </w:rPr>
      </w:pPr>
      <w:r w:rsidRPr="00B734AF">
        <w:rPr>
          <w:rFonts w:ascii="Arial" w:hAnsi="Arial" w:cs="Arial"/>
          <w:color w:val="111111"/>
        </w:rPr>
        <w:t>Now let’s see threadPoolSize with timeOut implementation</w:t>
      </w:r>
    </w:p>
    <w:p w:rsidR="007A6B11" w:rsidRPr="00B734AF" w:rsidRDefault="007A6B11" w:rsidP="0021729D">
      <w:pPr>
        <w:textAlignment w:val="baseline"/>
        <w:rPr>
          <w:rFonts w:ascii="Arial" w:hAnsi="Arial" w:cs="Arial"/>
          <w:color w:val="666666"/>
        </w:rPr>
      </w:pPr>
      <w:r w:rsidRPr="00B734AF">
        <w:rPr>
          <w:rFonts w:ascii="Arial" w:hAnsi="Arial" w:cs="Arial"/>
          <w:b/>
          <w:color w:val="666666"/>
        </w:rPr>
        <w:t>invocationcount</w:t>
      </w:r>
      <w:r w:rsidRPr="00B734AF">
        <w:rPr>
          <w:rFonts w:ascii="Arial" w:hAnsi="Arial" w:cs="Arial"/>
          <w:color w:val="666666"/>
        </w:rPr>
        <w:t>- no of times method has to execute</w:t>
      </w:r>
    </w:p>
    <w:p w:rsidR="007A6B11" w:rsidRPr="00B734AF" w:rsidRDefault="007A6B11" w:rsidP="0021729D">
      <w:pPr>
        <w:textAlignment w:val="baseline"/>
        <w:rPr>
          <w:rFonts w:ascii="Arial" w:hAnsi="Arial" w:cs="Arial"/>
          <w:b/>
          <w:color w:val="666666"/>
        </w:rPr>
      </w:pPr>
    </w:p>
    <w:p w:rsidR="007A6B11" w:rsidRPr="00B734AF" w:rsidRDefault="007A6B11" w:rsidP="007A6B11">
      <w:pPr>
        <w:textAlignment w:val="baseline"/>
        <w:rPr>
          <w:rFonts w:ascii="Arial" w:hAnsi="Arial" w:cs="Arial"/>
          <w:color w:val="666666"/>
        </w:rPr>
      </w:pPr>
      <w:r w:rsidRPr="00B734AF">
        <w:rPr>
          <w:rFonts w:ascii="Arial" w:hAnsi="Arial" w:cs="Arial"/>
          <w:b/>
          <w:color w:val="666666"/>
        </w:rPr>
        <w:t>thread-count</w:t>
      </w:r>
      <w:r w:rsidRPr="00B734AF">
        <w:rPr>
          <w:rFonts w:ascii="Arial" w:hAnsi="Arial" w:cs="Arial"/>
          <w:color w:val="666666"/>
        </w:rPr>
        <w:t>- no of threads where all methods has to be shared</w:t>
      </w:r>
    </w:p>
    <w:p w:rsidR="0021729D" w:rsidRPr="00B734AF" w:rsidRDefault="00802C2E" w:rsidP="00CA74F8">
      <w:pPr>
        <w:textAlignment w:val="baseline"/>
        <w:rPr>
          <w:rFonts w:ascii="Arial" w:hAnsi="Arial" w:cs="Arial"/>
          <w:color w:val="666666"/>
        </w:rPr>
      </w:pPr>
      <w:r>
        <w:rPr>
          <w:rFonts w:ascii="Arial" w:hAnsi="Arial" w:cs="Arial"/>
          <w:noProof/>
          <w:color w:val="666666"/>
        </w:rPr>
        <w:lastRenderedPageBreak/>
        <w:object w:dxaOrig="2730" w:dyaOrig="1215">
          <v:shapetype id="_x0000_t201" coordsize="21600,21600" o:spt="201" path="m,l,21600r21600,l21600,xe">
            <v:stroke joinstyle="miter"/>
            <v:path shadowok="f" o:extrusionok="f" strokeok="f" fillok="f" o:connecttype="rect"/>
            <o:lock v:ext="edit" shapetype="t"/>
          </v:shapetype>
          <v:shape id="_x0000_s1027" type="#_x0000_t201" style="position:absolute;margin-left:0;margin-top:.35pt;width:136.5pt;height:60.75pt;z-index:251660288;mso-position-horizontal:left;mso-position-horizontal-relative:text;mso-position-vertical-relative:text" o:preferrelative="t" filled="f" stroked="f">
            <v:imagedata r:id="rId12" o:title=""/>
            <o:lock v:ext="edit" aspectratio="t"/>
            <w10:wrap type="square" side="right"/>
          </v:shape>
          <w:control r:id="rId18" w:name="DefaultOcxName1" w:shapeid="_x0000_s1027"/>
        </w:object>
      </w:r>
      <w:r w:rsidR="002B744D" w:rsidRPr="00B734AF">
        <w:rPr>
          <w:rFonts w:ascii="Arial" w:hAnsi="Arial" w:cs="Arial"/>
          <w:color w:val="666666"/>
        </w:rPr>
        <w:br w:type="textWrapping" w:clear="all"/>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
        <w:gridCol w:w="6229"/>
      </w:tblGrid>
      <w:tr w:rsidR="0021729D" w:rsidRPr="00B734AF" w:rsidTr="0021729D">
        <w:trPr>
          <w:tblCellSpacing w:w="15" w:type="dxa"/>
        </w:trPr>
        <w:tc>
          <w:tcPr>
            <w:tcW w:w="0" w:type="auto"/>
            <w:tcBorders>
              <w:top w:val="nil"/>
              <w:left w:val="nil"/>
              <w:bottom w:val="nil"/>
              <w:right w:val="nil"/>
            </w:tcBorders>
            <w:vAlign w:val="center"/>
            <w:hideMark/>
          </w:tcPr>
          <w:p w:rsidR="0021729D" w:rsidRPr="00B734AF" w:rsidRDefault="0021729D" w:rsidP="0021729D">
            <w:pPr>
              <w:jc w:val="center"/>
              <w:textAlignment w:val="baseline"/>
              <w:rPr>
                <w:rFonts w:ascii="Arial" w:hAnsi="Arial" w:cs="Arial"/>
              </w:rPr>
            </w:pPr>
            <w:r w:rsidRPr="00B734AF">
              <w:rPr>
                <w:rFonts w:ascii="Arial" w:hAnsi="Arial" w:cs="Arial"/>
              </w:rPr>
              <w:t>1</w:t>
            </w:r>
          </w:p>
          <w:p w:rsidR="0021729D" w:rsidRPr="00B734AF" w:rsidRDefault="0021729D" w:rsidP="0021729D">
            <w:pPr>
              <w:jc w:val="center"/>
              <w:textAlignment w:val="baseline"/>
              <w:rPr>
                <w:rFonts w:ascii="Arial" w:hAnsi="Arial" w:cs="Arial"/>
              </w:rPr>
            </w:pPr>
            <w:r w:rsidRPr="00B734AF">
              <w:rPr>
                <w:rFonts w:ascii="Arial" w:hAnsi="Arial" w:cs="Arial"/>
              </w:rPr>
              <w:t>2</w:t>
            </w:r>
          </w:p>
          <w:p w:rsidR="0021729D" w:rsidRPr="00B734AF" w:rsidRDefault="0021729D" w:rsidP="0021729D">
            <w:pPr>
              <w:jc w:val="center"/>
              <w:textAlignment w:val="baseline"/>
              <w:rPr>
                <w:rFonts w:ascii="Arial" w:hAnsi="Arial" w:cs="Arial"/>
              </w:rPr>
            </w:pPr>
            <w:r w:rsidRPr="00B734AF">
              <w:rPr>
                <w:rFonts w:ascii="Arial" w:hAnsi="Arial" w:cs="Arial"/>
              </w:rPr>
              <w:t>3</w:t>
            </w:r>
          </w:p>
          <w:p w:rsidR="0021729D" w:rsidRPr="00B734AF" w:rsidRDefault="0021729D" w:rsidP="0021729D">
            <w:pPr>
              <w:jc w:val="center"/>
              <w:textAlignment w:val="baseline"/>
              <w:rPr>
                <w:rFonts w:ascii="Arial" w:hAnsi="Arial" w:cs="Arial"/>
              </w:rPr>
            </w:pPr>
            <w:r w:rsidRPr="00B734AF">
              <w:rPr>
                <w:rFonts w:ascii="Arial" w:hAnsi="Arial" w:cs="Arial"/>
              </w:rPr>
              <w:t>4</w:t>
            </w:r>
          </w:p>
          <w:p w:rsidR="0021729D" w:rsidRPr="00B734AF" w:rsidRDefault="0021729D" w:rsidP="0021729D">
            <w:pPr>
              <w:jc w:val="center"/>
              <w:textAlignment w:val="baseline"/>
              <w:rPr>
                <w:rFonts w:ascii="Arial" w:hAnsi="Arial" w:cs="Arial"/>
              </w:rPr>
            </w:pPr>
            <w:r w:rsidRPr="00B734AF">
              <w:rPr>
                <w:rFonts w:ascii="Arial" w:hAnsi="Arial" w:cs="Arial"/>
              </w:rPr>
              <w:t>5</w:t>
            </w:r>
          </w:p>
          <w:p w:rsidR="0021729D" w:rsidRPr="00B734AF" w:rsidRDefault="0021729D" w:rsidP="0021729D">
            <w:pPr>
              <w:jc w:val="center"/>
              <w:textAlignment w:val="baseline"/>
              <w:rPr>
                <w:rFonts w:ascii="Arial" w:hAnsi="Arial" w:cs="Arial"/>
              </w:rPr>
            </w:pPr>
            <w:r w:rsidRPr="00B734AF">
              <w:rPr>
                <w:rFonts w:ascii="Arial" w:hAnsi="Arial" w:cs="Arial"/>
              </w:rPr>
              <w:t>6</w:t>
            </w:r>
          </w:p>
          <w:p w:rsidR="0021729D" w:rsidRPr="00B734AF" w:rsidRDefault="0021729D" w:rsidP="0021729D">
            <w:pPr>
              <w:jc w:val="center"/>
              <w:textAlignment w:val="baseline"/>
              <w:rPr>
                <w:rFonts w:ascii="Arial" w:hAnsi="Arial" w:cs="Arial"/>
              </w:rPr>
            </w:pPr>
            <w:r w:rsidRPr="00B734AF">
              <w:rPr>
                <w:rFonts w:ascii="Arial" w:hAnsi="Arial" w:cs="Arial"/>
              </w:rPr>
              <w:t>7</w:t>
            </w:r>
          </w:p>
          <w:p w:rsidR="0021729D" w:rsidRPr="00B734AF" w:rsidRDefault="0021729D" w:rsidP="0021729D">
            <w:pPr>
              <w:jc w:val="center"/>
              <w:textAlignment w:val="baseline"/>
              <w:rPr>
                <w:rFonts w:ascii="Arial" w:hAnsi="Arial" w:cs="Arial"/>
              </w:rPr>
            </w:pPr>
            <w:r w:rsidRPr="00B734AF">
              <w:rPr>
                <w:rFonts w:ascii="Arial" w:hAnsi="Arial" w:cs="Arial"/>
              </w:rPr>
              <w:t>8</w:t>
            </w:r>
          </w:p>
          <w:p w:rsidR="0021729D" w:rsidRPr="00B734AF" w:rsidRDefault="0021729D" w:rsidP="0021729D">
            <w:pPr>
              <w:jc w:val="center"/>
              <w:textAlignment w:val="baseline"/>
              <w:rPr>
                <w:rFonts w:ascii="Arial" w:hAnsi="Arial" w:cs="Arial"/>
              </w:rPr>
            </w:pPr>
            <w:r w:rsidRPr="00B734AF">
              <w:rPr>
                <w:rFonts w:ascii="Arial" w:hAnsi="Arial" w:cs="Arial"/>
              </w:rPr>
              <w:t>9</w:t>
            </w:r>
          </w:p>
        </w:tc>
        <w:tc>
          <w:tcPr>
            <w:tcW w:w="6184" w:type="dxa"/>
            <w:tcBorders>
              <w:top w:val="nil"/>
              <w:left w:val="nil"/>
              <w:bottom w:val="nil"/>
              <w:right w:val="nil"/>
            </w:tcBorders>
            <w:vAlign w:val="center"/>
            <w:hideMark/>
          </w:tcPr>
          <w:p w:rsidR="0021729D" w:rsidRPr="00B734AF" w:rsidRDefault="0021729D" w:rsidP="0021729D">
            <w:pPr>
              <w:textAlignment w:val="baseline"/>
              <w:rPr>
                <w:rFonts w:ascii="Arial" w:hAnsi="Arial" w:cs="Arial"/>
                <w:color w:val="000000"/>
              </w:rPr>
            </w:pPr>
            <w:r w:rsidRPr="00B734AF">
              <w:rPr>
                <w:rFonts w:ascii="Arial" w:hAnsi="Arial" w:cs="Arial"/>
                <w:color w:val="000000"/>
              </w:rPr>
              <w:t>public class InvocationCnt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xml:space="preserve">  @Test(threadPoolSize=3, invocationCount=5, timeOut=2000)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public void test1() throws InterruptedException</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Thread.sleep(1500);</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System.out.println("Thread ID: "+Thread.currentThread().getId());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  }</w:t>
            </w:r>
          </w:p>
          <w:p w:rsidR="0021729D" w:rsidRPr="00B734AF" w:rsidRDefault="0021729D" w:rsidP="0021729D">
            <w:pPr>
              <w:textAlignment w:val="baseline"/>
              <w:rPr>
                <w:rFonts w:ascii="Arial" w:hAnsi="Arial" w:cs="Arial"/>
                <w:color w:val="000000"/>
              </w:rPr>
            </w:pPr>
            <w:r w:rsidRPr="00B734AF">
              <w:rPr>
                <w:rFonts w:ascii="Arial" w:hAnsi="Arial" w:cs="Arial"/>
                <w:color w:val="000000"/>
              </w:rPr>
              <w:t>}</w:t>
            </w:r>
          </w:p>
        </w:tc>
      </w:tr>
    </w:tbl>
    <w:p w:rsidR="00A07B99" w:rsidRPr="00B734AF" w:rsidRDefault="0021729D" w:rsidP="002B744D">
      <w:pPr>
        <w:shd w:val="clear" w:color="auto" w:fill="FFFFFF"/>
        <w:textAlignment w:val="baseline"/>
        <w:rPr>
          <w:rFonts w:ascii="Arial" w:hAnsi="Arial" w:cs="Arial"/>
          <w:color w:val="666666"/>
        </w:rPr>
      </w:pPr>
      <w:r w:rsidRPr="00B734AF">
        <w:rPr>
          <w:rFonts w:ascii="Arial" w:hAnsi="Arial" w:cs="Arial"/>
          <w:color w:val="666666"/>
        </w:rPr>
        <w:br/>
        <w:t>OutPut:</w:t>
      </w:r>
      <w:r w:rsidRPr="00B734AF">
        <w:rPr>
          <w:rFonts w:ascii="Arial" w:hAnsi="Arial" w:cs="Arial"/>
          <w:color w:val="666666"/>
        </w:rPr>
        <w:br/>
      </w:r>
      <w:r w:rsidRPr="00B734AF">
        <w:rPr>
          <w:rFonts w:ascii="Arial" w:hAnsi="Arial" w:cs="Arial"/>
          <w:i/>
          <w:iCs/>
          <w:color w:val="666666"/>
          <w:bdr w:val="none" w:sz="0" w:space="0" w:color="auto" w:frame="1"/>
        </w:rPr>
        <w:t>[ThreadUtil] Starting executor timeOut:2000ms workers:5 threadPoolSize:3</w:t>
      </w:r>
      <w:r w:rsidRPr="00B734AF">
        <w:rPr>
          <w:rFonts w:ascii="Arial" w:hAnsi="Arial" w:cs="Arial"/>
          <w:color w:val="666666"/>
        </w:rPr>
        <w:br/>
      </w:r>
      <w:r w:rsidRPr="00B734AF">
        <w:rPr>
          <w:rFonts w:ascii="Arial" w:hAnsi="Arial" w:cs="Arial"/>
          <w:i/>
          <w:iCs/>
          <w:color w:val="666666"/>
          <w:bdr w:val="none" w:sz="0" w:space="0" w:color="auto" w:frame="1"/>
        </w:rPr>
        <w:t>Thread ID: 11</w:t>
      </w:r>
      <w:r w:rsidRPr="00B734AF">
        <w:rPr>
          <w:rFonts w:ascii="Arial" w:hAnsi="Arial" w:cs="Arial"/>
          <w:color w:val="666666"/>
        </w:rPr>
        <w:br/>
      </w:r>
      <w:r w:rsidRPr="00B734AF">
        <w:rPr>
          <w:rFonts w:ascii="Arial" w:hAnsi="Arial" w:cs="Arial"/>
          <w:i/>
          <w:iCs/>
          <w:color w:val="666666"/>
          <w:bdr w:val="none" w:sz="0" w:space="0" w:color="auto" w:frame="1"/>
        </w:rPr>
        <w:t>Thread ID: 12</w:t>
      </w:r>
      <w:r w:rsidRPr="00B734AF">
        <w:rPr>
          <w:rFonts w:ascii="Arial" w:hAnsi="Arial" w:cs="Arial"/>
          <w:color w:val="666666"/>
        </w:rPr>
        <w:br/>
      </w:r>
      <w:r w:rsidRPr="00B734AF">
        <w:rPr>
          <w:rFonts w:ascii="Arial" w:hAnsi="Arial" w:cs="Arial"/>
          <w:i/>
          <w:iCs/>
          <w:color w:val="666666"/>
          <w:bdr w:val="none" w:sz="0" w:space="0" w:color="auto" w:frame="1"/>
        </w:rPr>
        <w:t>Thread ID: 13</w:t>
      </w:r>
    </w:p>
    <w:p w:rsidR="0090216A" w:rsidRPr="00B734AF" w:rsidRDefault="0090216A"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b/>
        </w:rPr>
      </w:pP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b/>
        </w:rPr>
      </w:pPr>
      <w:r w:rsidRPr="00B734AF">
        <w:rPr>
          <w:rFonts w:asciiTheme="minorHAnsi" w:hAnsiTheme="minorHAnsi" w:cs="Segoe Print"/>
          <w:b/>
        </w:rPr>
        <w:t>HUb and node setup</w:t>
      </w: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C:\Users\Ram.Sahu\Downloads&gt;java -jar selenium-server-standalone-3.14.0.jar -role hub</w:t>
      </w: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pPr>
      <w:r w:rsidRPr="00B734AF">
        <w:rPr>
          <w:rFonts w:asciiTheme="minorHAnsi" w:hAnsiTheme="minorHAnsi" w:cs="Segoe Print"/>
        </w:rPr>
        <w:t xml:space="preserve">ram.sahu&gt;java -Dwebdriver.chrome.driver="Downloads/Softwares and Projects/chromedriver_34.exe" -jar selenium-server-standalone-3.14.0.jar -role node -hub </w:t>
      </w:r>
      <w:hyperlink r:id="rId19" w:history="1">
        <w:r w:rsidRPr="00B734AF">
          <w:rPr>
            <w:rStyle w:val="Hyperlink"/>
            <w:rFonts w:asciiTheme="minorHAnsi" w:eastAsiaTheme="majorEastAsia" w:hAnsiTheme="minorHAnsi" w:cs="Segoe Print"/>
          </w:rPr>
          <w:t>http://192.168.29.110:4444/grid/register</w:t>
        </w:r>
      </w:hyperlink>
    </w:p>
    <w:p w:rsidR="007A5A9A" w:rsidRPr="00B734AF" w:rsidRDefault="007A5A9A"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pPr>
    </w:p>
    <w:p w:rsidR="007A5A9A" w:rsidRPr="00B734AF" w:rsidRDefault="007A5A9A"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 xml:space="preserve">java -Dwebdriver.chrome.driver="Downloads/Softwares and Projects/chromedriver_34.exe" -jar selenium-server-standalone-3.14.0.jar -role node -hub </w:t>
      </w:r>
      <w:hyperlink r:id="rId20" w:history="1">
        <w:r w:rsidRPr="00B734AF">
          <w:rPr>
            <w:rStyle w:val="Hyperlink"/>
            <w:rFonts w:asciiTheme="minorHAnsi" w:eastAsiaTheme="majorEastAsia" w:hAnsiTheme="minorHAnsi" w:cs="Segoe Print"/>
          </w:rPr>
          <w:t>http://10.50.32.33:4444/grid/register</w:t>
        </w:r>
      </w:hyperlink>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cap</w:t>
      </w:r>
      <w:r w:rsidRPr="00B734AF">
        <w:rPr>
          <w:rFonts w:ascii="Consolas" w:hAnsi="Consolas" w:cs="Consolas"/>
          <w:color w:val="000000"/>
        </w:rPr>
        <w:t>.setBrowserName(</w:t>
      </w:r>
      <w:r w:rsidRPr="00B734AF">
        <w:rPr>
          <w:rFonts w:ascii="Consolas" w:hAnsi="Consolas" w:cs="Consolas"/>
          <w:color w:val="2A00FF"/>
        </w:rPr>
        <w:t>"chrome"</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cap</w:t>
      </w:r>
      <w:r w:rsidRPr="00B734AF">
        <w:rPr>
          <w:rFonts w:ascii="Consolas" w:hAnsi="Consolas" w:cs="Consolas"/>
          <w:color w:val="000000"/>
        </w:rPr>
        <w:t>.setPlatform(Platform.</w:t>
      </w:r>
      <w:r w:rsidRPr="00B734AF">
        <w:rPr>
          <w:rFonts w:ascii="Consolas" w:hAnsi="Consolas" w:cs="Consolas"/>
          <w:b/>
          <w:bCs/>
          <w:i/>
          <w:iCs/>
          <w:color w:val="0000C0"/>
        </w:rPr>
        <w:t>WINDOWS</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t xml:space="preserve">ChromeOptions </w:t>
      </w:r>
      <w:r w:rsidRPr="00B734AF">
        <w:rPr>
          <w:rFonts w:ascii="Consolas" w:hAnsi="Consolas" w:cs="Consolas"/>
          <w:color w:val="6A3E3E"/>
        </w:rPr>
        <w:t>option</w:t>
      </w:r>
      <w:r w:rsidRPr="00B734AF">
        <w:rPr>
          <w:rFonts w:ascii="Consolas" w:hAnsi="Consolas" w:cs="Consolas"/>
          <w:color w:val="000000"/>
        </w:rPr>
        <w:t xml:space="preserve"> = </w:t>
      </w:r>
      <w:r w:rsidRPr="00B734AF">
        <w:rPr>
          <w:rFonts w:ascii="Consolas" w:hAnsi="Consolas" w:cs="Consolas"/>
          <w:b/>
          <w:bCs/>
          <w:color w:val="7F0055"/>
        </w:rPr>
        <w:t>new</w:t>
      </w:r>
      <w:r w:rsidRPr="00B734AF">
        <w:rPr>
          <w:rFonts w:ascii="Consolas" w:hAnsi="Consolas" w:cs="Consolas"/>
          <w:color w:val="000000"/>
        </w:rPr>
        <w:t xml:space="preserve"> ChromeOptions();</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option</w:t>
      </w:r>
      <w:r w:rsidRPr="00B734AF">
        <w:rPr>
          <w:rFonts w:ascii="Consolas" w:hAnsi="Consolas" w:cs="Consolas"/>
          <w:color w:val="000000"/>
        </w:rPr>
        <w:t>.addArguments(</w:t>
      </w:r>
      <w:r w:rsidRPr="00B734AF">
        <w:rPr>
          <w:rFonts w:ascii="Consolas" w:hAnsi="Consolas" w:cs="Consolas"/>
          <w:color w:val="2A00FF"/>
        </w:rPr>
        <w:t>"--disable-infobars"</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option</w:t>
      </w:r>
      <w:r w:rsidRPr="00B734AF">
        <w:rPr>
          <w:rFonts w:ascii="Consolas" w:hAnsi="Consolas" w:cs="Consolas"/>
          <w:color w:val="000000"/>
        </w:rPr>
        <w:t>.addArguments(</w:t>
      </w:r>
      <w:r w:rsidRPr="00B734AF">
        <w:rPr>
          <w:rFonts w:ascii="Consolas" w:hAnsi="Consolas" w:cs="Consolas"/>
          <w:color w:val="2A00FF"/>
        </w:rPr>
        <w:t>"start-maximized"</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option</w:t>
      </w:r>
      <w:r w:rsidRPr="00B734AF">
        <w:rPr>
          <w:rFonts w:ascii="Consolas" w:hAnsi="Consolas" w:cs="Consolas"/>
          <w:color w:val="000000"/>
        </w:rPr>
        <w:t>.merge(</w:t>
      </w:r>
      <w:r w:rsidRPr="00B734AF">
        <w:rPr>
          <w:rFonts w:ascii="Consolas" w:hAnsi="Consolas" w:cs="Consolas"/>
          <w:color w:val="6A3E3E"/>
        </w:rPr>
        <w:t>cap</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t xml:space="preserve">String </w:t>
      </w:r>
      <w:r w:rsidRPr="00B734AF">
        <w:rPr>
          <w:rFonts w:ascii="Consolas" w:hAnsi="Consolas" w:cs="Consolas"/>
          <w:color w:val="6A3E3E"/>
        </w:rPr>
        <w:t>huburl</w:t>
      </w:r>
      <w:r w:rsidRPr="00B734AF">
        <w:rPr>
          <w:rFonts w:ascii="Consolas" w:hAnsi="Consolas" w:cs="Consolas"/>
          <w:color w:val="000000"/>
        </w:rPr>
        <w:t>=</w:t>
      </w:r>
      <w:r w:rsidRPr="00B734AF">
        <w:rPr>
          <w:rFonts w:ascii="Consolas" w:hAnsi="Consolas" w:cs="Consolas"/>
          <w:color w:val="2A00FF"/>
        </w:rPr>
        <w:t>"http://192.168.29.110:4444/wd/hub"</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t xml:space="preserve">WebDriver </w:t>
      </w:r>
      <w:r w:rsidRPr="00B734AF">
        <w:rPr>
          <w:rFonts w:ascii="Consolas" w:hAnsi="Consolas" w:cs="Consolas"/>
          <w:color w:val="6A3E3E"/>
        </w:rPr>
        <w:t>driver</w:t>
      </w:r>
      <w:r w:rsidRPr="00B734AF">
        <w:rPr>
          <w:rFonts w:ascii="Consolas" w:hAnsi="Consolas" w:cs="Consolas"/>
          <w:color w:val="000000"/>
        </w:rPr>
        <w:t xml:space="preserve"> = </w:t>
      </w:r>
      <w:r w:rsidRPr="00B734AF">
        <w:rPr>
          <w:rFonts w:ascii="Consolas" w:hAnsi="Consolas" w:cs="Consolas"/>
          <w:b/>
          <w:bCs/>
          <w:color w:val="7F0055"/>
        </w:rPr>
        <w:t>new</w:t>
      </w:r>
      <w:r w:rsidRPr="00B734AF">
        <w:rPr>
          <w:rFonts w:ascii="Consolas" w:hAnsi="Consolas" w:cs="Consolas"/>
          <w:color w:val="000000"/>
        </w:rPr>
        <w:t xml:space="preserve"> RemoteWebDriver(</w:t>
      </w:r>
      <w:r w:rsidRPr="00B734AF">
        <w:rPr>
          <w:rFonts w:ascii="Consolas" w:hAnsi="Consolas" w:cs="Consolas"/>
          <w:b/>
          <w:bCs/>
          <w:color w:val="7F0055"/>
        </w:rPr>
        <w:t>new</w:t>
      </w:r>
      <w:r w:rsidRPr="00B734AF">
        <w:rPr>
          <w:rFonts w:ascii="Consolas" w:hAnsi="Consolas" w:cs="Consolas"/>
          <w:color w:val="000000"/>
        </w:rPr>
        <w:t xml:space="preserve"> URL(</w:t>
      </w:r>
      <w:r w:rsidRPr="00B734AF">
        <w:rPr>
          <w:rFonts w:ascii="Consolas" w:hAnsi="Consolas" w:cs="Consolas"/>
          <w:color w:val="6A3E3E"/>
        </w:rPr>
        <w:t>huburl</w:t>
      </w:r>
      <w:r w:rsidRPr="00B734AF">
        <w:rPr>
          <w:rFonts w:ascii="Consolas" w:hAnsi="Consolas" w:cs="Consolas"/>
          <w:color w:val="000000"/>
        </w:rPr>
        <w:t>),</w:t>
      </w:r>
      <w:r w:rsidRPr="00B734AF">
        <w:rPr>
          <w:rFonts w:ascii="Consolas" w:hAnsi="Consolas" w:cs="Consolas"/>
          <w:color w:val="6A3E3E"/>
        </w:rPr>
        <w:t>option</w:t>
      </w:r>
      <w:r w:rsidRPr="00B734AF">
        <w:rPr>
          <w:rFonts w:ascii="Consolas" w:hAnsi="Consolas" w:cs="Consolas"/>
          <w:color w:val="000000"/>
        </w:rPr>
        <w:t>);</w:t>
      </w:r>
    </w:p>
    <w:p w:rsidR="003B5C29" w:rsidRPr="00B734AF" w:rsidRDefault="003B5C29" w:rsidP="003B5C29">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color w:val="000000"/>
        </w:rPr>
        <w:tab/>
      </w:r>
      <w:r w:rsidRPr="00B734AF">
        <w:rPr>
          <w:rFonts w:ascii="Consolas" w:hAnsi="Consolas" w:cs="Consolas"/>
          <w:color w:val="6A3E3E"/>
        </w:rPr>
        <w:t>driver</w:t>
      </w:r>
      <w:r w:rsidRPr="00B734AF">
        <w:rPr>
          <w:rFonts w:ascii="Consolas" w:hAnsi="Consolas" w:cs="Consolas"/>
          <w:color w:val="000000"/>
        </w:rPr>
        <w:t>.get(</w:t>
      </w:r>
      <w:r w:rsidRPr="00B734AF">
        <w:rPr>
          <w:rFonts w:ascii="Consolas" w:hAnsi="Consolas" w:cs="Consolas"/>
          <w:color w:val="2A00FF"/>
        </w:rPr>
        <w:t>"https://www.google.com"</w:t>
      </w:r>
      <w:r w:rsidRPr="00B734AF">
        <w:rPr>
          <w:rFonts w:ascii="Consolas" w:hAnsi="Consolas" w:cs="Consolas"/>
          <w:color w:val="000000"/>
        </w:rPr>
        <w:t>);</w:t>
      </w: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Segoe Print" w:hAnsi="Segoe Print" w:cs="Segoe Print"/>
        </w:rPr>
      </w:pPr>
      <w:r w:rsidRPr="00B734AF">
        <w:rPr>
          <w:rFonts w:ascii="Consolas" w:hAnsi="Consolas" w:cs="Consolas"/>
          <w:color w:val="000000"/>
        </w:rPr>
        <w:t xml:space="preserve">   </w:t>
      </w:r>
      <w:r w:rsidRPr="00B734AF">
        <w:rPr>
          <w:rFonts w:ascii="Consolas" w:hAnsi="Consolas" w:cs="Consolas"/>
          <w:color w:val="000000"/>
        </w:rPr>
        <w:tab/>
        <w:t xml:space="preserve"> </w:t>
      </w:r>
      <w:r w:rsidRPr="00B734AF">
        <w:rPr>
          <w:rFonts w:ascii="Consolas" w:hAnsi="Consolas" w:cs="Consolas"/>
          <w:color w:val="000000"/>
        </w:rPr>
        <w:tab/>
      </w:r>
      <w:r w:rsidRPr="00B734AF">
        <w:rPr>
          <w:rFonts w:ascii="Consolas" w:hAnsi="Consolas" w:cs="Consolas"/>
          <w:color w:val="6A3E3E"/>
        </w:rPr>
        <w:t>driver</w:t>
      </w:r>
      <w:r w:rsidRPr="00B734AF">
        <w:rPr>
          <w:rFonts w:ascii="Consolas" w:hAnsi="Consolas" w:cs="Consolas"/>
          <w:color w:val="000000"/>
        </w:rPr>
        <w:t>.quit();</w:t>
      </w: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b/>
        </w:rPr>
      </w:pPr>
      <w:r w:rsidRPr="00B734AF">
        <w:rPr>
          <w:rFonts w:asciiTheme="minorHAnsi" w:hAnsiTheme="minorHAnsi" w:cs="Segoe Print"/>
          <w:b/>
        </w:rPr>
        <w:t>What is the difference between Desiredcapabilities &amp; Chromeoptions and when to use them?</w:t>
      </w:r>
    </w:p>
    <w:p w:rsidR="003B5C29" w:rsidRPr="00B734AF" w:rsidRDefault="003B5C29" w:rsidP="003B5C2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Theme="minorHAnsi" w:hAnsiTheme="minorHAnsi" w:cs="Segoe Print"/>
        </w:rPr>
      </w:pPr>
      <w:r w:rsidRPr="00B734AF">
        <w:rPr>
          <w:rFonts w:asciiTheme="minorHAnsi" w:hAnsiTheme="minorHAnsi" w:cs="Segoe Print"/>
        </w:rPr>
        <w:t>Capabilities are options that you can use to customize and configure a ChromeDriver session. This page documents all ChromeDriver supported capabilities and how to use them.</w:t>
      </w:r>
    </w:p>
    <w:p w:rsidR="003B5C29" w:rsidRPr="00B734AF" w:rsidRDefault="00802C2E" w:rsidP="003B5C29">
      <w:pPr>
        <w:pStyle w:val="NormalWeb"/>
        <w:shd w:val="clear" w:color="auto" w:fill="FFFFFF"/>
        <w:spacing w:before="0" w:beforeAutospacing="0" w:after="240" w:afterAutospacing="0"/>
        <w:rPr>
          <w:rStyle w:val="Hyperlink"/>
          <w:rFonts w:asciiTheme="minorHAnsi" w:eastAsiaTheme="majorEastAsia" w:hAnsiTheme="minorHAnsi" w:cs="Segoe Print"/>
        </w:rPr>
      </w:pPr>
      <w:hyperlink r:id="rId21" w:history="1">
        <w:r w:rsidR="003B5C29" w:rsidRPr="00B734AF">
          <w:rPr>
            <w:rStyle w:val="Hyperlink"/>
            <w:rFonts w:asciiTheme="minorHAnsi" w:eastAsiaTheme="majorEastAsia" w:hAnsiTheme="minorHAnsi" w:cs="Segoe Print"/>
          </w:rPr>
          <w:t>http://chromedriver.chromium.org/capabilities</w:t>
        </w:r>
      </w:hyperlink>
    </w:p>
    <w:p w:rsidR="00384E0D" w:rsidRPr="00B734AF" w:rsidRDefault="00384E0D" w:rsidP="00384E0D">
      <w:pPr>
        <w:numPr>
          <w:ilvl w:val="0"/>
          <w:numId w:val="64"/>
        </w:numPr>
        <w:shd w:val="clear" w:color="auto" w:fill="FFFFFF"/>
        <w:spacing w:before="100" w:beforeAutospacing="1" w:after="100" w:afterAutospacing="1"/>
        <w:rPr>
          <w:rFonts w:ascii="Open Sans" w:hAnsi="Open Sans"/>
          <w:color w:val="000000"/>
        </w:rPr>
      </w:pPr>
      <w:r w:rsidRPr="00B734AF">
        <w:rPr>
          <w:rFonts w:ascii="Open Sans" w:hAnsi="Open Sans"/>
          <w:color w:val="000000"/>
        </w:rPr>
        <w:lastRenderedPageBreak/>
        <w:t>Use the </w:t>
      </w:r>
      <w:r w:rsidRPr="00B734AF">
        <w:rPr>
          <w:rStyle w:val="HTMLCode"/>
          <w:rFonts w:eastAsiaTheme="majorEastAsia"/>
          <w:color w:val="009933"/>
          <w:sz w:val="24"/>
          <w:szCs w:val="24"/>
        </w:rPr>
        <w:t>ChromeOptions</w:t>
      </w:r>
      <w:r w:rsidRPr="00B734AF">
        <w:rPr>
          <w:rFonts w:ascii="Open Sans" w:hAnsi="Open Sans"/>
          <w:color w:val="000000"/>
        </w:rPr>
        <w:t> class. This is supported by Java, Python, etc.</w:t>
      </w:r>
    </w:p>
    <w:p w:rsidR="00384E0D" w:rsidRPr="00B734AF" w:rsidRDefault="00384E0D" w:rsidP="00384E0D">
      <w:pPr>
        <w:numPr>
          <w:ilvl w:val="0"/>
          <w:numId w:val="64"/>
        </w:numPr>
        <w:shd w:val="clear" w:color="auto" w:fill="FFFFFF"/>
        <w:spacing w:before="100" w:beforeAutospacing="1" w:after="100" w:afterAutospacing="1"/>
        <w:rPr>
          <w:rFonts w:ascii="Open Sans" w:hAnsi="Open Sans"/>
          <w:color w:val="000000"/>
        </w:rPr>
      </w:pPr>
      <w:r w:rsidRPr="00B734AF">
        <w:rPr>
          <w:rFonts w:ascii="Open Sans" w:hAnsi="Open Sans"/>
          <w:color w:val="000000"/>
        </w:rPr>
        <w:t>Use the </w:t>
      </w:r>
      <w:r w:rsidRPr="00B734AF">
        <w:rPr>
          <w:rStyle w:val="HTMLCode"/>
          <w:rFonts w:eastAsiaTheme="majorEastAsia"/>
          <w:color w:val="009933"/>
          <w:sz w:val="24"/>
          <w:szCs w:val="24"/>
        </w:rPr>
        <w:t>DesiredCapabilities</w:t>
      </w:r>
      <w:r w:rsidRPr="00B734AF">
        <w:rPr>
          <w:rFonts w:ascii="Open Sans" w:hAnsi="Open Sans"/>
          <w:color w:val="000000"/>
        </w:rPr>
        <w:t> class. This is supported by Python, Ruby, etc. While it is also available in Java, its usage in Java is deprecated.</w:t>
      </w:r>
    </w:p>
    <w:p w:rsidR="00384E0D" w:rsidRPr="00B734AF" w:rsidRDefault="00384E0D" w:rsidP="00384E0D">
      <w:pPr>
        <w:pStyle w:val="Heading2"/>
        <w:shd w:val="clear" w:color="auto" w:fill="FFFFFF"/>
        <w:rPr>
          <w:rFonts w:ascii="Open Sans" w:hAnsi="Open Sans"/>
          <w:color w:val="000000"/>
          <w:sz w:val="24"/>
          <w:szCs w:val="24"/>
        </w:rPr>
      </w:pPr>
      <w:bookmarkStart w:id="1" w:name="TOC-Using-the-ChromeOptions-class"/>
      <w:bookmarkEnd w:id="1"/>
      <w:r w:rsidRPr="00B734AF">
        <w:rPr>
          <w:rFonts w:ascii="Open Sans" w:hAnsi="Open Sans"/>
          <w:color w:val="000000"/>
          <w:sz w:val="24"/>
          <w:szCs w:val="24"/>
        </w:rPr>
        <w:t>Using the ChromeOptions class</w:t>
      </w:r>
    </w:p>
    <w:p w:rsidR="00384E0D" w:rsidRPr="00B734AF" w:rsidRDefault="00384E0D" w:rsidP="00384E0D">
      <w:r w:rsidRPr="00B734AF">
        <w:rPr>
          <w:rFonts w:ascii="Open Sans" w:hAnsi="Open Sans"/>
          <w:color w:val="000000"/>
          <w:shd w:val="clear" w:color="auto" w:fill="FFFFFF"/>
        </w:rPr>
        <w:t>You can create an instance of </w:t>
      </w:r>
      <w:r w:rsidRPr="00B734AF">
        <w:rPr>
          <w:rStyle w:val="HTMLCode"/>
          <w:rFonts w:eastAsiaTheme="majorEastAsia"/>
          <w:color w:val="009933"/>
          <w:sz w:val="24"/>
          <w:szCs w:val="24"/>
          <w:shd w:val="clear" w:color="auto" w:fill="FFFFFF"/>
        </w:rPr>
        <w:t>ChromeOptions</w:t>
      </w:r>
      <w:r w:rsidRPr="00B734AF">
        <w:rPr>
          <w:rFonts w:ascii="Open Sans" w:hAnsi="Open Sans"/>
          <w:color w:val="000000"/>
          <w:shd w:val="clear" w:color="auto" w:fill="FFFFFF"/>
        </w:rPr>
        <w:t>, which has convenient methods for setting ChromeDriver-specific capabilities. You can then pass the </w:t>
      </w:r>
      <w:r w:rsidRPr="00B734AF">
        <w:rPr>
          <w:rStyle w:val="HTMLCode"/>
          <w:rFonts w:eastAsiaTheme="majorEastAsia"/>
          <w:color w:val="009933"/>
          <w:sz w:val="24"/>
          <w:szCs w:val="24"/>
          <w:shd w:val="clear" w:color="auto" w:fill="FFFFFF"/>
        </w:rPr>
        <w:t>ChromeOptions</w:t>
      </w:r>
      <w:r w:rsidRPr="00B734AF">
        <w:rPr>
          <w:rFonts w:ascii="Open Sans" w:hAnsi="Open Sans"/>
          <w:color w:val="000000"/>
          <w:shd w:val="clear" w:color="auto" w:fill="FFFFFF"/>
        </w:rPr>
        <w:t> object into the ChromeDriver constructor:</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 xml:space="preserve">ChromeOptions options </w:t>
      </w:r>
      <w:r w:rsidRPr="00B734AF">
        <w:rPr>
          <w:color w:val="808030"/>
          <w:sz w:val="24"/>
          <w:szCs w:val="24"/>
        </w:rPr>
        <w:t>=</w:t>
      </w:r>
      <w:r w:rsidRPr="00B734AF">
        <w:rPr>
          <w:color w:val="000000"/>
          <w:sz w:val="24"/>
          <w:szCs w:val="24"/>
        </w:rPr>
        <w:t xml:space="preserve"> new ChromeOptions</w:t>
      </w:r>
      <w:r w:rsidRPr="00B734AF">
        <w:rPr>
          <w:color w:val="808030"/>
          <w:sz w:val="24"/>
          <w:szCs w:val="24"/>
        </w:rPr>
        <w:t>();</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options</w:t>
      </w:r>
      <w:r w:rsidRPr="00B734AF">
        <w:rPr>
          <w:color w:val="808030"/>
          <w:sz w:val="24"/>
          <w:szCs w:val="24"/>
        </w:rPr>
        <w:t>.</w:t>
      </w:r>
      <w:r w:rsidRPr="00B734AF">
        <w:rPr>
          <w:color w:val="000000"/>
          <w:sz w:val="24"/>
          <w:szCs w:val="24"/>
        </w:rPr>
        <w:t>addExtensions</w:t>
      </w:r>
      <w:r w:rsidRPr="00B734AF">
        <w:rPr>
          <w:color w:val="808030"/>
          <w:sz w:val="24"/>
          <w:szCs w:val="24"/>
        </w:rPr>
        <w:t>(</w:t>
      </w:r>
      <w:r w:rsidRPr="00B734AF">
        <w:rPr>
          <w:color w:val="000000"/>
          <w:sz w:val="24"/>
          <w:szCs w:val="24"/>
        </w:rPr>
        <w:t>new File</w:t>
      </w:r>
      <w:r w:rsidRPr="00B734AF">
        <w:rPr>
          <w:color w:val="808030"/>
          <w:sz w:val="24"/>
          <w:szCs w:val="24"/>
        </w:rPr>
        <w:t>(</w:t>
      </w:r>
      <w:r w:rsidRPr="00B734AF">
        <w:rPr>
          <w:color w:val="0000E6"/>
          <w:sz w:val="24"/>
          <w:szCs w:val="24"/>
        </w:rPr>
        <w:t>"/path/to/extension.crx"</w:t>
      </w:r>
      <w:r w:rsidRPr="00B734AF">
        <w:rPr>
          <w:color w:val="808030"/>
          <w:sz w:val="24"/>
          <w:szCs w:val="24"/>
        </w:rPr>
        <w:t>));</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 xml:space="preserve">ChromeDriver driver </w:t>
      </w:r>
      <w:r w:rsidRPr="00B734AF">
        <w:rPr>
          <w:color w:val="808030"/>
          <w:sz w:val="24"/>
          <w:szCs w:val="24"/>
        </w:rPr>
        <w:t>=</w:t>
      </w:r>
      <w:r w:rsidRPr="00B734AF">
        <w:rPr>
          <w:color w:val="000000"/>
          <w:sz w:val="24"/>
          <w:szCs w:val="24"/>
        </w:rPr>
        <w:t xml:space="preserve"> new ChromeDriver</w:t>
      </w:r>
      <w:r w:rsidRPr="00B734AF">
        <w:rPr>
          <w:color w:val="808030"/>
          <w:sz w:val="24"/>
          <w:szCs w:val="24"/>
        </w:rPr>
        <w:t>(</w:t>
      </w:r>
      <w:r w:rsidRPr="00B734AF">
        <w:rPr>
          <w:color w:val="000000"/>
          <w:sz w:val="24"/>
          <w:szCs w:val="24"/>
        </w:rPr>
        <w:t>options</w:t>
      </w:r>
      <w:r w:rsidRPr="00B734AF">
        <w:rPr>
          <w:color w:val="808030"/>
          <w:sz w:val="24"/>
          <w:szCs w:val="24"/>
        </w:rPr>
        <w:t>);</w:t>
      </w:r>
    </w:p>
    <w:p w:rsidR="00384E0D" w:rsidRPr="00B734AF" w:rsidRDefault="00384E0D" w:rsidP="00384E0D">
      <w:r w:rsidRPr="00B734AF">
        <w:rPr>
          <w:rFonts w:ascii="Open Sans" w:hAnsi="Open Sans"/>
          <w:color w:val="000000"/>
        </w:rPr>
        <w:br/>
      </w:r>
      <w:r w:rsidRPr="00B734AF">
        <w:rPr>
          <w:rFonts w:ascii="Open Sans" w:hAnsi="Open Sans"/>
          <w:color w:val="000000"/>
          <w:shd w:val="clear" w:color="auto" w:fill="FFFFFF"/>
        </w:rPr>
        <w:t>Since Selenium version 3.6.0, the </w:t>
      </w:r>
      <w:r w:rsidRPr="00B734AF">
        <w:rPr>
          <w:rStyle w:val="HTMLCode"/>
          <w:rFonts w:eastAsiaTheme="majorEastAsia"/>
          <w:color w:val="009933"/>
          <w:sz w:val="24"/>
          <w:szCs w:val="24"/>
          <w:shd w:val="clear" w:color="auto" w:fill="FFFFFF"/>
        </w:rPr>
        <w:t>ChromeOptions</w:t>
      </w:r>
      <w:r w:rsidRPr="00B734AF">
        <w:rPr>
          <w:rFonts w:ascii="Open Sans" w:hAnsi="Open Sans"/>
          <w:color w:val="000000"/>
          <w:shd w:val="clear" w:color="auto" w:fill="FFFFFF"/>
        </w:rPr>
        <w:t> class in Java also implements the </w:t>
      </w:r>
      <w:r w:rsidRPr="00B734AF">
        <w:rPr>
          <w:rStyle w:val="HTMLCode"/>
          <w:rFonts w:eastAsiaTheme="majorEastAsia"/>
          <w:color w:val="009933"/>
          <w:sz w:val="24"/>
          <w:szCs w:val="24"/>
          <w:shd w:val="clear" w:color="auto" w:fill="FFFFFF"/>
        </w:rPr>
        <w:t>Capabilities</w:t>
      </w:r>
      <w:r w:rsidRPr="00B734AF">
        <w:rPr>
          <w:rFonts w:ascii="Open Sans" w:hAnsi="Open Sans"/>
          <w:color w:val="000000"/>
          <w:shd w:val="clear" w:color="auto" w:fill="FFFFFF"/>
        </w:rPr>
        <w:t>interface, allowing you to specify other WebDriver capabilities not specific to ChromeDriver.</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 xml:space="preserve">ChromeOptions options </w:t>
      </w:r>
      <w:r w:rsidRPr="00B734AF">
        <w:rPr>
          <w:color w:val="808030"/>
          <w:sz w:val="24"/>
          <w:szCs w:val="24"/>
        </w:rPr>
        <w:t>=</w:t>
      </w:r>
      <w:r w:rsidRPr="00B734AF">
        <w:rPr>
          <w:color w:val="000000"/>
          <w:sz w:val="24"/>
          <w:szCs w:val="24"/>
        </w:rPr>
        <w:t xml:space="preserve"> </w:t>
      </w:r>
      <w:r w:rsidRPr="00B734AF">
        <w:rPr>
          <w:b/>
          <w:bCs/>
          <w:color w:val="800000"/>
          <w:sz w:val="24"/>
          <w:szCs w:val="24"/>
        </w:rPr>
        <w:t>new</w:t>
      </w:r>
      <w:r w:rsidRPr="00B734AF">
        <w:rPr>
          <w:color w:val="000000"/>
          <w:sz w:val="24"/>
          <w:szCs w:val="24"/>
        </w:rPr>
        <w:t xml:space="preserve"> ChromeOptions</w:t>
      </w:r>
      <w:r w:rsidRPr="00B734AF">
        <w:rPr>
          <w:color w:val="808030"/>
          <w:sz w:val="24"/>
          <w:szCs w:val="24"/>
        </w:rPr>
        <w:t>()</w:t>
      </w:r>
      <w:r w:rsidRPr="00B734AF">
        <w:rPr>
          <w:color w:val="800080"/>
          <w:sz w:val="24"/>
          <w:szCs w:val="24"/>
        </w:rPr>
        <w:t>;</w:t>
      </w:r>
    </w:p>
    <w:p w:rsidR="00384E0D" w:rsidRPr="00B734AF" w:rsidRDefault="00384E0D" w:rsidP="00384E0D">
      <w:pPr>
        <w:pStyle w:val="HTMLPreformatted"/>
        <w:shd w:val="clear" w:color="auto" w:fill="EFEFEF"/>
        <w:rPr>
          <w:color w:val="000000"/>
          <w:sz w:val="24"/>
          <w:szCs w:val="24"/>
        </w:rPr>
      </w:pPr>
      <w:r w:rsidRPr="00B734AF">
        <w:rPr>
          <w:color w:val="696969"/>
          <w:sz w:val="24"/>
          <w:szCs w:val="24"/>
        </w:rPr>
        <w:t>// Add the WebDriver proxy capability.</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 xml:space="preserve">Proxy proxy </w:t>
      </w:r>
      <w:r w:rsidRPr="00B734AF">
        <w:rPr>
          <w:color w:val="808030"/>
          <w:sz w:val="24"/>
          <w:szCs w:val="24"/>
        </w:rPr>
        <w:t>=</w:t>
      </w:r>
      <w:r w:rsidRPr="00B734AF">
        <w:rPr>
          <w:color w:val="000000"/>
          <w:sz w:val="24"/>
          <w:szCs w:val="24"/>
        </w:rPr>
        <w:t xml:space="preserve"> </w:t>
      </w:r>
      <w:r w:rsidRPr="00B734AF">
        <w:rPr>
          <w:b/>
          <w:bCs/>
          <w:color w:val="800000"/>
          <w:sz w:val="24"/>
          <w:szCs w:val="24"/>
        </w:rPr>
        <w:t>new</w:t>
      </w:r>
      <w:r w:rsidRPr="00B734AF">
        <w:rPr>
          <w:color w:val="000000"/>
          <w:sz w:val="24"/>
          <w:szCs w:val="24"/>
        </w:rPr>
        <w:t xml:space="preserve"> Proxy</w:t>
      </w:r>
      <w:r w:rsidRPr="00B734AF">
        <w:rPr>
          <w:color w:val="808030"/>
          <w:sz w:val="24"/>
          <w:szCs w:val="24"/>
        </w:rPr>
        <w:t>()</w:t>
      </w:r>
      <w:r w:rsidRPr="00B734AF">
        <w:rPr>
          <w:color w:val="800080"/>
          <w:sz w:val="24"/>
          <w:szCs w:val="24"/>
        </w:rPr>
        <w:t>;</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proxy</w:t>
      </w:r>
      <w:r w:rsidRPr="00B734AF">
        <w:rPr>
          <w:color w:val="808030"/>
          <w:sz w:val="24"/>
          <w:szCs w:val="24"/>
        </w:rPr>
        <w:t>.</w:t>
      </w:r>
      <w:r w:rsidRPr="00B734AF">
        <w:rPr>
          <w:color w:val="000000"/>
          <w:sz w:val="24"/>
          <w:szCs w:val="24"/>
        </w:rPr>
        <w:t>setHttpProxy</w:t>
      </w:r>
      <w:r w:rsidRPr="00B734AF">
        <w:rPr>
          <w:color w:val="808030"/>
          <w:sz w:val="24"/>
          <w:szCs w:val="24"/>
        </w:rPr>
        <w:t>(</w:t>
      </w:r>
      <w:r w:rsidRPr="00B734AF">
        <w:rPr>
          <w:color w:val="800000"/>
          <w:sz w:val="24"/>
          <w:szCs w:val="24"/>
        </w:rPr>
        <w:t>"</w:t>
      </w:r>
      <w:r w:rsidRPr="00B734AF">
        <w:rPr>
          <w:color w:val="0000E6"/>
          <w:sz w:val="24"/>
          <w:szCs w:val="24"/>
        </w:rPr>
        <w:t>myhttpproxy:3337</w:t>
      </w:r>
      <w:r w:rsidRPr="00B734AF">
        <w:rPr>
          <w:color w:val="800000"/>
          <w:sz w:val="24"/>
          <w:szCs w:val="24"/>
        </w:rPr>
        <w:t>"</w:t>
      </w:r>
      <w:r w:rsidRPr="00B734AF">
        <w:rPr>
          <w:color w:val="808030"/>
          <w:sz w:val="24"/>
          <w:szCs w:val="24"/>
        </w:rPr>
        <w:t>)</w:t>
      </w:r>
      <w:r w:rsidRPr="00B734AF">
        <w:rPr>
          <w:color w:val="800080"/>
          <w:sz w:val="24"/>
          <w:szCs w:val="24"/>
        </w:rPr>
        <w:t>;</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options</w:t>
      </w:r>
      <w:r w:rsidRPr="00B734AF">
        <w:rPr>
          <w:color w:val="808030"/>
          <w:sz w:val="24"/>
          <w:szCs w:val="24"/>
        </w:rPr>
        <w:t>.</w:t>
      </w:r>
      <w:r w:rsidRPr="00B734AF">
        <w:rPr>
          <w:color w:val="000000"/>
          <w:sz w:val="24"/>
          <w:szCs w:val="24"/>
        </w:rPr>
        <w:t>setCapability</w:t>
      </w:r>
      <w:r w:rsidRPr="00B734AF">
        <w:rPr>
          <w:color w:val="808030"/>
          <w:sz w:val="24"/>
          <w:szCs w:val="24"/>
        </w:rPr>
        <w:t>(</w:t>
      </w:r>
      <w:r w:rsidRPr="00B734AF">
        <w:rPr>
          <w:color w:val="800000"/>
          <w:sz w:val="24"/>
          <w:szCs w:val="24"/>
        </w:rPr>
        <w:t>"</w:t>
      </w:r>
      <w:r w:rsidRPr="00B734AF">
        <w:rPr>
          <w:color w:val="0000E6"/>
          <w:sz w:val="24"/>
          <w:szCs w:val="24"/>
        </w:rPr>
        <w:t>proxy</w:t>
      </w:r>
      <w:r w:rsidRPr="00B734AF">
        <w:rPr>
          <w:color w:val="800000"/>
          <w:sz w:val="24"/>
          <w:szCs w:val="24"/>
        </w:rPr>
        <w:t>"</w:t>
      </w:r>
      <w:r w:rsidRPr="00B734AF">
        <w:rPr>
          <w:color w:val="808030"/>
          <w:sz w:val="24"/>
          <w:szCs w:val="24"/>
        </w:rPr>
        <w:t>,</w:t>
      </w:r>
      <w:r w:rsidRPr="00B734AF">
        <w:rPr>
          <w:color w:val="000000"/>
          <w:sz w:val="24"/>
          <w:szCs w:val="24"/>
        </w:rPr>
        <w:t xml:space="preserve"> proxy</w:t>
      </w:r>
      <w:r w:rsidRPr="00B734AF">
        <w:rPr>
          <w:color w:val="808030"/>
          <w:sz w:val="24"/>
          <w:szCs w:val="24"/>
        </w:rPr>
        <w:t>)</w:t>
      </w:r>
      <w:r w:rsidRPr="00B734AF">
        <w:rPr>
          <w:color w:val="800080"/>
          <w:sz w:val="24"/>
          <w:szCs w:val="24"/>
        </w:rPr>
        <w:t>;</w:t>
      </w:r>
    </w:p>
    <w:p w:rsidR="00384E0D" w:rsidRPr="00B734AF" w:rsidRDefault="00384E0D" w:rsidP="00384E0D">
      <w:pPr>
        <w:pStyle w:val="HTMLPreformatted"/>
        <w:shd w:val="clear" w:color="auto" w:fill="EFEFEF"/>
        <w:rPr>
          <w:color w:val="000000"/>
          <w:sz w:val="24"/>
          <w:szCs w:val="24"/>
        </w:rPr>
      </w:pPr>
    </w:p>
    <w:p w:rsidR="00384E0D" w:rsidRPr="00B734AF" w:rsidRDefault="00384E0D" w:rsidP="00384E0D">
      <w:pPr>
        <w:pStyle w:val="HTMLPreformatted"/>
        <w:shd w:val="clear" w:color="auto" w:fill="EFEFEF"/>
        <w:rPr>
          <w:color w:val="000000"/>
          <w:sz w:val="24"/>
          <w:szCs w:val="24"/>
        </w:rPr>
      </w:pPr>
      <w:r w:rsidRPr="00B734AF">
        <w:rPr>
          <w:color w:val="696969"/>
          <w:sz w:val="24"/>
          <w:szCs w:val="24"/>
        </w:rPr>
        <w:t>// Add a ChromeDriver-specific capability.</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options</w:t>
      </w:r>
      <w:r w:rsidRPr="00B734AF">
        <w:rPr>
          <w:color w:val="808030"/>
          <w:sz w:val="24"/>
          <w:szCs w:val="24"/>
        </w:rPr>
        <w:t>.</w:t>
      </w:r>
      <w:r w:rsidRPr="00B734AF">
        <w:rPr>
          <w:color w:val="000000"/>
          <w:sz w:val="24"/>
          <w:szCs w:val="24"/>
        </w:rPr>
        <w:t>addExtensions</w:t>
      </w:r>
      <w:r w:rsidRPr="00B734AF">
        <w:rPr>
          <w:color w:val="808030"/>
          <w:sz w:val="24"/>
          <w:szCs w:val="24"/>
        </w:rPr>
        <w:t>(</w:t>
      </w:r>
      <w:r w:rsidRPr="00B734AF">
        <w:rPr>
          <w:b/>
          <w:bCs/>
          <w:color w:val="800000"/>
          <w:sz w:val="24"/>
          <w:szCs w:val="24"/>
        </w:rPr>
        <w:t>new</w:t>
      </w:r>
      <w:r w:rsidRPr="00B734AF">
        <w:rPr>
          <w:color w:val="000000"/>
          <w:sz w:val="24"/>
          <w:szCs w:val="24"/>
        </w:rPr>
        <w:t xml:space="preserve"> File</w:t>
      </w:r>
      <w:r w:rsidRPr="00B734AF">
        <w:rPr>
          <w:color w:val="808030"/>
          <w:sz w:val="24"/>
          <w:szCs w:val="24"/>
        </w:rPr>
        <w:t>(</w:t>
      </w:r>
      <w:r w:rsidRPr="00B734AF">
        <w:rPr>
          <w:color w:val="800000"/>
          <w:sz w:val="24"/>
          <w:szCs w:val="24"/>
        </w:rPr>
        <w:t>"</w:t>
      </w:r>
      <w:r w:rsidRPr="00B734AF">
        <w:rPr>
          <w:color w:val="0000E6"/>
          <w:sz w:val="24"/>
          <w:szCs w:val="24"/>
        </w:rPr>
        <w:t>/path/to/extension.crx</w:t>
      </w:r>
      <w:r w:rsidRPr="00B734AF">
        <w:rPr>
          <w:color w:val="800000"/>
          <w:sz w:val="24"/>
          <w:szCs w:val="24"/>
        </w:rPr>
        <w:t>"</w:t>
      </w:r>
      <w:r w:rsidRPr="00B734AF">
        <w:rPr>
          <w:color w:val="808030"/>
          <w:sz w:val="24"/>
          <w:szCs w:val="24"/>
        </w:rPr>
        <w:t>))</w:t>
      </w:r>
      <w:r w:rsidRPr="00B734AF">
        <w:rPr>
          <w:color w:val="800080"/>
          <w:sz w:val="24"/>
          <w:szCs w:val="24"/>
        </w:rPr>
        <w:t>;</w:t>
      </w:r>
    </w:p>
    <w:p w:rsidR="00384E0D" w:rsidRPr="00B734AF" w:rsidRDefault="00384E0D" w:rsidP="00384E0D">
      <w:pPr>
        <w:pStyle w:val="HTMLPreformatted"/>
        <w:shd w:val="clear" w:color="auto" w:fill="EFEFEF"/>
        <w:rPr>
          <w:color w:val="000000"/>
          <w:sz w:val="24"/>
          <w:szCs w:val="24"/>
        </w:rPr>
      </w:pPr>
      <w:r w:rsidRPr="00B734AF">
        <w:rPr>
          <w:color w:val="000000"/>
          <w:sz w:val="24"/>
          <w:szCs w:val="24"/>
        </w:rPr>
        <w:t xml:space="preserve">ChromeDriver driver </w:t>
      </w:r>
      <w:r w:rsidRPr="00B734AF">
        <w:rPr>
          <w:color w:val="808030"/>
          <w:sz w:val="24"/>
          <w:szCs w:val="24"/>
        </w:rPr>
        <w:t>=</w:t>
      </w:r>
      <w:r w:rsidRPr="00B734AF">
        <w:rPr>
          <w:color w:val="000000"/>
          <w:sz w:val="24"/>
          <w:szCs w:val="24"/>
        </w:rPr>
        <w:t xml:space="preserve"> </w:t>
      </w:r>
      <w:r w:rsidRPr="00B734AF">
        <w:rPr>
          <w:b/>
          <w:bCs/>
          <w:color w:val="800000"/>
          <w:sz w:val="24"/>
          <w:szCs w:val="24"/>
        </w:rPr>
        <w:t>new</w:t>
      </w:r>
      <w:r w:rsidRPr="00B734AF">
        <w:rPr>
          <w:color w:val="000000"/>
          <w:sz w:val="24"/>
          <w:szCs w:val="24"/>
        </w:rPr>
        <w:t xml:space="preserve"> ChromeDriver</w:t>
      </w:r>
      <w:r w:rsidRPr="00B734AF">
        <w:rPr>
          <w:color w:val="808030"/>
          <w:sz w:val="24"/>
          <w:szCs w:val="24"/>
        </w:rPr>
        <w:t>(</w:t>
      </w:r>
      <w:r w:rsidRPr="00B734AF">
        <w:rPr>
          <w:color w:val="000000"/>
          <w:sz w:val="24"/>
          <w:szCs w:val="24"/>
        </w:rPr>
        <w:t>options</w:t>
      </w:r>
      <w:r w:rsidRPr="00B734AF">
        <w:rPr>
          <w:color w:val="808030"/>
          <w:sz w:val="24"/>
          <w:szCs w:val="24"/>
        </w:rPr>
        <w:t>)</w:t>
      </w:r>
      <w:r w:rsidRPr="00B734AF">
        <w:rPr>
          <w:color w:val="800080"/>
          <w:sz w:val="24"/>
          <w:szCs w:val="24"/>
        </w:rPr>
        <w:t>;</w:t>
      </w:r>
    </w:p>
    <w:p w:rsidR="00384E0D" w:rsidRPr="00B734AF" w:rsidRDefault="00384E0D" w:rsidP="003B5C29">
      <w:pPr>
        <w:pStyle w:val="NormalWeb"/>
        <w:shd w:val="clear" w:color="auto" w:fill="FFFFFF"/>
        <w:spacing w:before="0" w:beforeAutospacing="0" w:after="240" w:afterAutospacing="0"/>
        <w:rPr>
          <w:rFonts w:asciiTheme="minorHAnsi" w:hAnsiTheme="minorHAnsi"/>
          <w:b/>
          <w:color w:val="333333"/>
        </w:rPr>
      </w:pPr>
    </w:p>
    <w:p w:rsidR="003B5C29" w:rsidRPr="00B734AF" w:rsidRDefault="003B5C29" w:rsidP="003B5C29">
      <w:pPr>
        <w:pStyle w:val="NormalWeb"/>
        <w:shd w:val="clear" w:color="auto" w:fill="FFFFFF"/>
        <w:spacing w:before="0" w:beforeAutospacing="0" w:after="240" w:afterAutospacing="0"/>
        <w:rPr>
          <w:rFonts w:asciiTheme="minorHAnsi" w:hAnsiTheme="minorHAnsi"/>
          <w:b/>
          <w:color w:val="333333"/>
        </w:rPr>
      </w:pPr>
    </w:p>
    <w:p w:rsidR="00892B8F" w:rsidRPr="00B734AF" w:rsidRDefault="00892B8F" w:rsidP="003B5C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color w:val="333333"/>
        </w:rPr>
        <w:t>HeadlessFirefox</w:t>
      </w:r>
    </w:p>
    <w:p w:rsidR="00892B8F" w:rsidRPr="00B734AF" w:rsidRDefault="00892B8F" w:rsidP="003B5C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noProof/>
          <w:color w:val="333333"/>
        </w:rPr>
        <w:drawing>
          <wp:inline distT="0" distB="0" distL="0" distR="0">
            <wp:extent cx="5878830" cy="1268095"/>
            <wp:effectExtent l="19050" t="0" r="762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878830" cy="1268095"/>
                    </a:xfrm>
                    <a:prstGeom prst="rect">
                      <a:avLst/>
                    </a:prstGeom>
                    <a:noFill/>
                    <a:ln w="9525">
                      <a:noFill/>
                      <a:miter lim="800000"/>
                      <a:headEnd/>
                      <a:tailEnd/>
                    </a:ln>
                  </pic:spPr>
                </pic:pic>
              </a:graphicData>
            </a:graphic>
          </wp:inline>
        </w:drawing>
      </w:r>
    </w:p>
    <w:p w:rsidR="003B5C29" w:rsidRPr="00B734AF" w:rsidRDefault="00571641" w:rsidP="003B5C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noProof/>
          <w:color w:val="333333"/>
        </w:rPr>
        <w:drawing>
          <wp:inline distT="0" distB="0" distL="0" distR="0">
            <wp:extent cx="6114415" cy="2244090"/>
            <wp:effectExtent l="19050" t="0" r="63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6114415" cy="2244090"/>
                    </a:xfrm>
                    <a:prstGeom prst="rect">
                      <a:avLst/>
                    </a:prstGeom>
                    <a:noFill/>
                    <a:ln w="9525">
                      <a:noFill/>
                      <a:miter lim="800000"/>
                      <a:headEnd/>
                      <a:tailEnd/>
                    </a:ln>
                  </pic:spPr>
                </pic:pic>
              </a:graphicData>
            </a:graphic>
          </wp:inline>
        </w:drawing>
      </w:r>
    </w:p>
    <w:p w:rsidR="003B5C29" w:rsidRPr="00B734AF" w:rsidRDefault="00571641" w:rsidP="00F144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color w:val="333333"/>
        </w:rPr>
        <w:lastRenderedPageBreak/>
        <w:t>https://www.youtube.com/watch?v=0XowYwfvbo8&amp;index=62&amp;list=PLFGoYjJG_fqo4oVsa6l_V-_7-tzBnlulT</w:t>
      </w:r>
    </w:p>
    <w:p w:rsidR="00571641" w:rsidRPr="00B734AF" w:rsidRDefault="00DB4FBE" w:rsidP="00F144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noProof/>
          <w:color w:val="333333"/>
        </w:rPr>
        <w:drawing>
          <wp:inline distT="0" distB="0" distL="0" distR="0">
            <wp:extent cx="2468245" cy="1503680"/>
            <wp:effectExtent l="19050" t="0" r="825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2468245" cy="1503680"/>
                    </a:xfrm>
                    <a:prstGeom prst="rect">
                      <a:avLst/>
                    </a:prstGeom>
                    <a:noFill/>
                    <a:ln w="9525">
                      <a:noFill/>
                      <a:miter lim="800000"/>
                      <a:headEnd/>
                      <a:tailEnd/>
                    </a:ln>
                  </pic:spPr>
                </pic:pic>
              </a:graphicData>
            </a:graphic>
          </wp:inline>
        </w:drawing>
      </w:r>
    </w:p>
    <w:p w:rsidR="00EB535F" w:rsidRPr="00B734AF" w:rsidRDefault="00EB535F" w:rsidP="00F144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color w:val="333333"/>
        </w:rPr>
        <w:t>Basic authentication</w:t>
      </w:r>
    </w:p>
    <w:p w:rsidR="00EB535F" w:rsidRPr="00B734AF" w:rsidRDefault="00EB535F" w:rsidP="00F144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noProof/>
          <w:color w:val="333333"/>
        </w:rPr>
        <w:drawing>
          <wp:inline distT="0" distB="0" distL="0" distR="0">
            <wp:extent cx="2561982" cy="667568"/>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563060" cy="667849"/>
                    </a:xfrm>
                    <a:prstGeom prst="rect">
                      <a:avLst/>
                    </a:prstGeom>
                    <a:noFill/>
                    <a:ln w="9525">
                      <a:noFill/>
                      <a:miter lim="800000"/>
                      <a:headEnd/>
                      <a:tailEnd/>
                    </a:ln>
                  </pic:spPr>
                </pic:pic>
              </a:graphicData>
            </a:graphic>
          </wp:inline>
        </w:drawing>
      </w:r>
    </w:p>
    <w:p w:rsidR="00EB535F" w:rsidRPr="00B734AF" w:rsidRDefault="00EB535F" w:rsidP="00F14429">
      <w:pPr>
        <w:pStyle w:val="NormalWeb"/>
        <w:shd w:val="clear" w:color="auto" w:fill="FFFFFF"/>
        <w:spacing w:before="0" w:beforeAutospacing="0" w:after="240" w:afterAutospacing="0"/>
        <w:rPr>
          <w:rFonts w:asciiTheme="minorHAnsi" w:hAnsiTheme="minorHAnsi"/>
          <w:b/>
          <w:color w:val="333333"/>
        </w:rPr>
      </w:pPr>
      <w:r w:rsidRPr="00B734AF">
        <w:rPr>
          <w:rFonts w:asciiTheme="minorHAnsi" w:hAnsiTheme="minorHAnsi"/>
          <w:b/>
          <w:noProof/>
          <w:color w:val="333333"/>
        </w:rPr>
        <w:drawing>
          <wp:inline distT="0" distB="0" distL="0" distR="0">
            <wp:extent cx="6762750" cy="163830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767955" cy="1639561"/>
                    </a:xfrm>
                    <a:prstGeom prst="rect">
                      <a:avLst/>
                    </a:prstGeom>
                    <a:noFill/>
                    <a:ln w="9525">
                      <a:noFill/>
                      <a:miter lim="800000"/>
                      <a:headEnd/>
                      <a:tailEnd/>
                    </a:ln>
                  </pic:spPr>
                </pic:pic>
              </a:graphicData>
            </a:graphic>
          </wp:inline>
        </w:drawing>
      </w:r>
    </w:p>
    <w:p w:rsidR="00571641" w:rsidRPr="00B734AF" w:rsidRDefault="00571641" w:rsidP="00F14429">
      <w:pPr>
        <w:pStyle w:val="NormalWeb"/>
        <w:shd w:val="clear" w:color="auto" w:fill="FFFFFF"/>
        <w:spacing w:before="0" w:beforeAutospacing="0" w:after="240" w:afterAutospacing="0"/>
        <w:rPr>
          <w:rFonts w:asciiTheme="minorHAnsi" w:hAnsiTheme="minorHAnsi"/>
          <w:b/>
          <w:color w:val="333333"/>
        </w:rPr>
      </w:pPr>
    </w:p>
    <w:p w:rsidR="00571641" w:rsidRPr="00B734AF" w:rsidRDefault="00571641" w:rsidP="00F14429">
      <w:pPr>
        <w:pStyle w:val="NormalWeb"/>
        <w:shd w:val="clear" w:color="auto" w:fill="FFFFFF"/>
        <w:spacing w:before="0" w:beforeAutospacing="0" w:after="240" w:afterAutospacing="0"/>
        <w:rPr>
          <w:rFonts w:asciiTheme="minorHAnsi" w:hAnsiTheme="minorHAnsi"/>
          <w:b/>
          <w:color w:val="333333"/>
        </w:rPr>
      </w:pPr>
    </w:p>
    <w:p w:rsidR="00571641" w:rsidRPr="00B734AF" w:rsidRDefault="00571641" w:rsidP="00F14429">
      <w:pPr>
        <w:pStyle w:val="NormalWeb"/>
        <w:shd w:val="clear" w:color="auto" w:fill="FFFFFF"/>
        <w:spacing w:before="0" w:beforeAutospacing="0" w:after="240" w:afterAutospacing="0"/>
        <w:rPr>
          <w:rFonts w:asciiTheme="minorHAnsi" w:hAnsiTheme="minorHAnsi"/>
          <w:b/>
          <w:color w:val="333333"/>
        </w:rPr>
      </w:pPr>
    </w:p>
    <w:p w:rsidR="00F14429" w:rsidRPr="00B734AF" w:rsidRDefault="00F14429" w:rsidP="00F14429">
      <w:pPr>
        <w:pStyle w:val="NormalWeb"/>
        <w:shd w:val="clear" w:color="auto" w:fill="FFFFFF"/>
        <w:spacing w:before="0" w:beforeAutospacing="0" w:after="240" w:afterAutospacing="0"/>
        <w:rPr>
          <w:rFonts w:asciiTheme="minorHAnsi" w:hAnsiTheme="minorHAnsi"/>
          <w:b/>
          <w:color w:val="333333"/>
          <w:u w:val="single"/>
        </w:rPr>
      </w:pPr>
      <w:r w:rsidRPr="00B734AF">
        <w:rPr>
          <w:rFonts w:asciiTheme="minorHAnsi" w:hAnsiTheme="minorHAnsi"/>
          <w:b/>
          <w:color w:val="333333"/>
          <w:u w:val="single"/>
        </w:rPr>
        <w:t>Page Facotry</w:t>
      </w:r>
    </w:p>
    <w:p w:rsidR="00F14429" w:rsidRPr="00B734AF" w:rsidRDefault="00F14429" w:rsidP="00F14429">
      <w:pPr>
        <w:pStyle w:val="NormalWeb"/>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Selenium Page Factory Pattern is like an extension to </w:t>
      </w:r>
      <w:hyperlink r:id="rId27" w:history="1">
        <w:r w:rsidRPr="00B734AF">
          <w:rPr>
            <w:rStyle w:val="Hyperlink"/>
            <w:rFonts w:asciiTheme="minorHAnsi" w:eastAsiaTheme="minorEastAsia" w:hAnsiTheme="minorHAnsi"/>
            <w:color w:val="337AB7"/>
          </w:rPr>
          <w:t>Page Object Model </w:t>
        </w:r>
      </w:hyperlink>
      <w:r w:rsidRPr="00B734AF">
        <w:rPr>
          <w:rFonts w:asciiTheme="minorHAnsi" w:hAnsiTheme="minorHAnsi"/>
          <w:color w:val="333333"/>
        </w:rPr>
        <w:t>, but Page Factory is much enhanced model. To start with, we just need to import package ‘org.openqa.selenium.support.PageFactory’</w:t>
      </w:r>
    </w:p>
    <w:p w:rsidR="00F14429" w:rsidRPr="00B734AF" w:rsidRDefault="00F14429" w:rsidP="00F14429">
      <w:pPr>
        <w:pStyle w:val="pullquote-large"/>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"Factory class can be used to make using Page Objects simpler and easier".</w:t>
      </w:r>
    </w:p>
    <w:p w:rsidR="00F14429" w:rsidRPr="00B734AF" w:rsidRDefault="00F14429" w:rsidP="00F14429">
      <w:pPr>
        <w:pStyle w:val="NormalWeb"/>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We use </w:t>
      </w:r>
      <w:hyperlink r:id="rId28" w:tgtFrame="_blank" w:history="1">
        <w:r w:rsidRPr="00B734AF">
          <w:rPr>
            <w:rStyle w:val="Hyperlink"/>
            <w:rFonts w:asciiTheme="minorHAnsi" w:eastAsiaTheme="minorEastAsia" w:hAnsiTheme="minorHAnsi"/>
            <w:color w:val="337AB7"/>
          </w:rPr>
          <w:t>Page Factory pattern</w:t>
        </w:r>
      </w:hyperlink>
      <w:r w:rsidRPr="00B734AF">
        <w:rPr>
          <w:rFonts w:asciiTheme="minorHAnsi" w:hAnsiTheme="minorHAnsi"/>
          <w:color w:val="333333"/>
        </w:rPr>
        <w:t> to initialize web elements which are defined in Page Objects.</w:t>
      </w:r>
    </w:p>
    <w:p w:rsidR="00F14429" w:rsidRPr="00B734AF" w:rsidRDefault="00F14429" w:rsidP="00F14429">
      <w:pPr>
        <w:pStyle w:val="NormalWeb"/>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 xml:space="preserve">We should initialize page objects using </w:t>
      </w:r>
      <w:r w:rsidR="00003F40" w:rsidRPr="00B734AF">
        <w:rPr>
          <w:rFonts w:asciiTheme="minorHAnsi" w:hAnsiTheme="minorHAnsi"/>
          <w:color w:val="333333"/>
        </w:rPr>
        <w:t>initElements (</w:t>
      </w:r>
      <w:r w:rsidRPr="00B734AF">
        <w:rPr>
          <w:rFonts w:asciiTheme="minorHAnsi" w:hAnsiTheme="minorHAnsi"/>
          <w:color w:val="333333"/>
        </w:rPr>
        <w:t xml:space="preserve">) method from PageFactory Class as below, Once we call </w:t>
      </w:r>
      <w:r w:rsidR="00B83333" w:rsidRPr="00B734AF">
        <w:rPr>
          <w:rFonts w:asciiTheme="minorHAnsi" w:hAnsiTheme="minorHAnsi"/>
          <w:color w:val="333333"/>
        </w:rPr>
        <w:t>initElements (</w:t>
      </w:r>
      <w:r w:rsidRPr="00B734AF">
        <w:rPr>
          <w:rFonts w:asciiTheme="minorHAnsi" w:hAnsiTheme="minorHAnsi"/>
          <w:color w:val="333333"/>
        </w:rPr>
        <w:t>) method, all elements will get initialized. PageFactory.initElements() static method takes the driver instance of the given class and the class type, and returns a Page Object with its fields fully initialized.</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Theme="minorHAnsi" w:hAnsiTheme="minorHAnsi" w:cs="Consolas"/>
          <w:color w:val="000000"/>
          <w:sz w:val="24"/>
          <w:szCs w:val="24"/>
          <w:shd w:val="clear" w:color="auto" w:fill="EEEEEE"/>
        </w:rPr>
      </w:pPr>
      <w:r w:rsidRPr="00B734AF">
        <w:rPr>
          <w:rStyle w:val="HTMLCode"/>
          <w:rFonts w:asciiTheme="minorHAnsi" w:hAnsiTheme="minorHAnsi" w:cs="Consolas"/>
          <w:color w:val="000000"/>
          <w:sz w:val="24"/>
          <w:szCs w:val="24"/>
          <w:shd w:val="clear" w:color="auto" w:fill="EEEEEE"/>
        </w:rPr>
        <w:t xml:space="preserve">Home homePage = </w:t>
      </w:r>
      <w:r w:rsidRPr="00B734AF">
        <w:rPr>
          <w:rStyle w:val="hljs-keyword"/>
          <w:rFonts w:asciiTheme="minorHAnsi" w:hAnsiTheme="minorHAnsi" w:cs="Consolas"/>
          <w:b/>
          <w:bCs/>
          <w:color w:val="000000"/>
          <w:sz w:val="24"/>
          <w:szCs w:val="24"/>
          <w:shd w:val="clear" w:color="auto" w:fill="EEEEEE"/>
        </w:rPr>
        <w:t>new</w:t>
      </w:r>
      <w:r w:rsidRPr="00B734AF">
        <w:rPr>
          <w:rStyle w:val="HTMLCode"/>
          <w:rFonts w:asciiTheme="minorHAnsi" w:hAnsiTheme="minorHAnsi" w:cs="Consolas"/>
          <w:color w:val="000000"/>
          <w:sz w:val="24"/>
          <w:szCs w:val="24"/>
          <w:shd w:val="clear" w:color="auto" w:fill="EEEEEE"/>
        </w:rPr>
        <w:t xml:space="preserve"> HomePage(driver);</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Theme="minorHAnsi" w:hAnsiTheme="minorHAnsi" w:cs="Consolas"/>
          <w:color w:val="333333"/>
          <w:sz w:val="24"/>
          <w:szCs w:val="24"/>
        </w:rPr>
      </w:pPr>
      <w:r w:rsidRPr="00B734AF">
        <w:rPr>
          <w:rStyle w:val="HTMLCode"/>
          <w:rFonts w:asciiTheme="minorHAnsi" w:hAnsiTheme="minorHAnsi" w:cs="Consolas"/>
          <w:color w:val="000000"/>
          <w:sz w:val="24"/>
          <w:szCs w:val="24"/>
          <w:shd w:val="clear" w:color="auto" w:fill="EEEEEE"/>
        </w:rPr>
        <w:lastRenderedPageBreak/>
        <w:t>PageFactory.initElements(driver, homePage);</w:t>
      </w:r>
    </w:p>
    <w:p w:rsidR="00F14429" w:rsidRPr="00B734AF" w:rsidRDefault="00F14429" w:rsidP="00F14429">
      <w:pPr>
        <w:pStyle w:val="NormalWeb"/>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Or,</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Theme="minorHAnsi" w:hAnsiTheme="minorHAnsi" w:cs="Consolas"/>
          <w:color w:val="000000"/>
          <w:sz w:val="24"/>
          <w:szCs w:val="24"/>
          <w:shd w:val="clear" w:color="auto" w:fill="EEEEEE"/>
        </w:rPr>
      </w:pPr>
      <w:r w:rsidRPr="00B734AF">
        <w:rPr>
          <w:rStyle w:val="hljs-comment"/>
          <w:rFonts w:asciiTheme="minorHAnsi" w:eastAsiaTheme="minorEastAsia" w:hAnsiTheme="minorHAnsi" w:cs="Consolas"/>
          <w:i/>
          <w:iCs/>
          <w:color w:val="999988"/>
          <w:sz w:val="24"/>
          <w:szCs w:val="24"/>
          <w:shd w:val="clear" w:color="auto" w:fill="EEEEEE"/>
        </w:rPr>
        <w:t>// To initialize elements.</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Theme="minorHAnsi" w:hAnsiTheme="minorHAnsi" w:cs="Consolas"/>
          <w:color w:val="333333"/>
          <w:sz w:val="24"/>
          <w:szCs w:val="24"/>
        </w:rPr>
      </w:pPr>
      <w:r w:rsidRPr="00B734AF">
        <w:rPr>
          <w:rStyle w:val="HTMLCode"/>
          <w:rFonts w:asciiTheme="minorHAnsi" w:hAnsiTheme="minorHAnsi" w:cs="Consolas"/>
          <w:color w:val="000000"/>
          <w:sz w:val="24"/>
          <w:szCs w:val="24"/>
          <w:shd w:val="clear" w:color="auto" w:fill="EEEEEE"/>
        </w:rPr>
        <w:t>HomePage homePage = PageFactory.initElements(driver, HomePage.</w:t>
      </w:r>
      <w:r w:rsidRPr="00B734AF">
        <w:rPr>
          <w:rStyle w:val="hljs-keyword"/>
          <w:rFonts w:asciiTheme="minorHAnsi" w:hAnsiTheme="minorHAnsi" w:cs="Consolas"/>
          <w:b/>
          <w:bCs/>
          <w:color w:val="000000"/>
          <w:sz w:val="24"/>
          <w:szCs w:val="24"/>
          <w:shd w:val="clear" w:color="auto" w:fill="EEEEEE"/>
        </w:rPr>
        <w:t>class</w:t>
      </w:r>
      <w:r w:rsidRPr="00B734AF">
        <w:rPr>
          <w:rStyle w:val="HTMLCode"/>
          <w:rFonts w:asciiTheme="minorHAnsi" w:hAnsiTheme="minorHAnsi" w:cs="Consolas"/>
          <w:color w:val="000000"/>
          <w:sz w:val="24"/>
          <w:szCs w:val="24"/>
          <w:shd w:val="clear" w:color="auto" w:fill="EEEEEE"/>
        </w:rPr>
        <w:t>);</w:t>
      </w:r>
    </w:p>
    <w:p w:rsidR="00F14429" w:rsidRPr="00B734AF" w:rsidRDefault="00F14429" w:rsidP="00F14429">
      <w:pPr>
        <w:pStyle w:val="NormalWeb"/>
        <w:shd w:val="clear" w:color="auto" w:fill="FFFFFF"/>
        <w:spacing w:before="0" w:beforeAutospacing="0" w:after="240" w:afterAutospacing="0"/>
        <w:rPr>
          <w:rFonts w:asciiTheme="minorHAnsi" w:hAnsiTheme="minorHAnsi"/>
          <w:color w:val="333333"/>
        </w:rPr>
      </w:pPr>
      <w:r w:rsidRPr="00B734AF">
        <w:rPr>
          <w:rFonts w:asciiTheme="minorHAnsi" w:hAnsiTheme="minorHAnsi"/>
          <w:color w:val="333333"/>
        </w:rPr>
        <w:t>Or, </w:t>
      </w:r>
      <w:r w:rsidRPr="00B734AF">
        <w:rPr>
          <w:rFonts w:asciiTheme="minorHAnsi" w:hAnsiTheme="minorHAnsi"/>
          <w:b/>
          <w:bCs/>
          <w:color w:val="333333"/>
        </w:rPr>
        <w:t>as a constructor for page class as below:</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Theme="minorHAnsi" w:hAnsiTheme="minorHAnsi" w:cs="Consolas"/>
          <w:color w:val="000000"/>
          <w:sz w:val="24"/>
          <w:szCs w:val="24"/>
          <w:shd w:val="clear" w:color="auto" w:fill="EEEEEE"/>
        </w:rPr>
      </w:pPr>
      <w:r w:rsidRPr="00B734AF">
        <w:rPr>
          <w:rStyle w:val="hljs-keyword"/>
          <w:rFonts w:asciiTheme="minorHAnsi" w:hAnsiTheme="minorHAnsi" w:cs="Consolas"/>
          <w:b/>
          <w:bCs/>
          <w:color w:val="000000"/>
          <w:sz w:val="24"/>
          <w:szCs w:val="24"/>
          <w:shd w:val="clear" w:color="auto" w:fill="EEEEEE"/>
        </w:rPr>
        <w:t>public</w:t>
      </w:r>
      <w:r w:rsidRPr="00B734AF">
        <w:rPr>
          <w:rStyle w:val="HTMLCode"/>
          <w:rFonts w:asciiTheme="minorHAnsi" w:hAnsiTheme="minorHAnsi" w:cs="Consolas"/>
          <w:color w:val="000000"/>
          <w:sz w:val="24"/>
          <w:szCs w:val="24"/>
          <w:shd w:val="clear" w:color="auto" w:fill="EEEEEE"/>
        </w:rPr>
        <w:t xml:space="preserve"> </w:t>
      </w:r>
      <w:r w:rsidRPr="00B734AF">
        <w:rPr>
          <w:rStyle w:val="hljs-title"/>
          <w:rFonts w:asciiTheme="minorHAnsi" w:hAnsiTheme="minorHAnsi" w:cs="Consolas"/>
          <w:b/>
          <w:bCs/>
          <w:color w:val="880000"/>
          <w:sz w:val="24"/>
          <w:szCs w:val="24"/>
          <w:shd w:val="clear" w:color="auto" w:fill="EEEEEE"/>
        </w:rPr>
        <w:t>HompePage</w:t>
      </w:r>
      <w:r w:rsidRPr="00B734AF">
        <w:rPr>
          <w:rStyle w:val="HTMLCode"/>
          <w:rFonts w:asciiTheme="minorHAnsi" w:hAnsiTheme="minorHAnsi" w:cs="Consolas"/>
          <w:color w:val="000000"/>
          <w:sz w:val="24"/>
          <w:szCs w:val="24"/>
          <w:shd w:val="clear" w:color="auto" w:fill="EEEEEE"/>
        </w:rPr>
        <w:t xml:space="preserve">(WebDriver driver) {           </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Theme="minorHAnsi" w:hAnsiTheme="minorHAnsi" w:cs="Consolas"/>
          <w:color w:val="000000"/>
          <w:sz w:val="24"/>
          <w:szCs w:val="24"/>
          <w:shd w:val="clear" w:color="auto" w:fill="EEEEEE"/>
        </w:rPr>
      </w:pPr>
      <w:r w:rsidRPr="00B734AF">
        <w:rPr>
          <w:rStyle w:val="hljs-keyword"/>
          <w:rFonts w:asciiTheme="minorHAnsi" w:hAnsiTheme="minorHAnsi" w:cs="Consolas"/>
          <w:b/>
          <w:bCs/>
          <w:color w:val="000000"/>
          <w:sz w:val="24"/>
          <w:szCs w:val="24"/>
          <w:shd w:val="clear" w:color="auto" w:fill="EEEEEE"/>
        </w:rPr>
        <w:t>this</w:t>
      </w:r>
      <w:r w:rsidRPr="00B734AF">
        <w:rPr>
          <w:rStyle w:val="HTMLCode"/>
          <w:rFonts w:asciiTheme="minorHAnsi" w:hAnsiTheme="minorHAnsi" w:cs="Consolas"/>
          <w:color w:val="000000"/>
          <w:sz w:val="24"/>
          <w:szCs w:val="24"/>
          <w:shd w:val="clear" w:color="auto" w:fill="EEEEEE"/>
        </w:rPr>
        <w:t xml:space="preserve">.driver = driver; </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Theme="minorHAnsi" w:hAnsiTheme="minorHAnsi" w:cs="Consolas"/>
          <w:color w:val="000000"/>
          <w:sz w:val="24"/>
          <w:szCs w:val="24"/>
          <w:shd w:val="clear" w:color="auto" w:fill="EEEEEE"/>
        </w:rPr>
      </w:pPr>
      <w:r w:rsidRPr="00B734AF">
        <w:rPr>
          <w:rStyle w:val="HTMLCode"/>
          <w:rFonts w:asciiTheme="minorHAnsi" w:hAnsiTheme="minorHAnsi" w:cs="Consolas"/>
          <w:color w:val="000000"/>
          <w:sz w:val="24"/>
          <w:szCs w:val="24"/>
          <w:shd w:val="clear" w:color="auto" w:fill="EEEEEE"/>
        </w:rPr>
        <w:t xml:space="preserve">PageFactory.initElements(driver, </w:t>
      </w:r>
      <w:r w:rsidRPr="00B734AF">
        <w:rPr>
          <w:rStyle w:val="hljs-keyword"/>
          <w:rFonts w:asciiTheme="minorHAnsi" w:hAnsiTheme="minorHAnsi" w:cs="Consolas"/>
          <w:b/>
          <w:bCs/>
          <w:color w:val="000000"/>
          <w:sz w:val="24"/>
          <w:szCs w:val="24"/>
          <w:shd w:val="clear" w:color="auto" w:fill="EEEEEE"/>
        </w:rPr>
        <w:t>this</w:t>
      </w:r>
      <w:r w:rsidRPr="00B734AF">
        <w:rPr>
          <w:rStyle w:val="HTMLCode"/>
          <w:rFonts w:asciiTheme="minorHAnsi" w:hAnsiTheme="minorHAnsi" w:cs="Consolas"/>
          <w:color w:val="000000"/>
          <w:sz w:val="24"/>
          <w:szCs w:val="24"/>
          <w:shd w:val="clear" w:color="auto" w:fill="EEEEEE"/>
        </w:rPr>
        <w:t>);</w:t>
      </w:r>
    </w:p>
    <w:p w:rsidR="00F14429" w:rsidRPr="00B734AF" w:rsidRDefault="00F14429" w:rsidP="00F1442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Theme="minorHAnsi" w:hAnsiTheme="minorHAnsi" w:cs="Consolas"/>
          <w:color w:val="333333"/>
          <w:sz w:val="24"/>
          <w:szCs w:val="24"/>
        </w:rPr>
      </w:pPr>
      <w:r w:rsidRPr="00B734AF">
        <w:rPr>
          <w:rStyle w:val="HTMLCode"/>
          <w:rFonts w:asciiTheme="minorHAnsi" w:hAnsiTheme="minorHAnsi" w:cs="Consolas"/>
          <w:color w:val="000000"/>
          <w:sz w:val="24"/>
          <w:szCs w:val="24"/>
          <w:shd w:val="clear" w:color="auto" w:fill="EEEEEE"/>
        </w:rPr>
        <w:t>}</w:t>
      </w:r>
    </w:p>
    <w:p w:rsidR="00F14429" w:rsidRPr="00B734AF" w:rsidRDefault="00F14429" w:rsidP="00F14429">
      <w:pPr>
        <w:pStyle w:val="NormalWeb"/>
        <w:shd w:val="clear" w:color="auto" w:fill="FFFFFF"/>
        <w:spacing w:before="0" w:beforeAutospacing="0" w:after="0" w:afterAutospacing="0"/>
        <w:textAlignment w:val="baseline"/>
        <w:rPr>
          <w:rFonts w:asciiTheme="minorHAnsi" w:hAnsiTheme="minorHAnsi"/>
          <w:color w:val="333333"/>
        </w:rPr>
      </w:pPr>
    </w:p>
    <w:p w:rsidR="00F14429" w:rsidRPr="00B734AF" w:rsidRDefault="00F14429"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p>
    <w:p w:rsidR="00F14429" w:rsidRPr="00B734AF" w:rsidRDefault="00F14429"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p>
    <w:p w:rsidR="00F14429" w:rsidRPr="00B734AF" w:rsidRDefault="00F14429"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p>
    <w:p w:rsidR="009E46C1"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Check </w:t>
      </w:r>
      <w:r w:rsidR="009E46C1" w:rsidRPr="00B734AF">
        <w:rPr>
          <w:rFonts w:asciiTheme="minorHAnsi" w:hAnsiTheme="minorHAnsi" w:cs="Consolas"/>
          <w:b/>
          <w:color w:val="343434"/>
        </w:rPr>
        <w:t xml:space="preserve">whole </w:t>
      </w:r>
      <w:r w:rsidRPr="00B734AF">
        <w:rPr>
          <w:rFonts w:asciiTheme="minorHAnsi" w:hAnsiTheme="minorHAnsi" w:cs="Consolas"/>
          <w:b/>
          <w:color w:val="343434"/>
        </w:rPr>
        <w:t>Page</w:t>
      </w:r>
      <w:r w:rsidR="009E46C1" w:rsidRPr="00B734AF">
        <w:rPr>
          <w:rFonts w:asciiTheme="minorHAnsi" w:hAnsiTheme="minorHAnsi" w:cs="Consolas"/>
          <w:b/>
          <w:color w:val="343434"/>
        </w:rPr>
        <w:t xml:space="preserve"> is loaded completely</w:t>
      </w:r>
      <w:r w:rsidRPr="00B734AF">
        <w:rPr>
          <w:rFonts w:asciiTheme="minorHAnsi" w:hAnsiTheme="minorHAnsi" w:cs="Consolas"/>
          <w:b/>
          <w:color w:val="343434"/>
        </w:rPr>
        <w:t xml:space="preserve">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public void checkPageIsReady()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w:t>
      </w:r>
    </w:p>
    <w:p w:rsidR="008164EF" w:rsidRPr="00B734AF" w:rsidRDefault="00F6025C" w:rsidP="008164E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JavascriptExecutor js = (JavascriptExecutor)driver;</w:t>
      </w:r>
    </w:p>
    <w:p w:rsidR="00F6025C" w:rsidRPr="00B734AF" w:rsidRDefault="00347701" w:rsidP="008164E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w:t>
      </w:r>
      <w:r w:rsidR="008164EF" w:rsidRPr="00B734AF">
        <w:rPr>
          <w:rFonts w:asciiTheme="minorHAnsi" w:hAnsiTheme="minorHAnsi" w:cs="Consolas"/>
          <w:b/>
          <w:color w:val="343434"/>
        </w:rPr>
        <w:t>f</w:t>
      </w:r>
      <w:r w:rsidR="00F6025C" w:rsidRPr="00B734AF">
        <w:rPr>
          <w:rFonts w:asciiTheme="minorHAnsi" w:hAnsiTheme="minorHAnsi" w:cs="Consolas"/>
          <w:b/>
          <w:color w:val="343434"/>
        </w:rPr>
        <w:t>or (int i=0; i&lt;25; i++){</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try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Thread.sleep(1000);</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}catch (InterruptedException e) {}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if (js.executeScript("return document.readyState").toString().equals("complete")){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break;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Theme="minorHAnsi" w:hAnsiTheme="minorHAnsi" w:cs="Consolas"/>
          <w:b/>
          <w:color w:val="343434"/>
        </w:rPr>
      </w:pPr>
      <w:r w:rsidRPr="00B734AF">
        <w:rPr>
          <w:rFonts w:asciiTheme="minorHAnsi" w:hAnsiTheme="minorHAnsi" w:cs="Consolas"/>
          <w:b/>
          <w:color w:val="343434"/>
        </w:rPr>
        <w:t xml:space="preserve"> }</w:t>
      </w:r>
    </w:p>
    <w:p w:rsidR="00F6025C" w:rsidRPr="00B734AF" w:rsidRDefault="00F6025C" w:rsidP="00F6025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r w:rsidRPr="00B734AF">
        <w:rPr>
          <w:rFonts w:asciiTheme="minorHAnsi" w:hAnsiTheme="minorHAnsi" w:cs="Consolas"/>
          <w:b/>
          <w:color w:val="343434"/>
        </w:rPr>
        <w:t>}</w:t>
      </w:r>
    </w:p>
    <w:p w:rsidR="00446D10" w:rsidRPr="00B734AF" w:rsidRDefault="00446D1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r w:rsidRPr="00B734AF">
        <w:rPr>
          <w:rFonts w:ascii="Consolas" w:hAnsi="Consolas" w:cs="Consolas"/>
          <w:b/>
          <w:noProof/>
          <w:color w:val="343434"/>
        </w:rPr>
        <w:drawing>
          <wp:inline distT="0" distB="0" distL="0" distR="0">
            <wp:extent cx="5686425" cy="291449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11653" cy="2927420"/>
                    </a:xfrm>
                    <a:prstGeom prst="rect">
                      <a:avLst/>
                    </a:prstGeom>
                    <a:noFill/>
                    <a:ln w="9525">
                      <a:noFill/>
                      <a:miter lim="800000"/>
                      <a:headEnd/>
                      <a:tailEnd/>
                    </a:ln>
                  </pic:spPr>
                </pic:pic>
              </a:graphicData>
            </a:graphic>
          </wp:inline>
        </w:drawing>
      </w: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r w:rsidRPr="00B734AF">
        <w:rPr>
          <w:rFonts w:ascii="Consolas" w:hAnsi="Consolas" w:cs="Consolas"/>
          <w:b/>
          <w:noProof/>
          <w:color w:val="343434"/>
        </w:rPr>
        <w:lastRenderedPageBreak/>
        <w:drawing>
          <wp:inline distT="0" distB="0" distL="0" distR="0">
            <wp:extent cx="5572125" cy="125412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575792" cy="1254950"/>
                    </a:xfrm>
                    <a:prstGeom prst="rect">
                      <a:avLst/>
                    </a:prstGeom>
                    <a:noFill/>
                    <a:ln w="9525">
                      <a:noFill/>
                      <a:miter lim="800000"/>
                      <a:headEnd/>
                      <a:tailEnd/>
                    </a:ln>
                  </pic:spPr>
                </pic:pic>
              </a:graphicData>
            </a:graphic>
          </wp:inline>
        </w:drawing>
      </w: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r w:rsidRPr="00B734AF">
        <w:rPr>
          <w:rFonts w:ascii="Consolas" w:hAnsi="Consolas" w:cs="Consolas"/>
          <w:b/>
          <w:noProof/>
          <w:color w:val="343434"/>
        </w:rPr>
        <w:drawing>
          <wp:inline distT="0" distB="0" distL="0" distR="0">
            <wp:extent cx="3593329" cy="1323917"/>
            <wp:effectExtent l="19050" t="0" r="7121"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594528" cy="1324359"/>
                    </a:xfrm>
                    <a:prstGeom prst="rect">
                      <a:avLst/>
                    </a:prstGeom>
                    <a:noFill/>
                    <a:ln w="9525">
                      <a:noFill/>
                      <a:miter lim="800000"/>
                      <a:headEnd/>
                      <a:tailEnd/>
                    </a:ln>
                  </pic:spPr>
                </pic:pic>
              </a:graphicData>
            </a:graphic>
          </wp:inline>
        </w:drawing>
      </w: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2B257B" w:rsidRPr="00B734AF" w:rsidRDefault="002B257B"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b/>
          <w:color w:val="343434"/>
        </w:rPr>
      </w:pPr>
      <w:r w:rsidRPr="00B734AF">
        <w:rPr>
          <w:rFonts w:ascii="Consolas" w:hAnsi="Consolas" w:cs="Consolas"/>
          <w:b/>
          <w:color w:val="343434"/>
        </w:rPr>
        <w:t>SEt IE capability</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DesiredCapabilities capabilities = DesiredCapabilities.internetExplorer();</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capabilities.setCapability(CapabilityType.BROWSER_NAME, "IE");</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capabilities.setCapability(InternetExplorerDriver.</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INTRODUCE_FLAKINESS_BY_IGNORING_SECURITY_DOMAINS,true);</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System.setProperty("webdriver.ie.driver", "C:\\IEDriverServer.exe");</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w:t>
      </w:r>
    </w:p>
    <w:p w:rsidR="00381EB0" w:rsidRPr="00B734AF" w:rsidRDefault="00381EB0" w:rsidP="00381E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//it is used to initialize the IE driver</w:t>
      </w:r>
    </w:p>
    <w:p w:rsidR="00381EB0" w:rsidRPr="00B734AF" w:rsidRDefault="00381EB0" w:rsidP="007672D2">
      <w:pPr>
        <w:autoSpaceDE w:val="0"/>
        <w:autoSpaceDN w:val="0"/>
        <w:adjustRightInd w:val="0"/>
        <w:rPr>
          <w:rFonts w:ascii="Consolas" w:hAnsi="Consolas" w:cs="Consolas"/>
          <w:b/>
          <w:bCs/>
          <w:noProof/>
          <w:color w:val="242729"/>
        </w:rPr>
      </w:pPr>
    </w:p>
    <w:p w:rsidR="00381EB0" w:rsidRPr="00B734AF" w:rsidRDefault="000E69D7" w:rsidP="007672D2">
      <w:pPr>
        <w:autoSpaceDE w:val="0"/>
        <w:autoSpaceDN w:val="0"/>
        <w:adjustRightInd w:val="0"/>
        <w:rPr>
          <w:rFonts w:ascii="Consolas" w:hAnsi="Consolas" w:cs="Consolas"/>
          <w:b/>
          <w:bCs/>
          <w:noProof/>
          <w:color w:val="242729"/>
        </w:rPr>
      </w:pPr>
      <w:r>
        <w:rPr>
          <w:rFonts w:ascii="Consolas" w:hAnsi="Consolas" w:cs="Consolas"/>
          <w:b/>
          <w:bCs/>
          <w:noProof/>
          <w:color w:val="242729"/>
        </w:rPr>
        <w:t>Load Firefox Profile</w:t>
      </w:r>
    </w:p>
    <w:p w:rsidR="00381EB0" w:rsidRDefault="00381EB0" w:rsidP="007672D2">
      <w:pPr>
        <w:autoSpaceDE w:val="0"/>
        <w:autoSpaceDN w:val="0"/>
        <w:adjustRightInd w:val="0"/>
        <w:rPr>
          <w:rFonts w:ascii="Consolas" w:hAnsi="Consolas" w:cs="Consolas"/>
          <w:b/>
          <w:bCs/>
          <w:noProof/>
          <w:color w:val="242729"/>
        </w:rPr>
      </w:pPr>
    </w:p>
    <w:p w:rsidR="000E69D7" w:rsidRPr="000E69D7" w:rsidRDefault="000E69D7" w:rsidP="000E69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sz w:val="20"/>
          <w:szCs w:val="20"/>
        </w:rPr>
      </w:pPr>
      <w:r>
        <w:rPr>
          <w:rFonts w:ascii="Consolas" w:hAnsi="Consolas" w:cs="Consolas"/>
          <w:color w:val="343434"/>
          <w:sz w:val="20"/>
          <w:szCs w:val="20"/>
        </w:rPr>
        <w:t>P</w:t>
      </w:r>
      <w:r w:rsidRPr="000E69D7">
        <w:rPr>
          <w:rFonts w:ascii="Consolas" w:hAnsi="Consolas" w:cs="Consolas"/>
          <w:color w:val="343434"/>
          <w:sz w:val="20"/>
          <w:szCs w:val="20"/>
        </w:rPr>
        <w:t>rofilesIni profile = new ProfilesIni();</w:t>
      </w:r>
    </w:p>
    <w:p w:rsidR="000E69D7" w:rsidRPr="000E69D7" w:rsidRDefault="000E69D7" w:rsidP="000E69D7">
      <w:pPr>
        <w:shd w:val="clear" w:color="auto" w:fill="FFFFFF"/>
        <w:spacing w:before="100" w:beforeAutospacing="1" w:after="100" w:afterAutospacing="1"/>
        <w:rPr>
          <w:rFonts w:ascii="Consolas" w:hAnsi="Consolas" w:cs="Consolas"/>
          <w:color w:val="343434"/>
          <w:sz w:val="20"/>
          <w:szCs w:val="20"/>
        </w:rPr>
      </w:pPr>
      <w:r>
        <w:rPr>
          <w:rFonts w:ascii="Arial" w:hAnsi="Arial" w:cs="Arial"/>
          <w:color w:val="343434"/>
          <w:sz w:val="25"/>
          <w:szCs w:val="25"/>
        </w:rPr>
        <w:t>/</w:t>
      </w:r>
      <w:r w:rsidRPr="000E69D7">
        <w:rPr>
          <w:rFonts w:ascii="Consolas" w:hAnsi="Consolas" w:cs="Consolas"/>
          <w:color w:val="343434"/>
          <w:sz w:val="20"/>
          <w:szCs w:val="20"/>
        </w:rPr>
        <w:t>FirefoxProfile myprofile = profile.getProfile("xyzProfile");</w:t>
      </w:r>
    </w:p>
    <w:p w:rsidR="000E69D7" w:rsidRPr="000E69D7" w:rsidRDefault="000E69D7" w:rsidP="000E69D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sz w:val="20"/>
          <w:szCs w:val="20"/>
        </w:rPr>
      </w:pPr>
      <w:r w:rsidRPr="000E69D7">
        <w:rPr>
          <w:rFonts w:ascii="Consolas" w:hAnsi="Consolas" w:cs="Consolas"/>
          <w:color w:val="343434"/>
          <w:sz w:val="20"/>
          <w:szCs w:val="20"/>
        </w:rPr>
        <w:t>WebDriver driver = new FirefoxDriver(myprofile)</w:t>
      </w:r>
    </w:p>
    <w:p w:rsidR="000E69D7" w:rsidRPr="00B734AF" w:rsidRDefault="000E69D7" w:rsidP="007672D2">
      <w:pPr>
        <w:autoSpaceDE w:val="0"/>
        <w:autoSpaceDN w:val="0"/>
        <w:adjustRightInd w:val="0"/>
        <w:rPr>
          <w:rFonts w:ascii="Consolas" w:hAnsi="Consolas" w:cs="Consolas"/>
          <w:b/>
          <w:bCs/>
          <w:noProof/>
          <w:color w:val="242729"/>
        </w:rPr>
      </w:pPr>
    </w:p>
    <w:p w:rsidR="00381EB0" w:rsidRPr="00B734AF" w:rsidRDefault="00381EB0" w:rsidP="007672D2">
      <w:pPr>
        <w:autoSpaceDE w:val="0"/>
        <w:autoSpaceDN w:val="0"/>
        <w:adjustRightInd w:val="0"/>
        <w:rPr>
          <w:rFonts w:ascii="Consolas" w:hAnsi="Consolas" w:cs="Consolas"/>
          <w:b/>
          <w:bCs/>
          <w:noProof/>
          <w:color w:val="242729"/>
        </w:rPr>
      </w:pPr>
    </w:p>
    <w:p w:rsidR="00381EB0" w:rsidRDefault="00381EB0" w:rsidP="007672D2">
      <w:pPr>
        <w:autoSpaceDE w:val="0"/>
        <w:autoSpaceDN w:val="0"/>
        <w:adjustRightInd w:val="0"/>
        <w:rPr>
          <w:rFonts w:ascii="Consolas" w:hAnsi="Consolas" w:cs="Consolas"/>
          <w:b/>
          <w:bCs/>
          <w:noProof/>
          <w:color w:val="242729"/>
        </w:rPr>
      </w:pPr>
    </w:p>
    <w:p w:rsidR="00611751" w:rsidRDefault="00611751" w:rsidP="007672D2">
      <w:pPr>
        <w:autoSpaceDE w:val="0"/>
        <w:autoSpaceDN w:val="0"/>
        <w:adjustRightInd w:val="0"/>
        <w:rPr>
          <w:rFonts w:ascii="Consolas" w:hAnsi="Consolas" w:cs="Consolas"/>
          <w:b/>
          <w:bCs/>
          <w:noProof/>
          <w:color w:val="242729"/>
        </w:rPr>
      </w:pPr>
      <w:r>
        <w:rPr>
          <w:rFonts w:ascii="Consolas" w:hAnsi="Consolas" w:cs="Consolas"/>
          <w:b/>
          <w:bCs/>
          <w:noProof/>
          <w:color w:val="242729"/>
        </w:rPr>
        <w:t>How to define Sepcific download path in chrome and Firefox</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yp"/>
          <w:rFonts w:ascii="inherit" w:eastAsiaTheme="minorEastAsia" w:hAnsi="inherit" w:cs="Consolas"/>
          <w:color w:val="2B91AF"/>
          <w:bdr w:val="none" w:sz="0" w:space="0" w:color="auto" w:frame="1"/>
          <w:shd w:val="clear" w:color="auto" w:fill="EFF0F1"/>
        </w:rPr>
        <w:t>String</w:t>
      </w:r>
      <w:r>
        <w:rPr>
          <w:rStyle w:val="pln"/>
          <w:rFonts w:ascii="inherit" w:hAnsi="inherit" w:cs="Consolas"/>
          <w:color w:val="303336"/>
          <w:bdr w:val="none" w:sz="0" w:space="0" w:color="auto" w:frame="1"/>
          <w:shd w:val="clear" w:color="auto" w:fill="EFF0F1"/>
        </w:rPr>
        <w:t xml:space="preserve"> downloadFilepath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"/path/to/download"</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yp"/>
          <w:rFonts w:ascii="inherit" w:eastAsiaTheme="minorEastAsia" w:hAnsi="inherit" w:cs="Consolas"/>
          <w:color w:val="2B91AF"/>
          <w:bdr w:val="none" w:sz="0" w:space="0" w:color="auto" w:frame="1"/>
          <w:shd w:val="clear" w:color="auto" w:fill="EFF0F1"/>
        </w:rPr>
        <w:t>HashMap</w:t>
      </w:r>
      <w:r>
        <w:rPr>
          <w:rStyle w:val="pun"/>
          <w:rFonts w:ascii="inherit" w:hAnsi="inherit" w:cs="Consolas"/>
          <w:color w:val="303336"/>
          <w:bdr w:val="none" w:sz="0" w:space="0" w:color="auto" w:frame="1"/>
          <w:shd w:val="clear" w:color="auto" w:fill="EFF0F1"/>
        </w:rPr>
        <w:t>&lt;</w:t>
      </w:r>
      <w:r>
        <w:rPr>
          <w:rStyle w:val="typ"/>
          <w:rFonts w:ascii="inherit" w:eastAsiaTheme="min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typ"/>
          <w:rFonts w:ascii="inherit" w:eastAsiaTheme="minorEastAsia" w:hAnsi="inherit" w:cs="Consolas"/>
          <w:color w:val="2B91AF"/>
          <w:bdr w:val="none" w:sz="0" w:space="0" w:color="auto" w:frame="1"/>
          <w:shd w:val="clear" w:color="auto" w:fill="EFF0F1"/>
        </w:rPr>
        <w:t>Object</w:t>
      </w:r>
      <w:r>
        <w:rPr>
          <w:rStyle w:val="pun"/>
          <w:rFonts w:ascii="inherit" w:hAnsi="inherit" w:cs="Consolas"/>
          <w:color w:val="303336"/>
          <w:bdr w:val="none" w:sz="0" w:space="0" w:color="auto" w:frame="1"/>
          <w:shd w:val="clear" w:color="auto" w:fill="EFF0F1"/>
        </w:rPr>
        <w:t>&gt;</w:t>
      </w:r>
      <w:r>
        <w:rPr>
          <w:rStyle w:val="pln"/>
          <w:rFonts w:ascii="inherit" w:hAnsi="inherit" w:cs="Consolas"/>
          <w:color w:val="303336"/>
          <w:bdr w:val="none" w:sz="0" w:space="0" w:color="auto" w:frame="1"/>
          <w:shd w:val="clear" w:color="auto" w:fill="EFF0F1"/>
        </w:rPr>
        <w:t xml:space="preserve"> chromePrefs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eastAsiaTheme="minorEastAsia" w:hAnsi="inherit" w:cs="Consolas"/>
          <w:color w:val="2B91AF"/>
          <w:bdr w:val="none" w:sz="0" w:space="0" w:color="auto" w:frame="1"/>
          <w:shd w:val="clear" w:color="auto" w:fill="EFF0F1"/>
        </w:rPr>
        <w:t>HashMap</w:t>
      </w:r>
      <w:r>
        <w:rPr>
          <w:rStyle w:val="pun"/>
          <w:rFonts w:ascii="inherit" w:hAnsi="inherit" w:cs="Consolas"/>
          <w:color w:val="303336"/>
          <w:bdr w:val="none" w:sz="0" w:space="0" w:color="auto" w:frame="1"/>
          <w:shd w:val="clear" w:color="auto" w:fill="EFF0F1"/>
        </w:rPr>
        <w:t>&lt;</w:t>
      </w:r>
      <w:r>
        <w:rPr>
          <w:rStyle w:val="typ"/>
          <w:rFonts w:ascii="inherit" w:eastAsiaTheme="min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typ"/>
          <w:rFonts w:ascii="inherit" w:eastAsiaTheme="minorEastAsia" w:hAnsi="inherit" w:cs="Consolas"/>
          <w:color w:val="2B91AF"/>
          <w:bdr w:val="none" w:sz="0" w:space="0" w:color="auto" w:frame="1"/>
          <w:shd w:val="clear" w:color="auto" w:fill="EFF0F1"/>
        </w:rPr>
        <w:t>Object</w:t>
      </w:r>
      <w:r>
        <w:rPr>
          <w:rStyle w:val="pun"/>
          <w:rFonts w:ascii="inherit" w:hAnsi="inherit" w:cs="Consolas"/>
          <w:color w:val="303336"/>
          <w:bdr w:val="none" w:sz="0" w:space="0" w:color="auto" w:frame="1"/>
          <w:shd w:val="clear" w:color="auto" w:fill="EFF0F1"/>
        </w:rPr>
        <w:t>&gt;();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chromePrefs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put</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"profile.default_content_settings.popups"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chromePrefs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put</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"download.default_directory"</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downloadFilepath</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yp"/>
          <w:rFonts w:ascii="inherit" w:eastAsiaTheme="minorEastAsia" w:hAnsi="inherit" w:cs="Consolas"/>
          <w:color w:val="2B91AF"/>
          <w:bdr w:val="none" w:sz="0" w:space="0" w:color="auto" w:frame="1"/>
          <w:shd w:val="clear" w:color="auto" w:fill="EFF0F1"/>
        </w:rPr>
        <w:t>ChromeOptions</w:t>
      </w:r>
      <w:r>
        <w:rPr>
          <w:rStyle w:val="pln"/>
          <w:rFonts w:ascii="inherit" w:hAnsi="inherit" w:cs="Consolas"/>
          <w:color w:val="303336"/>
          <w:bdr w:val="none" w:sz="0" w:space="0" w:color="auto" w:frame="1"/>
          <w:shd w:val="clear" w:color="auto" w:fill="EFF0F1"/>
        </w:rPr>
        <w:t xml:space="preserve"> options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eastAsiaTheme="minorEastAsia" w:hAnsi="inherit" w:cs="Consolas"/>
          <w:color w:val="2B91AF"/>
          <w:bdr w:val="none" w:sz="0" w:space="0" w:color="auto" w:frame="1"/>
          <w:shd w:val="clear" w:color="auto" w:fill="EFF0F1"/>
        </w:rPr>
        <w:t>ChromeOptions</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options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setExperimentalOption</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"prefs"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chromePrefs</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r>
        <w:rPr>
          <w:rStyle w:val="typ"/>
          <w:rFonts w:ascii="inherit" w:eastAsiaTheme="minorEastAsia" w:hAnsi="inherit" w:cs="Consolas"/>
          <w:color w:val="2B91AF"/>
          <w:bdr w:val="none" w:sz="0" w:space="0" w:color="auto" w:frame="1"/>
          <w:shd w:val="clear" w:color="auto" w:fill="EFF0F1"/>
        </w:rPr>
        <w:t>WebDriver</w:t>
      </w:r>
      <w:r>
        <w:rPr>
          <w:rStyle w:val="pln"/>
          <w:rFonts w:ascii="inherit" w:hAnsi="inherit" w:cs="Consolas"/>
          <w:color w:val="303336"/>
          <w:bdr w:val="none" w:sz="0" w:space="0" w:color="auto" w:frame="1"/>
          <w:shd w:val="clear" w:color="auto" w:fill="EFF0F1"/>
        </w:rPr>
        <w:t xml:space="preserve"> driver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eastAsiaTheme="minorEastAsia" w:hAnsi="inherit" w:cs="Consolas"/>
          <w:color w:val="2B91AF"/>
          <w:bdr w:val="none" w:sz="0" w:space="0" w:color="auto" w:frame="1"/>
          <w:shd w:val="clear" w:color="auto" w:fill="EFF0F1"/>
        </w:rPr>
        <w:t>ChromeDriver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options</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eastAsiaTheme="minorEastAsia" w:hAnsi="inherit" w:cs="Consolas"/>
          <w:color w:val="858C93"/>
          <w:bdr w:val="none" w:sz="0" w:space="0" w:color="auto" w:frame="1"/>
          <w:shd w:val="clear" w:color="auto" w:fill="EFF0F1"/>
        </w:rPr>
        <w:lastRenderedPageBreak/>
        <w:t>/Download setting</w:t>
      </w:r>
    </w:p>
    <w:p w:rsidR="00611751" w:rsidRDefault="00611751" w:rsidP="00611751">
      <w:pPr>
        <w:pStyle w:val="HTMLPreformatted"/>
        <w:shd w:val="clear" w:color="auto" w:fill="EFF0F1"/>
        <w:textAlignment w:val="baseline"/>
        <w:rPr>
          <w:rStyle w:val="pln"/>
          <w:rFonts w:ascii="inherit" w:eastAsiaTheme="minorEastAsia" w:hAnsi="inherit" w:cs="Consolas"/>
          <w:color w:val="303336"/>
          <w:bdr w:val="none" w:sz="0" w:space="0" w:color="auto" w:frame="1"/>
          <w:shd w:val="clear" w:color="auto" w:fill="EFF0F1"/>
        </w:rPr>
      </w:pPr>
      <w:r>
        <w:rPr>
          <w:rStyle w:val="pln"/>
          <w:rFonts w:ascii="inherit" w:eastAsiaTheme="min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FirefoxProfile</w:t>
      </w:r>
      <w:r>
        <w:rPr>
          <w:rStyle w:val="pln"/>
          <w:rFonts w:ascii="inherit" w:eastAsiaTheme="minorEastAsia" w:hAnsi="inherit" w:cs="Consolas"/>
          <w:color w:val="303336"/>
          <w:bdr w:val="none" w:sz="0" w:space="0" w:color="auto" w:frame="1"/>
          <w:shd w:val="clear" w:color="auto" w:fill="EFF0F1"/>
        </w:rPr>
        <w:t xml:space="preserve"> profile </w:t>
      </w:r>
      <w:r>
        <w:rPr>
          <w:rStyle w:val="pun"/>
          <w:rFonts w:ascii="inherit" w:hAnsi="inherit" w:cs="Consolas"/>
          <w:color w:val="303336"/>
          <w:bdr w:val="none" w:sz="0" w:space="0" w:color="auto" w:frame="1"/>
          <w:shd w:val="clear" w:color="auto" w:fill="EFF0F1"/>
        </w:rPr>
        <w:t>=</w:t>
      </w:r>
      <w:r>
        <w:rPr>
          <w:rStyle w:val="pln"/>
          <w:rFonts w:ascii="inherit" w:eastAsiaTheme="minorEastAsia"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eastAsiaTheme="minorEastAsia"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FirefoxProfile</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bookmarkStart w:id="2" w:name="_GoBack"/>
      <w:bookmarkEnd w:id="2"/>
      <w:r>
        <w:rPr>
          <w:rStyle w:val="pln"/>
          <w:rFonts w:ascii="inherit" w:hAnsi="inherit" w:cs="Consolas"/>
          <w:color w:val="303336"/>
          <w:bdr w:val="none" w:sz="0" w:space="0" w:color="auto" w:frame="1"/>
          <w:shd w:val="clear" w:color="auto" w:fill="EFF0F1"/>
        </w:rPr>
        <w:t xml:space="preserve">   </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profile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setPreference</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"browser.download.folderlist"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2</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profile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setPreference</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"browser.helperapps.neverAsk.saveToDisk"</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"jpeg"</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profile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setPreference</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"browser.download.dir"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hAnsi="inherit" w:cs="Consolas"/>
          <w:color w:val="7D2727"/>
          <w:bdr w:val="none" w:sz="0" w:space="0" w:color="auto" w:frame="1"/>
          <w:shd w:val="clear" w:color="auto" w:fill="EFF0F1"/>
        </w:rPr>
        <w:t>"C:\\Users\\Admin\\Desktop\\ScreenShot\\pic.jpeg"</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 xml:space="preserve">        driver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FirefoxDriver</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profile</w:t>
      </w:r>
      <w:r>
        <w:rPr>
          <w:rStyle w:val="pun"/>
          <w:rFonts w:ascii="inherit" w:hAnsi="inherit" w:cs="Consolas"/>
          <w:color w:val="303336"/>
          <w:bdr w:val="none" w:sz="0" w:space="0" w:color="auto" w:frame="1"/>
          <w:shd w:val="clear" w:color="auto" w:fill="EFF0F1"/>
        </w:rPr>
        <w:t>);</w:t>
      </w:r>
    </w:p>
    <w:p w:rsidR="00611751" w:rsidRDefault="00611751" w:rsidP="00611751">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p>
    <w:p w:rsidR="00611751" w:rsidRDefault="00611751" w:rsidP="00611751">
      <w:pPr>
        <w:pStyle w:val="HTMLPreformatted"/>
        <w:shd w:val="clear" w:color="auto" w:fill="EFF0F1"/>
        <w:textAlignment w:val="baseline"/>
        <w:rPr>
          <w:rFonts w:ascii="Consolas" w:hAnsi="Consolas" w:cs="Consolas"/>
          <w:color w:val="393318"/>
        </w:rPr>
      </w:pPr>
    </w:p>
    <w:p w:rsidR="00611751" w:rsidRDefault="00611751" w:rsidP="00611751">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p>
    <w:p w:rsidR="00611751" w:rsidRDefault="00611751" w:rsidP="00611751">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611751" w:rsidRPr="00B734AF" w:rsidRDefault="00611751" w:rsidP="007672D2">
      <w:pPr>
        <w:autoSpaceDE w:val="0"/>
        <w:autoSpaceDN w:val="0"/>
        <w:adjustRightInd w:val="0"/>
        <w:rPr>
          <w:rFonts w:ascii="Consolas" w:hAnsi="Consolas" w:cs="Consolas"/>
          <w:b/>
          <w:bCs/>
          <w:noProof/>
          <w:color w:val="242729"/>
        </w:rPr>
      </w:pPr>
    </w:p>
    <w:p w:rsidR="00E94761" w:rsidRPr="00B734AF" w:rsidRDefault="00E94761" w:rsidP="007672D2">
      <w:pPr>
        <w:autoSpaceDE w:val="0"/>
        <w:autoSpaceDN w:val="0"/>
        <w:adjustRightInd w:val="0"/>
        <w:rPr>
          <w:rFonts w:ascii="Consolas" w:hAnsi="Consolas" w:cs="Consolas"/>
          <w:b/>
          <w:bCs/>
          <w:noProof/>
          <w:color w:val="242729"/>
        </w:rPr>
      </w:pPr>
    </w:p>
    <w:p w:rsidR="00E94761" w:rsidRPr="00B734AF" w:rsidRDefault="00E94761" w:rsidP="007672D2">
      <w:pPr>
        <w:autoSpaceDE w:val="0"/>
        <w:autoSpaceDN w:val="0"/>
        <w:adjustRightInd w:val="0"/>
        <w:rPr>
          <w:rFonts w:ascii="Consolas" w:hAnsi="Consolas" w:cs="Consolas"/>
          <w:b/>
          <w:bCs/>
          <w:noProof/>
          <w:color w:val="242729"/>
        </w:rPr>
      </w:pPr>
    </w:p>
    <w:p w:rsidR="007672D2" w:rsidRDefault="007672D2" w:rsidP="007672D2">
      <w:pPr>
        <w:autoSpaceDE w:val="0"/>
        <w:autoSpaceDN w:val="0"/>
        <w:adjustRightInd w:val="0"/>
        <w:rPr>
          <w:rFonts w:ascii="Consolas" w:hAnsi="Consolas" w:cs="Consolas"/>
          <w:color w:val="000000"/>
        </w:rPr>
      </w:pPr>
      <w:r w:rsidRPr="00B734AF">
        <w:rPr>
          <w:rFonts w:ascii="Consolas" w:hAnsi="Consolas" w:cs="Consolas"/>
          <w:b/>
          <w:bCs/>
          <w:noProof/>
          <w:color w:val="242729"/>
        </w:rPr>
        <w:t>Print array in Java-</w:t>
      </w:r>
      <w:r w:rsidRPr="00B734AF">
        <w:rPr>
          <w:rFonts w:ascii="Consolas" w:hAnsi="Consolas" w:cs="Consolas"/>
          <w:color w:val="000000"/>
        </w:rPr>
        <w:t>----&gt;System.</w:t>
      </w:r>
      <w:r w:rsidRPr="00B734AF">
        <w:rPr>
          <w:rFonts w:ascii="Consolas" w:hAnsi="Consolas" w:cs="Consolas"/>
          <w:b/>
          <w:bCs/>
          <w:i/>
          <w:iCs/>
          <w:color w:val="0000C0"/>
        </w:rPr>
        <w:t>out</w:t>
      </w:r>
      <w:r w:rsidRPr="00B734AF">
        <w:rPr>
          <w:rFonts w:ascii="Consolas" w:hAnsi="Consolas" w:cs="Consolas"/>
          <w:color w:val="000000"/>
        </w:rPr>
        <w:t>.println((Arrays.</w:t>
      </w:r>
      <w:r w:rsidRPr="00B734AF">
        <w:rPr>
          <w:rFonts w:ascii="Consolas" w:hAnsi="Consolas" w:cs="Consolas"/>
          <w:i/>
          <w:iCs/>
          <w:color w:val="000000"/>
        </w:rPr>
        <w:t>toString</w:t>
      </w:r>
      <w:r w:rsidRPr="00B734AF">
        <w:rPr>
          <w:rFonts w:ascii="Consolas" w:hAnsi="Consolas" w:cs="Consolas"/>
          <w:color w:val="000000"/>
        </w:rPr>
        <w:t>(</w:t>
      </w:r>
      <w:r w:rsidR="002C50B4" w:rsidRPr="00B734AF">
        <w:rPr>
          <w:rFonts w:ascii="Consolas" w:hAnsi="Consolas" w:cs="Consolas"/>
          <w:i/>
          <w:iCs/>
          <w:color w:val="000000"/>
        </w:rPr>
        <w:t>arr</w:t>
      </w:r>
      <w:r w:rsidRPr="00B734AF">
        <w:rPr>
          <w:rFonts w:ascii="Consolas" w:hAnsi="Consolas" w:cs="Consolas"/>
          <w:color w:val="000000"/>
        </w:rPr>
        <w:t>)));</w:t>
      </w:r>
    </w:p>
    <w:p w:rsidR="00966CF4" w:rsidRPr="00B734AF" w:rsidRDefault="00966CF4" w:rsidP="00966CF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2B91AF"/>
        </w:rPr>
        <w:t>Print List in JAVA-------------------&gt;   Arrays</w:t>
      </w:r>
      <w:r w:rsidRPr="00B734AF">
        <w:rPr>
          <w:rFonts w:ascii="inherit" w:hAnsi="inherit" w:cs="Consolas"/>
          <w:color w:val="303336"/>
        </w:rPr>
        <w:t>.toString(list.toArray())</w:t>
      </w:r>
    </w:p>
    <w:p w:rsidR="00B00854" w:rsidRPr="00B734AF" w:rsidRDefault="00B00854" w:rsidP="00B00854">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rPr>
          <w:rFonts w:ascii="Consolas" w:hAnsi="Consolas" w:cs="Consolas"/>
          <w:color w:val="000000"/>
        </w:rPr>
      </w:pPr>
      <w:r w:rsidRPr="00B734AF">
        <w:rPr>
          <w:rFonts w:ascii="Consolas" w:hAnsi="Consolas" w:cs="Consolas"/>
          <w:color w:val="000000"/>
        </w:rPr>
        <w:t>2d array -</w:t>
      </w:r>
      <w:r w:rsidRPr="00B734AF">
        <w:rPr>
          <w:rFonts w:ascii="Consolas" w:hAnsi="Consolas" w:cs="Consolas"/>
          <w:color w:val="2B91AF"/>
        </w:rPr>
        <w:t>System</w:t>
      </w:r>
      <w:r w:rsidRPr="00B734AF">
        <w:rPr>
          <w:rFonts w:ascii="Consolas" w:hAnsi="Consolas" w:cs="Consolas"/>
          <w:color w:val="000000"/>
        </w:rPr>
        <w:t>.</w:t>
      </w:r>
      <w:r w:rsidRPr="00B734AF">
        <w:rPr>
          <w:rFonts w:ascii="Consolas" w:hAnsi="Consolas" w:cs="Consolas"/>
          <w:color w:val="00008B"/>
        </w:rPr>
        <w:t>out</w:t>
      </w:r>
      <w:r w:rsidRPr="00B734AF">
        <w:rPr>
          <w:rFonts w:ascii="Consolas" w:hAnsi="Consolas" w:cs="Consolas"/>
          <w:color w:val="000000"/>
        </w:rPr>
        <w:t>.println(</w:t>
      </w:r>
      <w:r w:rsidRPr="00B734AF">
        <w:rPr>
          <w:rFonts w:ascii="Consolas" w:hAnsi="Consolas" w:cs="Consolas"/>
          <w:color w:val="2B91AF"/>
        </w:rPr>
        <w:t>Arrays</w:t>
      </w:r>
      <w:r w:rsidRPr="00B734AF">
        <w:rPr>
          <w:rFonts w:ascii="Consolas" w:hAnsi="Consolas" w:cs="Consolas"/>
          <w:color w:val="000000"/>
        </w:rPr>
        <w:t>.deepToString(array));</w:t>
      </w:r>
    </w:p>
    <w:p w:rsidR="00B00854" w:rsidRPr="00B734AF" w:rsidRDefault="00B00854" w:rsidP="00B00854">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rPr>
          <w:rFonts w:ascii="Consolas" w:hAnsi="Consolas" w:cs="Consolas"/>
          <w:color w:val="000000"/>
        </w:rPr>
      </w:pPr>
    </w:p>
    <w:p w:rsidR="00B00854" w:rsidRPr="00B734AF" w:rsidRDefault="00B00854" w:rsidP="00B00854">
      <w:pPr>
        <w:pBdr>
          <w:top w:val="single" w:sz="4" w:space="2" w:color="EAEAEC"/>
          <w:left w:val="single" w:sz="4" w:space="2" w:color="EAEAEC"/>
          <w:bottom w:val="single" w:sz="4" w:space="2" w:color="EAEAEC"/>
          <w:right w:val="single" w:sz="4" w:space="2" w:color="EAEAE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rPr>
          <w:rFonts w:ascii="Consolas" w:hAnsi="Consolas" w:cs="Consolas"/>
          <w:color w:val="000000"/>
        </w:rPr>
      </w:pPr>
    </w:p>
    <w:p w:rsidR="003B2AFA" w:rsidRPr="00B734AF" w:rsidRDefault="003B2AFA" w:rsidP="003B2AFA">
      <w:pPr>
        <w:autoSpaceDE w:val="0"/>
        <w:autoSpaceDN w:val="0"/>
        <w:adjustRightInd w:val="0"/>
        <w:rPr>
          <w:rFonts w:ascii="Consolas" w:hAnsi="Consolas" w:cs="Consolas"/>
          <w:u w:val="single"/>
        </w:rPr>
      </w:pPr>
    </w:p>
    <w:p w:rsidR="003B2AFA" w:rsidRPr="00B734AF" w:rsidRDefault="002E69E0" w:rsidP="003B2AFA">
      <w:pPr>
        <w:autoSpaceDE w:val="0"/>
        <w:autoSpaceDN w:val="0"/>
        <w:adjustRightInd w:val="0"/>
        <w:rPr>
          <w:rFonts w:ascii="Consolas" w:hAnsi="Consolas" w:cs="Consolas"/>
          <w:u w:val="single"/>
        </w:rPr>
      </w:pPr>
      <w:r w:rsidRPr="00B734AF">
        <w:rPr>
          <w:rFonts w:ascii="Consolas" w:hAnsi="Consolas" w:cs="Consolas"/>
          <w:u w:val="single"/>
        </w:rPr>
        <w:t>ContextCl</w:t>
      </w:r>
      <w:r w:rsidR="003B2AFA" w:rsidRPr="00B734AF">
        <w:rPr>
          <w:rFonts w:ascii="Consolas" w:hAnsi="Consolas" w:cs="Consolas"/>
          <w:u w:val="single"/>
        </w:rPr>
        <w:t>ick or Right click</w:t>
      </w: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Actions action = new Actions(driver);</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action.contextClick(WebElement).build().perform();</w:t>
      </w: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u w:val="single"/>
        </w:rPr>
      </w:pPr>
      <w:r w:rsidRPr="00B734AF">
        <w:rPr>
          <w:rFonts w:ascii="Consolas" w:hAnsi="Consolas" w:cs="Consolas"/>
          <w:u w:val="single"/>
        </w:rPr>
        <w:t>Double Click</w:t>
      </w: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Actions action = new Actions(driver);</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WebElement element=driver.findElement(By.linkText("TEST"));</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action.doubleClick(element).perform();</w:t>
      </w: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b/>
          <w:u w:val="single"/>
        </w:rPr>
      </w:pPr>
      <w:r w:rsidRPr="00B734AF">
        <w:rPr>
          <w:rFonts w:ascii="Consolas" w:hAnsi="Consolas" w:cs="Consolas"/>
          <w:b/>
          <w:u w:val="single"/>
        </w:rPr>
        <w:t>C</w:t>
      </w:r>
      <w:r w:rsidR="008B56CE" w:rsidRPr="00B734AF">
        <w:rPr>
          <w:rFonts w:ascii="Consolas" w:hAnsi="Consolas" w:cs="Consolas"/>
          <w:b/>
          <w:u w:val="single"/>
        </w:rPr>
        <w:t>o</w:t>
      </w:r>
      <w:r w:rsidRPr="00B734AF">
        <w:rPr>
          <w:rFonts w:ascii="Consolas" w:hAnsi="Consolas" w:cs="Consolas"/>
          <w:b/>
          <w:u w:val="single"/>
        </w:rPr>
        <w:t>ridinate click</w:t>
      </w: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Point point = element.getLocation();</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int xcord = point.getX();</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int ycord = point.getY();</w:t>
      </w:r>
    </w:p>
    <w:p w:rsidR="003B2AFA" w:rsidRPr="00B734AF" w:rsidRDefault="003B2AFA" w:rsidP="003B2AFA">
      <w:pPr>
        <w:autoSpaceDE w:val="0"/>
        <w:autoSpaceDN w:val="0"/>
        <w:adjustRightInd w:val="0"/>
        <w:rPr>
          <w:rFonts w:ascii="Consolas" w:hAnsi="Consolas" w:cs="Consolas"/>
        </w:rPr>
      </w:pPr>
      <w:r w:rsidRPr="00B734AF">
        <w:rPr>
          <w:rFonts w:ascii="Consolas" w:hAnsi="Consolas" w:cs="Consolas"/>
        </w:rPr>
        <w:t>Actions action = new Actions(driver);</w:t>
      </w:r>
    </w:p>
    <w:p w:rsidR="00B00854" w:rsidRPr="00B734AF" w:rsidRDefault="003B2AFA" w:rsidP="003B2AFA">
      <w:pPr>
        <w:autoSpaceDE w:val="0"/>
        <w:autoSpaceDN w:val="0"/>
        <w:adjustRightInd w:val="0"/>
        <w:rPr>
          <w:rFonts w:ascii="Consolas" w:hAnsi="Consolas" w:cs="Consolas"/>
        </w:rPr>
      </w:pPr>
      <w:r w:rsidRPr="00B734AF">
        <w:rPr>
          <w:rFonts w:ascii="Consolas" w:hAnsi="Consolas" w:cs="Consolas"/>
        </w:rPr>
        <w:t>action.moveToElement(element, xcord, ycord).click().build().perform();</w:t>
      </w:r>
    </w:p>
    <w:p w:rsidR="003F6930" w:rsidRPr="00B734AF" w:rsidRDefault="003F6930" w:rsidP="00793D4A">
      <w:pPr>
        <w:autoSpaceDE w:val="0"/>
        <w:autoSpaceDN w:val="0"/>
        <w:adjustRightInd w:val="0"/>
        <w:ind w:firstLine="720"/>
        <w:rPr>
          <w:rFonts w:ascii="Consolas" w:hAnsi="Consolas" w:cs="Consolas"/>
        </w:rPr>
      </w:pPr>
    </w:p>
    <w:p w:rsidR="003F6930" w:rsidRPr="00B734AF" w:rsidRDefault="003F6930" w:rsidP="003B2AFA">
      <w:pPr>
        <w:autoSpaceDE w:val="0"/>
        <w:autoSpaceDN w:val="0"/>
        <w:adjustRightInd w:val="0"/>
        <w:rPr>
          <w:rFonts w:ascii="Consolas" w:hAnsi="Consolas" w:cs="Consolas"/>
        </w:rPr>
      </w:pPr>
      <w:r w:rsidRPr="00B734AF">
        <w:rPr>
          <w:rFonts w:ascii="Consolas" w:hAnsi="Consolas" w:cs="Consolas"/>
        </w:rPr>
        <w:t>Move to file to a folder---- MovetoElement</w:t>
      </w:r>
    </w:p>
    <w:p w:rsidR="009360B8" w:rsidRPr="00B734AF" w:rsidRDefault="009360B8" w:rsidP="003B2AFA">
      <w:pPr>
        <w:autoSpaceDE w:val="0"/>
        <w:autoSpaceDN w:val="0"/>
        <w:adjustRightInd w:val="0"/>
        <w:rPr>
          <w:rFonts w:ascii="Consolas" w:hAnsi="Consolas" w:cs="Consolas"/>
        </w:rPr>
      </w:pPr>
    </w:p>
    <w:p w:rsidR="009360B8" w:rsidRPr="00B734AF" w:rsidRDefault="009360B8" w:rsidP="003B2AFA">
      <w:pPr>
        <w:autoSpaceDE w:val="0"/>
        <w:autoSpaceDN w:val="0"/>
        <w:adjustRightInd w:val="0"/>
        <w:rPr>
          <w:rFonts w:ascii="Consolas" w:hAnsi="Consolas" w:cs="Consolas"/>
        </w:rPr>
      </w:pPr>
      <w:r w:rsidRPr="00B734AF">
        <w:rPr>
          <w:rFonts w:ascii="Consolas" w:hAnsi="Consolas" w:cs="Consolas"/>
          <w:noProof/>
        </w:rPr>
        <w:lastRenderedPageBreak/>
        <w:drawing>
          <wp:inline distT="0" distB="0" distL="0" distR="0">
            <wp:extent cx="6429375" cy="207645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6429375" cy="2076450"/>
                    </a:xfrm>
                    <a:prstGeom prst="rect">
                      <a:avLst/>
                    </a:prstGeom>
                    <a:noFill/>
                    <a:ln w="9525">
                      <a:noFill/>
                      <a:miter lim="800000"/>
                      <a:headEnd/>
                      <a:tailEnd/>
                    </a:ln>
                  </pic:spPr>
                </pic:pic>
              </a:graphicData>
            </a:graphic>
          </wp:inline>
        </w:drawing>
      </w:r>
    </w:p>
    <w:p w:rsidR="009360B8" w:rsidRPr="00B734AF" w:rsidRDefault="009360B8" w:rsidP="003B2AFA">
      <w:pPr>
        <w:autoSpaceDE w:val="0"/>
        <w:autoSpaceDN w:val="0"/>
        <w:adjustRightInd w:val="0"/>
        <w:rPr>
          <w:rFonts w:ascii="Consolas" w:hAnsi="Consolas" w:cs="Consolas"/>
        </w:rPr>
      </w:pPr>
    </w:p>
    <w:p w:rsidR="009360B8" w:rsidRPr="00B734AF" w:rsidRDefault="009360B8" w:rsidP="003B2AFA">
      <w:pPr>
        <w:autoSpaceDE w:val="0"/>
        <w:autoSpaceDN w:val="0"/>
        <w:adjustRightInd w:val="0"/>
        <w:rPr>
          <w:rFonts w:ascii="Consolas" w:hAnsi="Consolas" w:cs="Consolas"/>
        </w:rPr>
      </w:pPr>
    </w:p>
    <w:p w:rsidR="009360B8" w:rsidRPr="00B734AF" w:rsidRDefault="009360B8" w:rsidP="003B2AFA">
      <w:pPr>
        <w:autoSpaceDE w:val="0"/>
        <w:autoSpaceDN w:val="0"/>
        <w:adjustRightInd w:val="0"/>
        <w:rPr>
          <w:rFonts w:ascii="Consolas" w:hAnsi="Consolas" w:cs="Consolas"/>
        </w:rPr>
      </w:pPr>
    </w:p>
    <w:p w:rsidR="009360B8" w:rsidRPr="00B734AF" w:rsidRDefault="009360B8" w:rsidP="003B2AFA">
      <w:pPr>
        <w:autoSpaceDE w:val="0"/>
        <w:autoSpaceDN w:val="0"/>
        <w:adjustRightInd w:val="0"/>
        <w:rPr>
          <w:rFonts w:ascii="Consolas" w:hAnsi="Consolas" w:cs="Consolas"/>
        </w:rPr>
      </w:pPr>
    </w:p>
    <w:p w:rsidR="009360B8" w:rsidRPr="00B734AF" w:rsidRDefault="009360B8" w:rsidP="003B2AFA">
      <w:pPr>
        <w:autoSpaceDE w:val="0"/>
        <w:autoSpaceDN w:val="0"/>
        <w:adjustRightInd w:val="0"/>
        <w:rPr>
          <w:rFonts w:ascii="Consolas" w:hAnsi="Consolas" w:cs="Consolas"/>
        </w:rPr>
      </w:pPr>
    </w:p>
    <w:p w:rsidR="003F6930" w:rsidRPr="00B734AF" w:rsidRDefault="003F6930" w:rsidP="003B2AFA">
      <w:pPr>
        <w:autoSpaceDE w:val="0"/>
        <w:autoSpaceDN w:val="0"/>
        <w:adjustRightInd w:val="0"/>
        <w:rPr>
          <w:rFonts w:ascii="Consolas" w:hAnsi="Consolas" w:cs="Consolas"/>
        </w:rPr>
      </w:pPr>
    </w:p>
    <w:p w:rsidR="007672D2" w:rsidRPr="00B734AF" w:rsidRDefault="007672D2" w:rsidP="00243E3A">
      <w:pPr>
        <w:shd w:val="clear" w:color="auto" w:fill="FFFFFF"/>
        <w:textAlignment w:val="baseline"/>
        <w:rPr>
          <w:rFonts w:ascii="Consolas" w:hAnsi="Consolas" w:cs="Consolas"/>
          <w:b/>
          <w:bCs/>
          <w:noProof/>
          <w:color w:val="242729"/>
        </w:rPr>
      </w:pPr>
    </w:p>
    <w:p w:rsidR="007672D2" w:rsidRPr="00B734AF" w:rsidRDefault="007672D2" w:rsidP="00243E3A">
      <w:pPr>
        <w:shd w:val="clear" w:color="auto" w:fill="FFFFFF"/>
        <w:textAlignment w:val="baseline"/>
        <w:rPr>
          <w:rFonts w:ascii="Consolas" w:hAnsi="Consolas" w:cs="Consolas"/>
          <w:b/>
          <w:bCs/>
          <w:noProof/>
          <w:color w:val="242729"/>
        </w:rPr>
      </w:pPr>
    </w:p>
    <w:p w:rsidR="003013F0" w:rsidRPr="00B734AF" w:rsidRDefault="003013F0" w:rsidP="00243E3A">
      <w:pPr>
        <w:shd w:val="clear" w:color="auto" w:fill="FFFFFF"/>
        <w:textAlignment w:val="baseline"/>
        <w:rPr>
          <w:rFonts w:ascii="Consolas" w:hAnsi="Consolas" w:cs="Consolas"/>
          <w:b/>
          <w:bCs/>
          <w:color w:val="242729"/>
        </w:rPr>
      </w:pPr>
      <w:r w:rsidRPr="00B734AF">
        <w:rPr>
          <w:rFonts w:ascii="Consolas" w:hAnsi="Consolas" w:cs="Consolas"/>
          <w:b/>
          <w:bCs/>
          <w:noProof/>
          <w:color w:val="242729"/>
        </w:rPr>
        <w:drawing>
          <wp:anchor distT="0" distB="0" distL="114300" distR="114300" simplePos="0" relativeHeight="251657216" behindDoc="0" locked="0" layoutInCell="1" allowOverlap="1">
            <wp:simplePos x="0" y="0"/>
            <wp:positionH relativeFrom="column">
              <wp:align>left</wp:align>
            </wp:positionH>
            <wp:positionV relativeFrom="paragraph">
              <wp:posOffset>14605</wp:posOffset>
            </wp:positionV>
            <wp:extent cx="2802255" cy="1896110"/>
            <wp:effectExtent l="19050" t="0" r="0" b="0"/>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802255" cy="1896110"/>
                    </a:xfrm>
                    <a:prstGeom prst="rect">
                      <a:avLst/>
                    </a:prstGeom>
                    <a:noFill/>
                    <a:ln w="9525">
                      <a:noFill/>
                      <a:miter lim="800000"/>
                      <a:headEnd/>
                      <a:tailEnd/>
                    </a:ln>
                  </pic:spPr>
                </pic:pic>
              </a:graphicData>
            </a:graphic>
          </wp:anchor>
        </w:drawing>
      </w:r>
      <w:r w:rsidR="00082601" w:rsidRPr="00B734AF">
        <w:rPr>
          <w:rFonts w:ascii="Consolas" w:hAnsi="Consolas" w:cs="Consolas"/>
          <w:b/>
          <w:bCs/>
          <w:color w:val="242729"/>
        </w:rPr>
        <w:br w:type="textWrapping" w:clear="all"/>
      </w:r>
    </w:p>
    <w:p w:rsidR="00AB0091" w:rsidRPr="00B734AF" w:rsidRDefault="00E82F5A" w:rsidP="00AB0091">
      <w:pPr>
        <w:pStyle w:val="NormalWeb"/>
        <w:shd w:val="clear" w:color="auto" w:fill="FFFFFF"/>
        <w:rPr>
          <w:rFonts w:ascii="Arial" w:hAnsi="Arial" w:cs="Arial"/>
          <w:b/>
          <w:color w:val="343434"/>
        </w:rPr>
      </w:pPr>
      <w:r w:rsidRPr="00B734AF">
        <w:rPr>
          <w:rFonts w:ascii="Arial" w:hAnsi="Arial" w:cs="Arial"/>
          <w:b/>
          <w:color w:val="343434"/>
        </w:rPr>
        <w:t>Ho</w:t>
      </w:r>
      <w:r w:rsidR="00AB0091" w:rsidRPr="00B734AF">
        <w:rPr>
          <w:rFonts w:ascii="Arial" w:hAnsi="Arial" w:cs="Arial"/>
          <w:b/>
          <w:color w:val="343434"/>
        </w:rPr>
        <w:t>w Test Data can be Generated -</w:t>
      </w:r>
    </w:p>
    <w:p w:rsidR="00AB0091" w:rsidRPr="00B734AF" w:rsidRDefault="00AB0091" w:rsidP="00AB0091">
      <w:pPr>
        <w:numPr>
          <w:ilvl w:val="0"/>
          <w:numId w:val="50"/>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Manually</w:t>
      </w:r>
    </w:p>
    <w:p w:rsidR="00AB0091" w:rsidRPr="00B734AF" w:rsidRDefault="00AB0091" w:rsidP="00AB0091">
      <w:pPr>
        <w:numPr>
          <w:ilvl w:val="0"/>
          <w:numId w:val="50"/>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Mass copy of data from production to testing environment</w:t>
      </w:r>
    </w:p>
    <w:p w:rsidR="00AB0091" w:rsidRPr="00B734AF" w:rsidRDefault="00AB0091" w:rsidP="00AB0091">
      <w:pPr>
        <w:numPr>
          <w:ilvl w:val="0"/>
          <w:numId w:val="50"/>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Mass copy of test data from legacy client systems</w:t>
      </w:r>
    </w:p>
    <w:p w:rsidR="00AB0091" w:rsidRPr="00B734AF" w:rsidRDefault="00AB0091" w:rsidP="00AB0091">
      <w:pPr>
        <w:numPr>
          <w:ilvl w:val="0"/>
          <w:numId w:val="50"/>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Automated Test Data Generation Tools</w:t>
      </w:r>
    </w:p>
    <w:p w:rsidR="00E82F5A" w:rsidRPr="00B734AF" w:rsidRDefault="00E82F5A" w:rsidP="00E82F5A">
      <w:pPr>
        <w:shd w:val="clear" w:color="auto" w:fill="FFFFFF"/>
        <w:spacing w:before="100" w:beforeAutospacing="1" w:after="100" w:afterAutospacing="1" w:line="276" w:lineRule="atLeast"/>
        <w:outlineLvl w:val="2"/>
        <w:rPr>
          <w:rFonts w:ascii="Calibri" w:hAnsi="Calibri"/>
          <w:b/>
          <w:bCs/>
          <w:color w:val="343434"/>
        </w:rPr>
      </w:pPr>
      <w:r w:rsidRPr="00B734AF">
        <w:rPr>
          <w:rFonts w:ascii="Calibri" w:hAnsi="Calibri"/>
          <w:b/>
          <w:bCs/>
          <w:color w:val="343434"/>
        </w:rPr>
        <w:t>Test Data for Black Box Testing</w:t>
      </w:r>
    </w:p>
    <w:p w:rsidR="00E82F5A" w:rsidRPr="00B734AF" w:rsidRDefault="00E82F5A" w:rsidP="00E82F5A">
      <w:pPr>
        <w:shd w:val="clear" w:color="auto" w:fill="FFFFFF"/>
        <w:spacing w:before="100" w:beforeAutospacing="1" w:after="100" w:afterAutospacing="1"/>
        <w:rPr>
          <w:rFonts w:ascii="Arial" w:hAnsi="Arial" w:cs="Arial"/>
          <w:color w:val="343434"/>
        </w:rPr>
      </w:pPr>
      <w:r w:rsidRPr="00B734AF">
        <w:rPr>
          <w:rFonts w:ascii="Arial" w:hAnsi="Arial" w:cs="Arial"/>
          <w:color w:val="343434"/>
        </w:rPr>
        <w:t>In Black Box Testing the code is not visible to the tester . Your functional test cases can have test data meeting following criteria -</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No data</w:t>
      </w:r>
      <w:r w:rsidRPr="00B734AF">
        <w:rPr>
          <w:rFonts w:ascii="Arial" w:hAnsi="Arial" w:cs="Arial"/>
          <w:color w:val="343434"/>
        </w:rPr>
        <w:t>: Check system response when no data is submitted</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Valid data</w:t>
      </w:r>
      <w:r w:rsidRPr="00B734AF">
        <w:rPr>
          <w:rFonts w:ascii="Arial" w:hAnsi="Arial" w:cs="Arial"/>
          <w:color w:val="343434"/>
        </w:rPr>
        <w:t>: Check system response when Valid  test data is submitted</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Invalid data</w:t>
      </w:r>
      <w:r w:rsidRPr="00B734AF">
        <w:rPr>
          <w:rFonts w:ascii="Arial" w:hAnsi="Arial" w:cs="Arial"/>
          <w:color w:val="343434"/>
        </w:rPr>
        <w:t>: Check system response when </w:t>
      </w:r>
      <w:r w:rsidRPr="00B734AF">
        <w:rPr>
          <w:rFonts w:ascii="Arial" w:hAnsi="Arial" w:cs="Arial"/>
          <w:i/>
          <w:iCs/>
          <w:color w:val="343434"/>
        </w:rPr>
        <w:t>InValid</w:t>
      </w:r>
      <w:r w:rsidRPr="00B734AF">
        <w:rPr>
          <w:rFonts w:ascii="Arial" w:hAnsi="Arial" w:cs="Arial"/>
          <w:color w:val="343434"/>
        </w:rPr>
        <w:t>  test data is submitted</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Illegal data format</w:t>
      </w:r>
      <w:r w:rsidRPr="00B734AF">
        <w:rPr>
          <w:rFonts w:ascii="Arial" w:hAnsi="Arial" w:cs="Arial"/>
          <w:color w:val="343434"/>
        </w:rPr>
        <w:t>: Check system response when test data is in invalid format</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Boundary Condition Data set</w:t>
      </w:r>
      <w:r w:rsidRPr="00B734AF">
        <w:rPr>
          <w:rFonts w:ascii="Arial" w:hAnsi="Arial" w:cs="Arial"/>
          <w:color w:val="343434"/>
        </w:rPr>
        <w:t>: Test data meeting boundary value conditions</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Equivalence Partition Data Set</w:t>
      </w:r>
      <w:r w:rsidRPr="00B734AF">
        <w:rPr>
          <w:rFonts w:ascii="Arial" w:hAnsi="Arial" w:cs="Arial"/>
          <w:color w:val="343434"/>
        </w:rPr>
        <w:t>: Test data qualifying your equivalence partitions.</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Decision Table Data Set</w:t>
      </w:r>
      <w:r w:rsidRPr="00B734AF">
        <w:rPr>
          <w:rFonts w:ascii="Arial" w:hAnsi="Arial" w:cs="Arial"/>
          <w:color w:val="343434"/>
        </w:rPr>
        <w:t>: Test data qualifying your decision table testing strategy</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lastRenderedPageBreak/>
        <w:t>State Transition Test Data Set</w:t>
      </w:r>
      <w:r w:rsidRPr="00B734AF">
        <w:rPr>
          <w:rFonts w:ascii="Arial" w:hAnsi="Arial" w:cs="Arial"/>
          <w:color w:val="343434"/>
        </w:rPr>
        <w:t>: Test data meeting your state transition testing strategy</w:t>
      </w:r>
    </w:p>
    <w:p w:rsidR="00E82F5A" w:rsidRPr="00B734AF" w:rsidRDefault="00E82F5A" w:rsidP="00E82F5A">
      <w:pPr>
        <w:numPr>
          <w:ilvl w:val="0"/>
          <w:numId w:val="51"/>
        </w:num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Use Case Test Data</w:t>
      </w:r>
      <w:r w:rsidRPr="00B734AF">
        <w:rPr>
          <w:rFonts w:ascii="Arial" w:hAnsi="Arial" w:cs="Arial"/>
          <w:color w:val="343434"/>
        </w:rPr>
        <w:t>: Test Data in-sync with your use cases.</w:t>
      </w:r>
    </w:p>
    <w:p w:rsidR="00AB0091" w:rsidRPr="00B734AF" w:rsidRDefault="00AB0091" w:rsidP="00243E3A">
      <w:pPr>
        <w:shd w:val="clear" w:color="auto" w:fill="FFFFFF"/>
        <w:textAlignment w:val="baseline"/>
        <w:rPr>
          <w:rFonts w:ascii="Consolas" w:hAnsi="Consolas" w:cs="Consolas"/>
          <w:b/>
          <w:bCs/>
          <w:color w:val="242729"/>
        </w:rPr>
      </w:pPr>
    </w:p>
    <w:p w:rsidR="0061002C" w:rsidRPr="00B734AF" w:rsidRDefault="0061002C" w:rsidP="0061002C">
      <w:pPr>
        <w:shd w:val="clear" w:color="auto" w:fill="FFFFFF"/>
        <w:rPr>
          <w:rFonts w:ascii="Verdana" w:hAnsi="Verdana"/>
          <w:color w:val="222222"/>
        </w:rPr>
      </w:pPr>
      <w:r w:rsidRPr="00B734AF">
        <w:rPr>
          <w:rFonts w:ascii="Verdana" w:hAnsi="Verdana"/>
          <w:b/>
          <w:bCs/>
          <w:color w:val="FF6600"/>
        </w:rPr>
        <w:t>Q #4)</w:t>
      </w:r>
      <w:r w:rsidRPr="00B734AF">
        <w:rPr>
          <w:rFonts w:ascii="Verdana" w:hAnsi="Verdana"/>
          <w:b/>
          <w:bCs/>
          <w:color w:val="222222"/>
        </w:rPr>
        <w:t> Can you achieve 100% automation?</w:t>
      </w:r>
    </w:p>
    <w:p w:rsidR="0061002C" w:rsidRPr="00B734AF" w:rsidRDefault="0061002C" w:rsidP="0061002C">
      <w:pPr>
        <w:shd w:val="clear" w:color="auto" w:fill="FFFFFF"/>
        <w:spacing w:after="369"/>
        <w:rPr>
          <w:rFonts w:ascii="Verdana" w:hAnsi="Verdana"/>
          <w:color w:val="222222"/>
        </w:rPr>
      </w:pPr>
      <w:r w:rsidRPr="00B734AF">
        <w:rPr>
          <w:rFonts w:ascii="Verdana" w:hAnsi="Verdana"/>
          <w:color w:val="222222"/>
        </w:rPr>
        <w:t>100% automation would be difficult to achieve because there would be many edge test cases and some cases which are executed seldom. Automating these cases which are not executed that often will not add value to the automated suite.</w:t>
      </w:r>
    </w:p>
    <w:p w:rsidR="0061002C" w:rsidRPr="00B734AF" w:rsidRDefault="0061002C" w:rsidP="0061002C">
      <w:pPr>
        <w:shd w:val="clear" w:color="auto" w:fill="FFFFFF"/>
        <w:rPr>
          <w:rFonts w:ascii="Verdana" w:hAnsi="Verdana"/>
          <w:color w:val="222222"/>
        </w:rPr>
      </w:pPr>
      <w:r w:rsidRPr="00B734AF">
        <w:rPr>
          <w:rFonts w:ascii="Verdana" w:hAnsi="Verdana"/>
          <w:b/>
          <w:bCs/>
          <w:color w:val="FF6600"/>
        </w:rPr>
        <w:t>Q #5)</w:t>
      </w:r>
      <w:r w:rsidRPr="00B734AF">
        <w:rPr>
          <w:rFonts w:ascii="Verdana" w:hAnsi="Verdana"/>
          <w:b/>
          <w:bCs/>
          <w:color w:val="222222"/>
        </w:rPr>
        <w:t> Currently I do not have any automation in place in my project, now I want to implement automation, what would be my steps?</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First, identify which type of testing/test cases you want to automate</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Identify the tool</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Design the framework</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Create the utility files and environment files</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Start scripting</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Identify and work on the reporting</w:t>
      </w:r>
    </w:p>
    <w:p w:rsidR="0061002C" w:rsidRPr="00B734AF" w:rsidRDefault="0061002C" w:rsidP="0061002C">
      <w:pPr>
        <w:numPr>
          <w:ilvl w:val="0"/>
          <w:numId w:val="52"/>
        </w:numPr>
        <w:shd w:val="clear" w:color="auto" w:fill="FFFFFF"/>
        <w:rPr>
          <w:rFonts w:ascii="Verdana" w:hAnsi="Verdana"/>
          <w:color w:val="222222"/>
        </w:rPr>
      </w:pPr>
      <w:r w:rsidRPr="00B734AF">
        <w:rPr>
          <w:rFonts w:ascii="Verdana" w:hAnsi="Verdana"/>
          <w:color w:val="222222"/>
        </w:rPr>
        <w:t>Allocating time for enhancing and maintaining the scripts.</w:t>
      </w:r>
    </w:p>
    <w:p w:rsidR="008B1B0C" w:rsidRPr="00B734AF" w:rsidRDefault="008B1B0C" w:rsidP="008B1B0C">
      <w:pPr>
        <w:pStyle w:val="Heading3"/>
        <w:shd w:val="clear" w:color="auto" w:fill="FFFFFF"/>
        <w:spacing w:before="0" w:beforeAutospacing="0" w:after="0" w:afterAutospacing="0" w:line="267" w:lineRule="atLeast"/>
        <w:rPr>
          <w:rFonts w:ascii="Helvetica" w:hAnsi="Helvetica"/>
          <w:color w:val="000000"/>
          <w:sz w:val="24"/>
          <w:szCs w:val="24"/>
        </w:rPr>
      </w:pPr>
      <w:r w:rsidRPr="00B734AF">
        <w:rPr>
          <w:rStyle w:val="Strong"/>
          <w:rFonts w:ascii="Helvetica" w:eastAsiaTheme="majorEastAsia" w:hAnsi="Helvetica"/>
          <w:b/>
          <w:bCs/>
          <w:color w:val="000000"/>
          <w:sz w:val="24"/>
          <w:szCs w:val="24"/>
        </w:rPr>
        <w:t>Test Automation Tool Evaluation Criteria</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w:t>
      </w:r>
      <w:r w:rsidRPr="00B734AF">
        <w:rPr>
          <w:rFonts w:ascii="Verdana" w:hAnsi="Verdana"/>
          <w:color w:val="222222"/>
        </w:rPr>
        <w:t> Do you have the necessary skilled resource to allocate for automation tasks?</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2)</w:t>
      </w:r>
      <w:r w:rsidRPr="00B734AF">
        <w:rPr>
          <w:rFonts w:ascii="Verdana" w:hAnsi="Verdana"/>
          <w:color w:val="222222"/>
        </w:rPr>
        <w:t> What is your budget?</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3)</w:t>
      </w:r>
      <w:r w:rsidRPr="00B734AF">
        <w:rPr>
          <w:rFonts w:ascii="Verdana" w:hAnsi="Verdana"/>
          <w:color w:val="222222"/>
        </w:rPr>
        <w:t> Does the tool satisfy your testing needs? Is it suitable for the project environment and technology you are using? Does it support all tools and objects used in the code? Sometime you may get stuck for small tests due to inabilities of the tool to identify the objects used in the application.</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Fonts w:ascii="Verdana" w:hAnsi="Verdana"/>
          <w:i/>
          <w:iCs/>
          <w:color w:val="222222"/>
          <w:u w:val="single"/>
        </w:rPr>
        <w:t>I consider above three factors as most important for selecting any tool.</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4)</w:t>
      </w:r>
      <w:r w:rsidRPr="00B734AF">
        <w:rPr>
          <w:rFonts w:ascii="Verdana" w:hAnsi="Verdana"/>
          <w:color w:val="222222"/>
        </w:rPr>
        <w:t> Does the tool provide you the free trial version so that you can evaluate it before making a decision? Also, does the tool have all features available in the trial version?</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6)</w:t>
      </w:r>
      <w:r w:rsidRPr="00B734AF">
        <w:rPr>
          <w:rFonts w:ascii="Verdana" w:hAnsi="Verdana"/>
          <w:color w:val="222222"/>
        </w:rPr>
        <w:t> How is the tool learning curve? Is the learning time acceptable for your goals?</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7)</w:t>
      </w:r>
      <w:r w:rsidRPr="00B734AF">
        <w:rPr>
          <w:rFonts w:ascii="Verdana" w:hAnsi="Verdana"/>
          <w:color w:val="222222"/>
        </w:rPr>
        <w:t> Do you want automation tool for only your project needs or you are looking for a common tool for all projects in your company? It would be a good choice if you select a tool that supports most of the coding languages on your projects.</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8 )</w:t>
      </w:r>
      <w:r w:rsidRPr="00B734AF">
        <w:rPr>
          <w:rFonts w:ascii="Verdana" w:hAnsi="Verdana"/>
          <w:color w:val="222222"/>
        </w:rPr>
        <w:t> Which testing types does it support? A tool which supports maximum testing types (Unit, functional, regression etc.) is always a better choice. </w:t>
      </w:r>
      <w:r w:rsidRPr="00B734AF">
        <w:rPr>
          <w:rFonts w:ascii="Verdana" w:hAnsi="Verdana"/>
          <w:color w:val="222222"/>
          <w:u w:val="single"/>
        </w:rPr>
        <w:t>Warning</w:t>
      </w:r>
      <w:r w:rsidRPr="00B734AF">
        <w:rPr>
          <w:rFonts w:ascii="Verdana" w:hAnsi="Verdana"/>
          <w:color w:val="222222"/>
        </w:rPr>
        <w:t> – Don’t go for a tool just because it is supporting all testing types. It’s also important that the tool should be powerful enough to automate your complex requirements.</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9)</w:t>
      </w:r>
      <w:r w:rsidRPr="00B734AF">
        <w:rPr>
          <w:rFonts w:ascii="Verdana" w:hAnsi="Verdana"/>
          <w:color w:val="222222"/>
        </w:rPr>
        <w:t> Does the tool support easy interface to create and maintain test scripts? Record and playback tool with abilities to edit recorded scripts could be a good solution.</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10)</w:t>
      </w:r>
      <w:r w:rsidRPr="00B734AF">
        <w:rPr>
          <w:rFonts w:ascii="Verdana" w:hAnsi="Verdana"/>
          <w:color w:val="222222"/>
        </w:rPr>
        <w:t>  Does it provide simple interface yet powerful features to accomplish complex tasks?</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lastRenderedPageBreak/>
        <w:t>12)</w:t>
      </w:r>
      <w:r w:rsidRPr="00B734AF">
        <w:rPr>
          <w:rFonts w:ascii="Verdana" w:hAnsi="Verdana"/>
          <w:color w:val="222222"/>
        </w:rPr>
        <w:t>  Does it provide the powerful reporting with graphical interface? Clear and concise reports will always help you to conclude the test results quickly.</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13)</w:t>
      </w:r>
      <w:r w:rsidRPr="00B734AF">
        <w:rPr>
          <w:rFonts w:ascii="Verdana" w:hAnsi="Verdana"/>
          <w:color w:val="222222"/>
        </w:rPr>
        <w:t>  Does it integrate well with your other testing tools like project planning and </w:t>
      </w:r>
      <w:hyperlink r:id="rId34" w:tooltip="Test management tool" w:history="1">
        <w:r w:rsidRPr="00B734AF">
          <w:rPr>
            <w:rStyle w:val="Hyperlink"/>
            <w:rFonts w:ascii="Verdana" w:eastAsiaTheme="minorEastAsia" w:hAnsi="Verdana"/>
            <w:color w:val="777777"/>
            <w:bdr w:val="none" w:sz="0" w:space="0" w:color="auto" w:frame="1"/>
          </w:rPr>
          <w:t>test management tools</w:t>
        </w:r>
      </w:hyperlink>
      <w:r w:rsidRPr="00B734AF">
        <w:rPr>
          <w:rFonts w:ascii="Verdana" w:hAnsi="Verdana"/>
          <w:color w:val="222222"/>
        </w:rPr>
        <w:t>?</w:t>
      </w:r>
    </w:p>
    <w:p w:rsidR="008B1B0C" w:rsidRPr="00B734AF" w:rsidRDefault="008B1B0C" w:rsidP="008B1B0C">
      <w:pPr>
        <w:pStyle w:val="NormalWeb"/>
        <w:shd w:val="clear" w:color="auto" w:fill="FFFFFF"/>
        <w:spacing w:before="0" w:beforeAutospacing="0" w:after="0" w:afterAutospacing="0"/>
        <w:rPr>
          <w:rStyle w:val="Emphasis"/>
          <w:rFonts w:ascii="Verdana" w:hAnsi="Verdana"/>
          <w:color w:val="222222"/>
        </w:rPr>
      </w:pPr>
    </w:p>
    <w:p w:rsidR="008B1B0C" w:rsidRPr="00B734AF" w:rsidRDefault="008B1B0C" w:rsidP="008B1B0C">
      <w:pPr>
        <w:pStyle w:val="NormalWeb"/>
        <w:shd w:val="clear" w:color="auto" w:fill="FFFFFF"/>
        <w:spacing w:before="0" w:beforeAutospacing="0" w:after="0" w:afterAutospacing="0"/>
        <w:rPr>
          <w:rFonts w:ascii="Verdana" w:hAnsi="Verdana"/>
          <w:b/>
          <w:i/>
          <w:color w:val="222222"/>
          <w:u w:val="single"/>
        </w:rPr>
      </w:pPr>
      <w:r w:rsidRPr="00B734AF">
        <w:rPr>
          <w:rStyle w:val="Emphasis"/>
          <w:rFonts w:ascii="Verdana" w:hAnsi="Verdana"/>
          <w:b/>
          <w:i w:val="0"/>
          <w:color w:val="222222"/>
          <w:u w:val="single"/>
        </w:rPr>
        <w:t>You may also want to consider other criteria like:</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14)</w:t>
      </w:r>
      <w:r w:rsidRPr="00B734AF">
        <w:rPr>
          <w:rFonts w:ascii="Verdana" w:hAnsi="Verdana"/>
          <w:color w:val="222222"/>
        </w:rPr>
        <w:t>  Tool vendor refund policy</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15) </w:t>
      </w:r>
      <w:r w:rsidRPr="00B734AF">
        <w:rPr>
          <w:rFonts w:ascii="Verdana" w:hAnsi="Verdana"/>
          <w:color w:val="222222"/>
        </w:rPr>
        <w:t> Existing customer reviews for the tool</w:t>
      </w:r>
    </w:p>
    <w:p w:rsidR="008B1B0C" w:rsidRPr="00B734AF" w:rsidRDefault="008B1B0C" w:rsidP="008B1B0C">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222222"/>
        </w:rPr>
        <w:t>16)</w:t>
      </w:r>
      <w:r w:rsidRPr="00B734AF">
        <w:rPr>
          <w:rFonts w:ascii="Verdana" w:hAnsi="Verdana"/>
          <w:color w:val="222222"/>
        </w:rPr>
        <w:t>  Is the vendor providing initial training?</w:t>
      </w:r>
    </w:p>
    <w:p w:rsidR="00AB0091" w:rsidRPr="00B734AF" w:rsidRDefault="00AB0091" w:rsidP="00243E3A">
      <w:pPr>
        <w:shd w:val="clear" w:color="auto" w:fill="FFFFFF"/>
        <w:textAlignment w:val="baseline"/>
        <w:rPr>
          <w:rFonts w:ascii="Consolas" w:hAnsi="Consolas" w:cs="Consolas"/>
          <w:b/>
          <w:bCs/>
          <w:color w:val="242729"/>
        </w:rPr>
      </w:pPr>
    </w:p>
    <w:p w:rsidR="00BA1F45" w:rsidRPr="00B734AF" w:rsidRDefault="00BA1F45" w:rsidP="00BA1F45">
      <w:pPr>
        <w:shd w:val="clear" w:color="auto" w:fill="FFFFFF"/>
        <w:rPr>
          <w:rFonts w:ascii="Verdana" w:hAnsi="Verdana"/>
          <w:color w:val="222222"/>
        </w:rPr>
      </w:pPr>
      <w:r w:rsidRPr="00B734AF">
        <w:rPr>
          <w:rFonts w:ascii="Verdana" w:hAnsi="Verdana"/>
          <w:b/>
          <w:bCs/>
          <w:color w:val="FF6600"/>
        </w:rPr>
        <w:t>Q #8)</w:t>
      </w:r>
      <w:r w:rsidRPr="00B734AF">
        <w:rPr>
          <w:rFonts w:ascii="Verdana" w:hAnsi="Verdana"/>
          <w:b/>
          <w:bCs/>
          <w:color w:val="222222"/>
        </w:rPr>
        <w:t> What is a framework?</w:t>
      </w:r>
    </w:p>
    <w:p w:rsidR="00BA1F45" w:rsidRPr="00B734AF" w:rsidRDefault="00BA1F45" w:rsidP="00BA1F45">
      <w:pPr>
        <w:shd w:val="clear" w:color="auto" w:fill="FFFFFF"/>
        <w:spacing w:after="369"/>
        <w:rPr>
          <w:rFonts w:ascii="Verdana" w:hAnsi="Verdana"/>
          <w:color w:val="222222"/>
        </w:rPr>
      </w:pPr>
      <w:r w:rsidRPr="00B734AF">
        <w:rPr>
          <w:rFonts w:ascii="Verdana" w:hAnsi="Verdana"/>
          <w:color w:val="222222"/>
        </w:rPr>
        <w:t>A framework is a set of a structure of the entire automation suit. It is also a guideline if followed can result in a structure which is easy to maintain and enhance. These guidelines include:</w:t>
      </w:r>
    </w:p>
    <w:p w:rsidR="00BA1F45" w:rsidRPr="00B734AF" w:rsidRDefault="00BA1F45" w:rsidP="00BA1F45">
      <w:pPr>
        <w:pStyle w:val="NormalWeb"/>
        <w:shd w:val="clear" w:color="auto" w:fill="FFFFFF"/>
        <w:spacing w:before="0" w:beforeAutospacing="0" w:after="369" w:afterAutospacing="0"/>
        <w:rPr>
          <w:rFonts w:ascii="Verdana" w:hAnsi="Verdana"/>
          <w:color w:val="222222"/>
        </w:rPr>
      </w:pPr>
      <w:r w:rsidRPr="00B734AF">
        <w:rPr>
          <w:rFonts w:ascii="Verdana" w:hAnsi="Verdana"/>
          <w:color w:val="222222"/>
        </w:rPr>
        <w:t>Frameworks are guidelines and not mandatory rules, so we can do without a framework, but if we create it and follow it, enhancing and maintaining would be easy to implement.</w:t>
      </w:r>
    </w:p>
    <w:p w:rsidR="00BA1F45" w:rsidRPr="00B734AF" w:rsidRDefault="00BA1F45" w:rsidP="00BA1F45">
      <w:pPr>
        <w:pStyle w:val="NormalWeb"/>
        <w:shd w:val="clear" w:color="auto" w:fill="FFFFFF"/>
        <w:spacing w:before="0" w:beforeAutospacing="0" w:after="369" w:afterAutospacing="0"/>
        <w:rPr>
          <w:rFonts w:ascii="Verdana" w:hAnsi="Verdana"/>
          <w:b/>
          <w:color w:val="222222"/>
        </w:rPr>
      </w:pPr>
      <w:r w:rsidRPr="00B734AF">
        <w:rPr>
          <w:rFonts w:ascii="Verdana" w:hAnsi="Verdana"/>
          <w:b/>
          <w:color w:val="222222"/>
        </w:rPr>
        <w:t>Coding standards</w:t>
      </w:r>
    </w:p>
    <w:p w:rsidR="00BA1F45" w:rsidRPr="00B734AF" w:rsidRDefault="00BA1F45" w:rsidP="00BA1F45">
      <w:pPr>
        <w:numPr>
          <w:ilvl w:val="0"/>
          <w:numId w:val="53"/>
        </w:numPr>
        <w:shd w:val="clear" w:color="auto" w:fill="FFFFFF"/>
        <w:rPr>
          <w:rFonts w:ascii="Verdana" w:hAnsi="Verdana"/>
          <w:color w:val="222222"/>
        </w:rPr>
      </w:pPr>
      <w:r w:rsidRPr="00B734AF">
        <w:rPr>
          <w:rFonts w:ascii="Verdana" w:hAnsi="Verdana"/>
          <w:color w:val="222222"/>
        </w:rPr>
        <w:t>Handling the test data</w:t>
      </w:r>
    </w:p>
    <w:p w:rsidR="00BA1F45" w:rsidRPr="00B734AF" w:rsidRDefault="00BA1F45" w:rsidP="00BA1F45">
      <w:pPr>
        <w:numPr>
          <w:ilvl w:val="0"/>
          <w:numId w:val="53"/>
        </w:numPr>
        <w:shd w:val="clear" w:color="auto" w:fill="FFFFFF"/>
        <w:rPr>
          <w:rFonts w:ascii="Verdana" w:hAnsi="Verdana"/>
          <w:color w:val="222222"/>
        </w:rPr>
      </w:pPr>
      <w:r w:rsidRPr="00B734AF">
        <w:rPr>
          <w:rFonts w:ascii="Verdana" w:hAnsi="Verdana"/>
          <w:color w:val="222222"/>
        </w:rPr>
        <w:t>Maintaining and handling the elements (object repository in QTP)</w:t>
      </w:r>
    </w:p>
    <w:p w:rsidR="00BA1F45" w:rsidRPr="00B734AF" w:rsidRDefault="00BA1F45" w:rsidP="00BA1F45">
      <w:pPr>
        <w:numPr>
          <w:ilvl w:val="0"/>
          <w:numId w:val="53"/>
        </w:numPr>
        <w:shd w:val="clear" w:color="auto" w:fill="FFFFFF"/>
        <w:rPr>
          <w:rFonts w:ascii="Verdana" w:hAnsi="Verdana"/>
          <w:color w:val="222222"/>
        </w:rPr>
      </w:pPr>
      <w:r w:rsidRPr="00B734AF">
        <w:rPr>
          <w:rFonts w:ascii="Verdana" w:hAnsi="Verdana"/>
          <w:color w:val="222222"/>
        </w:rPr>
        <w:t>Handling of environment files and properties file</w:t>
      </w:r>
    </w:p>
    <w:p w:rsidR="00BA1F45" w:rsidRPr="00B734AF" w:rsidRDefault="00BA1F45" w:rsidP="00BA1F45">
      <w:pPr>
        <w:numPr>
          <w:ilvl w:val="0"/>
          <w:numId w:val="53"/>
        </w:numPr>
        <w:shd w:val="clear" w:color="auto" w:fill="FFFFFF"/>
        <w:rPr>
          <w:rFonts w:ascii="Verdana" w:hAnsi="Verdana"/>
          <w:color w:val="222222"/>
        </w:rPr>
      </w:pPr>
      <w:r w:rsidRPr="00B734AF">
        <w:rPr>
          <w:rFonts w:ascii="Verdana" w:hAnsi="Verdana"/>
          <w:color w:val="222222"/>
        </w:rPr>
        <w:t>Reporting of data</w:t>
      </w:r>
    </w:p>
    <w:p w:rsidR="00BA1F45" w:rsidRDefault="00BA1F45" w:rsidP="00BA1F45">
      <w:pPr>
        <w:numPr>
          <w:ilvl w:val="0"/>
          <w:numId w:val="53"/>
        </w:numPr>
        <w:shd w:val="clear" w:color="auto" w:fill="FFFFFF"/>
        <w:rPr>
          <w:rFonts w:ascii="Verdana" w:hAnsi="Verdana"/>
          <w:color w:val="222222"/>
        </w:rPr>
      </w:pPr>
      <w:r w:rsidRPr="00B734AF">
        <w:rPr>
          <w:rFonts w:ascii="Verdana" w:hAnsi="Verdana"/>
          <w:color w:val="222222"/>
        </w:rPr>
        <w:t>Handling logs</w:t>
      </w:r>
    </w:p>
    <w:p w:rsidR="004B1EFA" w:rsidRDefault="004B1EFA" w:rsidP="004B1EFA">
      <w:pPr>
        <w:shd w:val="clear" w:color="auto" w:fill="FFFFFF"/>
        <w:rPr>
          <w:rFonts w:ascii="Verdana" w:hAnsi="Verdana"/>
          <w:color w:val="222222"/>
        </w:rPr>
      </w:pPr>
    </w:p>
    <w:p w:rsidR="004B1EFA" w:rsidRDefault="004B1EFA" w:rsidP="004B1EFA">
      <w:pPr>
        <w:shd w:val="clear" w:color="auto" w:fill="FFFFFF"/>
        <w:rPr>
          <w:rFonts w:ascii="Verdana" w:hAnsi="Verdana"/>
          <w:color w:val="222222"/>
        </w:rPr>
      </w:pPr>
    </w:p>
    <w:p w:rsidR="004B1EFA" w:rsidRDefault="004B1EFA" w:rsidP="004B1EFA">
      <w:pPr>
        <w:shd w:val="clear" w:color="auto" w:fill="FFFFFF"/>
        <w:rPr>
          <w:rFonts w:ascii="Verdana" w:hAnsi="Verdana"/>
          <w:color w:val="222222"/>
        </w:rPr>
      </w:pPr>
    </w:p>
    <w:p w:rsidR="004B1EFA" w:rsidRPr="00B734AF" w:rsidRDefault="004B1EFA" w:rsidP="004B1EFA">
      <w:pPr>
        <w:shd w:val="clear" w:color="auto" w:fill="FFFFFF"/>
        <w:rPr>
          <w:rFonts w:ascii="Verdana" w:hAnsi="Verdana"/>
          <w:color w:val="222222"/>
        </w:rPr>
      </w:pPr>
    </w:p>
    <w:p w:rsidR="00BA1F45" w:rsidRPr="00B734AF" w:rsidRDefault="00BA1F45" w:rsidP="00BA1F45">
      <w:pPr>
        <w:shd w:val="clear" w:color="auto" w:fill="FFFFFF"/>
        <w:rPr>
          <w:rFonts w:ascii="Verdana" w:hAnsi="Verdana"/>
          <w:color w:val="222222"/>
        </w:rPr>
      </w:pPr>
      <w:r w:rsidRPr="00B734AF">
        <w:rPr>
          <w:rFonts w:ascii="Verdana" w:hAnsi="Verdana"/>
          <w:b/>
          <w:bCs/>
          <w:color w:val="FF6600"/>
        </w:rPr>
        <w:t>Q #9)</w:t>
      </w:r>
      <w:r w:rsidRPr="00B734AF">
        <w:rPr>
          <w:rFonts w:ascii="Verdana" w:hAnsi="Verdana"/>
          <w:b/>
          <w:bCs/>
          <w:color w:val="222222"/>
        </w:rPr>
        <w:t> What are the attributes of a good framework?</w:t>
      </w:r>
    </w:p>
    <w:p w:rsidR="00BA1F45" w:rsidRPr="00B734AF" w:rsidRDefault="00BA1F45" w:rsidP="00BA1F45">
      <w:pPr>
        <w:shd w:val="clear" w:color="auto" w:fill="FFFFFF"/>
        <w:spacing w:after="369"/>
        <w:rPr>
          <w:rFonts w:ascii="Verdana" w:hAnsi="Verdana"/>
          <w:color w:val="222222"/>
        </w:rPr>
      </w:pPr>
      <w:r w:rsidRPr="00B734AF">
        <w:rPr>
          <w:rFonts w:ascii="Verdana" w:hAnsi="Verdana"/>
          <w:color w:val="222222"/>
        </w:rPr>
        <w:t>The characteristics are:</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Modular</w:t>
      </w:r>
      <w:r w:rsidRPr="00B734AF">
        <w:rPr>
          <w:rFonts w:ascii="Verdana" w:hAnsi="Verdana"/>
          <w:color w:val="222222"/>
        </w:rPr>
        <w:t xml:space="preserve"> – The framework should be adaptable to change. Testers should be able to modify the scripts as per the environment or login information change</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Reusable</w:t>
      </w:r>
      <w:r w:rsidRPr="00B734AF">
        <w:rPr>
          <w:rFonts w:ascii="Verdana" w:hAnsi="Verdana"/>
          <w:color w:val="222222"/>
        </w:rPr>
        <w:t xml:space="preserve"> – The commonly used methods or utilities should be written in a common file which is accessible to all the scripts.</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Consistent</w:t>
      </w:r>
      <w:r w:rsidRPr="00B734AF">
        <w:rPr>
          <w:rFonts w:ascii="Verdana" w:hAnsi="Verdana"/>
          <w:color w:val="222222"/>
        </w:rPr>
        <w:t xml:space="preserve"> – The suite should be written in a consistent format by following all the accepted coding practices.</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Independent</w:t>
      </w:r>
      <w:r w:rsidRPr="00B734AF">
        <w:rPr>
          <w:rFonts w:ascii="Verdana" w:hAnsi="Verdana"/>
          <w:color w:val="222222"/>
        </w:rPr>
        <w:t xml:space="preserve"> – The scripts should be written in such a way that they are independent of each other. In case one test fails, it should not hold back remaining test cases (unless it is a login page)</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Logger</w:t>
      </w:r>
      <w:r w:rsidRPr="00B734AF">
        <w:rPr>
          <w:rFonts w:ascii="Verdana" w:hAnsi="Verdana"/>
          <w:color w:val="222222"/>
        </w:rPr>
        <w:t xml:space="preserve"> – It is good to have implemented the logging feature in the framework. This would help in case our scripts run for longer hours (say nightly mode), if the script fails at any point of time, having the log file will help us to detect the location and the type of error.</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lastRenderedPageBreak/>
        <w:t>Reporting</w:t>
      </w:r>
      <w:r w:rsidRPr="00B734AF">
        <w:rPr>
          <w:rFonts w:ascii="Verdana" w:hAnsi="Verdana"/>
          <w:color w:val="222222"/>
        </w:rPr>
        <w:t xml:space="preserve"> – It is good to have reporting feature automatically embedded into the framework. Once the scripting is done, we can have the results and reports sent via an email.</w:t>
      </w:r>
    </w:p>
    <w:p w:rsidR="00BA1F45" w:rsidRPr="00B734AF" w:rsidRDefault="00BA1F45" w:rsidP="00BA1F45">
      <w:pPr>
        <w:numPr>
          <w:ilvl w:val="0"/>
          <w:numId w:val="54"/>
        </w:numPr>
        <w:shd w:val="clear" w:color="auto" w:fill="FFFFFF"/>
        <w:rPr>
          <w:rFonts w:ascii="Verdana" w:hAnsi="Verdana"/>
          <w:color w:val="222222"/>
        </w:rPr>
      </w:pPr>
      <w:r w:rsidRPr="004B1EFA">
        <w:rPr>
          <w:rFonts w:ascii="Verdana" w:hAnsi="Verdana"/>
          <w:b/>
          <w:color w:val="222222"/>
        </w:rPr>
        <w:t>Integration</w:t>
      </w:r>
      <w:r w:rsidRPr="00B734AF">
        <w:rPr>
          <w:rFonts w:ascii="Verdana" w:hAnsi="Verdana"/>
          <w:color w:val="222222"/>
        </w:rPr>
        <w:t xml:space="preserve"> – Automation framework should be such that it is easy to integrate it with other application like continuous integration or triggering the automated script as soon as the build is deployed.</w:t>
      </w:r>
    </w:p>
    <w:p w:rsidR="00BA1F45" w:rsidRPr="00B734AF" w:rsidRDefault="00BA1F45" w:rsidP="00BA1F45">
      <w:pPr>
        <w:shd w:val="clear" w:color="auto" w:fill="FFFFFF"/>
        <w:rPr>
          <w:rFonts w:ascii="Verdana" w:hAnsi="Verdana"/>
          <w:color w:val="222222"/>
        </w:rPr>
      </w:pPr>
    </w:p>
    <w:p w:rsidR="00BA1F45" w:rsidRPr="00B734AF" w:rsidRDefault="00BA1F45" w:rsidP="00BA1F45">
      <w:pPr>
        <w:shd w:val="clear" w:color="auto" w:fill="FFFFFF"/>
        <w:rPr>
          <w:rFonts w:ascii="Verdana" w:hAnsi="Verdana"/>
          <w:color w:val="222222"/>
        </w:rPr>
      </w:pPr>
    </w:p>
    <w:p w:rsidR="00BA1F45" w:rsidRPr="00B734AF" w:rsidRDefault="00BA1F45" w:rsidP="00BA1F45">
      <w:pPr>
        <w:shd w:val="clear" w:color="auto" w:fill="FFFFFF"/>
        <w:rPr>
          <w:rFonts w:ascii="Verdana" w:hAnsi="Verdana"/>
          <w:color w:val="222222"/>
        </w:rPr>
      </w:pPr>
    </w:p>
    <w:p w:rsidR="00BA1F45" w:rsidRPr="00B734AF" w:rsidRDefault="00BA1F45" w:rsidP="00BA1F45">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4) What are the steps involved in the Automation Process?</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Selecting the Test tool</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Select a framework</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Define scope of automation</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Planning, design, and development</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Test execution</w:t>
      </w:r>
    </w:p>
    <w:p w:rsidR="00BA1F45" w:rsidRPr="00B734AF" w:rsidRDefault="00BA1F45" w:rsidP="00BA1F45">
      <w:pPr>
        <w:numPr>
          <w:ilvl w:val="0"/>
          <w:numId w:val="55"/>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Maintenance</w:t>
      </w:r>
    </w:p>
    <w:p w:rsidR="00BA1F45" w:rsidRPr="00B734AF" w:rsidRDefault="00BA1F45" w:rsidP="00BA1F45">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5) What are the points that are covered while planning phase of automation?</w:t>
      </w:r>
    </w:p>
    <w:p w:rsidR="00BA1F45" w:rsidRPr="00B734AF" w:rsidRDefault="00BA1F45" w:rsidP="00BA1F45">
      <w:pPr>
        <w:shd w:val="clear" w:color="auto" w:fill="FFFFFF"/>
        <w:spacing w:before="100" w:beforeAutospacing="1" w:after="100" w:afterAutospacing="1"/>
        <w:rPr>
          <w:rFonts w:ascii="Arial" w:hAnsi="Arial" w:cs="Arial"/>
          <w:color w:val="343434"/>
        </w:rPr>
      </w:pPr>
      <w:r w:rsidRPr="00B734AF">
        <w:rPr>
          <w:rFonts w:ascii="Arial" w:hAnsi="Arial" w:cs="Arial"/>
          <w:color w:val="343434"/>
        </w:rPr>
        <w:t>During planning phase of automation things which must be taken in concern are</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Selection the "right" Automation tool</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Selection Automation Framework if any</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List of In scope and out of scope items for automation</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Test Environment Setup</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Preparing Grant Chart of Project timelines for test script development &amp; execution.</w:t>
      </w:r>
    </w:p>
    <w:p w:rsidR="00BA1F45" w:rsidRPr="00B734AF" w:rsidRDefault="00BA1F45" w:rsidP="00BA1F45">
      <w:pPr>
        <w:numPr>
          <w:ilvl w:val="0"/>
          <w:numId w:val="5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Identify Test Deliverables</w:t>
      </w:r>
    </w:p>
    <w:p w:rsidR="00275CEF" w:rsidRPr="00B734AF" w:rsidRDefault="00275CEF" w:rsidP="00275CEF">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6) In what condition we cannot use automation testing for the Agile method?</w:t>
      </w:r>
    </w:p>
    <w:p w:rsidR="00275CEF" w:rsidRPr="00B734AF" w:rsidRDefault="00275CEF" w:rsidP="00275CEF">
      <w:pPr>
        <w:shd w:val="clear" w:color="auto" w:fill="FFFFFF"/>
        <w:spacing w:before="100" w:beforeAutospacing="1" w:after="100" w:afterAutospacing="1"/>
        <w:rPr>
          <w:rFonts w:ascii="Arial" w:hAnsi="Arial" w:cs="Arial"/>
          <w:color w:val="343434"/>
        </w:rPr>
      </w:pPr>
      <w:r w:rsidRPr="00B734AF">
        <w:rPr>
          <w:rFonts w:ascii="Arial" w:hAnsi="Arial" w:cs="Arial"/>
          <w:color w:val="343434"/>
        </w:rPr>
        <w:t>Automation testing is not useful for agile methods in following conditions</w:t>
      </w:r>
    </w:p>
    <w:p w:rsidR="00275CEF" w:rsidRPr="00B734AF" w:rsidRDefault="00275CEF" w:rsidP="00275CEF">
      <w:pPr>
        <w:numPr>
          <w:ilvl w:val="0"/>
          <w:numId w:val="57"/>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When Agile testing always ask for changes in requirements</w:t>
      </w:r>
    </w:p>
    <w:p w:rsidR="00275CEF" w:rsidRPr="00B734AF" w:rsidRDefault="00275CEF" w:rsidP="00275CEF">
      <w:pPr>
        <w:numPr>
          <w:ilvl w:val="0"/>
          <w:numId w:val="57"/>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When Exhaustive level of documentation is required in Agile</w:t>
      </w:r>
    </w:p>
    <w:p w:rsidR="00275CEF" w:rsidRPr="00B734AF" w:rsidRDefault="00275CEF" w:rsidP="00275CEF">
      <w:pPr>
        <w:numPr>
          <w:ilvl w:val="0"/>
          <w:numId w:val="57"/>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Only suitable for those regression tests during agile testing like continuous integration</w:t>
      </w:r>
    </w:p>
    <w:p w:rsidR="00275CEF" w:rsidRPr="00B734AF" w:rsidRDefault="00275CEF" w:rsidP="00275CEF">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7) What are the primary features of good automation tool?</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Test Environment support and easy to use</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Good debugging facility</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Robust object identification</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Object and Image testing abilities</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Object identification</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Testing of database</w:t>
      </w:r>
    </w:p>
    <w:p w:rsidR="00275CEF" w:rsidRPr="00B734AF" w:rsidRDefault="00275CEF" w:rsidP="00275CEF">
      <w:pPr>
        <w:numPr>
          <w:ilvl w:val="0"/>
          <w:numId w:val="58"/>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Support multiple frameworks</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9) What is the scripting standard while performing automation testing?</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t>While writing the scripts for automation, you must consider following things,</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lastRenderedPageBreak/>
        <w:t>•</w:t>
      </w:r>
      <w:r w:rsidRPr="00B734AF">
        <w:rPr>
          <w:rFonts w:ascii="Arial" w:hAnsi="Arial" w:cs="Arial"/>
          <w:color w:val="343434"/>
        </w:rPr>
        <w:tab/>
        <w:t>Uniform naming convention.</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t>•</w:t>
      </w:r>
      <w:r w:rsidRPr="00B734AF">
        <w:rPr>
          <w:rFonts w:ascii="Arial" w:hAnsi="Arial" w:cs="Arial"/>
          <w:color w:val="343434"/>
        </w:rPr>
        <w:tab/>
        <w:t>3 Lines of comments for every 10 lines of code</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t>•</w:t>
      </w:r>
      <w:r w:rsidRPr="00B734AF">
        <w:rPr>
          <w:rFonts w:ascii="Arial" w:hAnsi="Arial" w:cs="Arial"/>
          <w:color w:val="343434"/>
        </w:rPr>
        <w:tab/>
        <w:t>Adequate indentation.</w:t>
      </w:r>
    </w:p>
    <w:p w:rsidR="00884BE8"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t>•</w:t>
      </w:r>
      <w:r w:rsidRPr="00B734AF">
        <w:rPr>
          <w:rFonts w:ascii="Arial" w:hAnsi="Arial" w:cs="Arial"/>
          <w:color w:val="343434"/>
        </w:rPr>
        <w:tab/>
        <w:t>Robust error handling and recovery scenario</w:t>
      </w:r>
    </w:p>
    <w:p w:rsidR="00275CEF" w:rsidRPr="00B734AF" w:rsidRDefault="00884BE8" w:rsidP="00884BE8">
      <w:pPr>
        <w:shd w:val="clear" w:color="auto" w:fill="FFFFFF"/>
        <w:spacing w:before="100" w:beforeAutospacing="1" w:after="100" w:afterAutospacing="1"/>
        <w:rPr>
          <w:rFonts w:ascii="Arial" w:hAnsi="Arial" w:cs="Arial"/>
          <w:color w:val="343434"/>
        </w:rPr>
      </w:pPr>
      <w:r w:rsidRPr="00B734AF">
        <w:rPr>
          <w:rFonts w:ascii="Arial" w:hAnsi="Arial" w:cs="Arial"/>
          <w:color w:val="343434"/>
        </w:rPr>
        <w:t>•</w:t>
      </w:r>
      <w:r w:rsidRPr="00B734AF">
        <w:rPr>
          <w:rFonts w:ascii="Arial" w:hAnsi="Arial" w:cs="Arial"/>
          <w:color w:val="343434"/>
        </w:rPr>
        <w:tab/>
        <w:t>Use of Frameworks wherever possible</w:t>
      </w:r>
    </w:p>
    <w:p w:rsidR="00BA1F45" w:rsidRPr="00B734AF" w:rsidRDefault="00BA1F45" w:rsidP="00BA1F45">
      <w:pPr>
        <w:shd w:val="clear" w:color="auto" w:fill="FFFFFF"/>
        <w:rPr>
          <w:rFonts w:ascii="Verdana" w:hAnsi="Verdana"/>
          <w:color w:val="222222"/>
        </w:rPr>
      </w:pPr>
    </w:p>
    <w:p w:rsidR="00BA1F45" w:rsidRPr="00B734AF" w:rsidRDefault="00BA1F45" w:rsidP="00BA1F45">
      <w:pPr>
        <w:shd w:val="clear" w:color="auto" w:fill="FFFFFF"/>
        <w:rPr>
          <w:rFonts w:ascii="Verdana" w:hAnsi="Verdana"/>
          <w:color w:val="222222"/>
        </w:rPr>
      </w:pPr>
    </w:p>
    <w:p w:rsidR="0054333A" w:rsidRPr="00B734AF" w:rsidRDefault="0054333A" w:rsidP="0054333A">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11) On what basis you can map the success of automation testing?</w:t>
      </w:r>
    </w:p>
    <w:p w:rsidR="0054333A" w:rsidRPr="00B734AF" w:rsidRDefault="0054333A" w:rsidP="0054333A">
      <w:pPr>
        <w:shd w:val="clear" w:color="auto" w:fill="FFFFFF"/>
        <w:spacing w:before="100" w:beforeAutospacing="1" w:after="100" w:afterAutospacing="1"/>
        <w:rPr>
          <w:rFonts w:ascii="Arial" w:hAnsi="Arial" w:cs="Arial"/>
          <w:color w:val="343434"/>
        </w:rPr>
      </w:pPr>
    </w:p>
    <w:p w:rsidR="0054333A" w:rsidRPr="00B734AF" w:rsidRDefault="0054333A" w:rsidP="007C125B">
      <w:pPr>
        <w:numPr>
          <w:ilvl w:val="0"/>
          <w:numId w:val="59"/>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Defect Detection Ratio</w:t>
      </w:r>
    </w:p>
    <w:p w:rsidR="0054333A" w:rsidRPr="00B734AF" w:rsidRDefault="0054333A" w:rsidP="007C125B">
      <w:pPr>
        <w:numPr>
          <w:ilvl w:val="0"/>
          <w:numId w:val="59"/>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Automation execution time and time savings to release the product</w:t>
      </w:r>
    </w:p>
    <w:p w:rsidR="0054333A" w:rsidRPr="00B734AF" w:rsidRDefault="0054333A" w:rsidP="007C125B">
      <w:pPr>
        <w:numPr>
          <w:ilvl w:val="0"/>
          <w:numId w:val="59"/>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Reduction in Labour &amp; other costs</w:t>
      </w:r>
    </w:p>
    <w:p w:rsidR="00E733F9" w:rsidRPr="00B734AF" w:rsidRDefault="00E733F9" w:rsidP="00E733F9">
      <w:pPr>
        <w:shd w:val="clear" w:color="auto" w:fill="FFFFFF"/>
        <w:spacing w:before="100" w:beforeAutospacing="1" w:after="100" w:afterAutospacing="1"/>
        <w:rPr>
          <w:rFonts w:ascii="Arial" w:hAnsi="Arial" w:cs="Arial"/>
          <w:b/>
          <w:color w:val="343434"/>
        </w:rPr>
      </w:pPr>
      <w:r w:rsidRPr="00B734AF">
        <w:rPr>
          <w:rFonts w:ascii="Arial" w:hAnsi="Arial" w:cs="Arial"/>
          <w:b/>
          <w:color w:val="343434"/>
        </w:rPr>
        <w:t>Framewrok vs Architecture</w:t>
      </w:r>
    </w:p>
    <w:p w:rsidR="004D5372" w:rsidRPr="00B734AF" w:rsidRDefault="004D5372" w:rsidP="004D5372">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Simply put -- architecture is theory, framework is implementation.</w:t>
      </w:r>
    </w:p>
    <w:p w:rsidR="00E733F9" w:rsidRPr="00B734AF" w:rsidRDefault="00E733F9" w:rsidP="007C125B">
      <w:pPr>
        <w:numPr>
          <w:ilvl w:val="0"/>
          <w:numId w:val="60"/>
        </w:numPr>
        <w:shd w:val="clear" w:color="auto" w:fill="FFFFFF"/>
        <w:ind w:left="265"/>
        <w:textAlignment w:val="baseline"/>
        <w:rPr>
          <w:rFonts w:ascii="inherit" w:hAnsi="inherit" w:cs="Arial"/>
          <w:color w:val="242729"/>
        </w:rPr>
      </w:pPr>
      <w:r w:rsidRPr="00B734AF">
        <w:rPr>
          <w:rFonts w:ascii="inherit" w:hAnsi="inherit" w:cs="Arial"/>
          <w:color w:val="242729"/>
        </w:rPr>
        <w:t>A </w:t>
      </w:r>
      <w:r w:rsidRPr="00B734AF">
        <w:rPr>
          <w:rFonts w:ascii="inherit" w:hAnsi="inherit" w:cs="Arial"/>
          <w:b/>
          <w:bCs/>
          <w:color w:val="242729"/>
        </w:rPr>
        <w:t>Framework</w:t>
      </w:r>
      <w:r w:rsidRPr="00B734AF">
        <w:rPr>
          <w:rFonts w:ascii="inherit" w:hAnsi="inherit" w:cs="Arial"/>
          <w:color w:val="242729"/>
        </w:rPr>
        <w:t> consists of one or more libraries, but the difference is that </w:t>
      </w:r>
      <w:r w:rsidRPr="00B734AF">
        <w:rPr>
          <w:rFonts w:ascii="inherit" w:hAnsi="inherit" w:cs="Arial"/>
          <w:i/>
          <w:iCs/>
          <w:color w:val="242729"/>
        </w:rPr>
        <w:t>Inversion of Control</w:t>
      </w:r>
      <w:r w:rsidRPr="00B734AF">
        <w:rPr>
          <w:rFonts w:ascii="inherit" w:hAnsi="inherit" w:cs="Arial"/>
          <w:color w:val="242729"/>
        </w:rPr>
        <w:t xml:space="preserve">applies. The application registers with the framework (often by implementing one or more interfaces), and the framework calls into the application, which may call back into the framework. A framework often exists to address a particular general-purpose Domain (such as web applications, or workflows, etc.). like </w:t>
      </w:r>
      <w:r w:rsidRPr="00B734AF">
        <w:rPr>
          <w:rFonts w:ascii="inherit" w:hAnsi="inherit" w:cs="Arial"/>
          <w:b/>
          <w:color w:val="242729"/>
        </w:rPr>
        <w:t>TestNG</w:t>
      </w:r>
    </w:p>
    <w:p w:rsidR="00E733F9" w:rsidRPr="00B734AF" w:rsidRDefault="00E733F9" w:rsidP="007C125B">
      <w:pPr>
        <w:numPr>
          <w:ilvl w:val="0"/>
          <w:numId w:val="60"/>
        </w:numPr>
        <w:shd w:val="clear" w:color="auto" w:fill="FFFFFF"/>
        <w:ind w:left="265"/>
        <w:textAlignment w:val="baseline"/>
        <w:rPr>
          <w:rFonts w:ascii="inherit" w:hAnsi="inherit" w:cs="Arial"/>
          <w:color w:val="242729"/>
        </w:rPr>
      </w:pPr>
      <w:r w:rsidRPr="00B734AF">
        <w:rPr>
          <w:rFonts w:ascii="inherit" w:hAnsi="inherit" w:cs="Arial"/>
          <w:b/>
          <w:bCs/>
          <w:color w:val="242729"/>
        </w:rPr>
        <w:t>Architecture</w:t>
      </w:r>
      <w:r w:rsidRPr="00B734AF">
        <w:rPr>
          <w:rFonts w:ascii="inherit" w:hAnsi="inherit" w:cs="Arial"/>
          <w:color w:val="242729"/>
        </w:rPr>
        <w:t> consists of the guiding principles behind a given application. It is not strongly tied to a particular framework or library.</w:t>
      </w:r>
      <w:r w:rsidRPr="00B734AF">
        <w:rPr>
          <w:rFonts w:ascii="inherit" w:hAnsi="inherit" w:cs="Arial"/>
          <w:b/>
          <w:color w:val="242729"/>
        </w:rPr>
        <w:t>like - Page object Model</w:t>
      </w:r>
    </w:p>
    <w:p w:rsidR="00E733F9" w:rsidRPr="00B734AF" w:rsidRDefault="00004095" w:rsidP="00004095">
      <w:pPr>
        <w:shd w:val="clear" w:color="auto" w:fill="FFFFFF"/>
        <w:tabs>
          <w:tab w:val="left" w:pos="3578"/>
        </w:tabs>
        <w:spacing w:before="100" w:beforeAutospacing="1" w:after="100" w:afterAutospacing="1"/>
        <w:rPr>
          <w:rStyle w:val="Emphasis"/>
          <w:rFonts w:eastAsiaTheme="majorEastAsia"/>
          <w:b/>
          <w:i w:val="0"/>
          <w:spacing w:val="-1"/>
          <w:u w:val="single"/>
          <w:shd w:val="clear" w:color="auto" w:fill="FFFFFF"/>
        </w:rPr>
      </w:pPr>
      <w:r w:rsidRPr="00B734AF">
        <w:rPr>
          <w:rStyle w:val="Emphasis"/>
          <w:rFonts w:eastAsiaTheme="majorEastAsia"/>
          <w:b/>
          <w:i w:val="0"/>
          <w:spacing w:val="-1"/>
          <w:u w:val="single"/>
          <w:shd w:val="clear" w:color="auto" w:fill="FFFFFF"/>
        </w:rPr>
        <w:t>Cons o</w:t>
      </w:r>
      <w:r w:rsidR="006B57C6" w:rsidRPr="00B734AF">
        <w:rPr>
          <w:rStyle w:val="Emphasis"/>
          <w:rFonts w:eastAsiaTheme="majorEastAsia"/>
          <w:b/>
          <w:i w:val="0"/>
          <w:spacing w:val="-1"/>
          <w:u w:val="single"/>
          <w:shd w:val="clear" w:color="auto" w:fill="FFFFFF"/>
        </w:rPr>
        <w:t>f automating a test at UI level</w:t>
      </w:r>
    </w:p>
    <w:p w:rsidR="006B57C6" w:rsidRPr="00B734AF" w:rsidRDefault="006B57C6" w:rsidP="006B57C6">
      <w:pPr>
        <w:shd w:val="clear" w:color="auto" w:fill="FFFFFF"/>
        <w:spacing w:after="360"/>
        <w:rPr>
          <w:rFonts w:ascii="Georgia" w:hAnsi="Georgia"/>
          <w:b/>
          <w:bCs/>
          <w:color w:val="FF0000"/>
        </w:rPr>
      </w:pPr>
      <w:r w:rsidRPr="00B734AF">
        <w:rPr>
          <w:rFonts w:ascii="Georgia" w:hAnsi="Georgia"/>
          <w:b/>
          <w:bCs/>
          <w:color w:val="FF0000"/>
        </w:rPr>
        <w:t>Not reliable:</w:t>
      </w:r>
    </w:p>
    <w:p w:rsidR="006B57C6" w:rsidRPr="00B734AF" w:rsidRDefault="006B57C6" w:rsidP="006B57C6">
      <w:pPr>
        <w:shd w:val="clear" w:color="auto" w:fill="FFFFFF"/>
        <w:spacing w:after="360"/>
        <w:rPr>
          <w:rFonts w:ascii="Georgia" w:hAnsi="Georgia"/>
          <w:color w:val="000000"/>
          <w:shd w:val="clear" w:color="auto" w:fill="FFFFFF"/>
        </w:rPr>
      </w:pPr>
      <w:r w:rsidRPr="00B734AF">
        <w:rPr>
          <w:rFonts w:ascii="Georgia" w:hAnsi="Georgia"/>
          <w:b/>
          <w:bCs/>
          <w:color w:val="FF0000"/>
        </w:rPr>
        <w:t>1</w:t>
      </w:r>
      <w:r w:rsidR="00013C5A" w:rsidRPr="00B734AF">
        <w:rPr>
          <w:rFonts w:ascii="Georgia" w:hAnsi="Georgia"/>
          <w:b/>
          <w:bCs/>
          <w:color w:val="FF0000"/>
        </w:rPr>
        <w:t>.</w:t>
      </w:r>
      <w:r w:rsidRPr="00B734AF">
        <w:rPr>
          <w:rFonts w:ascii="Georgia" w:hAnsi="Georgia"/>
          <w:color w:val="000000"/>
          <w:shd w:val="clear" w:color="auto" w:fill="FFFFFF"/>
        </w:rPr>
        <w:t xml:space="preserve"> Automated checks can break because a minor UI change was implemented, or a service is down or there are network issues which are not relevant to the application under test but could impact the automated checks.</w:t>
      </w:r>
    </w:p>
    <w:p w:rsidR="00013C5A" w:rsidRPr="00B734AF" w:rsidRDefault="00013C5A" w:rsidP="00013C5A">
      <w:pPr>
        <w:shd w:val="clear" w:color="auto" w:fill="FFFFFF"/>
        <w:spacing w:after="360"/>
        <w:rPr>
          <w:rFonts w:ascii="Georgia" w:hAnsi="Georgia"/>
          <w:color w:val="000000"/>
        </w:rPr>
      </w:pPr>
      <w:r w:rsidRPr="00B734AF">
        <w:rPr>
          <w:rFonts w:ascii="Georgia" w:hAnsi="Georgia"/>
          <w:b/>
          <w:bCs/>
          <w:color w:val="FF0000"/>
        </w:rPr>
        <w:t>Maintenance Time and Effort</w:t>
      </w:r>
      <w:r w:rsidR="009413DF" w:rsidRPr="00B734AF">
        <w:rPr>
          <w:rFonts w:ascii="Georgia" w:hAnsi="Georgia"/>
          <w:b/>
          <w:bCs/>
          <w:color w:val="FF0000"/>
        </w:rPr>
        <w:t>-</w:t>
      </w:r>
      <w:r w:rsidR="009413DF" w:rsidRPr="00B734AF">
        <w:rPr>
          <w:rFonts w:ascii="Georgia" w:hAnsi="Georgia"/>
          <w:color w:val="000000"/>
          <w:shd w:val="clear" w:color="auto" w:fill="FFFFFF"/>
        </w:rPr>
        <w:t xml:space="preserve"> You have to accept the fact that if you have automated checks in place, you will need to spend the time upgrading the relevant tests as the application is upgraded. If the regression packs are not kept up to date, you start seeing failing tests that fail due to upgrades rather than identifying real bugs, as well as tests that are no longer applicable.</w:t>
      </w:r>
    </w:p>
    <w:p w:rsidR="00A91EC9" w:rsidRPr="00B734AF" w:rsidRDefault="00013C5A" w:rsidP="00A91EC9">
      <w:pPr>
        <w:pStyle w:val="NormalWeb"/>
        <w:shd w:val="clear" w:color="auto" w:fill="FFFFFF"/>
        <w:spacing w:before="0" w:beforeAutospacing="0" w:after="360" w:afterAutospacing="0"/>
        <w:rPr>
          <w:rFonts w:ascii="Georgia" w:hAnsi="Georgia"/>
          <w:color w:val="000000"/>
        </w:rPr>
      </w:pPr>
      <w:r w:rsidRPr="00B734AF">
        <w:rPr>
          <w:rFonts w:ascii="Georgia" w:hAnsi="Georgia"/>
          <w:b/>
          <w:bCs/>
          <w:color w:val="FF0000"/>
        </w:rPr>
        <w:t>Slow feedback</w:t>
      </w:r>
      <w:r w:rsidR="00A91EC9" w:rsidRPr="00B734AF">
        <w:rPr>
          <w:rFonts w:ascii="Georgia" w:hAnsi="Georgia"/>
          <w:b/>
          <w:bCs/>
          <w:color w:val="FF0000"/>
        </w:rPr>
        <w:t>-</w:t>
      </w:r>
      <w:r w:rsidR="00A91EC9" w:rsidRPr="00B734AF">
        <w:rPr>
          <w:rFonts w:ascii="Georgia" w:hAnsi="Georgia"/>
          <w:color w:val="000000"/>
        </w:rPr>
        <w:t xml:space="preserve"> When a functionality is ready to test, sometimes it is quicker to do a manual check rather than waiting first to automate the test and then run the test and check the results.</w:t>
      </w:r>
    </w:p>
    <w:p w:rsidR="00873201" w:rsidRPr="00B734AF" w:rsidRDefault="00873201" w:rsidP="00873201">
      <w:pPr>
        <w:shd w:val="clear" w:color="auto" w:fill="FFFFFF"/>
        <w:spacing w:after="360"/>
        <w:rPr>
          <w:rFonts w:ascii="Georgia" w:hAnsi="Georgia"/>
          <w:color w:val="000000"/>
        </w:rPr>
      </w:pPr>
      <w:r w:rsidRPr="00B734AF">
        <w:rPr>
          <w:rFonts w:ascii="Georgia" w:hAnsi="Georgia"/>
          <w:b/>
          <w:bCs/>
          <w:color w:val="FF0000"/>
        </w:rPr>
        <w:lastRenderedPageBreak/>
        <w:t>Not many bugs found</w:t>
      </w:r>
    </w:p>
    <w:p w:rsidR="00873201" w:rsidRPr="00B734AF" w:rsidRDefault="00873201" w:rsidP="00873201">
      <w:pPr>
        <w:shd w:val="clear" w:color="auto" w:fill="FFFFFF"/>
        <w:spacing w:after="360"/>
        <w:rPr>
          <w:rFonts w:ascii="Georgia" w:hAnsi="Georgia"/>
          <w:color w:val="000000"/>
        </w:rPr>
      </w:pPr>
      <w:r w:rsidRPr="00B734AF">
        <w:rPr>
          <w:rFonts w:ascii="Georgia" w:hAnsi="Georgia"/>
          <w:color w:val="000000"/>
        </w:rPr>
        <w:t>Majority of the bugs seem to be found by “accident” or when performing exploratory testing. This is probably due to the fact that during each exploratory testing session we could be testing the application in different ways thus finding new loopholes through the application.</w:t>
      </w:r>
    </w:p>
    <w:p w:rsidR="00013C5A" w:rsidRPr="00B734AF" w:rsidRDefault="00873201" w:rsidP="006B57C6">
      <w:pPr>
        <w:shd w:val="clear" w:color="auto" w:fill="FFFFFF"/>
        <w:spacing w:after="360"/>
        <w:rPr>
          <w:rFonts w:ascii="Georgia" w:hAnsi="Georgia"/>
          <w:color w:val="000000"/>
        </w:rPr>
      </w:pPr>
      <w:r w:rsidRPr="00B734AF">
        <w:rPr>
          <w:rFonts w:ascii="Georgia" w:hAnsi="Georgia"/>
          <w:color w:val="000000"/>
          <w:shd w:val="clear" w:color="auto" w:fill="FFFFFF"/>
        </w:rPr>
        <w:t>Automated regression checks on the other hand always follow a given path and sometimes with the same set of test data. This reduces the chance of finding new defects in the </w:t>
      </w:r>
    </w:p>
    <w:p w:rsidR="006B57C6" w:rsidRPr="00B734AF" w:rsidRDefault="007C125B" w:rsidP="00004095">
      <w:pPr>
        <w:shd w:val="clear" w:color="auto" w:fill="FFFFFF"/>
        <w:tabs>
          <w:tab w:val="left" w:pos="3578"/>
        </w:tabs>
        <w:spacing w:before="100" w:beforeAutospacing="1" w:after="100" w:afterAutospacing="1"/>
        <w:rPr>
          <w:rStyle w:val="Emphasis"/>
          <w:rFonts w:ascii="Georgia" w:eastAsiaTheme="majorEastAsia" w:hAnsi="Georgia"/>
          <w:spacing w:val="-1"/>
          <w:shd w:val="clear" w:color="auto" w:fill="FFFFFF"/>
        </w:rPr>
      </w:pPr>
      <w:r w:rsidRPr="00B734AF">
        <w:rPr>
          <w:rStyle w:val="Emphasis"/>
          <w:rFonts w:ascii="Georgia" w:eastAsiaTheme="majorEastAsia" w:hAnsi="Georgia"/>
          <w:spacing w:val="-1"/>
          <w:shd w:val="clear" w:color="auto" w:fill="FFFFFF"/>
        </w:rPr>
        <w:t>Pros of Automations:</w:t>
      </w:r>
    </w:p>
    <w:p w:rsidR="007C125B" w:rsidRPr="00B734AF" w:rsidRDefault="007C125B" w:rsidP="007C125B">
      <w:pPr>
        <w:numPr>
          <w:ilvl w:val="0"/>
          <w:numId w:val="61"/>
        </w:numPr>
        <w:ind w:left="480" w:right="480"/>
        <w:rPr>
          <w:rFonts w:ascii="Georgia" w:hAnsi="Georgia"/>
          <w:color w:val="333333"/>
        </w:rPr>
      </w:pPr>
      <w:r w:rsidRPr="00B734AF">
        <w:rPr>
          <w:rFonts w:ascii="Georgia" w:hAnsi="Georgia"/>
          <w:b/>
          <w:bCs/>
          <w:color w:val="333333"/>
        </w:rPr>
        <w:t>Cross-Platform Testing</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Image Comparison Techniques</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UI Validation Techniques</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Functional Testing</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Report Generation</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Integration with Defect Tracking Tools</w:t>
      </w:r>
    </w:p>
    <w:p w:rsidR="007C125B" w:rsidRPr="00B734AF" w:rsidRDefault="007C125B" w:rsidP="007C125B">
      <w:pPr>
        <w:numPr>
          <w:ilvl w:val="0"/>
          <w:numId w:val="61"/>
        </w:numPr>
        <w:ind w:right="480"/>
        <w:rPr>
          <w:rFonts w:ascii="Georgia" w:hAnsi="Georgia"/>
          <w:color w:val="333333"/>
        </w:rPr>
      </w:pPr>
      <w:r w:rsidRPr="00B734AF">
        <w:rPr>
          <w:rFonts w:ascii="Georgia" w:hAnsi="Georgia"/>
          <w:b/>
          <w:bCs/>
          <w:color w:val="333333"/>
        </w:rPr>
        <w:t>Continuous Integration</w:t>
      </w:r>
    </w:p>
    <w:p w:rsidR="00870C3E" w:rsidRPr="00B734AF" w:rsidRDefault="00870C3E" w:rsidP="007C125B">
      <w:pPr>
        <w:numPr>
          <w:ilvl w:val="0"/>
          <w:numId w:val="61"/>
        </w:numPr>
        <w:ind w:right="480"/>
        <w:rPr>
          <w:rFonts w:ascii="Georgia" w:hAnsi="Georgia"/>
          <w:color w:val="333333"/>
        </w:rPr>
      </w:pPr>
      <w:r w:rsidRPr="00B734AF">
        <w:rPr>
          <w:rFonts w:ascii="Georgia" w:hAnsi="Georgia"/>
          <w:b/>
          <w:bCs/>
          <w:color w:val="333333"/>
        </w:rPr>
        <w:t>Reduces Time Efforts</w:t>
      </w:r>
    </w:p>
    <w:p w:rsidR="00A17298" w:rsidRPr="00B734AF" w:rsidRDefault="00A17298" w:rsidP="00A17298">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3) When will you not automate testing?</w:t>
      </w:r>
    </w:p>
    <w:p w:rsidR="00A17298" w:rsidRPr="00B734AF" w:rsidRDefault="00A17298" w:rsidP="00A17298">
      <w:pPr>
        <w:shd w:val="clear" w:color="auto" w:fill="FFFFFF"/>
        <w:spacing w:before="100" w:beforeAutospacing="1" w:after="100" w:afterAutospacing="1"/>
        <w:rPr>
          <w:rFonts w:ascii="Arial" w:hAnsi="Arial" w:cs="Arial"/>
          <w:color w:val="343434"/>
        </w:rPr>
      </w:pPr>
      <w:r w:rsidRPr="00B734AF">
        <w:rPr>
          <w:rFonts w:ascii="Arial" w:hAnsi="Arial" w:cs="Arial"/>
          <w:color w:val="343434"/>
        </w:rPr>
        <w:t>One should not automate in following cases</w:t>
      </w:r>
    </w:p>
    <w:p w:rsidR="00A17298" w:rsidRPr="00B734AF" w:rsidRDefault="00A17298" w:rsidP="00A17298">
      <w:pPr>
        <w:numPr>
          <w:ilvl w:val="0"/>
          <w:numId w:val="6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When the Application Under Test changes frequently</w:t>
      </w:r>
    </w:p>
    <w:p w:rsidR="00A17298" w:rsidRPr="00B734AF" w:rsidRDefault="00A17298" w:rsidP="00A17298">
      <w:pPr>
        <w:numPr>
          <w:ilvl w:val="0"/>
          <w:numId w:val="6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One time test cases</w:t>
      </w:r>
    </w:p>
    <w:p w:rsidR="00A17298" w:rsidRPr="00B734AF" w:rsidRDefault="00A17298" w:rsidP="00A17298">
      <w:pPr>
        <w:numPr>
          <w:ilvl w:val="0"/>
          <w:numId w:val="6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Adhoc – Random testing</w:t>
      </w:r>
    </w:p>
    <w:p w:rsidR="00F077E3" w:rsidRPr="00B734AF" w:rsidRDefault="00F077E3" w:rsidP="00A17298">
      <w:pPr>
        <w:numPr>
          <w:ilvl w:val="0"/>
          <w:numId w:val="6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usabilty testing test cases</w:t>
      </w:r>
    </w:p>
    <w:p w:rsidR="00A17298" w:rsidRPr="00B734AF" w:rsidRDefault="00957192" w:rsidP="00A17298">
      <w:pPr>
        <w:ind w:right="480"/>
        <w:rPr>
          <w:rFonts w:ascii="Georgia" w:hAnsi="Georgia"/>
          <w:color w:val="333333"/>
        </w:rPr>
      </w:pPr>
      <w:r w:rsidRPr="00B734AF">
        <w:rPr>
          <w:rFonts w:ascii="Georgia" w:hAnsi="Georgia"/>
          <w:noProof/>
          <w:color w:val="333333"/>
        </w:rPr>
        <w:drawing>
          <wp:inline distT="0" distB="0" distL="0" distR="0">
            <wp:extent cx="2095851" cy="909249"/>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2095971" cy="909301"/>
                    </a:xfrm>
                    <a:prstGeom prst="rect">
                      <a:avLst/>
                    </a:prstGeom>
                    <a:noFill/>
                    <a:ln w="9525">
                      <a:noFill/>
                      <a:miter lim="800000"/>
                      <a:headEnd/>
                      <a:tailEnd/>
                    </a:ln>
                  </pic:spPr>
                </pic:pic>
              </a:graphicData>
            </a:graphic>
          </wp:inline>
        </w:drawing>
      </w:r>
    </w:p>
    <w:p w:rsidR="00E3258A" w:rsidRPr="00B734AF" w:rsidRDefault="00E3258A" w:rsidP="00A17298">
      <w:pPr>
        <w:ind w:right="480"/>
        <w:rPr>
          <w:rFonts w:ascii="Georgia" w:hAnsi="Georgia"/>
          <w:color w:val="333333"/>
        </w:rPr>
      </w:pPr>
      <w:r w:rsidRPr="00B734AF">
        <w:rPr>
          <w:rFonts w:ascii="Georgia" w:hAnsi="Georgia"/>
          <w:noProof/>
          <w:color w:val="333333"/>
        </w:rPr>
        <w:drawing>
          <wp:inline distT="0" distB="0" distL="0" distR="0">
            <wp:extent cx="2095851" cy="103256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2096686" cy="1032976"/>
                    </a:xfrm>
                    <a:prstGeom prst="rect">
                      <a:avLst/>
                    </a:prstGeom>
                    <a:noFill/>
                    <a:ln w="9525">
                      <a:noFill/>
                      <a:miter lim="800000"/>
                      <a:headEnd/>
                      <a:tailEnd/>
                    </a:ln>
                  </pic:spPr>
                </pic:pic>
              </a:graphicData>
            </a:graphic>
          </wp:inline>
        </w:drawing>
      </w:r>
    </w:p>
    <w:p w:rsidR="00AB0091" w:rsidRPr="00B734AF" w:rsidRDefault="00E3258A" w:rsidP="00243E3A">
      <w:pPr>
        <w:shd w:val="clear" w:color="auto" w:fill="FFFFFF"/>
        <w:textAlignment w:val="baseline"/>
        <w:rPr>
          <w:rFonts w:ascii="Consolas" w:hAnsi="Consolas" w:cs="Consolas"/>
          <w:b/>
          <w:bCs/>
          <w:color w:val="242729"/>
        </w:rPr>
      </w:pPr>
      <w:r w:rsidRPr="00B734AF">
        <w:rPr>
          <w:rFonts w:ascii="Consolas" w:hAnsi="Consolas" w:cs="Consolas"/>
          <w:b/>
          <w:bCs/>
          <w:noProof/>
          <w:color w:val="242729"/>
        </w:rPr>
        <w:drawing>
          <wp:inline distT="0" distB="0" distL="0" distR="0">
            <wp:extent cx="2107494" cy="1049035"/>
            <wp:effectExtent l="19050" t="0" r="7056"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107520" cy="1049048"/>
                    </a:xfrm>
                    <a:prstGeom prst="rect">
                      <a:avLst/>
                    </a:prstGeom>
                    <a:noFill/>
                    <a:ln w="9525">
                      <a:noFill/>
                      <a:miter lim="800000"/>
                      <a:headEnd/>
                      <a:tailEnd/>
                    </a:ln>
                  </pic:spPr>
                </pic:pic>
              </a:graphicData>
            </a:graphic>
          </wp:inline>
        </w:drawing>
      </w:r>
    </w:p>
    <w:p w:rsidR="00E3258A" w:rsidRPr="00B734AF" w:rsidRDefault="00E3258A" w:rsidP="00243E3A">
      <w:pPr>
        <w:shd w:val="clear" w:color="auto" w:fill="FFFFFF"/>
        <w:textAlignment w:val="baseline"/>
        <w:rPr>
          <w:rFonts w:ascii="Consolas" w:hAnsi="Consolas" w:cs="Consolas"/>
          <w:b/>
          <w:bCs/>
          <w:color w:val="242729"/>
        </w:rPr>
      </w:pPr>
    </w:p>
    <w:p w:rsidR="00E3258A" w:rsidRPr="00B734AF" w:rsidRDefault="00E3258A" w:rsidP="00243E3A">
      <w:pPr>
        <w:shd w:val="clear" w:color="auto" w:fill="FFFFFF"/>
        <w:textAlignment w:val="baseline"/>
        <w:rPr>
          <w:rFonts w:ascii="Consolas" w:hAnsi="Consolas" w:cs="Consolas"/>
          <w:b/>
          <w:bCs/>
          <w:color w:val="242729"/>
        </w:rPr>
      </w:pPr>
    </w:p>
    <w:p w:rsidR="00E3258A" w:rsidRPr="00B734AF" w:rsidRDefault="00E3258A" w:rsidP="00243E3A">
      <w:pPr>
        <w:shd w:val="clear" w:color="auto" w:fill="FFFFFF"/>
        <w:textAlignment w:val="baseline"/>
        <w:rPr>
          <w:rFonts w:ascii="Consolas" w:hAnsi="Consolas" w:cs="Consolas"/>
          <w:b/>
          <w:bCs/>
          <w:color w:val="242729"/>
        </w:rPr>
      </w:pPr>
    </w:p>
    <w:p w:rsidR="00E3258A" w:rsidRPr="00B734AF" w:rsidRDefault="00E3258A" w:rsidP="00243E3A">
      <w:pPr>
        <w:shd w:val="clear" w:color="auto" w:fill="FFFFFF"/>
        <w:textAlignment w:val="baseline"/>
        <w:rPr>
          <w:rFonts w:ascii="Consolas" w:hAnsi="Consolas" w:cs="Consolas"/>
          <w:b/>
          <w:bCs/>
          <w:color w:val="242729"/>
        </w:rPr>
      </w:pPr>
    </w:p>
    <w:p w:rsidR="00E3258A" w:rsidRPr="00B734AF" w:rsidRDefault="00E3258A" w:rsidP="00243E3A">
      <w:pPr>
        <w:shd w:val="clear" w:color="auto" w:fill="FFFFFF"/>
        <w:textAlignment w:val="baseline"/>
        <w:rPr>
          <w:rFonts w:ascii="Consolas" w:hAnsi="Consolas" w:cs="Consolas"/>
          <w:b/>
          <w:bCs/>
          <w:color w:val="242729"/>
        </w:rPr>
      </w:pPr>
    </w:p>
    <w:p w:rsidR="00243E3A" w:rsidRPr="00B734AF" w:rsidRDefault="00243E3A" w:rsidP="00243E3A">
      <w:pPr>
        <w:shd w:val="clear" w:color="auto" w:fill="FFFFFF"/>
        <w:textAlignment w:val="baseline"/>
        <w:rPr>
          <w:rFonts w:ascii="Arial" w:hAnsi="Arial" w:cs="Arial"/>
          <w:color w:val="242729"/>
        </w:rPr>
      </w:pPr>
      <w:r w:rsidRPr="00B734AF">
        <w:rPr>
          <w:rFonts w:ascii="Consolas" w:hAnsi="Consolas" w:cs="Consolas"/>
          <w:b/>
          <w:bCs/>
          <w:color w:val="242729"/>
        </w:rPr>
        <w:t>driver.get()</w:t>
      </w:r>
      <w:r w:rsidRPr="00B734AF">
        <w:rPr>
          <w:rFonts w:ascii="inherit" w:hAnsi="inherit" w:cs="Arial"/>
          <w:b/>
          <w:bCs/>
          <w:color w:val="242729"/>
        </w:rPr>
        <w:t> :</w:t>
      </w:r>
      <w:r w:rsidRPr="00B734AF">
        <w:rPr>
          <w:rFonts w:ascii="Arial" w:hAnsi="Arial" w:cs="Arial"/>
          <w:color w:val="242729"/>
        </w:rPr>
        <w:t> It's used to go to the particular website , But it doesn't maintain the browser History and cookies so , we can't use forward and backward button , if we click on that , page will not get schedule</w:t>
      </w:r>
    </w:p>
    <w:p w:rsidR="00243E3A" w:rsidRPr="00B734AF" w:rsidRDefault="00243E3A" w:rsidP="00243E3A">
      <w:pPr>
        <w:shd w:val="clear" w:color="auto" w:fill="FFFFFF"/>
        <w:textAlignment w:val="baseline"/>
        <w:rPr>
          <w:rFonts w:ascii="Arial" w:hAnsi="Arial" w:cs="Arial"/>
          <w:color w:val="242729"/>
        </w:rPr>
      </w:pPr>
      <w:r w:rsidRPr="00B734AF">
        <w:rPr>
          <w:rFonts w:ascii="Consolas" w:hAnsi="Consolas" w:cs="Consolas"/>
          <w:b/>
          <w:bCs/>
          <w:color w:val="242729"/>
        </w:rPr>
        <w:t>driver.navigate()</w:t>
      </w:r>
      <w:r w:rsidRPr="00B734AF">
        <w:rPr>
          <w:rFonts w:ascii="inherit" w:hAnsi="inherit" w:cs="Arial"/>
          <w:b/>
          <w:bCs/>
          <w:color w:val="242729"/>
        </w:rPr>
        <w:t> :</w:t>
      </w:r>
      <w:r w:rsidRPr="00B734AF">
        <w:rPr>
          <w:rFonts w:ascii="Arial" w:hAnsi="Arial" w:cs="Arial"/>
          <w:color w:val="242729"/>
        </w:rPr>
        <w:t> it's used to go to the particular website , but it maintains the browser history and cookies, so we can use forward and backward button to navigate between the pages during the coding of Testcase</w:t>
      </w:r>
    </w:p>
    <w:p w:rsidR="00886B13" w:rsidRPr="00B734AF" w:rsidRDefault="00886B13" w:rsidP="006B7F35">
      <w:pPr>
        <w:shd w:val="clear" w:color="auto" w:fill="FFFFFF"/>
        <w:spacing w:before="100" w:beforeAutospacing="1" w:after="100" w:afterAutospacing="1"/>
        <w:rPr>
          <w:rFonts w:ascii="Arial" w:hAnsi="Arial" w:cs="Arial"/>
          <w:color w:val="333333"/>
          <w:shd w:val="clear" w:color="auto" w:fill="F1F3F5"/>
        </w:rPr>
      </w:pPr>
      <w:r w:rsidRPr="00B734AF">
        <w:rPr>
          <w:rFonts w:ascii="Arial" w:hAnsi="Arial" w:cs="Arial"/>
          <w:color w:val="333333"/>
          <w:shd w:val="clear" w:color="auto" w:fill="F1F3F5"/>
        </w:rPr>
        <w:t>The build() method is used compile all the listed actions into a single step.</w:t>
      </w:r>
      <w:r w:rsidRPr="00B734AF">
        <w:rPr>
          <w:rFonts w:ascii="Arial" w:hAnsi="Arial" w:cs="Arial"/>
          <w:color w:val="222222"/>
        </w:rPr>
        <w:br/>
      </w:r>
      <w:r w:rsidRPr="00B734AF">
        <w:rPr>
          <w:rFonts w:ascii="Arial" w:hAnsi="Arial" w:cs="Arial"/>
          <w:color w:val="333333"/>
          <w:shd w:val="clear" w:color="auto" w:fill="F1F3F5"/>
        </w:rPr>
        <w:t>we have to use build() when we are performing sequence of operations and no need to use only if we are performing single action.</w:t>
      </w:r>
    </w:p>
    <w:p w:rsidR="00960919" w:rsidRPr="00B734AF" w:rsidRDefault="00C153A8" w:rsidP="006B7F35">
      <w:pPr>
        <w:shd w:val="clear" w:color="auto" w:fill="FFFFFF"/>
        <w:spacing w:before="100" w:beforeAutospacing="1" w:after="100" w:afterAutospacing="1"/>
        <w:rPr>
          <w:rFonts w:ascii="Arial" w:hAnsi="Arial" w:cs="Arial"/>
          <w:color w:val="333333"/>
          <w:shd w:val="clear" w:color="auto" w:fill="F1F3F5"/>
        </w:rPr>
      </w:pPr>
      <w:r w:rsidRPr="00B734AF">
        <w:rPr>
          <w:rFonts w:ascii="Georgia" w:hAnsi="Georgia"/>
          <w:color w:val="333333"/>
          <w:shd w:val="clear" w:color="auto" w:fill="FFFFFF"/>
        </w:rPr>
        <w:t>WebDriver protocol to communicate with Gecko browsers, such as Firefox (Version after 47).</w:t>
      </w:r>
    </w:p>
    <w:p w:rsidR="00C153A8" w:rsidRPr="00B734AF" w:rsidRDefault="00C153A8" w:rsidP="00C153A8">
      <w:pPr>
        <w:pStyle w:val="Heading1"/>
        <w:shd w:val="clear" w:color="auto" w:fill="FFFFFF"/>
        <w:spacing w:before="177" w:after="88"/>
        <w:rPr>
          <w:rFonts w:ascii="Helvetica" w:hAnsi="Helvetica" w:cs="Helvetica"/>
          <w:b w:val="0"/>
          <w:bCs w:val="0"/>
          <w:color w:val="333333"/>
          <w:sz w:val="24"/>
          <w:szCs w:val="24"/>
        </w:rPr>
      </w:pPr>
      <w:r w:rsidRPr="00B734AF">
        <w:rPr>
          <w:rStyle w:val="Strong"/>
          <w:rFonts w:ascii="Verdana" w:hAnsi="Verdana" w:cs="Helvetica"/>
          <w:b/>
          <w:bCs/>
          <w:color w:val="000000"/>
          <w:sz w:val="24"/>
          <w:szCs w:val="24"/>
        </w:rPr>
        <w:t>New Changes in Selenium 3.0</w:t>
      </w:r>
    </w:p>
    <w:p w:rsidR="00C153A8" w:rsidRPr="00B734AF" w:rsidRDefault="00C153A8" w:rsidP="00C153A8">
      <w:pPr>
        <w:pStyle w:val="NormalWeb"/>
        <w:shd w:val="clear" w:color="auto" w:fill="FFFFFF"/>
        <w:spacing w:before="0" w:beforeAutospacing="0" w:after="88" w:afterAutospacing="0"/>
        <w:jc w:val="both"/>
        <w:rPr>
          <w:rFonts w:ascii="Verdana" w:hAnsi="Verdana"/>
          <w:color w:val="333333"/>
        </w:rPr>
      </w:pPr>
      <w:r w:rsidRPr="00B734AF">
        <w:rPr>
          <w:rStyle w:val="Strong"/>
          <w:rFonts w:ascii="Verdana" w:eastAsiaTheme="majorEastAsia" w:hAnsi="Verdana"/>
          <w:color w:val="000000"/>
        </w:rPr>
        <w:t> </w:t>
      </w:r>
      <w:r w:rsidRPr="00B734AF">
        <w:rPr>
          <w:rFonts w:ascii="Verdana" w:hAnsi="Verdana"/>
          <w:color w:val="000000"/>
        </w:rPr>
        <w:t>Minimum Java version required is 1.8+</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b/>
          <w:color w:val="333333"/>
        </w:rPr>
      </w:pPr>
      <w:r w:rsidRPr="00B734AF">
        <w:rPr>
          <w:rFonts w:asciiTheme="majorHAnsi" w:hAnsiTheme="majorHAnsi" w:cs="Helvetica"/>
          <w:b/>
          <w:color w:val="000000"/>
        </w:rPr>
        <w:t>Firefox is fully supported at version 47.0.1 or earlier. Gecko driver provides support</w:t>
      </w:r>
      <w:r w:rsidRPr="00B734AF">
        <w:rPr>
          <w:rFonts w:asciiTheme="majorHAnsi" w:hAnsiTheme="majorHAnsi" w:cs="Helvetica"/>
          <w:b/>
          <w:color w:val="333333"/>
        </w:rPr>
        <w:br/>
      </w:r>
      <w:r w:rsidRPr="00B734AF">
        <w:rPr>
          <w:rFonts w:asciiTheme="majorHAnsi" w:hAnsiTheme="majorHAnsi" w:cs="Helvetica"/>
          <w:b/>
          <w:color w:val="000000"/>
        </w:rPr>
        <w:t>for later versions of Firefox. Firefox 47.0.1 and before would not need GeckoDriver</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color w:val="333333"/>
        </w:rPr>
      </w:pPr>
      <w:r w:rsidRPr="00B734AF">
        <w:rPr>
          <w:rFonts w:asciiTheme="majorHAnsi" w:hAnsiTheme="majorHAnsi" w:cs="Helvetica"/>
          <w:color w:val="000000"/>
        </w:rPr>
        <w:t>Selenium project will not actively support the WebDriver API.</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b/>
          <w:color w:val="333333"/>
        </w:rPr>
      </w:pPr>
      <w:r w:rsidRPr="00B734AF">
        <w:rPr>
          <w:rFonts w:asciiTheme="majorHAnsi" w:hAnsiTheme="majorHAnsi" w:cs="Helvetica"/>
          <w:b/>
          <w:color w:val="000000"/>
        </w:rPr>
        <w:t>The Selenium RC APIs are only available via the legacy-rc package.</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color w:val="333333"/>
        </w:rPr>
      </w:pPr>
      <w:r w:rsidRPr="00B734AF">
        <w:rPr>
          <w:rFonts w:asciiTheme="majorHAnsi" w:hAnsiTheme="majorHAnsi" w:cs="Helvetica"/>
          <w:color w:val="000000"/>
        </w:rPr>
        <w:t>Support Firefox browser via Mozilla’s gecko driver.</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b/>
          <w:color w:val="333333"/>
        </w:rPr>
      </w:pPr>
      <w:r w:rsidRPr="00B734AF">
        <w:rPr>
          <w:rFonts w:asciiTheme="majorHAnsi" w:hAnsiTheme="majorHAnsi" w:cs="Helvetica"/>
          <w:b/>
          <w:color w:val="000000"/>
        </w:rPr>
        <w:t>Selenium 3.0 does not have HeadLess Driver (HtmlWebDriver)</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b/>
          <w:color w:val="333333"/>
        </w:rPr>
      </w:pPr>
      <w:r w:rsidRPr="00B734AF">
        <w:rPr>
          <w:rFonts w:asciiTheme="majorHAnsi" w:hAnsiTheme="majorHAnsi" w:cs="Helvetica"/>
          <w:b/>
          <w:color w:val="000000"/>
        </w:rPr>
        <w:t>Official support for IE browser requires 9 or above version.</w:t>
      </w:r>
    </w:p>
    <w:p w:rsidR="00C153A8" w:rsidRPr="00B734AF" w:rsidRDefault="00C153A8" w:rsidP="00C153A8">
      <w:pPr>
        <w:numPr>
          <w:ilvl w:val="0"/>
          <w:numId w:val="46"/>
        </w:numPr>
        <w:shd w:val="clear" w:color="auto" w:fill="FFFFFF"/>
        <w:spacing w:before="100" w:beforeAutospacing="1" w:after="100" w:afterAutospacing="1"/>
        <w:jc w:val="both"/>
        <w:rPr>
          <w:rFonts w:asciiTheme="majorHAnsi" w:hAnsiTheme="majorHAnsi" w:cs="Helvetica"/>
          <w:b/>
          <w:color w:val="333333"/>
        </w:rPr>
      </w:pPr>
      <w:r w:rsidRPr="00B734AF">
        <w:rPr>
          <w:rFonts w:asciiTheme="majorHAnsi" w:hAnsiTheme="majorHAnsi" w:cs="Helvetica"/>
          <w:b/>
          <w:color w:val="000000"/>
        </w:rPr>
        <w:t>No need to maximize the browser using driver.manage().window().maximize(); </w:t>
      </w:r>
      <w:r w:rsidRPr="00B734AF">
        <w:rPr>
          <w:rFonts w:asciiTheme="majorHAnsi" w:hAnsiTheme="majorHAnsi" w:cs="Helvetica"/>
          <w:b/>
          <w:color w:val="333333"/>
        </w:rPr>
        <w:t>By default it will maximize the window.</w:t>
      </w:r>
    </w:p>
    <w:p w:rsidR="00C153A8" w:rsidRPr="00B734AF" w:rsidRDefault="00C153A8" w:rsidP="00C153A8">
      <w:pPr>
        <w:numPr>
          <w:ilvl w:val="0"/>
          <w:numId w:val="47"/>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Apple has come up with its own SafariDriver to run your tests in Safari on Mac</w:t>
      </w:r>
    </w:p>
    <w:p w:rsidR="00C153A8" w:rsidRPr="00B734AF" w:rsidRDefault="00C153A8" w:rsidP="00C153A8">
      <w:pPr>
        <w:numPr>
          <w:ilvl w:val="0"/>
          <w:numId w:val="48"/>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Selenium RC core library won’t be supported.</w:t>
      </w:r>
    </w:p>
    <w:p w:rsidR="00C153A8" w:rsidRPr="00B734AF" w:rsidRDefault="00C153A8" w:rsidP="00C153A8">
      <w:pPr>
        <w:numPr>
          <w:ilvl w:val="0"/>
          <w:numId w:val="48"/>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Selenium WebDriver has become the W3C Standard. The W3C standard will encourage compatibility across different software implementations of WebDriver API.</w:t>
      </w:r>
    </w:p>
    <w:p w:rsidR="00C153A8" w:rsidRPr="00B734AF" w:rsidRDefault="00C153A8" w:rsidP="00C153A8">
      <w:pPr>
        <w:numPr>
          <w:ilvl w:val="0"/>
          <w:numId w:val="48"/>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All WebDrivers are moved out of selenium and vendors will be responsible for owning the drivers for maintenance, which will be the relief for maintenance team or open source team to get better implementation.</w:t>
      </w:r>
    </w:p>
    <w:p w:rsidR="00F82785" w:rsidRPr="00B734AF" w:rsidRDefault="00F82785" w:rsidP="00F82785">
      <w:pPr>
        <w:shd w:val="clear" w:color="auto" w:fill="FFFFFF"/>
        <w:spacing w:before="100" w:beforeAutospacing="1" w:after="100" w:afterAutospacing="1"/>
        <w:jc w:val="both"/>
        <w:rPr>
          <w:rFonts w:ascii="Verdana" w:hAnsi="Verdana" w:cs="Helvetica"/>
          <w:color w:val="000000"/>
        </w:rPr>
      </w:pPr>
    </w:p>
    <w:p w:rsidR="00F82785" w:rsidRPr="00B734AF" w:rsidRDefault="00F82785" w:rsidP="00F82785">
      <w:pPr>
        <w:shd w:val="clear" w:color="auto" w:fill="FFFFFF"/>
        <w:spacing w:after="106"/>
        <w:outlineLvl w:val="1"/>
        <w:rPr>
          <w:rFonts w:ascii="Open Sans" w:hAnsi="Open Sans"/>
          <w:color w:val="787981"/>
        </w:rPr>
      </w:pPr>
      <w:r w:rsidRPr="00B734AF">
        <w:rPr>
          <w:rFonts w:ascii="Open Sans" w:hAnsi="Open Sans"/>
          <w:color w:val="787981"/>
        </w:rPr>
        <w:t>How To Run Selenium Tests In Headless Google Chrome</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System.setProperty("webdriver.chrome.driver",</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"ChromeDriverPath");</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ChromeOptions options = new ChromeOptions();</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lastRenderedPageBreak/>
        <w:t xml:space="preserve">                options.addArguments("headless");</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options.addArguments("window-size=1200x600");</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WebDriver driver = new ChromeDriver(options);</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driver.get("https://contentstack.built.io");</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driver.get("https://www.google.co.in/");</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System.out.println("title is: " + driver.getTitle());</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File scrFile = ((TakesScreenshot) driver)</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.getScreenshotAs(OutputType.FILE);</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FileUtils.copyFile(scrFile, new File("pathTOSaveFile"));</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driver.quit();</w:t>
      </w:r>
    </w:p>
    <w:p w:rsidR="00F82785" w:rsidRPr="00B734AF" w:rsidRDefault="00F82785" w:rsidP="00F82785">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4" w:after="221"/>
        <w:rPr>
          <w:rFonts w:ascii="Courier New" w:hAnsi="Courier New" w:cs="Courier New"/>
          <w:color w:val="333333"/>
        </w:rPr>
      </w:pPr>
      <w:r w:rsidRPr="00B734AF">
        <w:rPr>
          <w:rFonts w:ascii="Courier New" w:hAnsi="Courier New" w:cs="Courier New"/>
          <w:color w:val="333333"/>
        </w:rPr>
        <w:t xml:space="preserve">            }</w:t>
      </w:r>
    </w:p>
    <w:p w:rsidR="00C153A8" w:rsidRPr="00B734AF" w:rsidRDefault="00C153A8" w:rsidP="00C153A8">
      <w:pPr>
        <w:pStyle w:val="Heading2"/>
        <w:shd w:val="clear" w:color="auto" w:fill="FFFFFF"/>
        <w:spacing w:before="177" w:beforeAutospacing="0" w:after="88" w:afterAutospacing="0"/>
        <w:rPr>
          <w:rFonts w:ascii="Helvetica" w:hAnsi="Helvetica" w:cs="Helvetica"/>
          <w:b w:val="0"/>
          <w:bCs w:val="0"/>
          <w:color w:val="333333"/>
          <w:sz w:val="24"/>
          <w:szCs w:val="24"/>
        </w:rPr>
      </w:pPr>
      <w:r w:rsidRPr="00B734AF">
        <w:rPr>
          <w:rStyle w:val="Strong"/>
          <w:rFonts w:ascii="Verdana" w:eastAsiaTheme="majorEastAsia" w:hAnsi="Verdana" w:cs="Helvetica"/>
          <w:b/>
          <w:bCs/>
          <w:color w:val="000000"/>
          <w:sz w:val="24"/>
          <w:szCs w:val="24"/>
        </w:rPr>
        <w:t>Issues found in Selenium 3.0</w:t>
      </w:r>
    </w:p>
    <w:p w:rsidR="00C153A8" w:rsidRPr="00B734AF" w:rsidRDefault="00C153A8" w:rsidP="00C153A8">
      <w:pPr>
        <w:numPr>
          <w:ilvl w:val="0"/>
          <w:numId w:val="49"/>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Unsupported Marionette protocol version 2, required 3 when our Firefox is 64 bit.</w:t>
      </w:r>
    </w:p>
    <w:p w:rsidR="00C153A8" w:rsidRPr="00B734AF" w:rsidRDefault="00C153A8" w:rsidP="00C153A8">
      <w:pPr>
        <w:numPr>
          <w:ilvl w:val="0"/>
          <w:numId w:val="49"/>
        </w:numPr>
        <w:shd w:val="clear" w:color="auto" w:fill="FFFFFF"/>
        <w:spacing w:before="100" w:beforeAutospacing="1" w:after="100" w:afterAutospacing="1"/>
        <w:jc w:val="both"/>
        <w:rPr>
          <w:rFonts w:ascii="Verdana" w:hAnsi="Verdana" w:cs="Helvetica"/>
          <w:color w:val="333333"/>
        </w:rPr>
      </w:pPr>
      <w:r w:rsidRPr="00B734AF">
        <w:rPr>
          <w:rFonts w:ascii="Verdana" w:hAnsi="Verdana" w:cs="Helvetica"/>
          <w:color w:val="000000"/>
        </w:rPr>
        <w:t>driver.close() is not working</w:t>
      </w:r>
    </w:p>
    <w:p w:rsidR="00C153A8" w:rsidRPr="00B734AF" w:rsidRDefault="00C153A8" w:rsidP="006B7F35">
      <w:pPr>
        <w:shd w:val="clear" w:color="auto" w:fill="FFFFFF"/>
        <w:spacing w:before="100" w:beforeAutospacing="1" w:after="100" w:afterAutospacing="1"/>
        <w:rPr>
          <w:rFonts w:ascii="Arial" w:hAnsi="Arial" w:cs="Arial"/>
          <w:color w:val="333333"/>
          <w:shd w:val="clear" w:color="auto" w:fill="F1F3F5"/>
        </w:rPr>
      </w:pPr>
    </w:p>
    <w:p w:rsidR="00960919" w:rsidRPr="00B734AF" w:rsidRDefault="00960919" w:rsidP="00D13D3C">
      <w:pPr>
        <w:pStyle w:val="Heading5"/>
      </w:pPr>
      <w:r w:rsidRPr="00B734AF">
        <w:rPr>
          <w:bdr w:val="none" w:sz="0" w:space="0" w:color="auto" w:frame="1"/>
          <w:shd w:val="clear" w:color="auto" w:fill="FFFFFF"/>
        </w:rPr>
        <w:t>here are multiple ways in which you can re-run failed tests.</w:t>
      </w:r>
    </w:p>
    <w:p w:rsidR="00960919" w:rsidRPr="00B734AF" w:rsidRDefault="00960919" w:rsidP="00960919">
      <w:pPr>
        <w:shd w:val="clear" w:color="auto" w:fill="FFFFFF"/>
        <w:rPr>
          <w:rFonts w:ascii="Arial" w:hAnsi="Arial" w:cs="Arial"/>
          <w:color w:val="222222"/>
        </w:rPr>
      </w:pPr>
    </w:p>
    <w:p w:rsidR="00960919" w:rsidRPr="00B734AF" w:rsidRDefault="00960919" w:rsidP="00960919">
      <w:pPr>
        <w:shd w:val="clear" w:color="auto" w:fill="FFFFFF"/>
        <w:rPr>
          <w:rFonts w:ascii="Arial" w:hAnsi="Arial" w:cs="Arial"/>
          <w:color w:val="222222"/>
        </w:rPr>
      </w:pPr>
      <w:r w:rsidRPr="00B734AF">
        <w:rPr>
          <w:rFonts w:ascii="Verdana" w:hAnsi="Verdana" w:cs="Arial"/>
          <w:color w:val="222222"/>
          <w:bdr w:val="none" w:sz="0" w:space="0" w:color="auto" w:frame="1"/>
        </w:rPr>
        <w:t>1. Use a retry analyzer and implement the retry running of tests using this.</w:t>
      </w:r>
    </w:p>
    <w:p w:rsidR="00960919" w:rsidRPr="00B734AF" w:rsidRDefault="00960919" w:rsidP="00960919">
      <w:pPr>
        <w:shd w:val="clear" w:color="auto" w:fill="FFFFFF"/>
        <w:rPr>
          <w:rFonts w:ascii="Arial" w:hAnsi="Arial" w:cs="Arial"/>
          <w:color w:val="222222"/>
        </w:rPr>
      </w:pPr>
      <w:r w:rsidRPr="00B734AF">
        <w:rPr>
          <w:rFonts w:ascii="Verdana" w:hAnsi="Verdana" w:cs="Arial"/>
          <w:color w:val="222222"/>
          <w:bdr w:val="none" w:sz="0" w:space="0" w:color="auto" w:frame="1"/>
        </w:rPr>
        <w:t>2. In CI systems such as Jenkins, you have the option of adding a post build step wherein you can write up a simple shell script which basically checks if there is a testng-failed.xml file available in the test output path and if it is available then kick off the build [ by running either the ant task or the maven task ] by providing the suite file to be executed as testng-failed.xml</w:t>
      </w:r>
    </w:p>
    <w:p w:rsidR="00960919" w:rsidRPr="00B734AF" w:rsidRDefault="00960919" w:rsidP="00960919">
      <w:pPr>
        <w:shd w:val="clear" w:color="auto" w:fill="FFFFFF"/>
        <w:rPr>
          <w:rFonts w:ascii="Arial" w:hAnsi="Arial" w:cs="Arial"/>
          <w:color w:val="222222"/>
        </w:rPr>
      </w:pPr>
    </w:p>
    <w:p w:rsidR="00960919" w:rsidRPr="00B734AF" w:rsidRDefault="00960919" w:rsidP="00960919">
      <w:pPr>
        <w:shd w:val="clear" w:color="auto" w:fill="FFFFFF"/>
        <w:rPr>
          <w:rFonts w:ascii="Arial" w:hAnsi="Arial" w:cs="Arial"/>
          <w:color w:val="222222"/>
        </w:rPr>
      </w:pPr>
    </w:p>
    <w:p w:rsidR="00960919" w:rsidRPr="00B734AF" w:rsidRDefault="00960919" w:rsidP="00960919">
      <w:pPr>
        <w:shd w:val="clear" w:color="auto" w:fill="FFFFFF"/>
        <w:rPr>
          <w:rFonts w:ascii="Arial" w:hAnsi="Arial" w:cs="Arial"/>
          <w:color w:val="222222"/>
        </w:rPr>
      </w:pPr>
      <w:r w:rsidRPr="00B734AF">
        <w:rPr>
          <w:rFonts w:ascii="Verdana" w:hAnsi="Verdana" w:cs="Arial"/>
          <w:color w:val="222222"/>
          <w:bdr w:val="none" w:sz="0" w:space="0" w:color="auto" w:frame="1"/>
        </w:rPr>
        <w:t>Note:</w:t>
      </w:r>
    </w:p>
    <w:p w:rsidR="00960919" w:rsidRPr="004451CB" w:rsidRDefault="00960919" w:rsidP="004451CB">
      <w:pPr>
        <w:shd w:val="clear" w:color="auto" w:fill="FFFFFF"/>
        <w:rPr>
          <w:rFonts w:ascii="Arial" w:hAnsi="Arial" w:cs="Arial"/>
          <w:color w:val="222222"/>
        </w:rPr>
      </w:pPr>
      <w:r w:rsidRPr="00B734AF">
        <w:rPr>
          <w:rFonts w:ascii="Verdana" w:hAnsi="Verdana" w:cs="Arial"/>
          <w:color w:val="222222"/>
          <w:bdr w:val="none" w:sz="0" w:space="0" w:color="auto" w:frame="1"/>
        </w:rPr>
        <w:t>Approach 2 is going to be messing up your test results (if you are dependent on the default reports that TestNG provides) because it would get overwritten. So you may have to put in additional checks in those areas as well.</w:t>
      </w:r>
    </w:p>
    <w:p w:rsidR="004723FF" w:rsidRPr="004723FF" w:rsidRDefault="004723FF" w:rsidP="004723FF">
      <w:pPr>
        <w:pStyle w:val="ListParagraph"/>
        <w:numPr>
          <w:ilvl w:val="1"/>
          <w:numId w:val="47"/>
        </w:numPr>
        <w:shd w:val="clear" w:color="auto" w:fill="FFFFFF"/>
        <w:spacing w:before="100" w:beforeAutospacing="1" w:after="100" w:afterAutospacing="1"/>
        <w:rPr>
          <w:rFonts w:ascii="Arial" w:hAnsi="Arial" w:cs="Arial"/>
          <w:b/>
          <w:color w:val="333333"/>
          <w:shd w:val="clear" w:color="auto" w:fill="F1F3F5"/>
        </w:rPr>
      </w:pPr>
      <w:r w:rsidRPr="004723FF">
        <w:rPr>
          <w:rFonts w:ascii="Averta" w:hAnsi="Averta"/>
          <w:color w:val="4A4A62"/>
          <w:sz w:val="26"/>
          <w:szCs w:val="26"/>
        </w:rPr>
        <w:t>Separate your tests from your test automation framework</w:t>
      </w:r>
    </w:p>
    <w:p w:rsidR="004723FF" w:rsidRPr="004723FF" w:rsidRDefault="004723FF" w:rsidP="004723FF">
      <w:pPr>
        <w:pStyle w:val="ListParagraph"/>
        <w:numPr>
          <w:ilvl w:val="1"/>
          <w:numId w:val="47"/>
        </w:numPr>
        <w:shd w:val="clear" w:color="auto" w:fill="FFFFFF"/>
        <w:spacing w:before="100" w:beforeAutospacing="1" w:after="100" w:afterAutospacing="1"/>
        <w:rPr>
          <w:rFonts w:ascii="Arial" w:hAnsi="Arial" w:cs="Arial"/>
          <w:b/>
          <w:color w:val="333333"/>
          <w:shd w:val="clear" w:color="auto" w:fill="F1F3F5"/>
        </w:rPr>
      </w:pPr>
    </w:p>
    <w:p w:rsidR="00690484" w:rsidRPr="00B734AF" w:rsidRDefault="00690484" w:rsidP="006B7F35">
      <w:pPr>
        <w:shd w:val="clear" w:color="auto" w:fill="FFFFFF"/>
        <w:spacing w:before="100" w:beforeAutospacing="1" w:after="100" w:afterAutospacing="1"/>
        <w:rPr>
          <w:rFonts w:ascii="Arial" w:hAnsi="Arial" w:cs="Arial"/>
          <w:color w:val="333333"/>
          <w:shd w:val="clear" w:color="auto" w:fill="F1F3F5"/>
        </w:rPr>
      </w:pPr>
    </w:p>
    <w:p w:rsidR="001B74FF" w:rsidRPr="00B734AF" w:rsidRDefault="001B74FF" w:rsidP="001B74FF">
      <w:pPr>
        <w:shd w:val="clear" w:color="auto" w:fill="FFFFFF"/>
        <w:rPr>
          <w:rFonts w:ascii="Verdana" w:hAnsi="Verdana"/>
          <w:color w:val="222222"/>
        </w:rPr>
      </w:pPr>
      <w:r w:rsidRPr="00B734AF">
        <w:rPr>
          <w:rFonts w:ascii="Verdana" w:hAnsi="Verdana"/>
          <w:b/>
          <w:bCs/>
          <w:color w:val="FF6600"/>
        </w:rPr>
        <w:t>Q #9)</w:t>
      </w:r>
      <w:r w:rsidRPr="00B734AF">
        <w:rPr>
          <w:rFonts w:ascii="Verdana" w:hAnsi="Verdana"/>
          <w:b/>
          <w:bCs/>
          <w:color w:val="222222"/>
        </w:rPr>
        <w:t> </w:t>
      </w:r>
      <w:r w:rsidR="002A5A56" w:rsidRPr="00B734AF">
        <w:rPr>
          <w:rFonts w:ascii="Verdana" w:hAnsi="Verdana"/>
          <w:b/>
          <w:bCs/>
          <w:color w:val="222222"/>
        </w:rPr>
        <w:t>what</w:t>
      </w:r>
      <w:r w:rsidRPr="00B734AF">
        <w:rPr>
          <w:rFonts w:ascii="Verdana" w:hAnsi="Verdana"/>
          <w:b/>
          <w:bCs/>
          <w:color w:val="222222"/>
        </w:rPr>
        <w:t xml:space="preserve"> are the attributes</w:t>
      </w:r>
      <w:r w:rsidR="004B1EFA">
        <w:rPr>
          <w:rFonts w:ascii="Verdana" w:hAnsi="Verdana"/>
          <w:b/>
          <w:bCs/>
          <w:color w:val="222222"/>
        </w:rPr>
        <w:t>/best practices</w:t>
      </w:r>
      <w:r w:rsidRPr="00B734AF">
        <w:rPr>
          <w:rFonts w:ascii="Verdana" w:hAnsi="Verdana"/>
          <w:b/>
          <w:bCs/>
          <w:color w:val="222222"/>
        </w:rPr>
        <w:t xml:space="preserve"> of a good framework?</w:t>
      </w:r>
    </w:p>
    <w:p w:rsidR="001B74FF" w:rsidRPr="00B734AF" w:rsidRDefault="001B74FF" w:rsidP="001B74FF">
      <w:pPr>
        <w:shd w:val="clear" w:color="auto" w:fill="FFFFFF"/>
        <w:ind w:left="720"/>
        <w:rPr>
          <w:rFonts w:ascii="Verdana" w:hAnsi="Verdana"/>
          <w:color w:val="222222"/>
        </w:rPr>
      </w:pP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Modular – The framework should be adaptable to change. Testers should be able to modify the scripts as per the environment or login information change</w:t>
      </w: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Reusable – The commonly used methods or utilities should be written in a common file which is accessible to all the scripts.</w:t>
      </w: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Consistent – The suite should be written in a consistent format by following all the accepted coding practices.</w:t>
      </w: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Independent – The scripts should be written in such a way that they are independent of each other. In case one test fails, it should not holdback remaining test cases (unless it is a login page)</w:t>
      </w: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Logger – It is good to have implemented the logging feature in the framework. This would help in case our scripts run for longer hours (say nightly mode), if the script fails at any point of time, having the log file will help us to detect the location and the type of error.</w:t>
      </w:r>
    </w:p>
    <w:p w:rsidR="001B74FF" w:rsidRPr="00B734AF" w:rsidRDefault="001B74FF" w:rsidP="00FA2801">
      <w:pPr>
        <w:numPr>
          <w:ilvl w:val="0"/>
          <w:numId w:val="38"/>
        </w:numPr>
        <w:shd w:val="clear" w:color="auto" w:fill="FFFFFF"/>
        <w:rPr>
          <w:rFonts w:ascii="Verdana" w:hAnsi="Verdana"/>
          <w:color w:val="222222"/>
        </w:rPr>
      </w:pPr>
      <w:r w:rsidRPr="00B734AF">
        <w:rPr>
          <w:rFonts w:ascii="Verdana" w:hAnsi="Verdana"/>
          <w:color w:val="222222"/>
        </w:rPr>
        <w:t>Reporting – It is good to have reporting feature automatically embedded into the framework. Once the scripting is done, we can have the results and reports sent via an email.</w:t>
      </w:r>
    </w:p>
    <w:p w:rsidR="001B74FF" w:rsidRDefault="001B74FF" w:rsidP="00FA2801">
      <w:pPr>
        <w:numPr>
          <w:ilvl w:val="0"/>
          <w:numId w:val="38"/>
        </w:numPr>
        <w:shd w:val="clear" w:color="auto" w:fill="FFFFFF"/>
        <w:rPr>
          <w:rFonts w:ascii="Verdana" w:hAnsi="Verdana"/>
          <w:color w:val="222222"/>
        </w:rPr>
      </w:pPr>
      <w:r w:rsidRPr="00B734AF">
        <w:rPr>
          <w:rFonts w:ascii="Verdana" w:hAnsi="Verdana"/>
          <w:color w:val="222222"/>
        </w:rPr>
        <w:t>Integration – Automation framework should be such that it is easy to integrate it with other application like continuous integration or triggering the automated script as soon as the build is deployed.</w:t>
      </w:r>
    </w:p>
    <w:p w:rsidR="004451CB" w:rsidRDefault="004451CB" w:rsidP="004451CB">
      <w:pPr>
        <w:numPr>
          <w:ilvl w:val="0"/>
          <w:numId w:val="38"/>
        </w:numPr>
        <w:shd w:val="clear" w:color="auto" w:fill="FFFFFF"/>
        <w:rPr>
          <w:rFonts w:ascii="Verdana" w:hAnsi="Verdana"/>
          <w:color w:val="222222"/>
        </w:rPr>
      </w:pPr>
      <w:r w:rsidRPr="004451CB">
        <w:rPr>
          <w:rFonts w:ascii="Verdana" w:hAnsi="Verdana"/>
          <w:color w:val="222222"/>
        </w:rPr>
        <w:t>Use wait instead of Thread.sleep()</w:t>
      </w:r>
    </w:p>
    <w:p w:rsidR="004451CB" w:rsidRDefault="004451CB" w:rsidP="004451CB">
      <w:pPr>
        <w:numPr>
          <w:ilvl w:val="0"/>
          <w:numId w:val="38"/>
        </w:numPr>
        <w:shd w:val="clear" w:color="auto" w:fill="FFFFFF"/>
        <w:rPr>
          <w:rFonts w:ascii="Verdana" w:hAnsi="Verdana"/>
          <w:color w:val="222222"/>
        </w:rPr>
      </w:pPr>
      <w:r w:rsidRPr="004451CB">
        <w:rPr>
          <w:rFonts w:ascii="Verdana" w:hAnsi="Verdana"/>
          <w:color w:val="222222"/>
        </w:rPr>
        <w:t>Take screenshots for failure investigation</w:t>
      </w:r>
    </w:p>
    <w:p w:rsidR="004451CB" w:rsidRDefault="004451CB" w:rsidP="004451CB">
      <w:pPr>
        <w:numPr>
          <w:ilvl w:val="0"/>
          <w:numId w:val="38"/>
        </w:numPr>
        <w:shd w:val="clear" w:color="auto" w:fill="FFFFFF"/>
        <w:rPr>
          <w:rFonts w:ascii="Verdana" w:hAnsi="Verdana"/>
          <w:color w:val="222222"/>
        </w:rPr>
      </w:pPr>
      <w:r>
        <w:rPr>
          <w:rFonts w:ascii="Verdana" w:hAnsi="Verdana"/>
          <w:color w:val="222222"/>
        </w:rPr>
        <w:t>Poratable framework</w:t>
      </w:r>
    </w:p>
    <w:p w:rsidR="004451CB" w:rsidRPr="004451CB" w:rsidRDefault="004451CB" w:rsidP="004451CB">
      <w:pPr>
        <w:shd w:val="clear" w:color="auto" w:fill="FFFFFF"/>
        <w:spacing w:before="100" w:beforeAutospacing="1" w:after="100" w:afterAutospacing="1"/>
        <w:rPr>
          <w:rFonts w:ascii="Arial" w:hAnsi="Arial" w:cs="Arial"/>
          <w:b/>
          <w:color w:val="333333"/>
          <w:sz w:val="22"/>
          <w:szCs w:val="22"/>
          <w:shd w:val="clear" w:color="auto" w:fill="F1F3F5"/>
        </w:rPr>
      </w:pPr>
    </w:p>
    <w:p w:rsidR="004451CB" w:rsidRPr="00B734AF" w:rsidRDefault="004451CB" w:rsidP="004451CB">
      <w:pPr>
        <w:shd w:val="clear" w:color="auto" w:fill="FFFFFF"/>
        <w:ind w:left="720"/>
        <w:rPr>
          <w:rFonts w:ascii="Verdana" w:hAnsi="Verdana"/>
          <w:color w:val="222222"/>
        </w:rPr>
      </w:pPr>
    </w:p>
    <w:p w:rsidR="001B74FF" w:rsidRPr="00B734AF" w:rsidRDefault="001B74FF" w:rsidP="001B74FF">
      <w:pPr>
        <w:pStyle w:val="Header"/>
      </w:pPr>
    </w:p>
    <w:p w:rsidR="001B74FF" w:rsidRPr="00B734AF" w:rsidRDefault="001B74FF" w:rsidP="001B74FF">
      <w:pPr>
        <w:pStyle w:val="Header"/>
      </w:pPr>
    </w:p>
    <w:p w:rsidR="001B74FF" w:rsidRPr="00B734AF" w:rsidRDefault="001B74FF" w:rsidP="001B74FF">
      <w:pPr>
        <w:pStyle w:val="NormalWeb"/>
        <w:shd w:val="clear" w:color="auto" w:fill="FFFFFF"/>
        <w:spacing w:before="0" w:beforeAutospacing="0" w:after="0" w:afterAutospacing="0"/>
        <w:rPr>
          <w:rFonts w:ascii="Verdana" w:hAnsi="Verdana"/>
          <w:color w:val="222222"/>
        </w:rPr>
      </w:pPr>
      <w:r w:rsidRPr="00B734AF">
        <w:rPr>
          <w:rStyle w:val="Strong"/>
          <w:rFonts w:ascii="Verdana" w:eastAsiaTheme="majorEastAsia" w:hAnsi="Verdana"/>
          <w:color w:val="FF6600"/>
        </w:rPr>
        <w:t>Q #15)</w:t>
      </w:r>
      <w:r w:rsidRPr="00B734AF">
        <w:rPr>
          <w:rStyle w:val="Strong"/>
          <w:rFonts w:ascii="Verdana" w:eastAsiaTheme="majorEastAsia" w:hAnsi="Verdana"/>
          <w:color w:val="222222"/>
        </w:rPr>
        <w:t> What are the different types of frameworks?</w:t>
      </w:r>
    </w:p>
    <w:p w:rsidR="001B74FF" w:rsidRPr="00B734AF" w:rsidRDefault="001B74FF" w:rsidP="001B74FF">
      <w:pPr>
        <w:pStyle w:val="NormalWeb"/>
        <w:shd w:val="clear" w:color="auto" w:fill="FFFFFF"/>
        <w:spacing w:before="0" w:beforeAutospacing="0" w:after="0" w:afterAutospacing="0"/>
        <w:rPr>
          <w:rFonts w:ascii="Verdana" w:hAnsi="Verdana"/>
          <w:color w:val="222222"/>
        </w:rPr>
      </w:pPr>
      <w:r w:rsidRPr="00B734AF">
        <w:rPr>
          <w:rFonts w:ascii="Verdana" w:hAnsi="Verdana"/>
          <w:color w:val="222222"/>
        </w:rPr>
        <w:t>Different types of </w:t>
      </w:r>
      <w:hyperlink r:id="rId38" w:history="1">
        <w:r w:rsidRPr="00B734AF">
          <w:rPr>
            <w:rStyle w:val="Hyperlink"/>
            <w:rFonts w:ascii="Verdana" w:eastAsiaTheme="majorEastAsia" w:hAnsi="Verdana"/>
            <w:color w:val="777777"/>
            <w:bdr w:val="none" w:sz="0" w:space="0" w:color="auto" w:frame="1"/>
          </w:rPr>
          <w:t>framework </w:t>
        </w:r>
      </w:hyperlink>
      <w:r w:rsidRPr="00B734AF">
        <w:rPr>
          <w:rFonts w:ascii="Verdana" w:hAnsi="Verdana"/>
          <w:color w:val="222222"/>
        </w:rPr>
        <w:t>available are:</w:t>
      </w:r>
    </w:p>
    <w:p w:rsidR="001B74FF" w:rsidRPr="00B734AF" w:rsidRDefault="001B74FF" w:rsidP="00FA2801">
      <w:pPr>
        <w:numPr>
          <w:ilvl w:val="0"/>
          <w:numId w:val="39"/>
        </w:numPr>
        <w:shd w:val="clear" w:color="auto" w:fill="FFFFFF"/>
        <w:rPr>
          <w:rFonts w:ascii="Verdana" w:hAnsi="Verdana"/>
          <w:color w:val="222222"/>
        </w:rPr>
      </w:pPr>
      <w:r w:rsidRPr="00B734AF">
        <w:rPr>
          <w:rFonts w:ascii="Verdana" w:hAnsi="Verdana"/>
          <w:color w:val="222222"/>
        </w:rPr>
        <w:t>Keyword driven framework</w:t>
      </w:r>
    </w:p>
    <w:p w:rsidR="001B74FF" w:rsidRPr="00B734AF" w:rsidRDefault="001B74FF" w:rsidP="00FA2801">
      <w:pPr>
        <w:numPr>
          <w:ilvl w:val="0"/>
          <w:numId w:val="39"/>
        </w:numPr>
        <w:shd w:val="clear" w:color="auto" w:fill="FFFFFF"/>
        <w:rPr>
          <w:rFonts w:ascii="Verdana" w:hAnsi="Verdana"/>
          <w:color w:val="222222"/>
        </w:rPr>
      </w:pPr>
      <w:r w:rsidRPr="00B734AF">
        <w:rPr>
          <w:rFonts w:ascii="Verdana" w:hAnsi="Verdana"/>
          <w:color w:val="222222"/>
        </w:rPr>
        <w:t>Data Driven framework</w:t>
      </w:r>
    </w:p>
    <w:p w:rsidR="001B74FF" w:rsidRPr="00B734AF" w:rsidRDefault="001B74FF" w:rsidP="00FA2801">
      <w:pPr>
        <w:numPr>
          <w:ilvl w:val="0"/>
          <w:numId w:val="39"/>
        </w:numPr>
        <w:shd w:val="clear" w:color="auto" w:fill="FFFFFF"/>
        <w:rPr>
          <w:rFonts w:ascii="Verdana" w:hAnsi="Verdana"/>
          <w:color w:val="222222"/>
        </w:rPr>
      </w:pPr>
      <w:r w:rsidRPr="00B734AF">
        <w:rPr>
          <w:rFonts w:ascii="Verdana" w:hAnsi="Verdana"/>
          <w:color w:val="222222"/>
        </w:rPr>
        <w:t>Hybrid Framework</w:t>
      </w:r>
    </w:p>
    <w:p w:rsidR="001B74FF" w:rsidRPr="00B734AF" w:rsidRDefault="001B74FF" w:rsidP="00FA2801">
      <w:pPr>
        <w:numPr>
          <w:ilvl w:val="0"/>
          <w:numId w:val="39"/>
        </w:numPr>
        <w:shd w:val="clear" w:color="auto" w:fill="FFFFFF"/>
        <w:rPr>
          <w:rFonts w:ascii="Verdana" w:hAnsi="Verdana"/>
          <w:color w:val="222222"/>
        </w:rPr>
      </w:pPr>
      <w:r w:rsidRPr="00B734AF">
        <w:rPr>
          <w:rFonts w:ascii="Verdana" w:hAnsi="Verdana"/>
          <w:color w:val="222222"/>
        </w:rPr>
        <w:t>Linear Scripting</w:t>
      </w:r>
    </w:p>
    <w:p w:rsidR="001B74FF" w:rsidRPr="00B734AF" w:rsidRDefault="001B74FF" w:rsidP="001B74FF">
      <w:pPr>
        <w:shd w:val="clear" w:color="auto" w:fill="FFFFFF"/>
        <w:rPr>
          <w:rFonts w:ascii="Verdana" w:hAnsi="Verdana"/>
          <w:color w:val="222222"/>
        </w:rPr>
      </w:pPr>
      <w:r w:rsidRPr="00B734AF">
        <w:rPr>
          <w:rFonts w:ascii="Verdana" w:hAnsi="Verdana"/>
          <w:b/>
          <w:bCs/>
          <w:color w:val="FF6600"/>
        </w:rPr>
        <w:t>Q #16)</w:t>
      </w:r>
      <w:r w:rsidRPr="00B734AF">
        <w:rPr>
          <w:rFonts w:ascii="Verdana" w:hAnsi="Verdana"/>
          <w:b/>
          <w:bCs/>
          <w:color w:val="222222"/>
        </w:rPr>
        <w:t> Can you tell some good coding practices while automation?</w:t>
      </w:r>
    </w:p>
    <w:p w:rsidR="001B74FF" w:rsidRPr="00B734AF" w:rsidRDefault="001B74FF" w:rsidP="001B74FF">
      <w:pPr>
        <w:shd w:val="clear" w:color="auto" w:fill="FFFFFF"/>
        <w:spacing w:after="369"/>
        <w:rPr>
          <w:rFonts w:ascii="Verdana" w:hAnsi="Verdana"/>
          <w:color w:val="222222"/>
        </w:rPr>
      </w:pPr>
      <w:r w:rsidRPr="00B734AF">
        <w:rPr>
          <w:rFonts w:ascii="Verdana" w:hAnsi="Verdana"/>
          <w:color w:val="222222"/>
        </w:rPr>
        <w:t>Some of the good coding practices include:</w:t>
      </w:r>
    </w:p>
    <w:p w:rsidR="001B74FF" w:rsidRPr="00B734AF" w:rsidRDefault="001B74FF" w:rsidP="00FA2801">
      <w:pPr>
        <w:numPr>
          <w:ilvl w:val="0"/>
          <w:numId w:val="40"/>
        </w:numPr>
        <w:shd w:val="clear" w:color="auto" w:fill="FFFFFF"/>
        <w:rPr>
          <w:rFonts w:ascii="Verdana" w:hAnsi="Verdana"/>
          <w:color w:val="222222"/>
        </w:rPr>
      </w:pPr>
      <w:r w:rsidRPr="00B734AF">
        <w:rPr>
          <w:rFonts w:ascii="Verdana" w:hAnsi="Verdana"/>
          <w:color w:val="222222"/>
        </w:rPr>
        <w:t>Add appropriate comments</w:t>
      </w:r>
    </w:p>
    <w:p w:rsidR="001B74FF" w:rsidRPr="00B734AF" w:rsidRDefault="001B74FF" w:rsidP="00FA2801">
      <w:pPr>
        <w:numPr>
          <w:ilvl w:val="0"/>
          <w:numId w:val="40"/>
        </w:numPr>
        <w:shd w:val="clear" w:color="auto" w:fill="FFFFFF"/>
        <w:rPr>
          <w:rFonts w:ascii="Verdana" w:hAnsi="Verdana"/>
          <w:color w:val="222222"/>
        </w:rPr>
      </w:pPr>
      <w:r w:rsidRPr="00B734AF">
        <w:rPr>
          <w:rFonts w:ascii="Verdana" w:hAnsi="Verdana"/>
          <w:color w:val="222222"/>
        </w:rPr>
        <w:t>Identify the reusable methods and write it in separate file</w:t>
      </w:r>
    </w:p>
    <w:p w:rsidR="001B74FF" w:rsidRPr="00B734AF" w:rsidRDefault="001B74FF" w:rsidP="00FA2801">
      <w:pPr>
        <w:numPr>
          <w:ilvl w:val="0"/>
          <w:numId w:val="40"/>
        </w:numPr>
        <w:shd w:val="clear" w:color="auto" w:fill="FFFFFF"/>
        <w:rPr>
          <w:rFonts w:ascii="Verdana" w:hAnsi="Verdana"/>
          <w:color w:val="222222"/>
        </w:rPr>
      </w:pPr>
      <w:r w:rsidRPr="00B734AF">
        <w:rPr>
          <w:rFonts w:ascii="Verdana" w:hAnsi="Verdana"/>
          <w:color w:val="222222"/>
        </w:rPr>
        <w:t>Follow the language specific coding conventions</w:t>
      </w:r>
    </w:p>
    <w:p w:rsidR="001B74FF" w:rsidRPr="00B734AF" w:rsidRDefault="001B74FF" w:rsidP="00FA2801">
      <w:pPr>
        <w:numPr>
          <w:ilvl w:val="0"/>
          <w:numId w:val="40"/>
        </w:numPr>
        <w:shd w:val="clear" w:color="auto" w:fill="FFFFFF"/>
        <w:rPr>
          <w:rFonts w:ascii="Verdana" w:hAnsi="Verdana"/>
          <w:color w:val="222222"/>
        </w:rPr>
      </w:pPr>
      <w:r w:rsidRPr="00B734AF">
        <w:rPr>
          <w:rFonts w:ascii="Verdana" w:hAnsi="Verdana"/>
          <w:color w:val="222222"/>
        </w:rPr>
        <w:t>Maintain the test data in a separate file</w:t>
      </w:r>
    </w:p>
    <w:p w:rsidR="001B74FF" w:rsidRPr="00B734AF" w:rsidRDefault="001B74FF" w:rsidP="00FA2801">
      <w:pPr>
        <w:numPr>
          <w:ilvl w:val="0"/>
          <w:numId w:val="40"/>
        </w:numPr>
        <w:shd w:val="clear" w:color="auto" w:fill="FFFFFF"/>
        <w:rPr>
          <w:rFonts w:ascii="Verdana" w:hAnsi="Verdana"/>
          <w:color w:val="222222"/>
        </w:rPr>
      </w:pPr>
      <w:r w:rsidRPr="00B734AF">
        <w:rPr>
          <w:rFonts w:ascii="Verdana" w:hAnsi="Verdana"/>
          <w:color w:val="222222"/>
        </w:rPr>
        <w:t>Run your scripts regularly</w:t>
      </w:r>
    </w:p>
    <w:p w:rsidR="001B74FF" w:rsidRPr="00B734AF" w:rsidRDefault="001B74FF" w:rsidP="001B74FF">
      <w:r w:rsidRPr="00B734AF">
        <w:rPr>
          <w:b/>
          <w:bCs/>
          <w:color w:val="FF6600"/>
        </w:rPr>
        <w:t>Q #17)</w:t>
      </w:r>
      <w:r w:rsidRPr="00B734AF">
        <w:rPr>
          <w:b/>
          <w:bCs/>
        </w:rPr>
        <w:t> Any kind of test which you thing should not be automated?</w:t>
      </w:r>
    </w:p>
    <w:p w:rsidR="001B74FF" w:rsidRPr="00B734AF" w:rsidRDefault="001B74FF" w:rsidP="00FA2801">
      <w:pPr>
        <w:numPr>
          <w:ilvl w:val="0"/>
          <w:numId w:val="41"/>
        </w:numPr>
        <w:shd w:val="clear" w:color="auto" w:fill="FFFFFF"/>
        <w:ind w:firstLine="0"/>
        <w:rPr>
          <w:rFonts w:ascii="Verdana" w:hAnsi="Verdana"/>
          <w:color w:val="222222"/>
        </w:rPr>
      </w:pPr>
      <w:r w:rsidRPr="00B734AF">
        <w:rPr>
          <w:rFonts w:ascii="Verdana" w:hAnsi="Verdana"/>
          <w:color w:val="222222"/>
        </w:rPr>
        <w:t>Test which are seldom executed</w:t>
      </w:r>
    </w:p>
    <w:p w:rsidR="001B74FF" w:rsidRPr="00B734AF" w:rsidRDefault="001B74FF" w:rsidP="00FA2801">
      <w:pPr>
        <w:numPr>
          <w:ilvl w:val="0"/>
          <w:numId w:val="41"/>
        </w:numPr>
        <w:shd w:val="clear" w:color="auto" w:fill="FFFFFF"/>
        <w:ind w:firstLine="0"/>
        <w:rPr>
          <w:rFonts w:ascii="Verdana" w:hAnsi="Verdana"/>
          <w:color w:val="222222"/>
        </w:rPr>
      </w:pPr>
      <w:r w:rsidRPr="00B734AF">
        <w:rPr>
          <w:rFonts w:ascii="Verdana" w:hAnsi="Verdana"/>
          <w:color w:val="222222"/>
        </w:rPr>
        <w:t>Exploratory testing</w:t>
      </w:r>
    </w:p>
    <w:p w:rsidR="001B74FF" w:rsidRPr="00B734AF" w:rsidRDefault="001B74FF" w:rsidP="00FA2801">
      <w:pPr>
        <w:numPr>
          <w:ilvl w:val="0"/>
          <w:numId w:val="41"/>
        </w:numPr>
        <w:shd w:val="clear" w:color="auto" w:fill="FFFFFF"/>
        <w:ind w:firstLine="0"/>
        <w:rPr>
          <w:rFonts w:ascii="Verdana" w:hAnsi="Verdana"/>
          <w:color w:val="222222"/>
        </w:rPr>
      </w:pPr>
      <w:r w:rsidRPr="00B734AF">
        <w:rPr>
          <w:rFonts w:ascii="Verdana" w:hAnsi="Verdana"/>
          <w:color w:val="222222"/>
        </w:rPr>
        <w:t>Usability testing</w:t>
      </w:r>
    </w:p>
    <w:p w:rsidR="001B74FF" w:rsidRPr="00B734AF" w:rsidRDefault="001B74FF" w:rsidP="001B74FF">
      <w:pPr>
        <w:shd w:val="clear" w:color="auto" w:fill="FFFFFF"/>
        <w:rPr>
          <w:rFonts w:ascii="Verdana" w:hAnsi="Verdana"/>
          <w:color w:val="222222"/>
        </w:rPr>
      </w:pPr>
      <w:r w:rsidRPr="00B734AF">
        <w:rPr>
          <w:rFonts w:ascii="Verdana" w:hAnsi="Verdana"/>
          <w:b/>
          <w:bCs/>
          <w:color w:val="FF6600"/>
        </w:rPr>
        <w:t>Q #19)</w:t>
      </w:r>
      <w:r w:rsidRPr="00B734AF">
        <w:rPr>
          <w:rFonts w:ascii="Verdana" w:hAnsi="Verdana"/>
          <w:b/>
          <w:bCs/>
          <w:color w:val="222222"/>
        </w:rPr>
        <w:t> How do you select which automation tool is best suited for you?</w:t>
      </w:r>
    </w:p>
    <w:p w:rsidR="001B74FF" w:rsidRPr="00B734AF" w:rsidRDefault="001B74FF" w:rsidP="001B74FF">
      <w:pPr>
        <w:shd w:val="clear" w:color="auto" w:fill="FFFFFF"/>
        <w:spacing w:after="369"/>
        <w:rPr>
          <w:rFonts w:ascii="Verdana" w:hAnsi="Verdana"/>
          <w:color w:val="222222"/>
        </w:rPr>
      </w:pPr>
      <w:r w:rsidRPr="00B734AF">
        <w:rPr>
          <w:rFonts w:ascii="Verdana" w:hAnsi="Verdana"/>
          <w:color w:val="222222"/>
        </w:rPr>
        <w:lastRenderedPageBreak/>
        <w:t>Selecting the automation tool depends upon various factors like:</w:t>
      </w:r>
    </w:p>
    <w:p w:rsidR="001B74FF" w:rsidRPr="00B734AF" w:rsidRDefault="001B74FF" w:rsidP="00FA2801">
      <w:pPr>
        <w:numPr>
          <w:ilvl w:val="0"/>
          <w:numId w:val="42"/>
        </w:numPr>
        <w:shd w:val="clear" w:color="auto" w:fill="FFFFFF"/>
        <w:rPr>
          <w:rFonts w:ascii="Verdana" w:hAnsi="Verdana"/>
          <w:color w:val="222222"/>
        </w:rPr>
      </w:pPr>
      <w:r w:rsidRPr="00B734AF">
        <w:rPr>
          <w:rFonts w:ascii="Verdana" w:hAnsi="Verdana"/>
          <w:color w:val="222222"/>
        </w:rPr>
        <w:t>Scope of the application which we want to automate</w:t>
      </w:r>
    </w:p>
    <w:p w:rsidR="001B74FF" w:rsidRPr="00B734AF" w:rsidRDefault="001B74FF" w:rsidP="00FA2801">
      <w:pPr>
        <w:numPr>
          <w:ilvl w:val="0"/>
          <w:numId w:val="42"/>
        </w:numPr>
        <w:shd w:val="clear" w:color="auto" w:fill="FFFFFF"/>
        <w:rPr>
          <w:rFonts w:ascii="Verdana" w:hAnsi="Verdana"/>
          <w:color w:val="222222"/>
        </w:rPr>
      </w:pPr>
      <w:r w:rsidRPr="00B734AF">
        <w:rPr>
          <w:rFonts w:ascii="Verdana" w:hAnsi="Verdana"/>
          <w:color w:val="222222"/>
        </w:rPr>
        <w:t>Management overhead like cost and budget</w:t>
      </w:r>
    </w:p>
    <w:p w:rsidR="003D14DB" w:rsidRPr="00B734AF" w:rsidRDefault="003D14DB" w:rsidP="003D14DB">
      <w:pPr>
        <w:shd w:val="clear" w:color="auto" w:fill="FFFFFF"/>
        <w:rPr>
          <w:rFonts w:ascii="Verdana" w:hAnsi="Verdana"/>
          <w:color w:val="222222"/>
        </w:rPr>
      </w:pPr>
    </w:p>
    <w:p w:rsidR="003D14DB" w:rsidRPr="00B734AF" w:rsidRDefault="003D14DB" w:rsidP="00FA2801">
      <w:pPr>
        <w:numPr>
          <w:ilvl w:val="0"/>
          <w:numId w:val="42"/>
        </w:numPr>
        <w:shd w:val="clear" w:color="auto" w:fill="FFFFFF"/>
        <w:rPr>
          <w:rFonts w:ascii="Verdana" w:hAnsi="Verdana"/>
          <w:color w:val="222222"/>
        </w:rPr>
      </w:pPr>
      <w:r w:rsidRPr="00B734AF">
        <w:rPr>
          <w:rFonts w:ascii="Verdana" w:hAnsi="Verdana"/>
          <w:color w:val="222222"/>
        </w:rPr>
        <w:t>Time to learn and implement the tool</w:t>
      </w:r>
    </w:p>
    <w:p w:rsidR="003D14DB" w:rsidRPr="00B734AF" w:rsidRDefault="003D14DB" w:rsidP="00FA2801">
      <w:pPr>
        <w:numPr>
          <w:ilvl w:val="0"/>
          <w:numId w:val="42"/>
        </w:numPr>
        <w:shd w:val="clear" w:color="auto" w:fill="FFFFFF"/>
        <w:rPr>
          <w:rFonts w:ascii="Verdana" w:hAnsi="Verdana"/>
          <w:color w:val="222222"/>
        </w:rPr>
      </w:pPr>
      <w:r w:rsidRPr="00B734AF">
        <w:rPr>
          <w:rFonts w:ascii="Verdana" w:hAnsi="Verdana"/>
          <w:color w:val="222222"/>
        </w:rPr>
        <w:t>Type of support available for the tool.</w:t>
      </w:r>
    </w:p>
    <w:p w:rsidR="003D14DB" w:rsidRPr="00B734AF" w:rsidRDefault="003D14DB" w:rsidP="00FA2801">
      <w:pPr>
        <w:numPr>
          <w:ilvl w:val="0"/>
          <w:numId w:val="42"/>
        </w:numPr>
        <w:shd w:val="clear" w:color="auto" w:fill="FFFFFF"/>
        <w:rPr>
          <w:rFonts w:ascii="Verdana" w:hAnsi="Verdana"/>
          <w:color w:val="222222"/>
        </w:rPr>
      </w:pPr>
      <w:r w:rsidRPr="00B734AF">
        <w:rPr>
          <w:rFonts w:ascii="Verdana" w:hAnsi="Verdana"/>
          <w:color w:val="222222"/>
        </w:rPr>
        <w:t>Limitation of the tool</w:t>
      </w:r>
    </w:p>
    <w:p w:rsidR="003D14DB" w:rsidRPr="00B734AF" w:rsidRDefault="003D14DB" w:rsidP="003D14DB">
      <w:pPr>
        <w:shd w:val="clear" w:color="auto" w:fill="FFFFFF"/>
        <w:ind w:left="720"/>
        <w:rPr>
          <w:rFonts w:ascii="Verdana" w:hAnsi="Verdana"/>
          <w:color w:val="222222"/>
        </w:rPr>
      </w:pPr>
    </w:p>
    <w:p w:rsidR="001B74FF" w:rsidRPr="00B734AF" w:rsidRDefault="0042427D" w:rsidP="006B7F35">
      <w:pPr>
        <w:shd w:val="clear" w:color="auto" w:fill="FFFFFF"/>
        <w:spacing w:before="100" w:beforeAutospacing="1" w:after="100" w:afterAutospacing="1"/>
        <w:rPr>
          <w:rFonts w:ascii="Arial" w:hAnsi="Arial" w:cs="Arial"/>
          <w:b/>
          <w:color w:val="333333"/>
          <w:u w:val="single"/>
          <w:shd w:val="clear" w:color="auto" w:fill="F1F3F5"/>
        </w:rPr>
      </w:pPr>
      <w:r w:rsidRPr="00B734AF">
        <w:rPr>
          <w:rFonts w:ascii="Arial" w:hAnsi="Arial" w:cs="Arial"/>
          <w:b/>
          <w:color w:val="333333"/>
          <w:u w:val="single"/>
          <w:shd w:val="clear" w:color="auto" w:fill="F1F3F5"/>
        </w:rPr>
        <w:t>Handling Dynamic Elements in Selenium</w:t>
      </w:r>
    </w:p>
    <w:p w:rsidR="0042427D" w:rsidRPr="00B734AF" w:rsidRDefault="0042427D" w:rsidP="006B7F35">
      <w:pPr>
        <w:shd w:val="clear" w:color="auto" w:fill="FFFFFF"/>
        <w:spacing w:before="100" w:beforeAutospacing="1" w:after="100" w:afterAutospacing="1"/>
        <w:rPr>
          <w:rFonts w:ascii="Arial" w:hAnsi="Arial" w:cs="Arial"/>
          <w:color w:val="333333"/>
          <w:shd w:val="clear" w:color="auto" w:fill="F1F3F5"/>
        </w:rPr>
      </w:pPr>
      <w:r w:rsidRPr="00B734AF">
        <w:rPr>
          <w:rFonts w:ascii="Arial" w:hAnsi="Arial" w:cs="Arial"/>
          <w:color w:val="333333"/>
          <w:shd w:val="clear" w:color="auto" w:fill="F1F3F5"/>
        </w:rPr>
        <w:t>1.Using Xpath functions ,Sibling, Ancesstors parnet, Stratswith, contains</w:t>
      </w:r>
    </w:p>
    <w:p w:rsidR="0042427D" w:rsidRPr="00B734AF" w:rsidRDefault="0042427D" w:rsidP="0042427D">
      <w:pPr>
        <w:pStyle w:val="NormalWeb"/>
        <w:shd w:val="clear" w:color="auto" w:fill="FFFFFF"/>
        <w:spacing w:before="0" w:beforeAutospacing="0" w:after="88" w:afterAutospacing="0" w:line="480" w:lineRule="auto"/>
        <w:jc w:val="both"/>
        <w:rPr>
          <w:rFonts w:ascii="Helvetica" w:hAnsi="Helvetica"/>
          <w:color w:val="333333"/>
        </w:rPr>
      </w:pPr>
      <w:r w:rsidRPr="00B734AF">
        <w:rPr>
          <w:rFonts w:ascii="Arial" w:hAnsi="Arial" w:cs="Arial"/>
          <w:color w:val="333333"/>
          <w:shd w:val="clear" w:color="auto" w:fill="F1F3F5"/>
        </w:rPr>
        <w:t>2.</w:t>
      </w:r>
      <w:r w:rsidRPr="00B734AF">
        <w:rPr>
          <w:rStyle w:val="Heading2Char"/>
          <w:rFonts w:ascii="Helvetica" w:hAnsi="Helvetica"/>
          <w:color w:val="FFFFFF"/>
          <w:sz w:val="24"/>
          <w:szCs w:val="24"/>
          <w:shd w:val="clear" w:color="auto" w:fill="2F496F"/>
        </w:rPr>
        <w:t xml:space="preserve"> </w:t>
      </w:r>
      <w:r w:rsidRPr="00B734AF">
        <w:rPr>
          <w:rStyle w:val="highlight-style-1"/>
          <w:rFonts w:ascii="Helvetica" w:eastAsiaTheme="majorEastAsia" w:hAnsi="Helvetica"/>
          <w:color w:val="FFFFFF"/>
          <w:shd w:val="clear" w:color="auto" w:fill="2F496F"/>
        </w:rPr>
        <w:t>4. Identify Element by Index</w:t>
      </w:r>
    </w:p>
    <w:p w:rsidR="0042427D" w:rsidRPr="00B734AF" w:rsidRDefault="0042427D" w:rsidP="0042427D">
      <w:pPr>
        <w:pStyle w:val="NormalWeb"/>
        <w:shd w:val="clear" w:color="auto" w:fill="FFFFFF"/>
        <w:spacing w:before="0" w:beforeAutospacing="0" w:after="88" w:afterAutospacing="0" w:line="480" w:lineRule="auto"/>
        <w:jc w:val="both"/>
        <w:rPr>
          <w:rStyle w:val="highlight-style-1"/>
          <w:rFonts w:ascii="Helvetica" w:eastAsiaTheme="majorEastAsia" w:hAnsi="Helvetica"/>
          <w:color w:val="FFFFFF"/>
          <w:shd w:val="clear" w:color="auto" w:fill="2F496F"/>
        </w:rPr>
      </w:pPr>
      <w:r w:rsidRPr="00B734AF">
        <w:rPr>
          <w:rStyle w:val="highlight-style-1"/>
          <w:rFonts w:ascii="Helvetica" w:eastAsiaTheme="majorEastAsia" w:hAnsi="Helvetica"/>
          <w:color w:val="FFFFFF"/>
          <w:shd w:val="clear" w:color="auto" w:fill="2F496F"/>
        </w:rPr>
        <w:t>3. Identify Element with reference of a closest stable element</w:t>
      </w:r>
    </w:p>
    <w:p w:rsidR="0042427D" w:rsidRPr="00B734AF" w:rsidRDefault="0042427D" w:rsidP="0042427D">
      <w:pPr>
        <w:pStyle w:val="NormalWeb"/>
        <w:shd w:val="clear" w:color="auto" w:fill="FFFFFF"/>
        <w:spacing w:before="0" w:beforeAutospacing="0" w:after="88" w:afterAutospacing="0" w:line="480" w:lineRule="auto"/>
        <w:jc w:val="both"/>
        <w:rPr>
          <w:rFonts w:ascii="Helvetica" w:hAnsi="Helvetica"/>
          <w:color w:val="333333"/>
        </w:rPr>
      </w:pPr>
      <w:r w:rsidRPr="00B734AF">
        <w:rPr>
          <w:rStyle w:val="highlight-style-1"/>
          <w:rFonts w:ascii="Helvetica" w:eastAsiaTheme="majorEastAsia" w:hAnsi="Helvetica"/>
          <w:color w:val="FFFFFF"/>
          <w:shd w:val="clear" w:color="auto" w:fill="2F496F"/>
        </w:rPr>
        <w:t>4.Absolute xpath</w:t>
      </w:r>
    </w:p>
    <w:p w:rsidR="005513F6" w:rsidRPr="00B734AF" w:rsidRDefault="00802C2E" w:rsidP="005513F6">
      <w:pPr>
        <w:pStyle w:val="Heading1"/>
        <w:shd w:val="clear" w:color="auto" w:fill="FFFFFF"/>
        <w:spacing w:before="0" w:after="0"/>
        <w:textAlignment w:val="baseline"/>
        <w:rPr>
          <w:rFonts w:ascii="Arial" w:hAnsi="Arial" w:cs="Arial"/>
          <w:color w:val="5B2858"/>
          <w:sz w:val="24"/>
          <w:szCs w:val="24"/>
        </w:rPr>
      </w:pPr>
      <w:hyperlink r:id="rId39" w:history="1">
        <w:r w:rsidR="005513F6" w:rsidRPr="00B734AF">
          <w:rPr>
            <w:rStyle w:val="Hyperlink"/>
            <w:rFonts w:ascii="Arial" w:hAnsi="Arial" w:cs="Arial"/>
            <w:color w:val="5B2858"/>
            <w:sz w:val="24"/>
            <w:szCs w:val="24"/>
            <w:bdr w:val="none" w:sz="0" w:space="0" w:color="auto" w:frame="1"/>
          </w:rPr>
          <w:t>TestPyramid</w:t>
        </w:r>
      </w:hyperlink>
    </w:p>
    <w:p w:rsidR="005513F6" w:rsidRPr="00B734AF" w:rsidRDefault="005513F6" w:rsidP="005513F6">
      <w:pPr>
        <w:pStyle w:val="author-photo"/>
        <w:spacing w:before="0" w:beforeAutospacing="0" w:after="0" w:afterAutospacing="0"/>
        <w:ind w:right="115"/>
        <w:textAlignment w:val="baseline"/>
        <w:rPr>
          <w:rFonts w:ascii="Arial" w:hAnsi="Arial" w:cs="Arial"/>
          <w:b/>
          <w:i/>
          <w:iCs/>
          <w:color w:val="303633"/>
        </w:rPr>
      </w:pPr>
    </w:p>
    <w:p w:rsidR="006D456F" w:rsidRPr="00B734AF" w:rsidRDefault="006D456F" w:rsidP="006D456F">
      <w:pPr>
        <w:pStyle w:val="NormalWeb"/>
        <w:spacing w:before="0" w:beforeAutospacing="0" w:after="0" w:afterAutospacing="0"/>
        <w:textAlignment w:val="baseline"/>
      </w:pPr>
      <w:r w:rsidRPr="00B734AF">
        <w:rPr>
          <w:b/>
        </w:rPr>
        <w:t>The test pyramid is a way of thinking about different kinds of automated tests should be used to create a balanced portfolio.</w:t>
      </w:r>
      <w:r w:rsidRPr="00B734AF">
        <w:t xml:space="preserve"> Its essential point is that you should have many more low-level </w:t>
      </w:r>
      <w:hyperlink r:id="rId40" w:history="1">
        <w:r w:rsidRPr="00B734AF">
          <w:t>UnitTests</w:t>
        </w:r>
      </w:hyperlink>
      <w:r w:rsidRPr="00B734AF">
        <w:t> than high level</w:t>
      </w:r>
      <w:hyperlink r:id="rId41" w:history="1">
        <w:r w:rsidRPr="00B734AF">
          <w:t>BroadStackTests</w:t>
        </w:r>
      </w:hyperlink>
      <w:r w:rsidRPr="00B734AF">
        <w:t> running through a GUI.</w:t>
      </w:r>
    </w:p>
    <w:p w:rsidR="006D456F" w:rsidRPr="00B734AF" w:rsidRDefault="006D456F" w:rsidP="006D456F">
      <w:pPr>
        <w:pStyle w:val="NormalWeb"/>
        <w:shd w:val="clear" w:color="auto" w:fill="FFFFFF"/>
        <w:spacing w:before="240" w:beforeAutospacing="0" w:after="240" w:afterAutospacing="0"/>
        <w:textAlignment w:val="baseline"/>
      </w:pPr>
      <w:r w:rsidRPr="00B734AF">
        <w:t>For much of my career test automation meant tests that drove an application through its user-interface. Such tools would often provide the facility to record an interaction with the application and then allow you to play back that interaction, checking that the application returned the same results. Such an approach works well initially. It's easy to record tests, and the tests can be recorded by people with no knowledge of programming.</w:t>
      </w:r>
    </w:p>
    <w:p w:rsidR="006D456F" w:rsidRPr="00B734AF" w:rsidRDefault="006D456F" w:rsidP="006D456F">
      <w:pPr>
        <w:pStyle w:val="NormalWeb"/>
        <w:spacing w:before="0" w:beforeAutospacing="0" w:after="0" w:afterAutospacing="0"/>
        <w:textAlignment w:val="baseline"/>
      </w:pPr>
    </w:p>
    <w:p w:rsidR="0042427D" w:rsidRPr="00B734AF" w:rsidRDefault="006D456F" w:rsidP="006D456F">
      <w:pPr>
        <w:shd w:val="clear" w:color="auto" w:fill="FFFFFF"/>
        <w:spacing w:before="100" w:beforeAutospacing="1" w:after="100" w:afterAutospacing="1"/>
        <w:rPr>
          <w:rFonts w:ascii="Arial" w:hAnsi="Arial" w:cs="Arial"/>
          <w:color w:val="333333"/>
          <w:shd w:val="clear" w:color="auto" w:fill="F1F3F5"/>
        </w:rPr>
      </w:pPr>
      <w:r w:rsidRPr="00B734AF">
        <w:rPr>
          <w:rFonts w:ascii="Arial" w:hAnsi="Arial" w:cs="Arial"/>
          <w:i/>
          <w:iCs/>
          <w:noProof/>
        </w:rPr>
        <w:drawing>
          <wp:inline distT="0" distB="0" distL="0" distR="0">
            <wp:extent cx="1313636" cy="723667"/>
            <wp:effectExtent l="19050" t="0" r="814" b="0"/>
            <wp:docPr id="19" name="Picture 3" descr="https://martinfowler.com/bliki/images/testPyramid/test-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rtinfowler.com/bliki/images/testPyramid/test-pyramid.png"/>
                    <pic:cNvPicPr>
                      <a:picLocks noChangeAspect="1" noChangeArrowheads="1"/>
                    </pic:cNvPicPr>
                  </pic:nvPicPr>
                  <pic:blipFill>
                    <a:blip r:embed="rId42"/>
                    <a:srcRect/>
                    <a:stretch>
                      <a:fillRect/>
                    </a:stretch>
                  </pic:blipFill>
                  <pic:spPr bwMode="auto">
                    <a:xfrm>
                      <a:off x="0" y="0"/>
                      <a:ext cx="1313766" cy="723739"/>
                    </a:xfrm>
                    <a:prstGeom prst="rect">
                      <a:avLst/>
                    </a:prstGeom>
                    <a:noFill/>
                    <a:ln w="9525">
                      <a:noFill/>
                      <a:miter lim="800000"/>
                      <a:headEnd/>
                      <a:tailEnd/>
                    </a:ln>
                  </pic:spPr>
                </pic:pic>
              </a:graphicData>
            </a:graphic>
          </wp:inline>
        </w:drawing>
      </w:r>
    </w:p>
    <w:p w:rsidR="001B74FF" w:rsidRPr="00B734AF" w:rsidRDefault="001B74FF" w:rsidP="006B7F35">
      <w:pPr>
        <w:shd w:val="clear" w:color="auto" w:fill="FFFFFF"/>
        <w:spacing w:before="100" w:beforeAutospacing="1" w:after="100" w:afterAutospacing="1"/>
        <w:rPr>
          <w:rFonts w:ascii="Arial" w:hAnsi="Arial" w:cs="Arial"/>
          <w:color w:val="333333"/>
          <w:shd w:val="clear" w:color="auto" w:fill="F1F3F5"/>
        </w:rPr>
      </w:pPr>
    </w:p>
    <w:p w:rsidR="009F3401" w:rsidRPr="00B734AF" w:rsidRDefault="009F3401" w:rsidP="006B7F35">
      <w:pPr>
        <w:shd w:val="clear" w:color="auto" w:fill="FFFFFF"/>
        <w:spacing w:before="100" w:beforeAutospacing="1" w:after="100" w:afterAutospacing="1"/>
        <w:rPr>
          <w:rFonts w:ascii="Arial" w:hAnsi="Arial" w:cs="Arial"/>
          <w:color w:val="333333"/>
          <w:shd w:val="clear" w:color="auto" w:fill="F1F3F5"/>
        </w:rPr>
      </w:pPr>
      <w:r w:rsidRPr="00B734AF">
        <w:rPr>
          <w:rFonts w:ascii="Arial" w:hAnsi="Arial" w:cs="Arial"/>
          <w:color w:val="333333"/>
          <w:shd w:val="clear" w:color="auto" w:fill="F1F3F5"/>
        </w:rPr>
        <w:t xml:space="preserve">Switching to tab </w:t>
      </w:r>
    </w:p>
    <w:p w:rsidR="009F3401" w:rsidRPr="00B734AF" w:rsidRDefault="009F3401" w:rsidP="009F34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ArrayList</w:t>
      </w:r>
      <w:r w:rsidRPr="00B734AF">
        <w:rPr>
          <w:rFonts w:ascii="inherit" w:hAnsi="inherit" w:cs="Consolas"/>
          <w:color w:val="303336"/>
        </w:rPr>
        <w:t>&lt;</w:t>
      </w:r>
      <w:r w:rsidRPr="00B734AF">
        <w:rPr>
          <w:rFonts w:ascii="inherit" w:hAnsi="inherit" w:cs="Consolas"/>
          <w:color w:val="2B91AF"/>
        </w:rPr>
        <w:t>String</w:t>
      </w:r>
      <w:r w:rsidRPr="00B734AF">
        <w:rPr>
          <w:rFonts w:ascii="inherit" w:hAnsi="inherit" w:cs="Consolas"/>
          <w:color w:val="303336"/>
        </w:rPr>
        <w:t xml:space="preserve">&gt; tabs2 = </w:t>
      </w:r>
      <w:r w:rsidRPr="00B734AF">
        <w:rPr>
          <w:rFonts w:ascii="inherit" w:hAnsi="inherit" w:cs="Consolas"/>
          <w:color w:val="101094"/>
        </w:rPr>
        <w:t>new</w:t>
      </w:r>
      <w:r w:rsidRPr="00B734AF">
        <w:rPr>
          <w:rFonts w:ascii="inherit" w:hAnsi="inherit" w:cs="Consolas"/>
          <w:color w:val="303336"/>
        </w:rPr>
        <w:t xml:space="preserve"> </w:t>
      </w:r>
      <w:r w:rsidRPr="00B734AF">
        <w:rPr>
          <w:rFonts w:ascii="inherit" w:hAnsi="inherit" w:cs="Consolas"/>
          <w:color w:val="2B91AF"/>
        </w:rPr>
        <w:t>ArrayList</w:t>
      </w:r>
      <w:r w:rsidRPr="00B734AF">
        <w:rPr>
          <w:rFonts w:ascii="inherit" w:hAnsi="inherit" w:cs="Consolas"/>
          <w:color w:val="303336"/>
        </w:rPr>
        <w:t>&lt;</w:t>
      </w:r>
      <w:r w:rsidRPr="00B734AF">
        <w:rPr>
          <w:rFonts w:ascii="inherit" w:hAnsi="inherit" w:cs="Consolas"/>
          <w:color w:val="2B91AF"/>
        </w:rPr>
        <w:t>String</w:t>
      </w:r>
      <w:r w:rsidRPr="00B734AF">
        <w:rPr>
          <w:rFonts w:ascii="inherit" w:hAnsi="inherit" w:cs="Consolas"/>
          <w:color w:val="303336"/>
        </w:rPr>
        <w:t>&gt; (driver.getWindowHandles());</w:t>
      </w:r>
    </w:p>
    <w:p w:rsidR="009F3401" w:rsidRPr="00B734AF" w:rsidRDefault="009F3401" w:rsidP="009F34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driver.switchTo().window(tabs2.get(</w:t>
      </w:r>
      <w:r w:rsidRPr="00B734AF">
        <w:rPr>
          <w:rFonts w:ascii="inherit" w:hAnsi="inherit" w:cs="Consolas"/>
          <w:color w:val="7D2727"/>
        </w:rPr>
        <w:t>1</w:t>
      </w:r>
      <w:r w:rsidRPr="00B734AF">
        <w:rPr>
          <w:rFonts w:ascii="inherit" w:hAnsi="inherit" w:cs="Consolas"/>
          <w:color w:val="303336"/>
        </w:rPr>
        <w:t>));</w:t>
      </w:r>
    </w:p>
    <w:p w:rsidR="009F3401" w:rsidRPr="00B734AF" w:rsidRDefault="009F3401" w:rsidP="009F34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driver.close();</w:t>
      </w:r>
    </w:p>
    <w:p w:rsidR="009F3401" w:rsidRPr="00B734AF" w:rsidRDefault="009F3401" w:rsidP="009F34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 xml:space="preserve">    driver.switchTo().window(tabs2.get(</w:t>
      </w:r>
      <w:r w:rsidRPr="00B734AF">
        <w:rPr>
          <w:rFonts w:ascii="inherit" w:hAnsi="inherit" w:cs="Consolas"/>
          <w:color w:val="7D2727"/>
        </w:rPr>
        <w:t>0</w:t>
      </w:r>
      <w:r w:rsidRPr="00B734AF">
        <w:rPr>
          <w:rFonts w:ascii="inherit" w:hAnsi="inherit" w:cs="Consolas"/>
          <w:color w:val="303336"/>
        </w:rPr>
        <w:t>));</w:t>
      </w:r>
    </w:p>
    <w:p w:rsidR="009F3401" w:rsidRPr="00B734AF" w:rsidRDefault="009F3401" w:rsidP="006B7F35">
      <w:pPr>
        <w:shd w:val="clear" w:color="auto" w:fill="FFFFFF"/>
        <w:spacing w:before="100" w:beforeAutospacing="1" w:after="100" w:afterAutospacing="1"/>
        <w:rPr>
          <w:rFonts w:ascii="Arial" w:hAnsi="Arial" w:cs="Arial"/>
          <w:color w:val="333333"/>
          <w:shd w:val="clear" w:color="auto" w:fill="F1F3F5"/>
        </w:rPr>
      </w:pPr>
    </w:p>
    <w:p w:rsidR="00BE6472" w:rsidRPr="00B734AF" w:rsidRDefault="00BE6472" w:rsidP="006B7F35">
      <w:pPr>
        <w:shd w:val="clear" w:color="auto" w:fill="FFFFFF"/>
        <w:spacing w:before="100" w:beforeAutospacing="1" w:after="100" w:afterAutospacing="1"/>
        <w:rPr>
          <w:rFonts w:ascii="Arial" w:hAnsi="Arial" w:cs="Arial"/>
          <w:b/>
          <w:color w:val="333333"/>
          <w:u w:val="single"/>
          <w:shd w:val="clear" w:color="auto" w:fill="F1F3F5"/>
        </w:rPr>
      </w:pPr>
      <w:r w:rsidRPr="00B734AF">
        <w:rPr>
          <w:rFonts w:ascii="Arial" w:hAnsi="Arial" w:cs="Arial"/>
          <w:b/>
          <w:color w:val="333333"/>
          <w:u w:val="single"/>
          <w:shd w:val="clear" w:color="auto" w:fill="F1F3F5"/>
        </w:rPr>
        <w:t>Chal</w:t>
      </w:r>
      <w:r w:rsidR="0020399E" w:rsidRPr="00B734AF">
        <w:rPr>
          <w:rFonts w:ascii="Arial" w:hAnsi="Arial" w:cs="Arial"/>
          <w:b/>
          <w:color w:val="333333"/>
          <w:u w:val="single"/>
          <w:shd w:val="clear" w:color="auto" w:fill="F1F3F5"/>
        </w:rPr>
        <w:t>e</w:t>
      </w:r>
      <w:r w:rsidRPr="00B734AF">
        <w:rPr>
          <w:rFonts w:ascii="Arial" w:hAnsi="Arial" w:cs="Arial"/>
          <w:b/>
          <w:color w:val="333333"/>
          <w:u w:val="single"/>
          <w:shd w:val="clear" w:color="auto" w:fill="F1F3F5"/>
        </w:rPr>
        <w:t>nges Faced with Selenium</w:t>
      </w:r>
    </w:p>
    <w:p w:rsidR="00BE6472" w:rsidRPr="00B734AF" w:rsidRDefault="00BE6472" w:rsidP="00FA2801">
      <w:pPr>
        <w:numPr>
          <w:ilvl w:val="0"/>
          <w:numId w:val="43"/>
        </w:numPr>
        <w:shd w:val="clear" w:color="auto" w:fill="FFFFFF"/>
        <w:spacing w:after="120"/>
        <w:ind w:left="265"/>
        <w:textAlignment w:val="baseline"/>
        <w:rPr>
          <w:rFonts w:ascii="inherit" w:hAnsi="inherit" w:cs="Arial"/>
          <w:color w:val="242729"/>
        </w:rPr>
      </w:pPr>
      <w:r w:rsidRPr="00B734AF">
        <w:rPr>
          <w:rFonts w:ascii="inherit" w:hAnsi="inherit" w:cs="Arial"/>
          <w:color w:val="242729"/>
        </w:rPr>
        <w:lastRenderedPageBreak/>
        <w:t>Image or text overlapping issue</w:t>
      </w:r>
    </w:p>
    <w:p w:rsidR="00BE6472" w:rsidRPr="00B734AF" w:rsidRDefault="00BE6472" w:rsidP="00FA2801">
      <w:pPr>
        <w:numPr>
          <w:ilvl w:val="0"/>
          <w:numId w:val="43"/>
        </w:numPr>
        <w:shd w:val="clear" w:color="auto" w:fill="FFFFFF"/>
        <w:spacing w:after="120"/>
        <w:ind w:left="265"/>
        <w:textAlignment w:val="baseline"/>
        <w:rPr>
          <w:rFonts w:ascii="inherit" w:hAnsi="inherit" w:cs="Arial"/>
          <w:b/>
          <w:color w:val="242729"/>
        </w:rPr>
      </w:pPr>
      <w:r w:rsidRPr="00B734AF">
        <w:rPr>
          <w:rFonts w:ascii="inherit" w:hAnsi="inherit" w:cs="Arial"/>
          <w:b/>
          <w:color w:val="242729"/>
        </w:rPr>
        <w:t>No facility to deal with Captcha</w:t>
      </w:r>
    </w:p>
    <w:p w:rsidR="00BE6472" w:rsidRPr="00B734AF" w:rsidRDefault="00BE6472" w:rsidP="00FA2801">
      <w:pPr>
        <w:numPr>
          <w:ilvl w:val="0"/>
          <w:numId w:val="43"/>
        </w:numPr>
        <w:shd w:val="clear" w:color="auto" w:fill="FFFFFF"/>
        <w:spacing w:after="120"/>
        <w:ind w:left="265"/>
        <w:textAlignment w:val="baseline"/>
        <w:rPr>
          <w:rFonts w:ascii="inherit" w:hAnsi="inherit" w:cs="Arial"/>
          <w:b/>
          <w:color w:val="242729"/>
        </w:rPr>
      </w:pPr>
      <w:r w:rsidRPr="00B734AF">
        <w:rPr>
          <w:rFonts w:ascii="inherit" w:hAnsi="inherit" w:cs="Arial"/>
          <w:b/>
          <w:color w:val="242729"/>
        </w:rPr>
        <w:t>Doesn’t support any non web based (Like Win 32, Java Applet, Java Swing, .Net Client Server etc) applications</w:t>
      </w:r>
    </w:p>
    <w:p w:rsidR="00BE6472" w:rsidRPr="00B734AF" w:rsidRDefault="00BE6472" w:rsidP="00FA2801">
      <w:pPr>
        <w:numPr>
          <w:ilvl w:val="0"/>
          <w:numId w:val="43"/>
        </w:numPr>
        <w:shd w:val="clear" w:color="auto" w:fill="FFFFFF"/>
        <w:spacing w:after="120"/>
        <w:ind w:left="265"/>
        <w:textAlignment w:val="baseline"/>
        <w:rPr>
          <w:rFonts w:ascii="inherit" w:hAnsi="inherit" w:cs="Arial"/>
          <w:color w:val="242729"/>
        </w:rPr>
      </w:pPr>
      <w:r w:rsidRPr="00B734AF">
        <w:rPr>
          <w:rFonts w:ascii="inherit" w:hAnsi="inherit" w:cs="Arial"/>
          <w:color w:val="242729"/>
        </w:rPr>
        <w:t>When you compare selenium with QTP, Silk Test, Test Partner and RFT, there are many challenges in terms of maintainability of the test cases</w:t>
      </w:r>
    </w:p>
    <w:p w:rsidR="00BE6472" w:rsidRPr="00B734AF" w:rsidRDefault="00BE6472" w:rsidP="00FA2801">
      <w:pPr>
        <w:numPr>
          <w:ilvl w:val="0"/>
          <w:numId w:val="43"/>
        </w:numPr>
        <w:shd w:val="clear" w:color="auto" w:fill="FFFFFF"/>
        <w:spacing w:after="120"/>
        <w:ind w:left="265"/>
        <w:textAlignment w:val="baseline"/>
        <w:rPr>
          <w:rFonts w:ascii="inherit" w:hAnsi="inherit" w:cs="Arial"/>
          <w:b/>
          <w:color w:val="242729"/>
        </w:rPr>
      </w:pPr>
      <w:r w:rsidRPr="00B734AF">
        <w:rPr>
          <w:rFonts w:ascii="inherit" w:hAnsi="inherit" w:cs="Arial"/>
          <w:b/>
          <w:color w:val="242729"/>
        </w:rPr>
        <w:t>Since Selenium is a freeware tool, there is no direct support if one is in trouble with the support of applications</w:t>
      </w:r>
    </w:p>
    <w:p w:rsidR="00BE6472" w:rsidRPr="00B734AF" w:rsidRDefault="00BE6472" w:rsidP="00FA2801">
      <w:pPr>
        <w:numPr>
          <w:ilvl w:val="0"/>
          <w:numId w:val="43"/>
        </w:numPr>
        <w:shd w:val="clear" w:color="auto" w:fill="FFFFFF"/>
        <w:spacing w:after="120"/>
        <w:ind w:left="265"/>
        <w:textAlignment w:val="baseline"/>
        <w:rPr>
          <w:rFonts w:ascii="inherit" w:hAnsi="inherit" w:cs="Arial"/>
          <w:b/>
          <w:color w:val="242729"/>
        </w:rPr>
      </w:pPr>
      <w:r w:rsidRPr="00B734AF">
        <w:rPr>
          <w:rFonts w:ascii="inherit" w:hAnsi="inherit" w:cs="Arial"/>
          <w:b/>
          <w:color w:val="242729"/>
        </w:rPr>
        <w:t>Bitmap comparison is not supported by Selenium</w:t>
      </w:r>
    </w:p>
    <w:p w:rsidR="00BE6472" w:rsidRPr="00B734AF" w:rsidRDefault="00BE6472" w:rsidP="00FA2801">
      <w:pPr>
        <w:numPr>
          <w:ilvl w:val="0"/>
          <w:numId w:val="43"/>
        </w:numPr>
        <w:shd w:val="clear" w:color="auto" w:fill="FFFFFF"/>
        <w:spacing w:after="120"/>
        <w:ind w:left="265"/>
        <w:textAlignment w:val="baseline"/>
        <w:rPr>
          <w:rFonts w:ascii="inherit" w:hAnsi="inherit" w:cs="Arial"/>
          <w:b/>
          <w:color w:val="242729"/>
        </w:rPr>
      </w:pPr>
      <w:r w:rsidRPr="00B734AF">
        <w:rPr>
          <w:rFonts w:ascii="inherit" w:hAnsi="inherit" w:cs="Arial"/>
          <w:b/>
          <w:color w:val="242729"/>
        </w:rPr>
        <w:t>Any reporting related capabilities, you need to depend on third party tools</w:t>
      </w:r>
    </w:p>
    <w:p w:rsidR="00BE6472" w:rsidRPr="00B734AF" w:rsidRDefault="00BE6472" w:rsidP="00FA2801">
      <w:pPr>
        <w:numPr>
          <w:ilvl w:val="0"/>
          <w:numId w:val="43"/>
        </w:numPr>
        <w:shd w:val="clear" w:color="auto" w:fill="FFFFFF"/>
        <w:spacing w:after="120"/>
        <w:ind w:left="265"/>
        <w:textAlignment w:val="baseline"/>
        <w:rPr>
          <w:rFonts w:ascii="inherit" w:hAnsi="inherit" w:cs="Arial"/>
          <w:color w:val="242729"/>
        </w:rPr>
      </w:pPr>
      <w:r w:rsidRPr="00B734AF">
        <w:rPr>
          <w:rFonts w:ascii="inherit" w:hAnsi="inherit" w:cs="Arial"/>
          <w:color w:val="242729"/>
        </w:rPr>
        <w:t>You need to learn any one of the native language like (.Net, Java, Perl, Python, PHP, Ruby) to work efficiently</w:t>
      </w:r>
    </w:p>
    <w:p w:rsidR="00BE6472" w:rsidRPr="00B734AF" w:rsidRDefault="00BE6472" w:rsidP="00FA2801">
      <w:pPr>
        <w:numPr>
          <w:ilvl w:val="0"/>
          <w:numId w:val="43"/>
        </w:numPr>
        <w:shd w:val="clear" w:color="auto" w:fill="FFFFFF"/>
        <w:spacing w:after="120"/>
        <w:ind w:left="265"/>
        <w:textAlignment w:val="baseline"/>
        <w:rPr>
          <w:rFonts w:ascii="inherit" w:hAnsi="inherit" w:cs="Arial"/>
          <w:color w:val="242729"/>
        </w:rPr>
      </w:pPr>
      <w:r w:rsidRPr="00B734AF">
        <w:rPr>
          <w:rFonts w:ascii="inherit" w:hAnsi="inherit" w:cs="Arial"/>
          <w:color w:val="242729"/>
        </w:rPr>
        <w:t>Difficult to identify dynamic objects</w:t>
      </w:r>
    </w:p>
    <w:p w:rsidR="00BE6472" w:rsidRPr="00B734AF" w:rsidRDefault="00BE6472" w:rsidP="00FA2801">
      <w:pPr>
        <w:numPr>
          <w:ilvl w:val="0"/>
          <w:numId w:val="43"/>
        </w:numPr>
        <w:shd w:val="clear" w:color="auto" w:fill="FFFFFF"/>
        <w:ind w:left="265"/>
        <w:textAlignment w:val="baseline"/>
        <w:rPr>
          <w:rFonts w:ascii="inherit" w:hAnsi="inherit" w:cs="Arial"/>
          <w:color w:val="242729"/>
        </w:rPr>
      </w:pPr>
      <w:r w:rsidRPr="00B734AF">
        <w:rPr>
          <w:rFonts w:ascii="inherit" w:hAnsi="inherit" w:cs="Arial"/>
          <w:color w:val="242729"/>
        </w:rPr>
        <w:t>JavaScript sandbox, Flash, Applets, Silverlight, and HTML 5’s Canvas all present problems in Selenium</w:t>
      </w:r>
    </w:p>
    <w:p w:rsidR="00044C01" w:rsidRPr="00B734AF" w:rsidRDefault="00044C01" w:rsidP="00044C01">
      <w:pPr>
        <w:shd w:val="clear" w:color="auto" w:fill="FFFFFF"/>
        <w:textAlignment w:val="baseline"/>
        <w:rPr>
          <w:rFonts w:ascii="inherit" w:hAnsi="inherit" w:cs="Arial"/>
          <w:color w:val="242729"/>
        </w:rPr>
      </w:pPr>
    </w:p>
    <w:p w:rsidR="00686FD7" w:rsidRPr="00B734AF" w:rsidRDefault="00686FD7" w:rsidP="003454AD">
      <w:pPr>
        <w:pStyle w:val="Heading1"/>
        <w:shd w:val="clear" w:color="auto" w:fill="FFFFFF"/>
        <w:spacing w:before="0" w:after="0"/>
        <w:textAlignment w:val="baseline"/>
        <w:rPr>
          <w:rFonts w:ascii="inherit" w:hAnsi="inherit" w:cs="Arial"/>
          <w:color w:val="242729"/>
          <w:sz w:val="24"/>
          <w:szCs w:val="24"/>
        </w:rPr>
      </w:pPr>
    </w:p>
    <w:p w:rsidR="003454AD" w:rsidRPr="00B734AF" w:rsidRDefault="00802C2E" w:rsidP="003454AD">
      <w:pPr>
        <w:pStyle w:val="Heading1"/>
        <w:shd w:val="clear" w:color="auto" w:fill="FFFFFF"/>
        <w:spacing w:before="0" w:after="0"/>
        <w:textAlignment w:val="baseline"/>
        <w:rPr>
          <w:rFonts w:ascii="inherit" w:hAnsi="inherit" w:cs="Arial"/>
          <w:color w:val="242729"/>
          <w:sz w:val="24"/>
          <w:szCs w:val="24"/>
        </w:rPr>
      </w:pPr>
      <w:hyperlink r:id="rId43" w:history="1">
        <w:r w:rsidR="003454AD" w:rsidRPr="00B734AF">
          <w:rPr>
            <w:rStyle w:val="Hyperlink"/>
            <w:rFonts w:ascii="inherit" w:hAnsi="inherit" w:cs="Arial"/>
            <w:b w:val="0"/>
            <w:bCs w:val="0"/>
            <w:color w:val="18529A"/>
            <w:sz w:val="24"/>
            <w:szCs w:val="24"/>
            <w:bdr w:val="none" w:sz="0" w:space="0" w:color="auto" w:frame="1"/>
          </w:rPr>
          <w:t>How to fill CAPTCHA using Test automation?</w:t>
        </w:r>
      </w:hyperlink>
    </w:p>
    <w:p w:rsidR="003454AD" w:rsidRPr="00B734AF" w:rsidRDefault="003454AD" w:rsidP="003454AD">
      <w:pPr>
        <w:pStyle w:val="NormalWeb"/>
        <w:shd w:val="clear" w:color="auto" w:fill="FFFFFF"/>
        <w:spacing w:before="0" w:beforeAutospacing="0" w:after="0" w:afterAutospacing="0"/>
        <w:textAlignment w:val="baseline"/>
        <w:rPr>
          <w:rFonts w:ascii="inherit" w:hAnsi="inherit" w:cs="Arial"/>
          <w:color w:val="242729"/>
        </w:rPr>
      </w:pPr>
      <w:r w:rsidRPr="00B734AF">
        <w:rPr>
          <w:rStyle w:val="Strong"/>
          <w:rFonts w:ascii="inherit" w:eastAsiaTheme="majorEastAsia" w:hAnsi="inherit" w:cs="Arial"/>
          <w:color w:val="242729"/>
          <w:bdr w:val="none" w:sz="0" w:space="0" w:color="auto" w:frame="1"/>
        </w:rPr>
        <w:t>You don't</w:t>
      </w:r>
      <w:r w:rsidRPr="00B734AF">
        <w:rPr>
          <w:rFonts w:ascii="inherit" w:hAnsi="inherit" w:cs="Arial"/>
          <w:color w:val="242729"/>
        </w:rPr>
        <w:t>, that is the whole idea behind a good </w:t>
      </w:r>
      <w:hyperlink r:id="rId44" w:history="1">
        <w:r w:rsidRPr="00B734AF">
          <w:rPr>
            <w:rStyle w:val="Hyperlink"/>
            <w:rFonts w:ascii="inherit" w:eastAsiaTheme="majorEastAsia" w:hAnsi="inherit" w:cs="Arial"/>
            <w:color w:val="18529A"/>
            <w:bdr w:val="none" w:sz="0" w:space="0" w:color="auto" w:frame="1"/>
          </w:rPr>
          <w:t>CAPTCHA</w:t>
        </w:r>
      </w:hyperlink>
      <w:r w:rsidRPr="00B734AF">
        <w:rPr>
          <w:rFonts w:ascii="inherit" w:hAnsi="inherit" w:cs="Arial"/>
          <w:color w:val="242729"/>
        </w:rPr>
        <w:t>.</w:t>
      </w:r>
    </w:p>
    <w:p w:rsidR="003454AD" w:rsidRPr="00B734AF" w:rsidRDefault="003454AD" w:rsidP="003454AD">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CAPTCHA stands for:</w:t>
      </w:r>
    </w:p>
    <w:p w:rsidR="003454AD" w:rsidRPr="00B734AF" w:rsidRDefault="003454AD" w:rsidP="003454AD">
      <w:pPr>
        <w:pStyle w:val="NormalWeb"/>
        <w:shd w:val="clear" w:color="auto" w:fill="FFF9E3"/>
        <w:spacing w:before="0" w:beforeAutospacing="0" w:after="0" w:afterAutospacing="0"/>
        <w:textAlignment w:val="baseline"/>
        <w:rPr>
          <w:rFonts w:ascii="inherit" w:hAnsi="inherit" w:cs="Arial"/>
          <w:color w:val="242729"/>
        </w:rPr>
      </w:pPr>
      <w:r w:rsidRPr="00B734AF">
        <w:rPr>
          <w:rFonts w:ascii="inherit" w:hAnsi="inherit" w:cs="Arial"/>
          <w:color w:val="242729"/>
        </w:rPr>
        <w:t>Completely Automated Public Turing test to tell Computers and Humans Apart</w:t>
      </w:r>
    </w:p>
    <w:p w:rsidR="003454AD" w:rsidRPr="00B734AF" w:rsidRDefault="003454AD" w:rsidP="003454AD">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So, by definition, resolving a CAPTCHA cannot be automated: Otherwise it could not tell computers and humans apart and hence fails being a CAPTCHA.</w:t>
      </w:r>
    </w:p>
    <w:p w:rsidR="003454AD" w:rsidRPr="00B734AF" w:rsidRDefault="003454AD" w:rsidP="003454AD">
      <w:pPr>
        <w:pStyle w:val="NormalWeb"/>
        <w:shd w:val="clear" w:color="auto" w:fill="FFFFFF"/>
        <w:spacing w:before="0" w:beforeAutospacing="0" w:after="0" w:afterAutospacing="0"/>
        <w:textAlignment w:val="baseline"/>
        <w:rPr>
          <w:rFonts w:ascii="inherit" w:hAnsi="inherit" w:cs="Arial"/>
          <w:color w:val="242729"/>
        </w:rPr>
      </w:pPr>
      <w:r w:rsidRPr="00B734AF">
        <w:rPr>
          <w:rFonts w:ascii="inherit" w:hAnsi="inherit" w:cs="Arial"/>
          <w:color w:val="242729"/>
        </w:rPr>
        <w:t>Howto handle a CAPTCHA in a </w:t>
      </w:r>
      <w:r w:rsidRPr="00B734AF">
        <w:rPr>
          <w:rStyle w:val="Strong"/>
          <w:rFonts w:ascii="inherit" w:eastAsiaTheme="majorEastAsia" w:hAnsi="inherit" w:cs="Arial"/>
          <w:color w:val="242729"/>
          <w:bdr w:val="none" w:sz="0" w:space="0" w:color="auto" w:frame="1"/>
        </w:rPr>
        <w:t>test environment</w:t>
      </w:r>
      <w:r w:rsidRPr="00B734AF">
        <w:rPr>
          <w:rFonts w:ascii="inherit" w:hAnsi="inherit" w:cs="Arial"/>
          <w:color w:val="242729"/>
        </w:rPr>
        <w:t>:</w:t>
      </w:r>
    </w:p>
    <w:p w:rsidR="003454AD" w:rsidRPr="00B734AF" w:rsidRDefault="003454AD" w:rsidP="00FA2801">
      <w:pPr>
        <w:numPr>
          <w:ilvl w:val="0"/>
          <w:numId w:val="44"/>
        </w:numPr>
        <w:shd w:val="clear" w:color="auto" w:fill="FFFFFF"/>
        <w:spacing w:after="120"/>
        <w:ind w:left="265"/>
        <w:textAlignment w:val="baseline"/>
        <w:rPr>
          <w:rFonts w:ascii="inherit" w:hAnsi="inherit" w:cs="Arial"/>
          <w:color w:val="242729"/>
        </w:rPr>
      </w:pPr>
      <w:r w:rsidRPr="00B734AF">
        <w:rPr>
          <w:rFonts w:ascii="inherit" w:hAnsi="inherit" w:cs="Arial"/>
          <w:color w:val="242729"/>
        </w:rPr>
        <w:t>If you need to test an application which uses CAPTCHA, then you need to get the development team to build in a workaround/backdoor which is only active in the test environment.</w:t>
      </w:r>
    </w:p>
    <w:p w:rsidR="003454AD" w:rsidRPr="00B734AF" w:rsidRDefault="003454AD" w:rsidP="00FA2801">
      <w:pPr>
        <w:numPr>
          <w:ilvl w:val="0"/>
          <w:numId w:val="44"/>
        </w:numPr>
        <w:shd w:val="clear" w:color="auto" w:fill="FFFFFF"/>
        <w:ind w:left="265"/>
        <w:textAlignment w:val="baseline"/>
        <w:rPr>
          <w:rFonts w:ascii="inherit" w:hAnsi="inherit" w:cs="Arial"/>
          <w:color w:val="242729"/>
        </w:rPr>
      </w:pPr>
      <w:r w:rsidRPr="00B734AF">
        <w:rPr>
          <w:rFonts w:ascii="inherit" w:hAnsi="inherit" w:cs="Arial"/>
          <w:color w:val="242729"/>
        </w:rPr>
        <w:t>Use a service like </w:t>
      </w:r>
      <w:hyperlink r:id="rId45" w:history="1">
        <w:r w:rsidRPr="00B734AF">
          <w:rPr>
            <w:rStyle w:val="Hyperlink"/>
            <w:rFonts w:ascii="inherit" w:eastAsiaTheme="majorEastAsia" w:hAnsi="inherit" w:cs="Arial"/>
            <w:color w:val="18529A"/>
            <w:bdr w:val="none" w:sz="0" w:space="0" w:color="auto" w:frame="1"/>
          </w:rPr>
          <w:t>http://www.deathbycaptcha.com</w:t>
        </w:r>
      </w:hyperlink>
      <w:r w:rsidRPr="00B734AF">
        <w:rPr>
          <w:rFonts w:ascii="inherit" w:hAnsi="inherit" w:cs="Arial"/>
          <w:color w:val="242729"/>
        </w:rPr>
        <w:t> which has an API to return the text of the CAPTCHA for you. Average response is 15 seconds with a result rate of 90% or so they say. Sounds like something to try.</w:t>
      </w:r>
    </w:p>
    <w:p w:rsidR="00C603B6" w:rsidRPr="00B734AF" w:rsidRDefault="00C603B6" w:rsidP="00FA2801">
      <w:pPr>
        <w:numPr>
          <w:ilvl w:val="0"/>
          <w:numId w:val="44"/>
        </w:numPr>
        <w:shd w:val="clear" w:color="auto" w:fill="FFFFFF"/>
        <w:ind w:left="265"/>
        <w:textAlignment w:val="baseline"/>
        <w:rPr>
          <w:rFonts w:ascii="inherit" w:hAnsi="inherit" w:cs="Arial"/>
          <w:color w:val="242729"/>
        </w:rPr>
      </w:pPr>
      <w:r w:rsidRPr="00B734AF">
        <w:rPr>
          <w:rFonts w:ascii="inherit" w:hAnsi="inherit" w:cs="Arial"/>
          <w:color w:val="242729"/>
        </w:rPr>
        <w:t>If your are using custom CAPTCHA module, you can ask developer to generate an API of CAPTCHA generation for testing environment.</w:t>
      </w:r>
    </w:p>
    <w:p w:rsidR="00C603B6" w:rsidRPr="00B734AF" w:rsidRDefault="00C603B6" w:rsidP="00FA2801">
      <w:pPr>
        <w:numPr>
          <w:ilvl w:val="0"/>
          <w:numId w:val="44"/>
        </w:numPr>
        <w:shd w:val="clear" w:color="auto" w:fill="FFFFFF"/>
        <w:ind w:left="265"/>
        <w:textAlignment w:val="baseline"/>
        <w:rPr>
          <w:rFonts w:ascii="inherit" w:hAnsi="inherit" w:cs="Arial"/>
          <w:color w:val="242729"/>
        </w:rPr>
      </w:pPr>
      <w:r w:rsidRPr="00B734AF">
        <w:rPr>
          <w:rFonts w:ascii="inherit" w:hAnsi="inherit" w:cs="Arial"/>
          <w:color w:val="242729"/>
        </w:rPr>
        <w:t>Either ask dev team for a workaround, like configure CAPTCHA in test environment in such a way it will always accept 1 specific value</w:t>
      </w:r>
    </w:p>
    <w:p w:rsidR="00C603B6" w:rsidRPr="00B734AF" w:rsidRDefault="00C603B6" w:rsidP="00FA2801">
      <w:pPr>
        <w:numPr>
          <w:ilvl w:val="0"/>
          <w:numId w:val="44"/>
        </w:numPr>
        <w:shd w:val="clear" w:color="auto" w:fill="FFFFFF"/>
        <w:ind w:left="265"/>
        <w:textAlignment w:val="baseline"/>
        <w:rPr>
          <w:rFonts w:ascii="inherit" w:hAnsi="inherit" w:cs="Arial"/>
          <w:color w:val="242729"/>
        </w:rPr>
      </w:pPr>
    </w:p>
    <w:p w:rsidR="00BE6472" w:rsidRPr="00B734AF" w:rsidRDefault="00044C01" w:rsidP="006B7F35">
      <w:pPr>
        <w:shd w:val="clear" w:color="auto" w:fill="FFFFFF"/>
        <w:spacing w:before="100" w:beforeAutospacing="1" w:after="100" w:afterAutospacing="1"/>
        <w:rPr>
          <w:rFonts w:ascii="Arial" w:hAnsi="Arial" w:cs="Arial"/>
          <w:color w:val="333333"/>
          <w:u w:val="single"/>
          <w:shd w:val="clear" w:color="auto" w:fill="F1F3F5"/>
        </w:rPr>
      </w:pPr>
      <w:r w:rsidRPr="00B734AF">
        <w:rPr>
          <w:rFonts w:ascii="Arial" w:hAnsi="Arial" w:cs="Arial"/>
          <w:color w:val="333333"/>
          <w:u w:val="single"/>
          <w:shd w:val="clear" w:color="auto" w:fill="F1F3F5"/>
        </w:rPr>
        <w:t>Compare Two Images</w:t>
      </w:r>
    </w:p>
    <w:p w:rsidR="00360A17" w:rsidRPr="00B734AF" w:rsidRDefault="00360A17" w:rsidP="00360A17">
      <w:pPr>
        <w:pStyle w:val="NormalWeb"/>
        <w:shd w:val="clear" w:color="auto" w:fill="FFFFFF"/>
        <w:spacing w:before="0" w:beforeAutospacing="0" w:after="0" w:afterAutospacing="0"/>
        <w:textAlignment w:val="baseline"/>
        <w:rPr>
          <w:rFonts w:ascii="Arial" w:hAnsi="Arial" w:cs="Arial"/>
          <w:color w:val="242729"/>
        </w:rPr>
      </w:pPr>
      <w:r w:rsidRPr="00B734AF">
        <w:rPr>
          <w:rFonts w:ascii="Arial" w:hAnsi="Arial" w:cs="Arial"/>
          <w:color w:val="242729"/>
        </w:rPr>
        <w:t>Depending on how you define the same. If you mean </w:t>
      </w:r>
      <w:r w:rsidRPr="00B734AF">
        <w:rPr>
          <w:rStyle w:val="Emphasis"/>
          <w:rFonts w:ascii="inherit" w:eastAsiaTheme="majorEastAsia" w:hAnsi="inherit" w:cs="Arial"/>
          <w:color w:val="242729"/>
          <w:bdr w:val="none" w:sz="0" w:space="0" w:color="auto" w:frame="1"/>
        </w:rPr>
        <w:t>the exact same file</w:t>
      </w:r>
      <w:r w:rsidRPr="00B734AF">
        <w:rPr>
          <w:rFonts w:ascii="Arial" w:hAnsi="Arial" w:cs="Arial"/>
          <w:color w:val="242729"/>
        </w:rPr>
        <w:t>, you can do an md5sum of the files. That will be the same for every type of file I guess.</w:t>
      </w:r>
    </w:p>
    <w:p w:rsidR="00360A17" w:rsidRPr="00B734AF" w:rsidRDefault="00360A17" w:rsidP="006B7F35">
      <w:pPr>
        <w:shd w:val="clear" w:color="auto" w:fill="FFFFFF"/>
        <w:spacing w:before="100" w:beforeAutospacing="1" w:after="100" w:afterAutospacing="1"/>
        <w:rPr>
          <w:rFonts w:ascii="Arial" w:hAnsi="Arial" w:cs="Arial"/>
          <w:color w:val="333333"/>
          <w:u w:val="single"/>
          <w:shd w:val="clear" w:color="auto" w:fill="F1F3F5"/>
        </w:rPr>
      </w:pP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BufferedImage imgA = ImageIO.read(new File("C:/img/picA.jpg"));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BufferedImage imgB = ImageIO.read(new File("C:/img/picB.jpg"));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p>
    <w:p w:rsidR="00A551A2"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boolean bufferedImagesEqual(BufferedImage img1, BufferedImage img2)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w:t>
      </w:r>
    </w:p>
    <w:p w:rsidR="00A551A2"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lastRenderedPageBreak/>
        <w:t xml:space="preserve">    if (img1.getWidth() == img2.getWidth() &amp;&amp; img1.getHeight() == img2.getHeight())</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w:t>
      </w:r>
    </w:p>
    <w:p w:rsidR="00A551A2"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for (int x = 0; x &lt; img1.getWidth(); x++)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w:t>
      </w:r>
    </w:p>
    <w:p w:rsidR="00A551A2"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for (int y = 0; y &lt; img1.getHeight(); y++)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if (img1.getRGB(x, y) != img2.getRGB(x, y))</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return false;</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 else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return false;</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bdr w:val="none" w:sz="0" w:space="0" w:color="auto" w:frame="1"/>
          <w:shd w:val="clear" w:color="auto" w:fill="EFF0F1"/>
        </w:rPr>
      </w:pPr>
      <w:r w:rsidRPr="00A47370">
        <w:rPr>
          <w:rFonts w:ascii="Consolas" w:hAnsi="Consolas" w:cs="Consolas"/>
          <w:color w:val="242729"/>
          <w:sz w:val="20"/>
          <w:szCs w:val="20"/>
          <w:bdr w:val="none" w:sz="0" w:space="0" w:color="auto" w:frame="1"/>
          <w:shd w:val="clear" w:color="auto" w:fill="EFF0F1"/>
        </w:rPr>
        <w:t xml:space="preserve">     return true;</w:t>
      </w:r>
    </w:p>
    <w:p w:rsidR="00A47370" w:rsidRPr="00A47370" w:rsidRDefault="00A47370" w:rsidP="00A473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sz w:val="20"/>
          <w:szCs w:val="20"/>
        </w:rPr>
      </w:pPr>
      <w:r w:rsidRPr="00A47370">
        <w:rPr>
          <w:rFonts w:ascii="Consolas" w:hAnsi="Consolas" w:cs="Consolas"/>
          <w:color w:val="242729"/>
          <w:sz w:val="20"/>
          <w:szCs w:val="20"/>
          <w:bdr w:val="none" w:sz="0" w:space="0" w:color="auto" w:frame="1"/>
          <w:shd w:val="clear" w:color="auto" w:fill="EFF0F1"/>
        </w:rPr>
        <w:t xml:space="preserve">    }</w:t>
      </w:r>
    </w:p>
    <w:p w:rsidR="00044C01" w:rsidRPr="00B734AF" w:rsidRDefault="00360A17" w:rsidP="006B7F35">
      <w:pPr>
        <w:shd w:val="clear" w:color="auto" w:fill="FFFFFF"/>
        <w:spacing w:before="100" w:beforeAutospacing="1" w:after="100" w:afterAutospacing="1"/>
        <w:rPr>
          <w:rFonts w:ascii="Arial" w:hAnsi="Arial" w:cs="Arial"/>
          <w:color w:val="333333"/>
          <w:u w:val="single"/>
          <w:shd w:val="clear" w:color="auto" w:fill="F1F3F5"/>
        </w:rPr>
      </w:pPr>
      <w:r w:rsidRPr="00B734AF">
        <w:rPr>
          <w:rFonts w:ascii="Arial" w:hAnsi="Arial" w:cs="Arial"/>
          <w:color w:val="333333"/>
          <w:u w:val="single"/>
          <w:shd w:val="clear" w:color="auto" w:fill="F1F3F5"/>
        </w:rPr>
        <w:tab/>
      </w:r>
    </w:p>
    <w:p w:rsidR="00300532" w:rsidRPr="00300532" w:rsidRDefault="00300532" w:rsidP="00300532">
      <w:pPr>
        <w:shd w:val="clear" w:color="auto" w:fill="FFFFFF"/>
        <w:textAlignment w:val="baseline"/>
        <w:rPr>
          <w:rFonts w:ascii="Arial" w:hAnsi="Arial" w:cs="Arial"/>
          <w:color w:val="242729"/>
          <w:sz w:val="23"/>
          <w:szCs w:val="23"/>
        </w:rPr>
      </w:pPr>
      <w:r w:rsidRPr="00300532">
        <w:rPr>
          <w:rFonts w:ascii="Consolas" w:hAnsi="Consolas" w:cs="Consolas"/>
          <w:color w:val="242729"/>
          <w:sz w:val="20"/>
          <w:szCs w:val="20"/>
          <w:bdr w:val="none" w:sz="0" w:space="0" w:color="auto" w:frame="1"/>
          <w:shd w:val="clear" w:color="auto" w:fill="EFF0F1"/>
        </w:rPr>
        <w:t>getRGB(int x, int y)</w:t>
      </w:r>
      <w:r w:rsidRPr="00300532">
        <w:rPr>
          <w:rFonts w:ascii="Arial" w:hAnsi="Arial" w:cs="Arial"/>
          <w:color w:val="242729"/>
          <w:sz w:val="23"/>
          <w:szCs w:val="23"/>
        </w:rPr>
        <w:t> return you the value of color pixel at location </w:t>
      </w:r>
      <w:r w:rsidRPr="00300532">
        <w:rPr>
          <w:rFonts w:ascii="inherit" w:hAnsi="inherit" w:cs="Arial"/>
          <w:b/>
          <w:bCs/>
          <w:color w:val="242729"/>
          <w:sz w:val="23"/>
          <w:szCs w:val="23"/>
          <w:bdr w:val="none" w:sz="0" w:space="0" w:color="auto" w:frame="1"/>
        </w:rPr>
        <w:t>(x,y)</w:t>
      </w:r>
      <w:r w:rsidRPr="00300532">
        <w:rPr>
          <w:rFonts w:ascii="Arial" w:hAnsi="Arial" w:cs="Arial"/>
          <w:color w:val="242729"/>
          <w:sz w:val="23"/>
          <w:szCs w:val="23"/>
        </w:rPr>
        <w:t>.</w:t>
      </w:r>
      <w:r w:rsidRPr="00300532">
        <w:rPr>
          <w:rFonts w:ascii="Arial" w:hAnsi="Arial" w:cs="Arial"/>
          <w:color w:val="242729"/>
          <w:sz w:val="23"/>
          <w:szCs w:val="23"/>
        </w:rPr>
        <w:br/>
        <w:t>You are misinterpreting the returned value.</w:t>
      </w:r>
      <w:r w:rsidRPr="00300532">
        <w:rPr>
          <w:rFonts w:ascii="Arial" w:hAnsi="Arial" w:cs="Arial"/>
          <w:color w:val="242729"/>
          <w:sz w:val="23"/>
          <w:szCs w:val="23"/>
        </w:rPr>
        <w:br/>
        <w:t>It is in the binary format. like 11...11010101 and that is given to you as int value.</w:t>
      </w:r>
      <w:r w:rsidRPr="00300532">
        <w:rPr>
          <w:rFonts w:ascii="Arial" w:hAnsi="Arial" w:cs="Arial"/>
          <w:color w:val="242729"/>
          <w:sz w:val="23"/>
          <w:szCs w:val="23"/>
        </w:rPr>
        <w:br/>
        <w:t>If you want to get RGB (i.e. Red, Green, Blue) components of that value use Color class. e.g.</w:t>
      </w:r>
    </w:p>
    <w:p w:rsidR="00300532" w:rsidRPr="00300532" w:rsidRDefault="00300532" w:rsidP="0030053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300532">
        <w:rPr>
          <w:rFonts w:ascii="inherit" w:hAnsi="inherit" w:cs="Consolas"/>
          <w:color w:val="2B91AF"/>
          <w:sz w:val="20"/>
          <w:szCs w:val="20"/>
          <w:bdr w:val="none" w:sz="0" w:space="0" w:color="auto" w:frame="1"/>
          <w:shd w:val="clear" w:color="auto" w:fill="EFF0F1"/>
        </w:rPr>
        <w:t>Color</w:t>
      </w:r>
      <w:r w:rsidRPr="00300532">
        <w:rPr>
          <w:rFonts w:ascii="inherit" w:hAnsi="inherit" w:cs="Consolas"/>
          <w:color w:val="303336"/>
          <w:sz w:val="20"/>
          <w:szCs w:val="20"/>
          <w:bdr w:val="none" w:sz="0" w:space="0" w:color="auto" w:frame="1"/>
          <w:shd w:val="clear" w:color="auto" w:fill="EFF0F1"/>
        </w:rPr>
        <w:t xml:space="preserve"> mycolor = </w:t>
      </w:r>
      <w:r w:rsidRPr="00300532">
        <w:rPr>
          <w:rFonts w:ascii="inherit" w:hAnsi="inherit" w:cs="Consolas"/>
          <w:color w:val="101094"/>
          <w:sz w:val="20"/>
          <w:szCs w:val="20"/>
          <w:bdr w:val="none" w:sz="0" w:space="0" w:color="auto" w:frame="1"/>
          <w:shd w:val="clear" w:color="auto" w:fill="EFF0F1"/>
        </w:rPr>
        <w:t>new</w:t>
      </w:r>
      <w:r w:rsidRPr="00300532">
        <w:rPr>
          <w:rFonts w:ascii="inherit" w:hAnsi="inherit" w:cs="Consolas"/>
          <w:color w:val="303336"/>
          <w:sz w:val="20"/>
          <w:szCs w:val="20"/>
          <w:bdr w:val="none" w:sz="0" w:space="0" w:color="auto" w:frame="1"/>
          <w:shd w:val="clear" w:color="auto" w:fill="EFF0F1"/>
        </w:rPr>
        <w:t xml:space="preserve"> </w:t>
      </w:r>
      <w:r w:rsidRPr="00300532">
        <w:rPr>
          <w:rFonts w:ascii="inherit" w:hAnsi="inherit" w:cs="Consolas"/>
          <w:color w:val="2B91AF"/>
          <w:sz w:val="20"/>
          <w:szCs w:val="20"/>
          <w:bdr w:val="none" w:sz="0" w:space="0" w:color="auto" w:frame="1"/>
          <w:shd w:val="clear" w:color="auto" w:fill="EFF0F1"/>
        </w:rPr>
        <w:t>Color</w:t>
      </w:r>
      <w:r w:rsidRPr="00300532">
        <w:rPr>
          <w:rFonts w:ascii="inherit" w:hAnsi="inherit" w:cs="Consolas"/>
          <w:color w:val="303336"/>
          <w:sz w:val="20"/>
          <w:szCs w:val="20"/>
          <w:bdr w:val="none" w:sz="0" w:space="0" w:color="auto" w:frame="1"/>
          <w:shd w:val="clear" w:color="auto" w:fill="EFF0F1"/>
        </w:rPr>
        <w:t>(img.getRGB(x, y));</w:t>
      </w:r>
    </w:p>
    <w:p w:rsidR="00300532" w:rsidRPr="00300532" w:rsidRDefault="00300532" w:rsidP="00300532">
      <w:pPr>
        <w:shd w:val="clear" w:color="auto" w:fill="FFFFFF"/>
        <w:textAlignment w:val="baseline"/>
        <w:rPr>
          <w:rFonts w:ascii="Arial" w:hAnsi="Arial" w:cs="Arial"/>
          <w:color w:val="242729"/>
          <w:sz w:val="23"/>
          <w:szCs w:val="23"/>
        </w:rPr>
      </w:pPr>
      <w:r w:rsidRPr="00300532">
        <w:rPr>
          <w:rFonts w:ascii="Arial" w:hAnsi="Arial" w:cs="Arial"/>
          <w:color w:val="242729"/>
          <w:sz w:val="23"/>
          <w:szCs w:val="23"/>
        </w:rPr>
        <w:t>Then you can get Red, Green, or Blue value by using </w:t>
      </w:r>
      <w:r w:rsidRPr="00300532">
        <w:rPr>
          <w:rFonts w:ascii="Consolas" w:hAnsi="Consolas" w:cs="Consolas"/>
          <w:color w:val="242729"/>
          <w:sz w:val="20"/>
          <w:szCs w:val="20"/>
          <w:bdr w:val="none" w:sz="0" w:space="0" w:color="auto" w:frame="1"/>
          <w:shd w:val="clear" w:color="auto" w:fill="EFF0F1"/>
        </w:rPr>
        <w:t>getRed()</w:t>
      </w:r>
      <w:r w:rsidRPr="00300532">
        <w:rPr>
          <w:rFonts w:ascii="Arial" w:hAnsi="Arial" w:cs="Arial"/>
          <w:color w:val="242729"/>
          <w:sz w:val="23"/>
          <w:szCs w:val="23"/>
        </w:rPr>
        <w:t>, </w:t>
      </w:r>
      <w:r w:rsidRPr="00300532">
        <w:rPr>
          <w:rFonts w:ascii="Consolas" w:hAnsi="Consolas" w:cs="Consolas"/>
          <w:color w:val="242729"/>
          <w:sz w:val="20"/>
          <w:szCs w:val="20"/>
          <w:bdr w:val="none" w:sz="0" w:space="0" w:color="auto" w:frame="1"/>
          <w:shd w:val="clear" w:color="auto" w:fill="EFF0F1"/>
        </w:rPr>
        <w:t>getGreen()</w:t>
      </w:r>
      <w:r w:rsidRPr="00300532">
        <w:rPr>
          <w:rFonts w:ascii="Arial" w:hAnsi="Arial" w:cs="Arial"/>
          <w:color w:val="242729"/>
          <w:sz w:val="23"/>
          <w:szCs w:val="23"/>
        </w:rPr>
        <w:t>, </w:t>
      </w:r>
      <w:r w:rsidRPr="00300532">
        <w:rPr>
          <w:rFonts w:ascii="Consolas" w:hAnsi="Consolas" w:cs="Consolas"/>
          <w:color w:val="242729"/>
          <w:sz w:val="20"/>
          <w:szCs w:val="20"/>
          <w:bdr w:val="none" w:sz="0" w:space="0" w:color="auto" w:frame="1"/>
          <w:shd w:val="clear" w:color="auto" w:fill="EFF0F1"/>
        </w:rPr>
        <w:t>getBlue()</w:t>
      </w:r>
      <w:r w:rsidRPr="00300532">
        <w:rPr>
          <w:rFonts w:ascii="Arial" w:hAnsi="Arial" w:cs="Arial"/>
          <w:color w:val="242729"/>
          <w:sz w:val="23"/>
          <w:szCs w:val="23"/>
        </w:rPr>
        <w:t>, </w:t>
      </w:r>
      <w:r w:rsidRPr="00300532">
        <w:rPr>
          <w:rFonts w:ascii="Consolas" w:hAnsi="Consolas" w:cs="Consolas"/>
          <w:color w:val="242729"/>
          <w:sz w:val="20"/>
          <w:szCs w:val="20"/>
          <w:bdr w:val="none" w:sz="0" w:space="0" w:color="auto" w:frame="1"/>
          <w:shd w:val="clear" w:color="auto" w:fill="EFF0F1"/>
        </w:rPr>
        <w:t>getAlpha()</w:t>
      </w:r>
      <w:r w:rsidRPr="00300532">
        <w:rPr>
          <w:rFonts w:ascii="Arial" w:hAnsi="Arial" w:cs="Arial"/>
          <w:color w:val="242729"/>
          <w:sz w:val="23"/>
          <w:szCs w:val="23"/>
        </w:rPr>
        <w:t>. Then an </w:t>
      </w:r>
      <w:r w:rsidRPr="00300532">
        <w:rPr>
          <w:rFonts w:ascii="Consolas" w:hAnsi="Consolas" w:cs="Consolas"/>
          <w:color w:val="242729"/>
          <w:sz w:val="20"/>
          <w:szCs w:val="20"/>
          <w:bdr w:val="none" w:sz="0" w:space="0" w:color="auto" w:frame="1"/>
          <w:shd w:val="clear" w:color="auto" w:fill="EFF0F1"/>
        </w:rPr>
        <w:t>int</w:t>
      </w:r>
      <w:r w:rsidRPr="00300532">
        <w:rPr>
          <w:rFonts w:ascii="Arial" w:hAnsi="Arial" w:cs="Arial"/>
          <w:color w:val="242729"/>
          <w:sz w:val="23"/>
          <w:szCs w:val="23"/>
        </w:rPr>
        <w:t> value will be returned by these methods in familiar format having value </w:t>
      </w:r>
      <w:r w:rsidRPr="00300532">
        <w:rPr>
          <w:rFonts w:ascii="Consolas" w:hAnsi="Consolas" w:cs="Consolas"/>
          <w:color w:val="242729"/>
          <w:sz w:val="20"/>
          <w:szCs w:val="20"/>
          <w:bdr w:val="none" w:sz="0" w:space="0" w:color="auto" w:frame="1"/>
          <w:shd w:val="clear" w:color="auto" w:fill="EFF0F1"/>
        </w:rPr>
        <w:t>0 &lt; value &lt; 255</w:t>
      </w:r>
    </w:p>
    <w:p w:rsidR="00300532" w:rsidRPr="00300532" w:rsidRDefault="00300532" w:rsidP="0030053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sz w:val="20"/>
          <w:szCs w:val="20"/>
        </w:rPr>
      </w:pPr>
      <w:r w:rsidRPr="00300532">
        <w:rPr>
          <w:rFonts w:ascii="inherit" w:hAnsi="inherit" w:cs="Consolas"/>
          <w:color w:val="101094"/>
          <w:sz w:val="20"/>
          <w:szCs w:val="20"/>
          <w:bdr w:val="none" w:sz="0" w:space="0" w:color="auto" w:frame="1"/>
          <w:shd w:val="clear" w:color="auto" w:fill="EFF0F1"/>
        </w:rPr>
        <w:t>int</w:t>
      </w:r>
      <w:r w:rsidRPr="00300532">
        <w:rPr>
          <w:rFonts w:ascii="inherit" w:hAnsi="inherit" w:cs="Consolas"/>
          <w:color w:val="303336"/>
          <w:sz w:val="20"/>
          <w:szCs w:val="20"/>
          <w:bdr w:val="none" w:sz="0" w:space="0" w:color="auto" w:frame="1"/>
          <w:shd w:val="clear" w:color="auto" w:fill="EFF0F1"/>
        </w:rPr>
        <w:t xml:space="preserve"> red = mycolor.getRed();</w:t>
      </w:r>
    </w:p>
    <w:p w:rsidR="00300532" w:rsidRPr="00300532" w:rsidRDefault="00300532" w:rsidP="00300532">
      <w:pPr>
        <w:shd w:val="clear" w:color="auto" w:fill="FFFFFF"/>
        <w:textAlignment w:val="baseline"/>
        <w:rPr>
          <w:rFonts w:ascii="Arial" w:hAnsi="Arial" w:cs="Arial"/>
          <w:color w:val="242729"/>
          <w:sz w:val="23"/>
          <w:szCs w:val="23"/>
        </w:rPr>
      </w:pPr>
      <w:r w:rsidRPr="00300532">
        <w:rPr>
          <w:rFonts w:ascii="Arial" w:hAnsi="Arial" w:cs="Arial"/>
          <w:color w:val="242729"/>
          <w:sz w:val="23"/>
          <w:szCs w:val="23"/>
        </w:rPr>
        <w:t>If you don't wants to use </w:t>
      </w:r>
      <w:r w:rsidRPr="00300532">
        <w:rPr>
          <w:rFonts w:ascii="Consolas" w:hAnsi="Consolas" w:cs="Consolas"/>
          <w:color w:val="242729"/>
          <w:sz w:val="20"/>
          <w:szCs w:val="20"/>
          <w:bdr w:val="none" w:sz="0" w:space="0" w:color="auto" w:frame="1"/>
          <w:shd w:val="clear" w:color="auto" w:fill="EFF0F1"/>
        </w:rPr>
        <w:t>Color</w:t>
      </w:r>
      <w:r w:rsidRPr="00300532">
        <w:rPr>
          <w:rFonts w:ascii="Arial" w:hAnsi="Arial" w:cs="Arial"/>
          <w:color w:val="242729"/>
          <w:sz w:val="23"/>
          <w:szCs w:val="23"/>
        </w:rPr>
        <w:t> class then you will need to use bitwise operations to get its value.</w:t>
      </w:r>
    </w:p>
    <w:p w:rsidR="003454AD" w:rsidRPr="00B734AF" w:rsidRDefault="003454AD" w:rsidP="006B7F35">
      <w:pPr>
        <w:shd w:val="clear" w:color="auto" w:fill="FFFFFF"/>
        <w:spacing w:before="100" w:beforeAutospacing="1" w:after="100" w:afterAutospacing="1"/>
        <w:rPr>
          <w:rFonts w:ascii="Arial" w:hAnsi="Arial" w:cs="Arial"/>
          <w:color w:val="333333"/>
          <w:u w:val="single"/>
          <w:shd w:val="clear" w:color="auto" w:fill="F1F3F5"/>
        </w:rPr>
      </w:pPr>
    </w:p>
    <w:p w:rsidR="00DD5C1B" w:rsidRPr="00B734AF" w:rsidRDefault="00DD5C1B" w:rsidP="00DD5C1B">
      <w:pPr>
        <w:pStyle w:val="NormalWeb"/>
        <w:shd w:val="clear" w:color="auto" w:fill="FFFFFF"/>
        <w:spacing w:before="0" w:beforeAutospacing="0" w:after="0" w:afterAutospacing="0"/>
        <w:textAlignment w:val="baseline"/>
        <w:rPr>
          <w:rFonts w:ascii="inherit" w:hAnsi="inherit" w:cs="Arial"/>
          <w:color w:val="242729"/>
        </w:rPr>
      </w:pPr>
      <w:r w:rsidRPr="00B734AF">
        <w:rPr>
          <w:rFonts w:ascii="inherit" w:hAnsi="inherit" w:cs="Arial"/>
          <w:color w:val="242729"/>
        </w:rPr>
        <w:t>2.You can calculate hash of images and then compare the hashes for equality. </w:t>
      </w:r>
      <w:hyperlink r:id="rId46" w:history="1">
        <w:r w:rsidRPr="00B734AF">
          <w:rPr>
            <w:rStyle w:val="Hyperlink"/>
            <w:rFonts w:ascii="inherit" w:eastAsiaTheme="majorEastAsia" w:hAnsi="inherit" w:cs="Arial"/>
            <w:color w:val="18529A"/>
            <w:bdr w:val="none" w:sz="0" w:space="0" w:color="auto" w:frame="1"/>
          </w:rPr>
          <w:t>SO</w:t>
        </w:r>
      </w:hyperlink>
      <w:r w:rsidRPr="00B734AF">
        <w:rPr>
          <w:rFonts w:ascii="inherit" w:hAnsi="inherit" w:cs="Arial"/>
          <w:color w:val="242729"/>
        </w:rPr>
        <w:t> has a question on calculating hash</w:t>
      </w:r>
    </w:p>
    <w:p w:rsidR="00D90521" w:rsidRPr="00B734AF" w:rsidRDefault="00D90521" w:rsidP="00DD5C1B">
      <w:pPr>
        <w:rPr>
          <w:rFonts w:ascii="inherit" w:hAnsi="inherit" w:cs="Arial"/>
          <w:color w:val="242729"/>
        </w:rPr>
      </w:pPr>
    </w:p>
    <w:p w:rsidR="00DD5C1B" w:rsidRPr="00B734AF" w:rsidRDefault="00DD5C1B" w:rsidP="00DD5C1B">
      <w:pPr>
        <w:rPr>
          <w:rFonts w:ascii="Consolas" w:hAnsi="Consolas" w:cs="Consolas"/>
          <w:color w:val="000000"/>
        </w:rPr>
      </w:pPr>
      <w:r w:rsidRPr="00B734AF">
        <w:rPr>
          <w:rFonts w:ascii="inherit" w:hAnsi="inherit" w:cs="Arial"/>
          <w:color w:val="242729"/>
        </w:rPr>
        <w:t>3.</w:t>
      </w:r>
      <w:r w:rsidRPr="00B734AF">
        <w:rPr>
          <w:rStyle w:val="Heading1Char"/>
          <w:color w:val="000000"/>
          <w:sz w:val="24"/>
          <w:szCs w:val="24"/>
        </w:rPr>
        <w:t xml:space="preserve"> </w:t>
      </w:r>
      <w:r w:rsidRPr="00B734AF">
        <w:rPr>
          <w:rStyle w:val="HTMLCode"/>
          <w:rFonts w:eastAsiaTheme="majorEastAsia"/>
          <w:color w:val="000000"/>
          <w:sz w:val="24"/>
          <w:szCs w:val="24"/>
        </w:rPr>
        <w:t>   @Test</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public</w:t>
      </w:r>
      <w:r w:rsidRPr="00B734AF">
        <w:rPr>
          <w:rFonts w:ascii="Consolas" w:hAnsi="Consolas" w:cs="Consolas"/>
          <w:color w:val="000000"/>
        </w:rPr>
        <w:t xml:space="preserve"> </w:t>
      </w:r>
      <w:r w:rsidRPr="00B734AF">
        <w:rPr>
          <w:rStyle w:val="HTMLCode"/>
          <w:rFonts w:eastAsiaTheme="majorEastAsia"/>
          <w:color w:val="000000"/>
          <w:sz w:val="24"/>
          <w:szCs w:val="24"/>
        </w:rPr>
        <w:t>void</w:t>
      </w:r>
      <w:r w:rsidRPr="00B734AF">
        <w:rPr>
          <w:rFonts w:ascii="Consolas" w:hAnsi="Consolas" w:cs="Consolas"/>
          <w:color w:val="000000"/>
        </w:rPr>
        <w:t xml:space="preserve"> </w:t>
      </w:r>
      <w:r w:rsidRPr="00B734AF">
        <w:rPr>
          <w:rStyle w:val="HTMLCode"/>
          <w:rFonts w:eastAsiaTheme="majorEastAsia"/>
          <w:color w:val="000000"/>
          <w:sz w:val="24"/>
          <w:szCs w:val="24"/>
        </w:rPr>
        <w:t>imageComaparision() throws</w:t>
      </w:r>
      <w:r w:rsidRPr="00B734AF">
        <w:rPr>
          <w:rFonts w:ascii="Consolas" w:hAnsi="Consolas" w:cs="Consolas"/>
          <w:color w:val="000000"/>
        </w:rPr>
        <w:t xml:space="preserve"> </w:t>
      </w:r>
      <w:r w:rsidRPr="00B734AF">
        <w:rPr>
          <w:rStyle w:val="HTMLCode"/>
          <w:rFonts w:eastAsiaTheme="majorEastAsia"/>
          <w:color w:val="000000"/>
          <w:sz w:val="24"/>
          <w:szCs w:val="24"/>
        </w:rPr>
        <w:t>IOException</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System.setProperty("webdriver.gecko.driver", "D:\\Selenium\\geckodriver.exe");</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driver = new</w:t>
      </w:r>
      <w:r w:rsidRPr="00B734AF">
        <w:rPr>
          <w:rFonts w:ascii="Consolas" w:hAnsi="Consolas" w:cs="Consolas"/>
          <w:color w:val="000000"/>
        </w:rPr>
        <w:t xml:space="preserve"> </w:t>
      </w:r>
      <w:r w:rsidRPr="00B734AF">
        <w:rPr>
          <w:rStyle w:val="HTMLCode"/>
          <w:rFonts w:eastAsiaTheme="majorEastAsia"/>
          <w:color w:val="000000"/>
          <w:sz w:val="24"/>
          <w:szCs w:val="24"/>
        </w:rPr>
        <w:t>FirefoxDriver();</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driver.get("</w:t>
      </w:r>
      <w:hyperlink r:id="rId47" w:history="1">
        <w:r w:rsidRPr="00B734AF">
          <w:rPr>
            <w:rStyle w:val="Hyperlink"/>
            <w:rFonts w:ascii="Courier New" w:eastAsiaTheme="majorEastAsia" w:hAnsi="Courier New" w:cs="Courier New"/>
          </w:rPr>
          <w:t>http://demo.automationtesting.in/Register.html</w:t>
        </w:r>
      </w:hyperlink>
      <w:r w:rsidRPr="00B734AF">
        <w:rPr>
          <w:rStyle w:val="HTMLCode"/>
          <w:rFonts w:eastAsiaTheme="majorEastAsia"/>
          <w:color w:val="000000"/>
          <w:sz w:val="24"/>
          <w:szCs w:val="24"/>
        </w:rPr>
        <w:t>");</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w:t>
      </w:r>
      <w:r w:rsidRPr="00B734AF">
        <w:rPr>
          <w:rFonts w:ascii="Consolas" w:hAnsi="Consolas" w:cs="Consolas"/>
          <w:color w:val="000000"/>
        </w:rPr>
        <w:t> </w:t>
      </w:r>
    </w:p>
    <w:p w:rsidR="005C1072" w:rsidRDefault="00DD5C1B"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sidRPr="00B734AF">
        <w:rPr>
          <w:rStyle w:val="HTMLCode"/>
          <w:rFonts w:eastAsiaTheme="majorEastAsia"/>
          <w:color w:val="000000"/>
          <w:sz w:val="24"/>
          <w:szCs w:val="24"/>
        </w:rPr>
        <w:t>        </w:t>
      </w:r>
      <w:r w:rsidR="005C1072">
        <w:rPr>
          <w:rStyle w:val="kwd"/>
          <w:rFonts w:ascii="inherit" w:eastAsiaTheme="minorEastAsia" w:hAnsi="inherit" w:cs="Consolas"/>
          <w:color w:val="101094"/>
          <w:bdr w:val="none" w:sz="0" w:space="0" w:color="auto" w:frame="1"/>
          <w:shd w:val="clear" w:color="auto" w:fill="EFF0F1"/>
        </w:rPr>
        <w:t>public</w:t>
      </w:r>
      <w:r w:rsidR="005C1072">
        <w:rPr>
          <w:rStyle w:val="pln"/>
          <w:rFonts w:ascii="inherit" w:hAnsi="inherit" w:cs="Consolas"/>
          <w:color w:val="303336"/>
          <w:bdr w:val="none" w:sz="0" w:space="0" w:color="auto" w:frame="1"/>
          <w:shd w:val="clear" w:color="auto" w:fill="EFF0F1"/>
        </w:rPr>
        <w:t xml:space="preserve"> </w:t>
      </w:r>
      <w:r w:rsidR="005C1072">
        <w:rPr>
          <w:rStyle w:val="kwd"/>
          <w:rFonts w:ascii="inherit" w:eastAsiaTheme="minorEastAsia" w:hAnsi="inherit" w:cs="Consolas"/>
          <w:color w:val="101094"/>
          <w:bdr w:val="none" w:sz="0" w:space="0" w:color="auto" w:frame="1"/>
          <w:shd w:val="clear" w:color="auto" w:fill="EFF0F1"/>
        </w:rPr>
        <w:t>float</w:t>
      </w:r>
      <w:r w:rsidR="005C1072">
        <w:rPr>
          <w:rStyle w:val="pln"/>
          <w:rFonts w:ascii="inherit" w:hAnsi="inherit" w:cs="Consolas"/>
          <w:color w:val="303336"/>
          <w:bdr w:val="none" w:sz="0" w:space="0" w:color="auto" w:frame="1"/>
          <w:shd w:val="clear" w:color="auto" w:fill="EFF0F1"/>
        </w:rPr>
        <w:t xml:space="preserve"> compareImage</w:t>
      </w:r>
      <w:r w:rsidR="005C1072">
        <w:rPr>
          <w:rStyle w:val="pun"/>
          <w:rFonts w:ascii="inherit" w:hAnsi="inherit" w:cs="Consolas"/>
          <w:color w:val="303336"/>
          <w:bdr w:val="none" w:sz="0" w:space="0" w:color="auto" w:frame="1"/>
          <w:shd w:val="clear" w:color="auto" w:fill="EFF0F1"/>
        </w:rPr>
        <w:t>(</w:t>
      </w:r>
      <w:r w:rsidR="005C1072">
        <w:rPr>
          <w:rStyle w:val="typ"/>
          <w:rFonts w:ascii="inherit" w:hAnsi="inherit" w:cs="Consolas"/>
          <w:color w:val="2B91AF"/>
          <w:bdr w:val="none" w:sz="0" w:space="0" w:color="auto" w:frame="1"/>
          <w:shd w:val="clear" w:color="auto" w:fill="EFF0F1"/>
        </w:rPr>
        <w:t>File</w:t>
      </w:r>
      <w:r w:rsidR="005C1072">
        <w:rPr>
          <w:rStyle w:val="pln"/>
          <w:rFonts w:ascii="inherit" w:hAnsi="inherit" w:cs="Consolas"/>
          <w:color w:val="303336"/>
          <w:bdr w:val="none" w:sz="0" w:space="0" w:color="auto" w:frame="1"/>
          <w:shd w:val="clear" w:color="auto" w:fill="EFF0F1"/>
        </w:rPr>
        <w:t xml:space="preserve"> fileA</w:t>
      </w:r>
      <w:r w:rsidR="005C1072">
        <w:rPr>
          <w:rStyle w:val="pun"/>
          <w:rFonts w:ascii="inherit" w:hAnsi="inherit" w:cs="Consolas"/>
          <w:color w:val="303336"/>
          <w:bdr w:val="none" w:sz="0" w:space="0" w:color="auto" w:frame="1"/>
          <w:shd w:val="clear" w:color="auto" w:fill="EFF0F1"/>
        </w:rPr>
        <w:t>,</w:t>
      </w:r>
      <w:r w:rsidR="005C1072">
        <w:rPr>
          <w:rStyle w:val="pln"/>
          <w:rFonts w:ascii="inherit" w:hAnsi="inherit" w:cs="Consolas"/>
          <w:color w:val="303336"/>
          <w:bdr w:val="none" w:sz="0" w:space="0" w:color="auto" w:frame="1"/>
          <w:shd w:val="clear" w:color="auto" w:fill="EFF0F1"/>
        </w:rPr>
        <w:t xml:space="preserve"> </w:t>
      </w:r>
      <w:r w:rsidR="005C1072">
        <w:rPr>
          <w:rStyle w:val="typ"/>
          <w:rFonts w:ascii="inherit" w:hAnsi="inherit" w:cs="Consolas"/>
          <w:color w:val="2B91AF"/>
          <w:bdr w:val="none" w:sz="0" w:space="0" w:color="auto" w:frame="1"/>
          <w:shd w:val="clear" w:color="auto" w:fill="EFF0F1"/>
        </w:rPr>
        <w:t>File</w:t>
      </w:r>
      <w:r w:rsidR="005C1072">
        <w:rPr>
          <w:rStyle w:val="pln"/>
          <w:rFonts w:ascii="inherit" w:hAnsi="inherit" w:cs="Consolas"/>
          <w:color w:val="303336"/>
          <w:bdr w:val="none" w:sz="0" w:space="0" w:color="auto" w:frame="1"/>
          <w:shd w:val="clear" w:color="auto" w:fill="EFF0F1"/>
        </w:rPr>
        <w:t xml:space="preserve"> fileB</w:t>
      </w:r>
      <w:r w:rsidR="005C1072">
        <w:rPr>
          <w:rStyle w:val="pun"/>
          <w:rFonts w:ascii="inherit" w:hAnsi="inherit" w:cs="Consolas"/>
          <w:color w:val="303336"/>
          <w:bdr w:val="none" w:sz="0" w:space="0" w:color="auto" w:frame="1"/>
          <w:shd w:val="clear" w:color="auto" w:fill="EFF0F1"/>
        </w:rPr>
        <w:t>)</w:t>
      </w:r>
      <w:r w:rsidR="005C1072">
        <w:rPr>
          <w:rStyle w:val="pln"/>
          <w:rFonts w:ascii="inherit" w:hAnsi="inherit" w:cs="Consolas"/>
          <w:color w:val="303336"/>
          <w:bdr w:val="none" w:sz="0" w:space="0" w:color="auto" w:frame="1"/>
          <w:shd w:val="clear" w:color="auto" w:fill="EFF0F1"/>
        </w:rPr>
        <w:t xml:space="preserve"> </w:t>
      </w:r>
      <w:r w:rsidR="005C1072">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float</w:t>
      </w:r>
      <w:r>
        <w:rPr>
          <w:rStyle w:val="pln"/>
          <w:rFonts w:ascii="inherit" w:hAnsi="inherit" w:cs="Consolas"/>
          <w:color w:val="303336"/>
          <w:bdr w:val="none" w:sz="0" w:space="0" w:color="auto" w:frame="1"/>
          <w:shd w:val="clear" w:color="auto" w:fill="EFF0F1"/>
        </w:rPr>
        <w:t xml:space="preserve"> percentage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try</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take buffer data from both image files //</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BufferedImage</w:t>
      </w:r>
      <w:r>
        <w:rPr>
          <w:rStyle w:val="pln"/>
          <w:rFonts w:ascii="inherit" w:hAnsi="inherit" w:cs="Consolas"/>
          <w:color w:val="303336"/>
          <w:bdr w:val="none" w:sz="0" w:space="0" w:color="auto" w:frame="1"/>
          <w:shd w:val="clear" w:color="auto" w:fill="EFF0F1"/>
        </w:rPr>
        <w:t xml:space="preserve"> biA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ImageIO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read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fileA</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DataBuffer</w:t>
      </w:r>
      <w:r>
        <w:rPr>
          <w:rStyle w:val="pln"/>
          <w:rFonts w:ascii="inherit" w:hAnsi="inherit" w:cs="Consolas"/>
          <w:color w:val="303336"/>
          <w:bdr w:val="none" w:sz="0" w:space="0" w:color="auto" w:frame="1"/>
          <w:shd w:val="clear" w:color="auto" w:fill="EFF0F1"/>
        </w:rPr>
        <w:t xml:space="preserve"> dbA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biA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getData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getDataBuffer</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sizeA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dbA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getSize</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BufferedImage</w:t>
      </w:r>
      <w:r>
        <w:rPr>
          <w:rStyle w:val="pln"/>
          <w:rFonts w:ascii="inherit" w:hAnsi="inherit" w:cs="Consolas"/>
          <w:color w:val="303336"/>
          <w:bdr w:val="none" w:sz="0" w:space="0" w:color="auto" w:frame="1"/>
          <w:shd w:val="clear" w:color="auto" w:fill="EFF0F1"/>
        </w:rPr>
        <w:t xml:space="preserve"> biB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ImageIO</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read</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fileB</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DataBuffer</w:t>
      </w:r>
      <w:r>
        <w:rPr>
          <w:rStyle w:val="pln"/>
          <w:rFonts w:ascii="inherit" w:hAnsi="inherit" w:cs="Consolas"/>
          <w:color w:val="303336"/>
          <w:bdr w:val="none" w:sz="0" w:space="0" w:color="auto" w:frame="1"/>
          <w:shd w:val="clear" w:color="auto" w:fill="EFF0F1"/>
        </w:rPr>
        <w:t xml:space="preserve"> dbB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biB</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getData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getDataBuffer</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sizeB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dbB</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getSize</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count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compare data-buffer objects //</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lastRenderedPageBreak/>
        <w:t xml:space="preserve">        </w:t>
      </w:r>
      <w:r>
        <w:rPr>
          <w:rStyle w:val="kwd"/>
          <w:rFonts w:ascii="inherit" w:eastAsiaTheme="minorEastAsia" w:hAnsi="inherit" w:cs="Consolas"/>
          <w:color w:val="101094"/>
          <w:bdr w:val="none" w:sz="0" w:space="0" w:color="auto" w:frame="1"/>
          <w:shd w:val="clear" w:color="auto" w:fill="EFF0F1"/>
        </w:rPr>
        <w:t>if</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sizeA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sizeB</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for</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kwd"/>
          <w:rFonts w:ascii="inherit" w:eastAsiaTheme="minorEastAsia" w:hAnsi="inherit" w:cs="Consolas"/>
          <w:color w:val="101094"/>
          <w:bdr w:val="none" w:sz="0" w:space="0" w:color="auto" w:frame="1"/>
          <w:shd w:val="clear" w:color="auto" w:fill="EFF0F1"/>
        </w:rPr>
        <w:t>int</w:t>
      </w:r>
      <w:r>
        <w:rPr>
          <w:rStyle w:val="pln"/>
          <w:rFonts w:ascii="inherit" w:hAnsi="inherit" w:cs="Consolas"/>
          <w:color w:val="303336"/>
          <w:bdr w:val="none" w:sz="0" w:space="0" w:color="auto" w:frame="1"/>
          <w:shd w:val="clear" w:color="auto" w:fill="EFF0F1"/>
        </w:rPr>
        <w:t xml:space="preserve"> i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0</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i </w:t>
      </w:r>
      <w:r>
        <w:rPr>
          <w:rStyle w:val="pun"/>
          <w:rFonts w:ascii="inherit" w:hAnsi="inherit" w:cs="Consolas"/>
          <w:color w:val="303336"/>
          <w:bdr w:val="none" w:sz="0" w:space="0" w:color="auto" w:frame="1"/>
          <w:shd w:val="clear" w:color="auto" w:fill="EFF0F1"/>
        </w:rPr>
        <w:t>&lt;</w:t>
      </w:r>
      <w:r>
        <w:rPr>
          <w:rStyle w:val="pln"/>
          <w:rFonts w:ascii="inherit" w:hAnsi="inherit" w:cs="Consolas"/>
          <w:color w:val="303336"/>
          <w:bdr w:val="none" w:sz="0" w:space="0" w:color="auto" w:frame="1"/>
          <w:shd w:val="clear" w:color="auto" w:fill="EFF0F1"/>
        </w:rPr>
        <w:t xml:space="preserve"> sizeA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if</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dbA</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getElem</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dbB</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getElem</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i</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count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count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1</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percentage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count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lit"/>
          <w:rFonts w:ascii="inherit" w:hAnsi="inherit" w:cs="Consolas"/>
          <w:color w:val="7D2727"/>
          <w:bdr w:val="none" w:sz="0" w:space="0" w:color="auto" w:frame="1"/>
          <w:shd w:val="clear" w:color="auto" w:fill="EFF0F1"/>
        </w:rPr>
        <w:t>100</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sizeA</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else</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System</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out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println</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"Both the images are not of same size"</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catch</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Exception</w:t>
      </w:r>
      <w:r>
        <w:rPr>
          <w:rStyle w:val="pln"/>
          <w:rFonts w:ascii="inherit" w:hAnsi="inherit" w:cs="Consolas"/>
          <w:color w:val="303336"/>
          <w:bdr w:val="none" w:sz="0" w:space="0" w:color="auto" w:frame="1"/>
          <w:shd w:val="clear" w:color="auto" w:fill="EFF0F1"/>
        </w:rPr>
        <w:t xml:space="preserve"> e</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System</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out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println</w:t>
      </w:r>
      <w:r>
        <w:rPr>
          <w:rStyle w:val="pun"/>
          <w:rFonts w:ascii="inherit" w:hAnsi="inherit" w:cs="Consolas"/>
          <w:color w:val="303336"/>
          <w:bdr w:val="none" w:sz="0" w:space="0" w:color="auto" w:frame="1"/>
          <w:shd w:val="clear" w:color="auto" w:fill="EFF0F1"/>
        </w:rPr>
        <w:t>(</w:t>
      </w:r>
      <w:r>
        <w:rPr>
          <w:rStyle w:val="str"/>
          <w:rFonts w:ascii="inherit" w:hAnsi="inherit" w:cs="Consolas"/>
          <w:color w:val="7D2727"/>
          <w:bdr w:val="none" w:sz="0" w:space="0" w:color="auto" w:frame="1"/>
          <w:shd w:val="clear" w:color="auto" w:fill="EFF0F1"/>
        </w:rPr>
        <w:t>"Failed to compare image files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kwd"/>
          <w:rFonts w:ascii="inherit" w:eastAsiaTheme="minorEastAsia" w:hAnsi="inherit" w:cs="Consolas"/>
          <w:color w:val="101094"/>
          <w:bdr w:val="none" w:sz="0" w:space="0" w:color="auto" w:frame="1"/>
          <w:shd w:val="clear" w:color="auto" w:fill="EFF0F1"/>
        </w:rPr>
        <w:t>return</w:t>
      </w:r>
      <w:r>
        <w:rPr>
          <w:rStyle w:val="pln"/>
          <w:rFonts w:ascii="inherit" w:hAnsi="inherit" w:cs="Consolas"/>
          <w:color w:val="303336"/>
          <w:bdr w:val="none" w:sz="0" w:space="0" w:color="auto" w:frame="1"/>
          <w:shd w:val="clear" w:color="auto" w:fill="EFF0F1"/>
        </w:rPr>
        <w:t xml:space="preserve"> percentage</w:t>
      </w:r>
      <w:r>
        <w:rPr>
          <w:rStyle w:val="pun"/>
          <w:rFonts w:ascii="inherit" w:hAnsi="inherit" w:cs="Consolas"/>
          <w:color w:val="303336"/>
          <w:bdr w:val="none" w:sz="0" w:space="0" w:color="auto" w:frame="1"/>
          <w:shd w:val="clear" w:color="auto" w:fill="EFF0F1"/>
        </w:rPr>
        <w:t>;</w:t>
      </w:r>
    </w:p>
    <w:p w:rsidR="005C1072" w:rsidRDefault="005C1072" w:rsidP="005C1072">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DD5C1B" w:rsidRPr="00B734AF" w:rsidRDefault="00DD5C1B" w:rsidP="005C1072">
      <w:pPr>
        <w:rPr>
          <w:rFonts w:ascii="Consolas" w:hAnsi="Consolas" w:cs="Consolas"/>
          <w:color w:val="000000"/>
        </w:rPr>
      </w:pPr>
      <w:r w:rsidRPr="00B734AF">
        <w:rPr>
          <w:rStyle w:val="HTMLCode"/>
          <w:rFonts w:eastAsiaTheme="majorEastAsia"/>
          <w:color w:val="000000"/>
          <w:sz w:val="24"/>
          <w:szCs w:val="24"/>
        </w:rPr>
        <w:t>                </w:t>
      </w:r>
      <w:r w:rsidRPr="00B734AF">
        <w:rPr>
          <w:rFonts w:ascii="Consolas" w:hAnsi="Consolas" w:cs="Consolas"/>
          <w:color w:val="000000"/>
        </w:rPr>
        <w:t> </w:t>
      </w:r>
    </w:p>
    <w:p w:rsidR="00DD5C1B" w:rsidRPr="00B734AF" w:rsidRDefault="00DD5C1B" w:rsidP="00DD5C1B">
      <w:pPr>
        <w:rPr>
          <w:rFonts w:ascii="Consolas" w:hAnsi="Consolas" w:cs="Consolas"/>
          <w:color w:val="000000"/>
        </w:rPr>
      </w:pPr>
      <w:r w:rsidRPr="00B734AF">
        <w:rPr>
          <w:rStyle w:val="HTMLCode"/>
          <w:rFonts w:eastAsiaTheme="majorEastAsia"/>
          <w:color w:val="000000"/>
          <w:sz w:val="24"/>
          <w:szCs w:val="24"/>
        </w:rPr>
        <w:t>        driver.quit();</w:t>
      </w:r>
    </w:p>
    <w:p w:rsidR="00DD5C1B" w:rsidRPr="00B734AF" w:rsidRDefault="00DD5C1B" w:rsidP="00DD5C1B">
      <w:pPr>
        <w:pStyle w:val="NormalWeb"/>
        <w:shd w:val="clear" w:color="auto" w:fill="FFFFFF"/>
        <w:spacing w:before="0" w:beforeAutospacing="0" w:after="0" w:afterAutospacing="0"/>
        <w:textAlignment w:val="baseline"/>
        <w:rPr>
          <w:rFonts w:ascii="inherit" w:hAnsi="inherit" w:cs="Arial"/>
          <w:color w:val="242729"/>
        </w:rPr>
      </w:pPr>
    </w:p>
    <w:p w:rsidR="001B74FF" w:rsidRPr="00B734AF" w:rsidRDefault="001B74FF" w:rsidP="006B7F35">
      <w:pPr>
        <w:shd w:val="clear" w:color="auto" w:fill="FFFFFF"/>
        <w:spacing w:before="100" w:beforeAutospacing="1" w:after="100" w:afterAutospacing="1"/>
        <w:rPr>
          <w:rFonts w:ascii="Arial" w:hAnsi="Arial" w:cs="Arial"/>
          <w:color w:val="333333"/>
          <w:shd w:val="clear" w:color="auto" w:fill="F1F3F5"/>
        </w:rPr>
      </w:pPr>
    </w:p>
    <w:p w:rsidR="00044C01" w:rsidRPr="00B734AF" w:rsidRDefault="00044C01" w:rsidP="00886B13">
      <w:pPr>
        <w:spacing w:after="240" w:line="221" w:lineRule="atLeast"/>
        <w:rPr>
          <w:rFonts w:ascii="Helvetica" w:hAnsi="Helvetica" w:cs="Helvetica"/>
          <w:b/>
          <w:bCs/>
          <w:color w:val="000000"/>
        </w:rPr>
      </w:pPr>
    </w:p>
    <w:p w:rsidR="00044C01" w:rsidRPr="00B734AF" w:rsidRDefault="00044C01" w:rsidP="00886B13">
      <w:pPr>
        <w:spacing w:after="240" w:line="221" w:lineRule="atLeast"/>
        <w:rPr>
          <w:rFonts w:ascii="Helvetica" w:hAnsi="Helvetica" w:cs="Helvetica"/>
          <w:b/>
          <w:bCs/>
          <w:color w:val="000000"/>
        </w:rPr>
      </w:pPr>
    </w:p>
    <w:p w:rsidR="00886B13" w:rsidRPr="00B734AF" w:rsidRDefault="00886B13" w:rsidP="00886B13">
      <w:pPr>
        <w:spacing w:after="240" w:line="221" w:lineRule="atLeast"/>
        <w:rPr>
          <w:rFonts w:ascii="Helvetica" w:hAnsi="Helvetica" w:cs="Helvetica"/>
          <w:color w:val="000000"/>
        </w:rPr>
      </w:pPr>
      <w:r w:rsidRPr="00B734AF">
        <w:rPr>
          <w:rFonts w:ascii="Helvetica" w:hAnsi="Helvetica" w:cs="Helvetica"/>
          <w:b/>
          <w:bCs/>
          <w:color w:val="000000"/>
        </w:rPr>
        <w:t>Q.  In Selenium variables are stored in _____________ .</w:t>
      </w:r>
      <w:r w:rsidRPr="00B734AF">
        <w:rPr>
          <w:rFonts w:ascii="Helvetica" w:hAnsi="Helvetica" w:cs="Helvetica"/>
          <w:color w:val="000000"/>
        </w:rPr>
        <w:br/>
      </w:r>
      <w:r w:rsidRPr="00B734AF">
        <w:rPr>
          <w:rFonts w:ascii="Helvetica" w:hAnsi="Helvetica" w:cs="Helvetica"/>
          <w:i/>
          <w:iCs/>
          <w:color w:val="000000"/>
        </w:rPr>
        <w:t>- Published on 03 Aug 15</w:t>
      </w:r>
    </w:p>
    <w:p w:rsidR="00886B13" w:rsidRPr="00B734AF" w:rsidRDefault="00886B13" w:rsidP="00886B13">
      <w:pPr>
        <w:spacing w:line="221" w:lineRule="atLeast"/>
        <w:rPr>
          <w:rFonts w:ascii="Helvetica" w:hAnsi="Helvetica" w:cs="Helvetica"/>
          <w:color w:val="000000"/>
        </w:rPr>
      </w:pPr>
      <w:r w:rsidRPr="00B734AF">
        <w:rPr>
          <w:rFonts w:ascii="Helvetica" w:hAnsi="Helvetica" w:cs="Helvetica"/>
          <w:b/>
          <w:bCs/>
          <w:color w:val="000000"/>
        </w:rPr>
        <w:t>a.</w:t>
      </w:r>
      <w:r w:rsidRPr="00B734AF">
        <w:rPr>
          <w:rFonts w:ascii="Helvetica" w:hAnsi="Helvetica" w:cs="Helvetica"/>
          <w:color w:val="000000"/>
        </w:rPr>
        <w:t> storedVars</w:t>
      </w:r>
    </w:p>
    <w:p w:rsidR="00886B13" w:rsidRPr="00B734AF" w:rsidRDefault="00886B13" w:rsidP="00886B13">
      <w:pPr>
        <w:spacing w:line="221" w:lineRule="atLeast"/>
        <w:rPr>
          <w:rFonts w:ascii="Helvetica" w:hAnsi="Helvetica" w:cs="Helvetica"/>
          <w:color w:val="000000"/>
        </w:rPr>
      </w:pPr>
      <w:r w:rsidRPr="00B734AF">
        <w:rPr>
          <w:rFonts w:ascii="Helvetica" w:hAnsi="Helvetica" w:cs="Helvetica"/>
          <w:b/>
          <w:bCs/>
          <w:color w:val="000000"/>
        </w:rPr>
        <w:t>b.</w:t>
      </w:r>
      <w:r w:rsidRPr="00B734AF">
        <w:rPr>
          <w:rFonts w:ascii="Helvetica" w:hAnsi="Helvetica" w:cs="Helvetica"/>
          <w:color w:val="000000"/>
        </w:rPr>
        <w:t> storedVariables</w:t>
      </w:r>
    </w:p>
    <w:p w:rsidR="00886B13" w:rsidRPr="00B734AF" w:rsidRDefault="00886B13" w:rsidP="00886B13">
      <w:pPr>
        <w:spacing w:line="221" w:lineRule="atLeast"/>
        <w:rPr>
          <w:rFonts w:ascii="Helvetica" w:hAnsi="Helvetica" w:cs="Helvetica"/>
          <w:color w:val="000000"/>
        </w:rPr>
      </w:pPr>
      <w:r w:rsidRPr="00B734AF">
        <w:rPr>
          <w:rFonts w:ascii="Helvetica" w:hAnsi="Helvetica" w:cs="Helvetica"/>
          <w:b/>
          <w:bCs/>
          <w:color w:val="000000"/>
        </w:rPr>
        <w:t>c.</w:t>
      </w:r>
      <w:r w:rsidRPr="00B734AF">
        <w:rPr>
          <w:rFonts w:ascii="Helvetica" w:hAnsi="Helvetica" w:cs="Helvetica"/>
          <w:color w:val="000000"/>
        </w:rPr>
        <w:t> VariablesStore</w:t>
      </w:r>
    </w:p>
    <w:p w:rsidR="00886B13" w:rsidRPr="00B734AF" w:rsidRDefault="00886B13" w:rsidP="00886B13">
      <w:pPr>
        <w:spacing w:line="221" w:lineRule="atLeast"/>
        <w:rPr>
          <w:rFonts w:ascii="Helvetica" w:hAnsi="Helvetica" w:cs="Helvetica"/>
          <w:color w:val="000000"/>
        </w:rPr>
      </w:pPr>
      <w:r w:rsidRPr="00B734AF">
        <w:rPr>
          <w:rFonts w:ascii="Helvetica" w:hAnsi="Helvetica" w:cs="Helvetica"/>
          <w:b/>
          <w:bCs/>
          <w:color w:val="000000"/>
        </w:rPr>
        <w:t>d.</w:t>
      </w:r>
      <w:r w:rsidRPr="00B734AF">
        <w:rPr>
          <w:rFonts w:ascii="Helvetica" w:hAnsi="Helvetica" w:cs="Helvetica"/>
          <w:color w:val="000000"/>
        </w:rPr>
        <w:t> All of the above</w:t>
      </w:r>
    </w:p>
    <w:p w:rsidR="00886B13" w:rsidRPr="00B734AF" w:rsidRDefault="00886B13" w:rsidP="00886B13">
      <w:pPr>
        <w:spacing w:line="221" w:lineRule="atLeast"/>
        <w:rPr>
          <w:rFonts w:ascii="Helvetica" w:hAnsi="Helvetica" w:cs="Helvetica"/>
          <w:color w:val="000000"/>
        </w:rPr>
      </w:pPr>
    </w:p>
    <w:p w:rsidR="00886B13" w:rsidRPr="00B734AF" w:rsidRDefault="00886B13" w:rsidP="00886B13">
      <w:pPr>
        <w:spacing w:line="221" w:lineRule="atLeast"/>
        <w:rPr>
          <w:rFonts w:ascii="Helvetica" w:hAnsi="Helvetica" w:cs="Helvetica"/>
          <w:color w:val="000000"/>
        </w:rPr>
      </w:pPr>
      <w:r w:rsidRPr="00B734AF">
        <w:rPr>
          <w:rFonts w:ascii="Helvetica" w:hAnsi="Helvetica" w:cs="Helvetica"/>
          <w:b/>
          <w:bCs/>
          <w:color w:val="000000"/>
        </w:rPr>
        <w:t>ANSWER: storedVars</w:t>
      </w:r>
    </w:p>
    <w:p w:rsidR="00886B13" w:rsidRPr="00B734AF" w:rsidRDefault="00886B13" w:rsidP="006B7F35">
      <w:pPr>
        <w:shd w:val="clear" w:color="auto" w:fill="FFFFFF"/>
        <w:spacing w:before="100" w:beforeAutospacing="1" w:after="100" w:afterAutospacing="1"/>
        <w:rPr>
          <w:rFonts w:ascii="Arial" w:hAnsi="Arial" w:cs="Arial"/>
          <w:b/>
          <w:bCs/>
          <w:color w:val="343434"/>
        </w:rPr>
      </w:pPr>
    </w:p>
    <w:p w:rsidR="006B7F35" w:rsidRPr="00B734AF" w:rsidRDefault="006B7F35" w:rsidP="006B7F35">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120. What all things you should consider before selecting automation tools for the AUT?</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Technical Feasibility</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Complexity level</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Application stability</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Test data</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Application size</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Re-usability of automated scripts</w:t>
      </w:r>
    </w:p>
    <w:p w:rsidR="006B7F35" w:rsidRPr="00B734AF" w:rsidRDefault="006B7F35" w:rsidP="00FA2801">
      <w:pPr>
        <w:numPr>
          <w:ilvl w:val="0"/>
          <w:numId w:val="36"/>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Execution across environment</w:t>
      </w:r>
    </w:p>
    <w:p w:rsidR="003E127D" w:rsidRPr="00B734AF" w:rsidRDefault="00421E61" w:rsidP="003E127D">
      <w:pPr>
        <w:pStyle w:val="NormalWeb"/>
        <w:shd w:val="clear" w:color="auto" w:fill="FFFFFF"/>
        <w:spacing w:before="0" w:beforeAutospacing="0" w:after="240" w:afterAutospacing="0"/>
        <w:rPr>
          <w:rFonts w:ascii="Georgia" w:hAnsi="Georgia"/>
          <w:b/>
          <w:color w:val="333333"/>
          <w:u w:val="single"/>
        </w:rPr>
      </w:pPr>
      <w:r w:rsidRPr="00B734AF">
        <w:rPr>
          <w:rFonts w:ascii="Georgia" w:hAnsi="Georgia"/>
          <w:b/>
          <w:color w:val="333333"/>
          <w:u w:val="single"/>
        </w:rPr>
        <w:t>Parent:</w:t>
      </w:r>
    </w:p>
    <w:p w:rsidR="00421E61" w:rsidRPr="00B734AF" w:rsidRDefault="00421E61" w:rsidP="003E127D">
      <w:pPr>
        <w:pStyle w:val="NormalWeb"/>
        <w:shd w:val="clear" w:color="auto" w:fill="FFFFFF"/>
        <w:spacing w:before="0" w:beforeAutospacing="0" w:after="240" w:afterAutospacing="0"/>
        <w:rPr>
          <w:rFonts w:ascii="Georgia" w:hAnsi="Georgia"/>
          <w:color w:val="333333"/>
          <w:u w:val="single"/>
        </w:rPr>
      </w:pPr>
      <w:r w:rsidRPr="00B734AF">
        <w:rPr>
          <w:rFonts w:ascii="Georgia" w:hAnsi="Georgia"/>
          <w:color w:val="333333"/>
          <w:u w:val="single"/>
        </w:rPr>
        <w:t>$x("(//input[contains(@name,'sQuery')]/parent::*)")</w:t>
      </w:r>
    </w:p>
    <w:p w:rsidR="00811917" w:rsidRPr="00B734AF" w:rsidRDefault="00811917" w:rsidP="003E127D">
      <w:pPr>
        <w:pStyle w:val="NormalWeb"/>
        <w:shd w:val="clear" w:color="auto" w:fill="FFFFFF"/>
        <w:spacing w:before="0" w:beforeAutospacing="0" w:after="240" w:afterAutospacing="0"/>
        <w:rPr>
          <w:rFonts w:ascii="Georgia" w:hAnsi="Georgia"/>
          <w:color w:val="333333"/>
        </w:rPr>
      </w:pPr>
      <w:r w:rsidRPr="00B734AF">
        <w:rPr>
          <w:rFonts w:ascii="Georgia" w:hAnsi="Georgia"/>
          <w:b/>
          <w:color w:val="333333"/>
        </w:rPr>
        <w:lastRenderedPageBreak/>
        <w:t xml:space="preserve">Parents of Parent </w:t>
      </w:r>
      <w:r w:rsidR="00421E61" w:rsidRPr="00B734AF">
        <w:rPr>
          <w:rFonts w:ascii="Georgia" w:hAnsi="Georgia"/>
          <w:b/>
          <w:color w:val="333333"/>
        </w:rPr>
        <w:t>(Grand Parent)</w:t>
      </w:r>
      <w:r w:rsidRPr="00B734AF">
        <w:rPr>
          <w:rFonts w:ascii="Georgia" w:hAnsi="Georgia"/>
          <w:b/>
          <w:color w:val="333333"/>
        </w:rPr>
        <w:t>: in trivago.com example</w:t>
      </w:r>
    </w:p>
    <w:p w:rsidR="00811917" w:rsidRPr="00B734AF" w:rsidRDefault="00811917" w:rsidP="003E127D">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$x("((//input[contains(@name,'sQuery')]/parent::*)/parent::*)")</w:t>
      </w:r>
    </w:p>
    <w:p w:rsidR="00345476" w:rsidRPr="003D2679" w:rsidRDefault="00345476" w:rsidP="00345476">
      <w:pPr>
        <w:pStyle w:val="NormalWeb"/>
        <w:shd w:val="clear" w:color="auto" w:fill="FFFFFF"/>
        <w:spacing w:before="0" w:beforeAutospacing="0" w:after="240" w:afterAutospacing="0"/>
        <w:rPr>
          <w:rFonts w:ascii="Georgia" w:hAnsi="Georgia"/>
          <w:b/>
          <w:color w:val="333333"/>
        </w:rPr>
      </w:pPr>
      <w:r w:rsidRPr="00B734AF">
        <w:rPr>
          <w:rFonts w:ascii="Georgia" w:hAnsi="Georgia"/>
          <w:color w:val="333333"/>
        </w:rPr>
        <w:t>O</w:t>
      </w:r>
      <w:r w:rsidR="00DC4252" w:rsidRPr="00B734AF">
        <w:rPr>
          <w:rFonts w:ascii="Georgia" w:hAnsi="Georgia"/>
          <w:color w:val="333333"/>
        </w:rPr>
        <w:t>R</w:t>
      </w:r>
    </w:p>
    <w:p w:rsidR="00345476" w:rsidRPr="003D2679" w:rsidRDefault="00345476" w:rsidP="00345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b/>
          <w:color w:val="222222"/>
        </w:rPr>
      </w:pPr>
      <w:r w:rsidRPr="003D2679">
        <w:rPr>
          <w:rFonts w:ascii="inherit" w:hAnsi="inherit" w:cs="Courier New"/>
          <w:b/>
          <w:color w:val="222222"/>
        </w:rPr>
        <w:t>$x(</w:t>
      </w:r>
      <w:r w:rsidRPr="003D2679">
        <w:rPr>
          <w:rFonts w:ascii="inherit" w:hAnsi="inherit" w:cs="Courier New"/>
          <w:b/>
          <w:color w:val="C51916"/>
        </w:rPr>
        <w:t>"(//div[contains(@id,'fd4')]/ancestor::*)[last()-1]"</w:t>
      </w:r>
      <w:r w:rsidRPr="003D2679">
        <w:rPr>
          <w:rFonts w:ascii="inherit" w:hAnsi="inherit" w:cs="Courier New"/>
          <w:b/>
          <w:color w:val="222222"/>
        </w:rPr>
        <w:t>)</w:t>
      </w:r>
    </w:p>
    <w:p w:rsidR="00345476" w:rsidRPr="00B734AF" w:rsidRDefault="00345476" w:rsidP="003E127D">
      <w:pPr>
        <w:pStyle w:val="NormalWeb"/>
        <w:shd w:val="clear" w:color="auto" w:fill="FFFFFF"/>
        <w:spacing w:before="0" w:beforeAutospacing="0" w:after="240" w:afterAutospacing="0"/>
        <w:rPr>
          <w:rFonts w:ascii="Georgia" w:hAnsi="Georgia"/>
          <w:color w:val="333333"/>
        </w:rPr>
      </w:pP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to display all siblings</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$x("(//div[@id='pagelet_sidebar'])//preceding-sibling::*")</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to display all childs</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$x("(//div[@id='bluebarRoot'])//following-sibling::div/child::*")</w:t>
      </w:r>
    </w:p>
    <w:p w:rsidR="003E127D" w:rsidRPr="00B734AF" w:rsidRDefault="003E127D" w:rsidP="003E127D">
      <w:pPr>
        <w:pStyle w:val="NormalWeb"/>
        <w:shd w:val="clear" w:color="auto" w:fill="FFFFFF"/>
        <w:spacing w:after="240"/>
        <w:rPr>
          <w:rFonts w:ascii="Georgia" w:hAnsi="Georgia"/>
          <w:b/>
          <w:color w:val="333333"/>
        </w:rPr>
      </w:pPr>
      <w:r w:rsidRPr="00B734AF">
        <w:rPr>
          <w:rFonts w:ascii="Georgia" w:hAnsi="Georgia"/>
          <w:b/>
          <w:color w:val="333333"/>
        </w:rPr>
        <w:t>$x("(//div[contains(text(),'THE WORLDS LARGEST WEB DEVELOPER SITE')])//preceding-sibling::*")</w:t>
      </w:r>
    </w:p>
    <w:p w:rsidR="003E127D" w:rsidRPr="00B734AF" w:rsidRDefault="003E127D" w:rsidP="003E127D">
      <w:pPr>
        <w:pStyle w:val="NormalWeb"/>
        <w:shd w:val="clear" w:color="auto" w:fill="FFFFFF"/>
        <w:spacing w:after="240"/>
        <w:rPr>
          <w:rFonts w:ascii="Georgia" w:hAnsi="Georgia"/>
          <w:b/>
          <w:color w:val="333333"/>
        </w:rPr>
      </w:pPr>
      <w:r w:rsidRPr="00B734AF">
        <w:rPr>
          <w:rFonts w:ascii="Georgia" w:hAnsi="Georgia"/>
          <w:b/>
          <w:color w:val="333333"/>
        </w:rPr>
        <w:t>$x("(//div[@id='pagelet_sidebar'])//preceding-sibling::*")</w:t>
      </w:r>
    </w:p>
    <w:p w:rsidR="003E127D" w:rsidRPr="00B734AF" w:rsidRDefault="003E127D" w:rsidP="003E127D">
      <w:pPr>
        <w:pStyle w:val="NormalWeb"/>
        <w:shd w:val="clear" w:color="auto" w:fill="FFFFFF"/>
        <w:spacing w:after="240"/>
        <w:rPr>
          <w:rFonts w:ascii="Georgia" w:hAnsi="Georgia"/>
          <w:b/>
          <w:color w:val="333333"/>
        </w:rPr>
      </w:pPr>
      <w:r w:rsidRPr="00B734AF">
        <w:rPr>
          <w:rFonts w:ascii="Georgia" w:hAnsi="Georgia"/>
          <w:b/>
          <w:color w:val="333333"/>
        </w:rPr>
        <w:t>$x("//label[contains(text(),'Query related to')]//following-sibling::div/div[1]")</w:t>
      </w:r>
    </w:p>
    <w:p w:rsidR="003E127D" w:rsidRPr="00B734AF" w:rsidRDefault="003E127D" w:rsidP="003E127D">
      <w:pPr>
        <w:pStyle w:val="NormalWeb"/>
        <w:shd w:val="clear" w:color="auto" w:fill="FFFFFF"/>
        <w:spacing w:after="240"/>
        <w:rPr>
          <w:rFonts w:ascii="Georgia" w:hAnsi="Georgia"/>
          <w:b/>
          <w:color w:val="333333"/>
        </w:rPr>
      </w:pPr>
      <w:r w:rsidRPr="00B734AF">
        <w:rPr>
          <w:rFonts w:ascii="Georgia" w:hAnsi="Georgia"/>
          <w:b/>
          <w:color w:val="333333"/>
        </w:rPr>
        <w:t>$x("//label[contains(text(),'Query related to')]//following-sibling::div[text(),'test']")</w:t>
      </w:r>
    </w:p>
    <w:p w:rsidR="003E127D" w:rsidRPr="00B734AF" w:rsidRDefault="003E127D" w:rsidP="003E127D">
      <w:pPr>
        <w:pStyle w:val="NormalWeb"/>
        <w:shd w:val="clear" w:color="auto" w:fill="FFFFFF"/>
        <w:spacing w:after="240"/>
        <w:rPr>
          <w:rFonts w:ascii="Georgia" w:hAnsi="Georgia"/>
          <w:b/>
          <w:color w:val="333333"/>
        </w:rPr>
      </w:pPr>
      <w:r w:rsidRPr="00B734AF">
        <w:rPr>
          <w:rFonts w:ascii="Georgia" w:hAnsi="Georgia"/>
          <w:b/>
          <w:color w:val="333333"/>
        </w:rPr>
        <w:t>$x("//label[contains(text(),'Query related to')]//following-sibling::div/div/child::*")</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$x("//input[@id='product']//preceding-sibling::div[1]/div/input")</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x("//input[@id='product']//preceding-sibling::*[1]")</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Get Last Element input</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$x("//form[@id='contactus-form']/input[last()]")</w:t>
      </w:r>
    </w:p>
    <w:p w:rsidR="009D52DC" w:rsidRPr="00B734AF" w:rsidRDefault="009D52DC"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$x("(//div[contains(text(),'test123')])")</w:t>
      </w:r>
    </w:p>
    <w:p w:rsidR="009D52DC" w:rsidRPr="00B734AF" w:rsidRDefault="009D52DC"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$x("(//div[text()='test123'])")</w:t>
      </w:r>
    </w:p>
    <w:p w:rsidR="003E127D" w:rsidRPr="00B734AF" w:rsidRDefault="003E127D" w:rsidP="003E1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pacing w:val="-7"/>
        </w:rPr>
      </w:pPr>
      <w:r w:rsidRPr="00B734AF">
        <w:rPr>
          <w:rFonts w:ascii="Consolas" w:hAnsi="Consolas" w:cs="Consolas"/>
          <w:color w:val="111111"/>
          <w:spacing w:val="-7"/>
        </w:rPr>
        <w:t>//a</w:t>
      </w:r>
      <w:r w:rsidRPr="00B734AF">
        <w:rPr>
          <w:rFonts w:ascii="Consolas" w:hAnsi="Consolas" w:cs="Consolas"/>
          <w:color w:val="AAAAAA"/>
          <w:spacing w:val="-7"/>
        </w:rPr>
        <w:t>[</w:t>
      </w:r>
      <w:r w:rsidRPr="00B734AF">
        <w:rPr>
          <w:rFonts w:ascii="Consolas" w:hAnsi="Consolas" w:cs="Consolas"/>
          <w:color w:val="111111"/>
          <w:spacing w:val="-7"/>
        </w:rPr>
        <w:t>1</w:t>
      </w:r>
      <w:r w:rsidRPr="00B734AF">
        <w:rPr>
          <w:rFonts w:ascii="Consolas" w:hAnsi="Consolas" w:cs="Consolas"/>
          <w:color w:val="AAAAAA"/>
          <w:spacing w:val="-7"/>
        </w:rPr>
        <w:t>]</w:t>
      </w:r>
      <w:r w:rsidRPr="00B734AF">
        <w:rPr>
          <w:rFonts w:ascii="Consolas" w:hAnsi="Consolas" w:cs="Consolas"/>
          <w:color w:val="111111"/>
          <w:spacing w:val="-7"/>
        </w:rPr>
        <w:t xml:space="preserve">                  </w:t>
      </w:r>
      <w:r w:rsidRPr="00B734AF">
        <w:rPr>
          <w:rFonts w:ascii="Consolas" w:hAnsi="Consolas" w:cs="Consolas"/>
          <w:color w:val="AAAAAA"/>
          <w:spacing w:val="-7"/>
        </w:rPr>
        <w:t># first &lt;a&gt;</w:t>
      </w:r>
    </w:p>
    <w:p w:rsidR="003E127D" w:rsidRPr="00B734AF" w:rsidRDefault="003E127D" w:rsidP="003E1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pacing w:val="-7"/>
        </w:rPr>
      </w:pPr>
      <w:r w:rsidRPr="00B734AF">
        <w:rPr>
          <w:rFonts w:ascii="Consolas" w:hAnsi="Consolas" w:cs="Consolas"/>
          <w:color w:val="111111"/>
          <w:spacing w:val="-7"/>
        </w:rPr>
        <w:t>//a</w:t>
      </w:r>
      <w:r w:rsidRPr="00B734AF">
        <w:rPr>
          <w:rFonts w:ascii="Consolas" w:hAnsi="Consolas" w:cs="Consolas"/>
          <w:color w:val="AAAAAA"/>
          <w:spacing w:val="-7"/>
        </w:rPr>
        <w:t>[</w:t>
      </w:r>
      <w:r w:rsidRPr="00B734AF">
        <w:rPr>
          <w:rFonts w:ascii="Consolas" w:hAnsi="Consolas" w:cs="Consolas"/>
          <w:color w:val="111111"/>
          <w:spacing w:val="-7"/>
        </w:rPr>
        <w:t>last</w:t>
      </w:r>
      <w:r w:rsidRPr="00B734AF">
        <w:rPr>
          <w:rFonts w:ascii="Consolas" w:hAnsi="Consolas" w:cs="Consolas"/>
          <w:color w:val="AAAAAA"/>
          <w:spacing w:val="-7"/>
        </w:rPr>
        <w:t>()]</w:t>
      </w:r>
      <w:r w:rsidRPr="00B734AF">
        <w:rPr>
          <w:rFonts w:ascii="Consolas" w:hAnsi="Consolas" w:cs="Consolas"/>
          <w:color w:val="111111"/>
          <w:spacing w:val="-7"/>
        </w:rPr>
        <w:t xml:space="preserve">             </w:t>
      </w:r>
      <w:r w:rsidRPr="00B734AF">
        <w:rPr>
          <w:rFonts w:ascii="Consolas" w:hAnsi="Consolas" w:cs="Consolas"/>
          <w:color w:val="AAAAAA"/>
          <w:spacing w:val="-7"/>
        </w:rPr>
        <w:t># last &lt;a&gt;</w:t>
      </w:r>
    </w:p>
    <w:p w:rsidR="003E127D" w:rsidRPr="00B734AF" w:rsidRDefault="003E127D" w:rsidP="003E1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pacing w:val="-7"/>
        </w:rPr>
      </w:pPr>
      <w:r w:rsidRPr="00B734AF">
        <w:rPr>
          <w:rFonts w:ascii="Consolas" w:hAnsi="Consolas" w:cs="Consolas"/>
          <w:color w:val="111111"/>
          <w:spacing w:val="-7"/>
        </w:rPr>
        <w:t>//ol/li</w:t>
      </w:r>
      <w:r w:rsidRPr="00B734AF">
        <w:rPr>
          <w:rFonts w:ascii="Consolas" w:hAnsi="Consolas" w:cs="Consolas"/>
          <w:color w:val="AAAAAA"/>
          <w:spacing w:val="-7"/>
        </w:rPr>
        <w:t>[</w:t>
      </w:r>
      <w:r w:rsidRPr="00B734AF">
        <w:rPr>
          <w:rFonts w:ascii="Consolas" w:hAnsi="Consolas" w:cs="Consolas"/>
          <w:color w:val="111111"/>
          <w:spacing w:val="-7"/>
        </w:rPr>
        <w:t>2</w:t>
      </w:r>
      <w:r w:rsidRPr="00B734AF">
        <w:rPr>
          <w:rFonts w:ascii="Consolas" w:hAnsi="Consolas" w:cs="Consolas"/>
          <w:color w:val="AAAAAA"/>
          <w:spacing w:val="-7"/>
        </w:rPr>
        <w:t>]</w:t>
      </w:r>
      <w:r w:rsidRPr="00B734AF">
        <w:rPr>
          <w:rFonts w:ascii="Consolas" w:hAnsi="Consolas" w:cs="Consolas"/>
          <w:color w:val="111111"/>
          <w:spacing w:val="-7"/>
        </w:rPr>
        <w:t xml:space="preserve">              </w:t>
      </w:r>
      <w:r w:rsidRPr="00B734AF">
        <w:rPr>
          <w:rFonts w:ascii="Consolas" w:hAnsi="Consolas" w:cs="Consolas"/>
          <w:color w:val="AAAAAA"/>
          <w:spacing w:val="-7"/>
        </w:rPr>
        <w:t># second &lt;li&gt;</w:t>
      </w:r>
    </w:p>
    <w:p w:rsidR="003E127D" w:rsidRPr="00B734AF" w:rsidRDefault="003E127D" w:rsidP="003E1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111111"/>
          <w:spacing w:val="-7"/>
        </w:rPr>
      </w:pPr>
      <w:r w:rsidRPr="00B734AF">
        <w:rPr>
          <w:rFonts w:ascii="Consolas" w:hAnsi="Consolas" w:cs="Consolas"/>
          <w:color w:val="111111"/>
          <w:spacing w:val="-7"/>
        </w:rPr>
        <w:t>//ol/li</w:t>
      </w:r>
      <w:r w:rsidRPr="00B734AF">
        <w:rPr>
          <w:rFonts w:ascii="Consolas" w:hAnsi="Consolas" w:cs="Consolas"/>
          <w:color w:val="AAAAAA"/>
          <w:spacing w:val="-7"/>
        </w:rPr>
        <w:t>[</w:t>
      </w:r>
      <w:r w:rsidRPr="00B734AF">
        <w:rPr>
          <w:rFonts w:ascii="Consolas" w:hAnsi="Consolas" w:cs="Consolas"/>
          <w:color w:val="111111"/>
          <w:spacing w:val="-7"/>
        </w:rPr>
        <w:t>position</w:t>
      </w:r>
      <w:r w:rsidRPr="00B734AF">
        <w:rPr>
          <w:rFonts w:ascii="Consolas" w:hAnsi="Consolas" w:cs="Consolas"/>
          <w:color w:val="AAAAAA"/>
          <w:spacing w:val="-7"/>
        </w:rPr>
        <w:t>()=</w:t>
      </w:r>
      <w:r w:rsidRPr="00B734AF">
        <w:rPr>
          <w:rFonts w:ascii="Consolas" w:hAnsi="Consolas" w:cs="Consolas"/>
          <w:color w:val="111111"/>
          <w:spacing w:val="-7"/>
        </w:rPr>
        <w:t>2</w:t>
      </w:r>
      <w:r w:rsidRPr="00B734AF">
        <w:rPr>
          <w:rFonts w:ascii="Consolas" w:hAnsi="Consolas" w:cs="Consolas"/>
          <w:color w:val="AAAAAA"/>
          <w:spacing w:val="-7"/>
        </w:rPr>
        <w:t>]</w:t>
      </w:r>
      <w:r w:rsidRPr="00B734AF">
        <w:rPr>
          <w:rFonts w:ascii="Consolas" w:hAnsi="Consolas" w:cs="Consolas"/>
          <w:color w:val="111111"/>
          <w:spacing w:val="-7"/>
        </w:rPr>
        <w:t xml:space="preserve">   </w:t>
      </w:r>
      <w:r w:rsidRPr="00B734AF">
        <w:rPr>
          <w:rFonts w:ascii="Consolas" w:hAnsi="Consolas" w:cs="Consolas"/>
          <w:color w:val="AAAAAA"/>
          <w:spacing w:val="-7"/>
        </w:rPr>
        <w:t># same as above</w:t>
      </w:r>
    </w:p>
    <w:p w:rsidR="003E127D" w:rsidRPr="00B734AF" w:rsidRDefault="003E127D" w:rsidP="003E1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4455"/>
          <w:spacing w:val="-7"/>
        </w:rPr>
      </w:pPr>
      <w:r w:rsidRPr="00B734AF">
        <w:rPr>
          <w:rFonts w:ascii="Consolas" w:hAnsi="Consolas" w:cs="Consolas"/>
          <w:color w:val="111111"/>
          <w:spacing w:val="-7"/>
        </w:rPr>
        <w:t>//ol/li</w:t>
      </w:r>
      <w:r w:rsidRPr="00B734AF">
        <w:rPr>
          <w:rFonts w:ascii="Consolas" w:hAnsi="Consolas" w:cs="Consolas"/>
          <w:color w:val="AAAAAA"/>
          <w:spacing w:val="-7"/>
        </w:rPr>
        <w:t>[</w:t>
      </w:r>
      <w:r w:rsidRPr="00B734AF">
        <w:rPr>
          <w:rFonts w:ascii="Consolas" w:hAnsi="Consolas" w:cs="Consolas"/>
          <w:color w:val="111111"/>
          <w:spacing w:val="-7"/>
        </w:rPr>
        <w:t>position</w:t>
      </w:r>
      <w:r w:rsidRPr="00B734AF">
        <w:rPr>
          <w:rFonts w:ascii="Consolas" w:hAnsi="Consolas" w:cs="Consolas"/>
          <w:color w:val="AAAAAA"/>
          <w:spacing w:val="-7"/>
        </w:rPr>
        <w:t>()&gt;</w:t>
      </w:r>
      <w:r w:rsidRPr="00B734AF">
        <w:rPr>
          <w:rFonts w:ascii="Consolas" w:hAnsi="Consolas" w:cs="Consolas"/>
          <w:color w:val="111111"/>
          <w:spacing w:val="-7"/>
        </w:rPr>
        <w:t>1</w:t>
      </w:r>
      <w:r w:rsidRPr="00B734AF">
        <w:rPr>
          <w:rFonts w:ascii="Consolas" w:hAnsi="Consolas" w:cs="Consolas"/>
          <w:color w:val="AAAAAA"/>
          <w:spacing w:val="-7"/>
        </w:rPr>
        <w:t>]</w:t>
      </w:r>
      <w:r w:rsidRPr="00B734AF">
        <w:rPr>
          <w:rFonts w:ascii="Consolas" w:hAnsi="Consolas" w:cs="Consolas"/>
          <w:color w:val="111111"/>
          <w:spacing w:val="-7"/>
        </w:rPr>
        <w:t xml:space="preserve">   </w:t>
      </w:r>
      <w:r w:rsidRPr="00B734AF">
        <w:rPr>
          <w:rFonts w:ascii="Consolas" w:hAnsi="Consolas" w:cs="Consolas"/>
          <w:color w:val="AAAAAA"/>
          <w:spacing w:val="-7"/>
        </w:rPr>
        <w:t># :not(:first-child)</w:t>
      </w:r>
    </w:p>
    <w:tbl>
      <w:tblPr>
        <w:tblpPr w:leftFromText="180" w:rightFromText="180" w:vertAnchor="text" w:horzAnchor="margin" w:tblpY="337"/>
        <w:tblW w:w="969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319"/>
        <w:gridCol w:w="4375"/>
      </w:tblGrid>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b/>
                <w:bCs/>
                <w:color w:val="000000"/>
              </w:rPr>
            </w:pPr>
            <w:r w:rsidRPr="00B734AF">
              <w:rPr>
                <w:rFonts w:ascii="Verdana" w:hAnsi="Verdana"/>
                <w:b/>
                <w:bCs/>
                <w:color w:val="000000"/>
              </w:rPr>
              <w:t>AxisName</w:t>
            </w:r>
          </w:p>
        </w:tc>
        <w:tc>
          <w:tcPr>
            <w:tcW w:w="4375" w:type="dxa"/>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b/>
                <w:bCs/>
                <w:color w:val="000000"/>
              </w:rPr>
            </w:pPr>
            <w:r w:rsidRPr="00B734AF">
              <w:rPr>
                <w:rFonts w:ascii="Verdana" w:hAnsi="Verdana"/>
                <w:b/>
                <w:bCs/>
                <w:color w:val="000000"/>
              </w:rPr>
              <w:t>Result</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lastRenderedPageBreak/>
              <w:t>Ancestor</w:t>
            </w:r>
          </w:p>
          <w:p w:rsidR="00AF111E" w:rsidRPr="00B734AF" w:rsidRDefault="00AF111E" w:rsidP="00AF111E">
            <w:pPr>
              <w:spacing w:before="300" w:after="300"/>
              <w:rPr>
                <w:rFonts w:ascii="Verdana" w:hAnsi="Verdana"/>
                <w:color w:val="000000"/>
              </w:rPr>
            </w:pPr>
            <w:r w:rsidRPr="00B734AF">
              <w:rPr>
                <w:rFonts w:ascii="Verdana" w:hAnsi="Verdana"/>
                <w:color w:val="000000"/>
              </w:rPr>
              <w:t>$x("//input[@id='custom']/ancestor::*")</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ancestors (parent, grandparent, etc.) of the current node</w:t>
            </w: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ancestor-or-self</w:t>
            </w:r>
          </w:p>
          <w:p w:rsidR="00AF111E" w:rsidRPr="00B734AF" w:rsidRDefault="00AF111E" w:rsidP="00AF111E">
            <w:pPr>
              <w:spacing w:before="300" w:after="300"/>
              <w:rPr>
                <w:rFonts w:ascii="Verdana" w:hAnsi="Verdana"/>
                <w:color w:val="000000"/>
              </w:rPr>
            </w:pPr>
            <w:r w:rsidRPr="00B734AF">
              <w:rPr>
                <w:rFonts w:ascii="Verdana" w:hAnsi="Verdana"/>
                <w:color w:val="000000"/>
              </w:rPr>
              <w:t>$x("//input[@id='custom']/ancestor::*")</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 xml:space="preserve">Selects all ancestors (parent, grandparent, etc.) of the </w:t>
            </w:r>
          </w:p>
          <w:p w:rsidR="00AF111E" w:rsidRPr="00B734AF" w:rsidRDefault="00AF111E" w:rsidP="00AF111E">
            <w:pPr>
              <w:spacing w:before="300" w:after="300"/>
              <w:rPr>
                <w:rFonts w:ascii="Verdana" w:hAnsi="Verdana"/>
                <w:color w:val="000000"/>
              </w:rPr>
            </w:pPr>
            <w:r w:rsidRPr="00B734AF">
              <w:rPr>
                <w:rFonts w:ascii="Verdana" w:hAnsi="Verdana"/>
                <w:color w:val="000000"/>
              </w:rPr>
              <w:t>current node and the current node itself</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attribute</w:t>
            </w:r>
            <w:r w:rsidRPr="00B734AF">
              <w:t xml:space="preserve"> $x("//input[@id='custom']/attribute::*") </w:t>
            </w:r>
            <w:r w:rsidRPr="00B734AF">
              <w:rPr>
                <w:rFonts w:ascii="Verdana" w:hAnsi="Verdana"/>
                <w:color w:val="000000"/>
              </w:rPr>
              <w:t>$x("//input[@id='custom']/attribute::*")</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attributes of the current node</w:t>
            </w: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Child</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children of the current node</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Descendant</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 xml:space="preserve">Selects all descendants (children, grandchildren, etc.) </w:t>
            </w:r>
          </w:p>
          <w:p w:rsidR="00AF111E" w:rsidRDefault="00AF111E" w:rsidP="00AF111E">
            <w:pPr>
              <w:spacing w:before="300" w:after="300"/>
              <w:rPr>
                <w:rFonts w:ascii="Verdana" w:hAnsi="Verdana"/>
                <w:color w:val="000000"/>
              </w:rPr>
            </w:pPr>
            <w:r w:rsidRPr="00B734AF">
              <w:rPr>
                <w:rFonts w:ascii="Verdana" w:hAnsi="Verdana"/>
                <w:color w:val="000000"/>
              </w:rPr>
              <w:t>of the current node</w:t>
            </w:r>
          </w:p>
          <w:p w:rsidR="00AF111E" w:rsidRPr="00B734AF" w:rsidRDefault="00AF111E" w:rsidP="00AF111E">
            <w:pPr>
              <w:spacing w:before="300" w:after="300"/>
              <w:rPr>
                <w:rFonts w:ascii="Verdana" w:hAnsi="Verdana"/>
                <w:color w:val="000000"/>
              </w:rPr>
            </w:pP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descendant-or-self</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 xml:space="preserve">Selects all descendants (children, grandchildren, etc.) </w:t>
            </w:r>
          </w:p>
          <w:p w:rsidR="00AF111E" w:rsidRPr="00B734AF" w:rsidRDefault="00AF111E" w:rsidP="00AF111E">
            <w:pPr>
              <w:spacing w:before="300" w:after="300"/>
              <w:rPr>
                <w:rFonts w:ascii="Verdana" w:hAnsi="Verdana"/>
                <w:color w:val="000000"/>
              </w:rPr>
            </w:pPr>
            <w:r w:rsidRPr="00B734AF">
              <w:rPr>
                <w:rFonts w:ascii="Verdana" w:hAnsi="Verdana"/>
                <w:color w:val="000000"/>
              </w:rPr>
              <w:t>of the current node and the current node itself</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Following</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 xml:space="preserve">Selects everything in the document after the closing </w:t>
            </w:r>
          </w:p>
          <w:p w:rsidR="00AF111E" w:rsidRPr="00B734AF" w:rsidRDefault="00AF111E" w:rsidP="00AF111E">
            <w:pPr>
              <w:spacing w:before="300" w:after="300"/>
              <w:rPr>
                <w:rFonts w:ascii="Verdana" w:hAnsi="Verdana"/>
                <w:color w:val="000000"/>
              </w:rPr>
            </w:pPr>
            <w:r w:rsidRPr="00B734AF">
              <w:rPr>
                <w:rFonts w:ascii="Verdana" w:hAnsi="Verdana"/>
                <w:color w:val="000000"/>
              </w:rPr>
              <w:t>tag of the current node</w:t>
            </w: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lastRenderedPageBreak/>
              <w:t>following-sibling</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siblings after the current node</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Namespace</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namespace nodes of the current node</w:t>
            </w: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Parent</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the parent of the current node</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Preceding</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 xml:space="preserve">Selects all nodes that appear before the current node </w:t>
            </w:r>
          </w:p>
          <w:p w:rsidR="00AF111E" w:rsidRPr="00B734AF" w:rsidRDefault="00AF111E" w:rsidP="00AF111E">
            <w:pPr>
              <w:spacing w:before="300" w:after="300"/>
              <w:rPr>
                <w:rFonts w:ascii="Verdana" w:hAnsi="Verdana"/>
                <w:color w:val="000000"/>
              </w:rPr>
            </w:pPr>
            <w:r w:rsidRPr="00B734AF">
              <w:rPr>
                <w:rFonts w:ascii="Verdana" w:hAnsi="Verdana"/>
                <w:color w:val="000000"/>
              </w:rPr>
              <w:t>in the document, except ancestors, attribute nodes and namespace nodes</w:t>
            </w:r>
          </w:p>
        </w:tc>
      </w:tr>
      <w:tr w:rsidR="00AF111E" w:rsidRPr="00B734AF" w:rsidTr="00AF111E">
        <w:tc>
          <w:tcPr>
            <w:tcW w:w="5319" w:type="dxa"/>
            <w:shd w:val="clear" w:color="auto" w:fill="FFFFFF"/>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preceding-sibling</w:t>
            </w:r>
          </w:p>
        </w:tc>
        <w:tc>
          <w:tcPr>
            <w:tcW w:w="0" w:type="auto"/>
            <w:shd w:val="clear" w:color="auto" w:fill="FFFFFF"/>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all siblings before the current node</w:t>
            </w:r>
          </w:p>
        </w:tc>
      </w:tr>
      <w:tr w:rsidR="00AF111E" w:rsidRPr="00B734AF" w:rsidTr="00AF111E">
        <w:tc>
          <w:tcPr>
            <w:tcW w:w="5319" w:type="dxa"/>
            <w:shd w:val="clear" w:color="auto" w:fill="F1F1F1"/>
            <w:tcMar>
              <w:top w:w="120" w:type="dxa"/>
              <w:left w:w="24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Self</w:t>
            </w:r>
          </w:p>
        </w:tc>
        <w:tc>
          <w:tcPr>
            <w:tcW w:w="0" w:type="auto"/>
            <w:shd w:val="clear" w:color="auto" w:fill="F1F1F1"/>
            <w:tcMar>
              <w:top w:w="120" w:type="dxa"/>
              <w:left w:w="120" w:type="dxa"/>
              <w:bottom w:w="120" w:type="dxa"/>
              <w:right w:w="120" w:type="dxa"/>
            </w:tcMar>
            <w:hideMark/>
          </w:tcPr>
          <w:p w:rsidR="00AF111E" w:rsidRPr="00B734AF" w:rsidRDefault="00AF111E" w:rsidP="00AF111E">
            <w:pPr>
              <w:spacing w:before="300" w:after="300"/>
              <w:rPr>
                <w:rFonts w:ascii="Verdana" w:hAnsi="Verdana"/>
                <w:color w:val="000000"/>
              </w:rPr>
            </w:pPr>
            <w:r w:rsidRPr="00B734AF">
              <w:rPr>
                <w:rFonts w:ascii="Verdana" w:hAnsi="Verdana"/>
                <w:color w:val="000000"/>
              </w:rPr>
              <w:t>Selects the current node</w:t>
            </w:r>
          </w:p>
        </w:tc>
      </w:tr>
    </w:tbl>
    <w:p w:rsidR="003E127D" w:rsidRPr="00B734AF" w:rsidRDefault="003E127D" w:rsidP="003E127D">
      <w:pPr>
        <w:pStyle w:val="NormalWeb"/>
        <w:shd w:val="clear" w:color="auto" w:fill="FFFFFF"/>
        <w:spacing w:before="0" w:beforeAutospacing="0" w:after="240" w:afterAutospacing="0"/>
        <w:rPr>
          <w:rFonts w:ascii="Georgia" w:hAnsi="Georgia"/>
          <w:b/>
          <w:color w:val="333333"/>
        </w:rPr>
      </w:pP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child vs descendant</w:t>
      </w:r>
    </w:p>
    <w:p w:rsidR="003E127D" w:rsidRPr="00B734AF" w:rsidRDefault="003E127D" w:rsidP="003E127D">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child only deisplay child records not  descendant will show all  the stuff inside child as well</w:t>
      </w:r>
    </w:p>
    <w:p w:rsidR="00D5478F" w:rsidRPr="00B734AF" w:rsidRDefault="00D5478F" w:rsidP="00D5478F">
      <w:pPr>
        <w:rPr>
          <w:rFonts w:ascii="Georgia" w:hAnsi="Georgia"/>
          <w:b/>
          <w:color w:val="333333"/>
        </w:rPr>
      </w:pPr>
      <w:r w:rsidRPr="00B734AF">
        <w:rPr>
          <w:rFonts w:ascii="Georgia" w:hAnsi="Georgia"/>
          <w:b/>
          <w:color w:val="333333"/>
        </w:rPr>
        <w:t>$x("(//div[contains(@id,'id1')]/descendant::*)")</w:t>
      </w:r>
    </w:p>
    <w:p w:rsidR="003E127D" w:rsidRPr="00B734AF" w:rsidRDefault="003E127D" w:rsidP="00D34EB9">
      <w:pPr>
        <w:pStyle w:val="NormalWeb"/>
        <w:shd w:val="clear" w:color="auto" w:fill="FFFFFF"/>
        <w:spacing w:before="0" w:beforeAutospacing="0" w:after="240" w:afterAutospacing="0"/>
        <w:rPr>
          <w:rFonts w:ascii="Georgia" w:hAnsi="Georgia"/>
          <w:b/>
          <w:color w:val="333333"/>
        </w:rPr>
      </w:pPr>
    </w:p>
    <w:p w:rsidR="00D34EB9" w:rsidRPr="00B734AF" w:rsidRDefault="00D34EB9" w:rsidP="00D34EB9">
      <w:pPr>
        <w:pStyle w:val="NormalWeb"/>
        <w:shd w:val="clear" w:color="auto" w:fill="FFFFFF"/>
        <w:spacing w:before="0" w:beforeAutospacing="0" w:after="240" w:afterAutospacing="0"/>
        <w:rPr>
          <w:rFonts w:ascii="Georgia" w:hAnsi="Georgia"/>
          <w:b/>
          <w:color w:val="333333"/>
        </w:rPr>
      </w:pPr>
      <w:r w:rsidRPr="00B734AF">
        <w:rPr>
          <w:rFonts w:ascii="Georgia" w:hAnsi="Georgia"/>
          <w:b/>
          <w:color w:val="333333"/>
        </w:rPr>
        <w:t>Page Facotry</w:t>
      </w:r>
    </w:p>
    <w:p w:rsidR="00D34EB9" w:rsidRPr="00B734AF" w:rsidRDefault="00D34EB9" w:rsidP="00D34EB9">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lastRenderedPageBreak/>
        <w:t>Selenium Page Factory Pattern is like an extension to </w:t>
      </w:r>
      <w:hyperlink r:id="rId48" w:history="1">
        <w:r w:rsidRPr="00B734AF">
          <w:rPr>
            <w:rStyle w:val="Hyperlink"/>
            <w:rFonts w:ascii="Georgia" w:eastAsiaTheme="majorEastAsia" w:hAnsi="Georgia"/>
            <w:color w:val="337AB7"/>
          </w:rPr>
          <w:t>Page Object Model </w:t>
        </w:r>
      </w:hyperlink>
      <w:r w:rsidRPr="00B734AF">
        <w:rPr>
          <w:rFonts w:ascii="Georgia" w:hAnsi="Georgia"/>
          <w:color w:val="333333"/>
        </w:rPr>
        <w:t>, but Page Factory is much enhanced model. To start with, we just need to import package ‘org.openqa.selenium.support.PageFactory’</w:t>
      </w:r>
    </w:p>
    <w:p w:rsidR="00D34EB9" w:rsidRPr="00B734AF" w:rsidRDefault="00D34EB9" w:rsidP="00D34EB9">
      <w:pPr>
        <w:pStyle w:val="pullquote-large"/>
        <w:shd w:val="clear" w:color="auto" w:fill="FFFFFF"/>
        <w:spacing w:before="0" w:beforeAutospacing="0" w:after="240" w:afterAutospacing="0"/>
        <w:rPr>
          <w:rFonts w:ascii="Georgia" w:hAnsi="Georgia"/>
          <w:color w:val="333333"/>
        </w:rPr>
      </w:pPr>
      <w:r w:rsidRPr="00B734AF">
        <w:rPr>
          <w:rFonts w:ascii="Georgia" w:hAnsi="Georgia"/>
          <w:color w:val="333333"/>
        </w:rPr>
        <w:t>"Factory class can be used to make using Page Objects simpler and easier".</w:t>
      </w:r>
    </w:p>
    <w:p w:rsidR="00D34EB9" w:rsidRPr="00B734AF" w:rsidRDefault="00D34EB9" w:rsidP="00D34EB9">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We use </w:t>
      </w:r>
      <w:hyperlink r:id="rId49" w:tgtFrame="_blank" w:history="1">
        <w:r w:rsidRPr="00B734AF">
          <w:rPr>
            <w:rStyle w:val="Hyperlink"/>
            <w:rFonts w:ascii="Georgia" w:eastAsiaTheme="majorEastAsia" w:hAnsi="Georgia"/>
            <w:color w:val="337AB7"/>
          </w:rPr>
          <w:t>Page Factory pattern</w:t>
        </w:r>
      </w:hyperlink>
      <w:r w:rsidRPr="00B734AF">
        <w:rPr>
          <w:rFonts w:ascii="Georgia" w:hAnsi="Georgia"/>
          <w:color w:val="333333"/>
        </w:rPr>
        <w:t> to initialize web elements which are defined in Page Objects.</w:t>
      </w:r>
    </w:p>
    <w:p w:rsidR="00D34EB9" w:rsidRPr="00B734AF" w:rsidRDefault="00D34EB9" w:rsidP="00D34EB9">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We should initialize page objects using initElements() method from PageFactory Class as below, Once we call initElements() method, all elements will get initialized. PageFactory.initElements() static method takes the driver instance of the given class and the class type, and returns a Page Object with its fields fully initialized.</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Consolas" w:hAnsi="Consolas" w:cs="Consolas"/>
          <w:color w:val="000000"/>
          <w:sz w:val="24"/>
          <w:szCs w:val="24"/>
          <w:shd w:val="clear" w:color="auto" w:fill="EEEEEE"/>
        </w:rPr>
      </w:pPr>
      <w:r w:rsidRPr="00B734AF">
        <w:rPr>
          <w:rStyle w:val="HTMLCode"/>
          <w:rFonts w:ascii="Consolas" w:hAnsi="Consolas" w:cs="Consolas"/>
          <w:color w:val="000000"/>
          <w:sz w:val="24"/>
          <w:szCs w:val="24"/>
          <w:shd w:val="clear" w:color="auto" w:fill="EEEEEE"/>
        </w:rPr>
        <w:t xml:space="preserve">Home homePage = </w:t>
      </w:r>
      <w:r w:rsidRPr="00B734AF">
        <w:rPr>
          <w:rStyle w:val="hljs-keyword"/>
          <w:rFonts w:ascii="Consolas" w:hAnsi="Consolas" w:cs="Consolas"/>
          <w:b/>
          <w:bCs/>
          <w:color w:val="000000"/>
          <w:sz w:val="24"/>
          <w:szCs w:val="24"/>
          <w:shd w:val="clear" w:color="auto" w:fill="EEEEEE"/>
        </w:rPr>
        <w:t>new</w:t>
      </w:r>
      <w:r w:rsidRPr="00B734AF">
        <w:rPr>
          <w:rStyle w:val="HTMLCode"/>
          <w:rFonts w:ascii="Consolas" w:hAnsi="Consolas" w:cs="Consolas"/>
          <w:color w:val="000000"/>
          <w:sz w:val="24"/>
          <w:szCs w:val="24"/>
          <w:shd w:val="clear" w:color="auto" w:fill="EEEEEE"/>
        </w:rPr>
        <w:t xml:space="preserve"> HomePage(driver);</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Consolas" w:hAnsi="Consolas" w:cs="Consolas"/>
          <w:color w:val="333333"/>
          <w:sz w:val="24"/>
          <w:szCs w:val="24"/>
        </w:rPr>
      </w:pPr>
      <w:r w:rsidRPr="00B734AF">
        <w:rPr>
          <w:rStyle w:val="HTMLCode"/>
          <w:rFonts w:ascii="Consolas" w:hAnsi="Consolas" w:cs="Consolas"/>
          <w:color w:val="000000"/>
          <w:sz w:val="24"/>
          <w:szCs w:val="24"/>
          <w:shd w:val="clear" w:color="auto" w:fill="EEEEEE"/>
        </w:rPr>
        <w:t>PageFactory.initElements(driver, homePage);</w:t>
      </w:r>
    </w:p>
    <w:p w:rsidR="00D34EB9" w:rsidRPr="00B734AF" w:rsidRDefault="00D34EB9" w:rsidP="00D34EB9">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Or,</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Consolas" w:hAnsi="Consolas" w:cs="Consolas"/>
          <w:color w:val="000000"/>
          <w:sz w:val="24"/>
          <w:szCs w:val="24"/>
          <w:shd w:val="clear" w:color="auto" w:fill="EEEEEE"/>
        </w:rPr>
      </w:pPr>
      <w:r w:rsidRPr="00B734AF">
        <w:rPr>
          <w:rStyle w:val="hljs-comment"/>
          <w:rFonts w:ascii="Consolas" w:hAnsi="Consolas" w:cs="Consolas"/>
          <w:i/>
          <w:iCs/>
          <w:color w:val="999988"/>
          <w:sz w:val="24"/>
          <w:szCs w:val="24"/>
          <w:shd w:val="clear" w:color="auto" w:fill="EEEEEE"/>
        </w:rPr>
        <w:t>// To initialize elements.</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Consolas" w:hAnsi="Consolas" w:cs="Consolas"/>
          <w:color w:val="333333"/>
          <w:sz w:val="24"/>
          <w:szCs w:val="24"/>
        </w:rPr>
      </w:pPr>
      <w:r w:rsidRPr="00B734AF">
        <w:rPr>
          <w:rStyle w:val="HTMLCode"/>
          <w:rFonts w:ascii="Consolas" w:hAnsi="Consolas" w:cs="Consolas"/>
          <w:color w:val="000000"/>
          <w:sz w:val="24"/>
          <w:szCs w:val="24"/>
          <w:shd w:val="clear" w:color="auto" w:fill="EEEEEE"/>
        </w:rPr>
        <w:t>HomePage homePage = PageFactory.initElements(driver, HomePage.</w:t>
      </w:r>
      <w:r w:rsidRPr="00B734AF">
        <w:rPr>
          <w:rStyle w:val="hljs-keyword"/>
          <w:rFonts w:ascii="Consolas" w:hAnsi="Consolas" w:cs="Consolas"/>
          <w:b/>
          <w:bCs/>
          <w:color w:val="000000"/>
          <w:sz w:val="24"/>
          <w:szCs w:val="24"/>
          <w:shd w:val="clear" w:color="auto" w:fill="EEEEEE"/>
        </w:rPr>
        <w:t>class</w:t>
      </w:r>
      <w:r w:rsidRPr="00B734AF">
        <w:rPr>
          <w:rStyle w:val="HTMLCode"/>
          <w:rFonts w:ascii="Consolas" w:hAnsi="Consolas" w:cs="Consolas"/>
          <w:color w:val="000000"/>
          <w:sz w:val="24"/>
          <w:szCs w:val="24"/>
          <w:shd w:val="clear" w:color="auto" w:fill="EEEEEE"/>
        </w:rPr>
        <w:t>);</w:t>
      </w:r>
    </w:p>
    <w:p w:rsidR="00D34EB9" w:rsidRPr="00B734AF" w:rsidRDefault="00D34EB9" w:rsidP="00D34EB9">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Or, </w:t>
      </w:r>
      <w:r w:rsidRPr="00B734AF">
        <w:rPr>
          <w:rFonts w:ascii="Georgia" w:hAnsi="Georgia"/>
          <w:b/>
          <w:bCs/>
          <w:color w:val="333333"/>
        </w:rPr>
        <w:t>as a constructor for page class as below:</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Consolas" w:hAnsi="Consolas" w:cs="Consolas"/>
          <w:color w:val="000000"/>
          <w:sz w:val="24"/>
          <w:szCs w:val="24"/>
          <w:shd w:val="clear" w:color="auto" w:fill="EEEEEE"/>
        </w:rPr>
      </w:pPr>
      <w:r w:rsidRPr="00B734AF">
        <w:rPr>
          <w:rStyle w:val="hljs-keyword"/>
          <w:rFonts w:ascii="Consolas" w:hAnsi="Consolas" w:cs="Consolas"/>
          <w:b/>
          <w:bCs/>
          <w:color w:val="000000"/>
          <w:sz w:val="24"/>
          <w:szCs w:val="24"/>
          <w:shd w:val="clear" w:color="auto" w:fill="EEEEEE"/>
        </w:rPr>
        <w:t>public</w:t>
      </w:r>
      <w:r w:rsidRPr="00B734AF">
        <w:rPr>
          <w:rStyle w:val="HTMLCode"/>
          <w:rFonts w:ascii="Consolas" w:hAnsi="Consolas" w:cs="Consolas"/>
          <w:color w:val="000000"/>
          <w:sz w:val="24"/>
          <w:szCs w:val="24"/>
          <w:shd w:val="clear" w:color="auto" w:fill="EEEEEE"/>
        </w:rPr>
        <w:t xml:space="preserve"> </w:t>
      </w:r>
      <w:r w:rsidRPr="00B734AF">
        <w:rPr>
          <w:rStyle w:val="hljs-title"/>
          <w:rFonts w:ascii="Consolas" w:hAnsi="Consolas" w:cs="Consolas"/>
          <w:b/>
          <w:bCs/>
          <w:color w:val="880000"/>
          <w:sz w:val="24"/>
          <w:szCs w:val="24"/>
          <w:shd w:val="clear" w:color="auto" w:fill="EEEEEE"/>
        </w:rPr>
        <w:t>HompePage</w:t>
      </w:r>
      <w:r w:rsidRPr="00B734AF">
        <w:rPr>
          <w:rStyle w:val="HTMLCode"/>
          <w:rFonts w:ascii="Consolas" w:hAnsi="Consolas" w:cs="Consolas"/>
          <w:color w:val="000000"/>
          <w:sz w:val="24"/>
          <w:szCs w:val="24"/>
          <w:shd w:val="clear" w:color="auto" w:fill="EEEEEE"/>
        </w:rPr>
        <w:t xml:space="preserve">(WebDriver driver) {           </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Consolas" w:hAnsi="Consolas" w:cs="Consolas"/>
          <w:color w:val="000000"/>
          <w:sz w:val="24"/>
          <w:szCs w:val="24"/>
          <w:shd w:val="clear" w:color="auto" w:fill="EEEEEE"/>
        </w:rPr>
      </w:pPr>
      <w:r w:rsidRPr="00B734AF">
        <w:rPr>
          <w:rStyle w:val="hljs-keyword"/>
          <w:rFonts w:ascii="Consolas" w:hAnsi="Consolas" w:cs="Consolas"/>
          <w:b/>
          <w:bCs/>
          <w:color w:val="000000"/>
          <w:sz w:val="24"/>
          <w:szCs w:val="24"/>
          <w:shd w:val="clear" w:color="auto" w:fill="EEEEEE"/>
        </w:rPr>
        <w:t>this</w:t>
      </w:r>
      <w:r w:rsidRPr="00B734AF">
        <w:rPr>
          <w:rStyle w:val="HTMLCode"/>
          <w:rFonts w:ascii="Consolas" w:hAnsi="Consolas" w:cs="Consolas"/>
          <w:color w:val="000000"/>
          <w:sz w:val="24"/>
          <w:szCs w:val="24"/>
          <w:shd w:val="clear" w:color="auto" w:fill="EEEEEE"/>
        </w:rPr>
        <w:t xml:space="preserve">.driver = driver; </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line="221" w:lineRule="atLeast"/>
        <w:rPr>
          <w:rStyle w:val="HTMLCode"/>
          <w:rFonts w:ascii="Consolas" w:hAnsi="Consolas" w:cs="Consolas"/>
          <w:color w:val="000000"/>
          <w:sz w:val="24"/>
          <w:szCs w:val="24"/>
          <w:shd w:val="clear" w:color="auto" w:fill="EEEEEE"/>
        </w:rPr>
      </w:pPr>
      <w:r w:rsidRPr="00B734AF">
        <w:rPr>
          <w:rStyle w:val="HTMLCode"/>
          <w:rFonts w:ascii="Consolas" w:hAnsi="Consolas" w:cs="Consolas"/>
          <w:color w:val="000000"/>
          <w:sz w:val="24"/>
          <w:szCs w:val="24"/>
          <w:shd w:val="clear" w:color="auto" w:fill="EEEEEE"/>
        </w:rPr>
        <w:t xml:space="preserve">PageFactory.initElements(driver, </w:t>
      </w:r>
      <w:r w:rsidRPr="00B734AF">
        <w:rPr>
          <w:rStyle w:val="hljs-keyword"/>
          <w:rFonts w:ascii="Consolas" w:hAnsi="Consolas" w:cs="Consolas"/>
          <w:b/>
          <w:bCs/>
          <w:color w:val="000000"/>
          <w:sz w:val="24"/>
          <w:szCs w:val="24"/>
          <w:shd w:val="clear" w:color="auto" w:fill="EEEEEE"/>
        </w:rPr>
        <w:t>this</w:t>
      </w:r>
      <w:r w:rsidRPr="00B734AF">
        <w:rPr>
          <w:rStyle w:val="HTMLCode"/>
          <w:rFonts w:ascii="Consolas" w:hAnsi="Consolas" w:cs="Consolas"/>
          <w:color w:val="000000"/>
          <w:sz w:val="24"/>
          <w:szCs w:val="24"/>
          <w:shd w:val="clear" w:color="auto" w:fill="EEEEEE"/>
        </w:rPr>
        <w:t>);</w:t>
      </w:r>
    </w:p>
    <w:p w:rsidR="00D34EB9" w:rsidRPr="00B734AF" w:rsidRDefault="00D34EB9" w:rsidP="00D34EB9">
      <w:pPr>
        <w:pStyle w:val="HTMLPreformatted"/>
        <w:pBdr>
          <w:top w:val="single" w:sz="4" w:space="2" w:color="CCCCCC"/>
          <w:left w:val="single" w:sz="4" w:space="2" w:color="CCCCCC"/>
          <w:bottom w:val="single" w:sz="4" w:space="2" w:color="CCCCCC"/>
          <w:right w:val="single" w:sz="4" w:space="2" w:color="CCCCCC"/>
        </w:pBdr>
        <w:shd w:val="clear" w:color="auto" w:fill="F5F5F5"/>
        <w:wordWrap w:val="0"/>
        <w:spacing w:after="88"/>
        <w:rPr>
          <w:rFonts w:ascii="Consolas" w:hAnsi="Consolas" w:cs="Consolas"/>
          <w:color w:val="333333"/>
          <w:sz w:val="24"/>
          <w:szCs w:val="24"/>
        </w:rPr>
      </w:pPr>
      <w:r w:rsidRPr="00B734AF">
        <w:rPr>
          <w:rStyle w:val="HTMLCode"/>
          <w:rFonts w:ascii="Consolas" w:hAnsi="Consolas" w:cs="Consolas"/>
          <w:color w:val="000000"/>
          <w:sz w:val="24"/>
          <w:szCs w:val="24"/>
          <w:shd w:val="clear" w:color="auto" w:fill="EEEEEE"/>
        </w:rPr>
        <w:t>}</w:t>
      </w:r>
    </w:p>
    <w:p w:rsidR="00735D4C" w:rsidRPr="00B734AF" w:rsidRDefault="00735D4C" w:rsidP="00735D4C">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77"/>
        </w:rPr>
        <w:t>@FindBy</w:t>
      </w:r>
      <w:r w:rsidRPr="00B734AF">
        <w:rPr>
          <w:rFonts w:ascii="Consolas" w:hAnsi="Consolas" w:cs="Consolas"/>
          <w:color w:val="000000"/>
        </w:rPr>
        <w:t>(name=</w:t>
      </w:r>
      <w:r w:rsidRPr="00B734AF">
        <w:rPr>
          <w:rFonts w:ascii="Consolas" w:hAnsi="Consolas" w:cs="Consolas"/>
          <w:color w:val="DD1144"/>
        </w:rPr>
        <w:t>"username"</w:t>
      </w:r>
      <w:r w:rsidRPr="00B734AF">
        <w:rPr>
          <w:rFonts w:ascii="Consolas" w:hAnsi="Consolas" w:cs="Consolas"/>
          <w:color w:val="000000"/>
        </w:rPr>
        <w:t>)</w:t>
      </w:r>
    </w:p>
    <w:p w:rsidR="00735D4C" w:rsidRPr="00B734AF" w:rsidRDefault="00735D4C" w:rsidP="00735D4C">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77"/>
        </w:rPr>
        <w:t>@CacheLookup</w:t>
      </w:r>
    </w:p>
    <w:p w:rsidR="00735D4C" w:rsidRPr="00B734AF" w:rsidRDefault="00735D4C" w:rsidP="00735D4C">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rPr>
          <w:rFonts w:ascii="Consolas" w:hAnsi="Consolas" w:cs="Consolas"/>
          <w:color w:val="333333"/>
        </w:rPr>
      </w:pPr>
      <w:r w:rsidRPr="00B734AF">
        <w:rPr>
          <w:rFonts w:ascii="Consolas" w:hAnsi="Consolas" w:cs="Consolas"/>
          <w:b/>
          <w:bCs/>
          <w:color w:val="000000"/>
        </w:rPr>
        <w:t>private</w:t>
      </w:r>
      <w:r w:rsidRPr="00B734AF">
        <w:rPr>
          <w:rFonts w:ascii="Consolas" w:hAnsi="Consolas" w:cs="Consolas"/>
          <w:color w:val="000000"/>
        </w:rPr>
        <w:t xml:space="preserve"> WebElement userName;</w:t>
      </w:r>
    </w:p>
    <w:p w:rsidR="00735D4C" w:rsidRPr="00B734AF" w:rsidRDefault="00735D4C" w:rsidP="00735D4C">
      <w:pPr>
        <w:shd w:val="clear" w:color="auto" w:fill="FFFFFF"/>
        <w:spacing w:before="88" w:after="88" w:line="312" w:lineRule="atLeast"/>
        <w:outlineLvl w:val="3"/>
        <w:rPr>
          <w:rFonts w:ascii="Georgia" w:hAnsi="Georgia"/>
          <w:color w:val="333333"/>
        </w:rPr>
      </w:pPr>
      <w:r w:rsidRPr="00B734AF">
        <w:rPr>
          <w:rFonts w:ascii="Georgia" w:hAnsi="Georgia"/>
          <w:color w:val="333333"/>
        </w:rPr>
        <w:t>What is @CacheLookup annotation in PageFactory?</w:t>
      </w:r>
    </w:p>
    <w:p w:rsidR="00735D4C" w:rsidRPr="00B734AF" w:rsidRDefault="00735D4C" w:rsidP="00735D4C">
      <w:pPr>
        <w:shd w:val="clear" w:color="auto" w:fill="FFFFFF"/>
        <w:spacing w:after="240"/>
        <w:rPr>
          <w:rFonts w:ascii="Georgia" w:hAnsi="Georgia"/>
          <w:color w:val="333333"/>
        </w:rPr>
      </w:pPr>
      <w:r w:rsidRPr="00B734AF">
        <w:rPr>
          <w:rFonts w:ascii="Georgia" w:hAnsi="Georgia"/>
          <w:color w:val="333333"/>
        </w:rPr>
        <w:t>We will mark </w:t>
      </w:r>
      <w:r w:rsidRPr="00B734AF">
        <w:rPr>
          <w:rFonts w:ascii="Georgia" w:hAnsi="Georgia"/>
          <w:b/>
          <w:bCs/>
          <w:i/>
          <w:iCs/>
          <w:color w:val="333333"/>
        </w:rPr>
        <w:t>annotation @CacheLookup</w:t>
      </w:r>
      <w:r w:rsidRPr="00B734AF">
        <w:rPr>
          <w:rFonts w:ascii="Georgia" w:hAnsi="Georgia"/>
          <w:color w:val="333333"/>
        </w:rPr>
        <w:t> to WebElements to indicate that it never changes (that is, that the same instance in the DOM will always be used)</w:t>
      </w:r>
      <w:r w:rsidRPr="00B734AF">
        <w:rPr>
          <w:rFonts w:ascii="Georgia" w:hAnsi="Georgia"/>
          <w:color w:val="333333"/>
        </w:rPr>
        <w:br/>
        <w:t>CacheLookup attribute can be used to instruct the InitElements() method to cache the element once its located and so that it will not be searched over and over again – this is useful when the elements that are always going to be there</w:t>
      </w:r>
    </w:p>
    <w:p w:rsidR="00FC22DA" w:rsidRPr="00B734AF" w:rsidRDefault="00FC22DA" w:rsidP="00FC22DA">
      <w:pPr>
        <w:pBdr>
          <w:bottom w:val="single" w:sz="4" w:space="4" w:color="EEEEEE"/>
        </w:pBdr>
        <w:shd w:val="clear" w:color="auto" w:fill="FFFFFF"/>
        <w:spacing w:before="212" w:after="141"/>
        <w:outlineLvl w:val="1"/>
        <w:rPr>
          <w:rFonts w:ascii="Arial" w:hAnsi="Arial" w:cs="Arial"/>
          <w:b/>
          <w:bCs/>
          <w:color w:val="253858"/>
        </w:rPr>
      </w:pPr>
      <w:r w:rsidRPr="00B734AF">
        <w:rPr>
          <w:rFonts w:ascii="Arial" w:hAnsi="Arial" w:cs="Arial"/>
          <w:b/>
          <w:bCs/>
          <w:color w:val="253858"/>
        </w:rPr>
        <w:t>Difference between @Factory and @DataProvider</w:t>
      </w:r>
    </w:p>
    <w:p w:rsidR="00FC22DA" w:rsidRPr="00B734AF" w:rsidRDefault="00FC22DA" w:rsidP="00FC22DA">
      <w:pPr>
        <w:shd w:val="clear" w:color="auto" w:fill="FFFFFF"/>
        <w:spacing w:after="230"/>
        <w:rPr>
          <w:rFonts w:ascii="Arial" w:hAnsi="Arial" w:cs="Arial"/>
          <w:color w:val="333333"/>
        </w:rPr>
      </w:pPr>
      <w:r w:rsidRPr="00B734AF">
        <w:rPr>
          <w:rFonts w:ascii="Arial" w:hAnsi="Arial" w:cs="Arial"/>
          <w:color w:val="333333"/>
        </w:rPr>
        <w:t>Below is the main </w:t>
      </w:r>
      <w:r w:rsidRPr="00B734AF">
        <w:rPr>
          <w:rFonts w:ascii="Arial" w:hAnsi="Arial" w:cs="Arial"/>
          <w:b/>
          <w:bCs/>
          <w:color w:val="333333"/>
        </w:rPr>
        <w:t>difference between @Factory and @DataProvider</w:t>
      </w:r>
      <w:r w:rsidRPr="00B734AF">
        <w:rPr>
          <w:rFonts w:ascii="Arial" w:hAnsi="Arial" w:cs="Arial"/>
          <w:color w:val="333333"/>
        </w:rPr>
        <w:t> functionalities on TestNG.</w:t>
      </w:r>
    </w:p>
    <w:p w:rsidR="00FC22DA" w:rsidRPr="00B734AF" w:rsidRDefault="00FC22DA" w:rsidP="00FA2801">
      <w:pPr>
        <w:numPr>
          <w:ilvl w:val="0"/>
          <w:numId w:val="34"/>
        </w:numPr>
        <w:shd w:val="clear" w:color="auto" w:fill="FFFFFF"/>
        <w:spacing w:before="60" w:after="100" w:afterAutospacing="1"/>
        <w:ind w:left="353"/>
        <w:rPr>
          <w:rFonts w:ascii="Arial" w:hAnsi="Arial" w:cs="Arial"/>
          <w:color w:val="333333"/>
        </w:rPr>
      </w:pPr>
      <w:r w:rsidRPr="00B734AF">
        <w:rPr>
          <w:rFonts w:ascii="Arial" w:hAnsi="Arial" w:cs="Arial"/>
          <w:b/>
          <w:bCs/>
          <w:color w:val="333333"/>
        </w:rPr>
        <w:t>DataProvider</w:t>
      </w:r>
      <w:r w:rsidRPr="00B734AF">
        <w:rPr>
          <w:rFonts w:ascii="Arial" w:hAnsi="Arial" w:cs="Arial"/>
          <w:color w:val="333333"/>
        </w:rPr>
        <w:t>: A test method that uses DataProvider will be executed a multiple number of times based on the data provided by the DataProvider. The test method will be executed using the same instance of the test class to which the test method belongs.</w:t>
      </w:r>
    </w:p>
    <w:p w:rsidR="00FC22DA" w:rsidRPr="00B734AF" w:rsidRDefault="00FC22DA" w:rsidP="00FA2801">
      <w:pPr>
        <w:numPr>
          <w:ilvl w:val="0"/>
          <w:numId w:val="34"/>
        </w:numPr>
        <w:shd w:val="clear" w:color="auto" w:fill="FFFFFF"/>
        <w:spacing w:before="60" w:after="100" w:afterAutospacing="1"/>
        <w:ind w:left="353"/>
        <w:rPr>
          <w:rFonts w:ascii="Arial" w:hAnsi="Arial" w:cs="Arial"/>
          <w:color w:val="333333"/>
        </w:rPr>
      </w:pPr>
      <w:r w:rsidRPr="00B734AF">
        <w:rPr>
          <w:rFonts w:ascii="Arial" w:hAnsi="Arial" w:cs="Arial"/>
          <w:b/>
          <w:bCs/>
          <w:color w:val="333333"/>
        </w:rPr>
        <w:t>Factory</w:t>
      </w:r>
      <w:r w:rsidRPr="00B734AF">
        <w:rPr>
          <w:rFonts w:ascii="Arial" w:hAnsi="Arial" w:cs="Arial"/>
          <w:color w:val="333333"/>
        </w:rPr>
        <w:t>: A factory will execute all the test methods present inside a test class using a separate instance of the respective class.</w:t>
      </w:r>
    </w:p>
    <w:p w:rsidR="00735D4C" w:rsidRPr="00B734AF" w:rsidRDefault="00735D4C" w:rsidP="00735D4C">
      <w:pPr>
        <w:pBdr>
          <w:bottom w:val="single" w:sz="4" w:space="4" w:color="EEEEEE"/>
        </w:pBdr>
        <w:shd w:val="clear" w:color="auto" w:fill="FFFFFF"/>
        <w:spacing w:before="212" w:after="141"/>
        <w:outlineLvl w:val="1"/>
        <w:rPr>
          <w:rFonts w:ascii="Arial" w:hAnsi="Arial" w:cs="Arial"/>
          <w:b/>
          <w:bCs/>
          <w:color w:val="253858"/>
        </w:rPr>
      </w:pPr>
      <w:r w:rsidRPr="00B734AF">
        <w:rPr>
          <w:rFonts w:ascii="Arial" w:hAnsi="Arial" w:cs="Arial"/>
          <w:b/>
          <w:bCs/>
          <w:color w:val="253858"/>
        </w:rPr>
        <w:t>@DataProvider Example</w:t>
      </w:r>
    </w:p>
    <w:p w:rsidR="00735D4C" w:rsidRPr="00B734AF" w:rsidRDefault="00735D4C" w:rsidP="00735D4C">
      <w:pPr>
        <w:shd w:val="clear" w:color="auto" w:fill="FFFFFF"/>
        <w:rPr>
          <w:rFonts w:ascii="Arial" w:hAnsi="Arial" w:cs="Arial"/>
          <w:color w:val="333333"/>
        </w:rPr>
      </w:pPr>
      <w:r w:rsidRPr="00B734AF">
        <w:rPr>
          <w:rFonts w:ascii="Arial" w:hAnsi="Arial" w:cs="Arial"/>
          <w:color w:val="333333"/>
        </w:rPr>
        <w:lastRenderedPageBreak/>
        <w:t>The below class contains the </w:t>
      </w:r>
      <w:r w:rsidRPr="00B734AF">
        <w:rPr>
          <w:rFonts w:ascii="Consolas" w:hAnsi="Consolas" w:cs="Consolas"/>
          <w:color w:val="333333"/>
        </w:rPr>
        <w:t>testMethod</w:t>
      </w:r>
      <w:r w:rsidRPr="00B734AF">
        <w:rPr>
          <w:rFonts w:ascii="Arial" w:hAnsi="Arial" w:cs="Arial"/>
          <w:color w:val="333333"/>
        </w:rPr>
        <w:t> and </w:t>
      </w:r>
      <w:r w:rsidRPr="00B734AF">
        <w:rPr>
          <w:rFonts w:ascii="Consolas" w:hAnsi="Consolas" w:cs="Consolas"/>
          <w:color w:val="333333"/>
        </w:rPr>
        <w:t>beforeClass</w:t>
      </w:r>
      <w:r w:rsidRPr="00B734AF">
        <w:rPr>
          <w:rFonts w:ascii="Arial" w:hAnsi="Arial" w:cs="Arial"/>
          <w:color w:val="333333"/>
        </w:rPr>
        <w:t> methods. </w:t>
      </w:r>
      <w:r w:rsidRPr="00B734AF">
        <w:rPr>
          <w:rFonts w:ascii="Consolas" w:hAnsi="Consolas" w:cs="Consolas"/>
          <w:color w:val="333333"/>
        </w:rPr>
        <w:t>testMethod</w:t>
      </w:r>
      <w:r w:rsidRPr="00B734AF">
        <w:rPr>
          <w:rFonts w:ascii="Arial" w:hAnsi="Arial" w:cs="Arial"/>
          <w:color w:val="333333"/>
        </w:rPr>
        <w:t> takes a String argument and the value of the argument is provided by the DataProvider method, </w:t>
      </w:r>
      <w:r w:rsidRPr="00B734AF">
        <w:rPr>
          <w:rFonts w:ascii="Consolas" w:hAnsi="Consolas" w:cs="Consolas"/>
          <w:color w:val="333333"/>
        </w:rPr>
        <w:t>dataMethod</w:t>
      </w:r>
      <w:r w:rsidRPr="00B734AF">
        <w:rPr>
          <w:rFonts w:ascii="Arial" w:hAnsi="Arial" w:cs="Arial"/>
          <w:color w:val="333333"/>
        </w:rPr>
        <w:t>. The </w:t>
      </w:r>
      <w:r w:rsidRPr="00B734AF">
        <w:rPr>
          <w:rFonts w:ascii="Consolas" w:hAnsi="Consolas" w:cs="Consolas"/>
          <w:color w:val="333333"/>
        </w:rPr>
        <w:t>beforeClass</w:t>
      </w:r>
      <w:r w:rsidRPr="00B734AF">
        <w:rPr>
          <w:rFonts w:ascii="Arial" w:hAnsi="Arial" w:cs="Arial"/>
          <w:color w:val="333333"/>
        </w:rPr>
        <w:t>method prints a message onto the console when executed, and the same is the case with </w:t>
      </w:r>
      <w:r w:rsidRPr="00B734AF">
        <w:rPr>
          <w:rFonts w:ascii="Consolas" w:hAnsi="Consolas" w:cs="Consolas"/>
          <w:color w:val="333333"/>
        </w:rPr>
        <w:t>testMethod</w:t>
      </w:r>
      <w:r w:rsidRPr="00B734AF">
        <w:rPr>
          <w:rFonts w:ascii="Arial" w:hAnsi="Arial" w:cs="Arial"/>
          <w:color w:val="333333"/>
        </w:rPr>
        <w:t>. </w:t>
      </w:r>
      <w:r w:rsidRPr="00B734AF">
        <w:rPr>
          <w:rFonts w:ascii="Consolas" w:hAnsi="Consolas" w:cs="Consolas"/>
          <w:color w:val="333333"/>
        </w:rPr>
        <w:t>testMethod</w:t>
      </w:r>
      <w:r w:rsidRPr="00B734AF">
        <w:rPr>
          <w:rFonts w:ascii="Arial" w:hAnsi="Arial" w:cs="Arial"/>
          <w:color w:val="333333"/>
        </w:rPr>
        <w:t> prints the argument passed onto it to the console when executed.</w:t>
      </w:r>
    </w:p>
    <w:tbl>
      <w:tblPr>
        <w:tblW w:w="7333" w:type="dxa"/>
        <w:tblCellMar>
          <w:left w:w="0" w:type="dxa"/>
          <w:right w:w="0" w:type="dxa"/>
        </w:tblCellMar>
        <w:tblLook w:val="04A0" w:firstRow="1" w:lastRow="0" w:firstColumn="1" w:lastColumn="0" w:noHBand="0" w:noVBand="1"/>
      </w:tblPr>
      <w:tblGrid>
        <w:gridCol w:w="7333"/>
      </w:tblGrid>
      <w:tr w:rsidR="00735D4C" w:rsidRPr="00B734AF" w:rsidTr="00735D4C">
        <w:tc>
          <w:tcPr>
            <w:tcW w:w="7333" w:type="dxa"/>
            <w:vAlign w:val="center"/>
            <w:hideMark/>
          </w:tcPr>
          <w:p w:rsidR="00735D4C" w:rsidRPr="00B734AF" w:rsidRDefault="00735D4C" w:rsidP="00735D4C">
            <w:r w:rsidRPr="00B734AF">
              <w:rPr>
                <w:rFonts w:ascii="Courier New" w:hAnsi="Courier New" w:cs="Courier New"/>
              </w:rPr>
              <w:t>public</w:t>
            </w:r>
            <w:r w:rsidRPr="00B734AF">
              <w:t> </w:t>
            </w:r>
            <w:r w:rsidRPr="00B734AF">
              <w:rPr>
                <w:rFonts w:ascii="Courier New" w:hAnsi="Courier New" w:cs="Courier New"/>
              </w:rPr>
              <w:t>class</w:t>
            </w:r>
            <w:r w:rsidRPr="00B734AF">
              <w:t> </w:t>
            </w:r>
            <w:r w:rsidRPr="00B734AF">
              <w:rPr>
                <w:rFonts w:ascii="Courier New" w:hAnsi="Courier New" w:cs="Courier New"/>
              </w:rPr>
              <w:t>DataProviderClass</w:t>
            </w:r>
          </w:p>
          <w:p w:rsidR="00735D4C" w:rsidRPr="00B734AF" w:rsidRDefault="00735D4C" w:rsidP="00735D4C">
            <w:r w:rsidRPr="00B734AF">
              <w:rPr>
                <w:rFonts w:ascii="Courier New" w:hAnsi="Courier New" w:cs="Courier New"/>
              </w:rPr>
              <w:t>{</w:t>
            </w:r>
          </w:p>
          <w:p w:rsidR="00735D4C" w:rsidRPr="00B734AF" w:rsidRDefault="00735D4C" w:rsidP="00735D4C">
            <w:r w:rsidRPr="00B734AF">
              <w:rPr>
                <w:rFonts w:ascii="Courier New" w:hAnsi="Courier New" w:cs="Courier New"/>
              </w:rPr>
              <w:t>    @BeforeClass</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beforeClass() {</w:t>
            </w:r>
          </w:p>
          <w:p w:rsidR="00735D4C" w:rsidRPr="00B734AF" w:rsidRDefault="00735D4C" w:rsidP="00735D4C">
            <w:r w:rsidRPr="00B734AF">
              <w:rPr>
                <w:rFonts w:ascii="Courier New" w:hAnsi="Courier New" w:cs="Courier New"/>
              </w:rPr>
              <w:t>        System.out.println("Before class executed");</w:t>
            </w:r>
          </w:p>
          <w:p w:rsidR="00735D4C" w:rsidRPr="00B734AF" w:rsidRDefault="00735D4C" w:rsidP="00735D4C">
            <w:r w:rsidRPr="00B734AF">
              <w:rPr>
                <w:rFonts w:ascii="Courier New" w:hAnsi="Courier New" w:cs="Courier New"/>
              </w:rPr>
              <w:t>    }</w:t>
            </w:r>
          </w:p>
          <w:p w:rsidR="00735D4C" w:rsidRPr="00B734AF" w:rsidRDefault="00735D4C" w:rsidP="00735D4C">
            <w:r w:rsidRPr="00B734AF">
              <w:t> </w:t>
            </w:r>
          </w:p>
          <w:p w:rsidR="00735D4C" w:rsidRPr="00B734AF" w:rsidRDefault="00735D4C" w:rsidP="00735D4C">
            <w:r w:rsidRPr="00B734AF">
              <w:rPr>
                <w:rFonts w:ascii="Courier New" w:hAnsi="Courier New" w:cs="Courier New"/>
              </w:rPr>
              <w:t>    @Test(dataProvider = "dataMethod")</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testMethod(String param) {</w:t>
            </w:r>
          </w:p>
          <w:p w:rsidR="00735D4C" w:rsidRPr="00B734AF" w:rsidRDefault="00735D4C" w:rsidP="00735D4C">
            <w:r w:rsidRPr="00B734AF">
              <w:rPr>
                <w:rFonts w:ascii="Courier New" w:hAnsi="Courier New" w:cs="Courier New"/>
              </w:rPr>
              <w:t>        System.out.println("The parameter value is: "</w:t>
            </w:r>
            <w:r w:rsidRPr="00B734AF">
              <w:t> </w:t>
            </w:r>
            <w:r w:rsidRPr="00B734AF">
              <w:rPr>
                <w:rFonts w:ascii="Courier New" w:hAnsi="Courier New" w:cs="Courier New"/>
              </w:rPr>
              <w:t>+ param);</w:t>
            </w:r>
          </w:p>
          <w:p w:rsidR="00735D4C" w:rsidRPr="00B734AF" w:rsidRDefault="00735D4C" w:rsidP="00735D4C">
            <w:r w:rsidRPr="00B734AF">
              <w:rPr>
                <w:rFonts w:ascii="Courier New" w:hAnsi="Courier New" w:cs="Courier New"/>
              </w:rPr>
              <w:t>    }</w:t>
            </w:r>
          </w:p>
          <w:p w:rsidR="00735D4C" w:rsidRPr="00B734AF" w:rsidRDefault="00735D4C" w:rsidP="00735D4C">
            <w:r w:rsidRPr="00B734AF">
              <w:t> </w:t>
            </w:r>
          </w:p>
          <w:p w:rsidR="00735D4C" w:rsidRPr="00B734AF" w:rsidRDefault="00735D4C" w:rsidP="00735D4C">
            <w:r w:rsidRPr="00B734AF">
              <w:rPr>
                <w:rFonts w:ascii="Courier New" w:hAnsi="Courier New" w:cs="Courier New"/>
              </w:rPr>
              <w:t>    @DataProvider</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Object[][] dataMethod() {</w:t>
            </w:r>
          </w:p>
          <w:p w:rsidR="00735D4C" w:rsidRPr="00B734AF" w:rsidRDefault="00735D4C" w:rsidP="00735D4C">
            <w:r w:rsidRPr="00B734AF">
              <w:rPr>
                <w:rFonts w:ascii="Courier New" w:hAnsi="Courier New" w:cs="Courier New"/>
              </w:rPr>
              <w:t>        return</w:t>
            </w:r>
            <w:r w:rsidRPr="00B734AF">
              <w:t> </w:t>
            </w:r>
            <w:r w:rsidRPr="00B734AF">
              <w:rPr>
                <w:rFonts w:ascii="Courier New" w:hAnsi="Courier New" w:cs="Courier New"/>
              </w:rPr>
              <w:t>new</w:t>
            </w:r>
            <w:r w:rsidRPr="00B734AF">
              <w:t> </w:t>
            </w:r>
            <w:r w:rsidRPr="00B734AF">
              <w:rPr>
                <w:rFonts w:ascii="Courier New" w:hAnsi="Courier New" w:cs="Courier New"/>
              </w:rPr>
              <w:t>Object[][] { { "one"</w:t>
            </w:r>
            <w:r w:rsidRPr="00B734AF">
              <w:t> </w:t>
            </w:r>
            <w:r w:rsidRPr="00B734AF">
              <w:rPr>
                <w:rFonts w:ascii="Courier New" w:hAnsi="Courier New" w:cs="Courier New"/>
              </w:rPr>
              <w:t>}, { "two"</w:t>
            </w:r>
            <w:r w:rsidRPr="00B734AF">
              <w:t> </w:t>
            </w:r>
            <w:r w:rsidRPr="00B734AF">
              <w:rPr>
                <w:rFonts w:ascii="Courier New" w:hAnsi="Courier New" w:cs="Courier New"/>
              </w:rPr>
              <w:t>} };</w:t>
            </w:r>
          </w:p>
          <w:p w:rsidR="00735D4C" w:rsidRPr="00B734AF" w:rsidRDefault="00735D4C" w:rsidP="00735D4C">
            <w:r w:rsidRPr="00B734AF">
              <w:rPr>
                <w:rFonts w:ascii="Courier New" w:hAnsi="Courier New" w:cs="Courier New"/>
              </w:rPr>
              <w:t>    }</w:t>
            </w:r>
          </w:p>
          <w:p w:rsidR="00735D4C" w:rsidRPr="00B734AF" w:rsidRDefault="00735D4C" w:rsidP="00735D4C">
            <w:r w:rsidRPr="00B734AF">
              <w:rPr>
                <w:rFonts w:ascii="Courier New" w:hAnsi="Courier New" w:cs="Courier New"/>
              </w:rPr>
              <w:t>}</w:t>
            </w:r>
          </w:p>
        </w:tc>
      </w:tr>
    </w:tbl>
    <w:p w:rsidR="00735D4C" w:rsidRPr="00B734AF" w:rsidRDefault="00735D4C" w:rsidP="00735D4C">
      <w:pPr>
        <w:shd w:val="clear" w:color="auto" w:fill="FFFFFF"/>
        <w:spacing w:after="230"/>
        <w:rPr>
          <w:rFonts w:ascii="Arial" w:hAnsi="Arial" w:cs="Arial"/>
          <w:color w:val="333333"/>
        </w:rPr>
      </w:pPr>
      <w:r w:rsidRPr="00B734AF">
        <w:rPr>
          <w:rFonts w:ascii="Arial" w:hAnsi="Arial" w:cs="Arial"/>
          <w:color w:val="333333"/>
        </w:rPr>
        <w:t>Let’s run above test.</w:t>
      </w:r>
    </w:p>
    <w:tbl>
      <w:tblPr>
        <w:tblW w:w="7333" w:type="dxa"/>
        <w:tblCellMar>
          <w:left w:w="0" w:type="dxa"/>
          <w:right w:w="0" w:type="dxa"/>
        </w:tblCellMar>
        <w:tblLook w:val="04A0" w:firstRow="1" w:lastRow="0" w:firstColumn="1" w:lastColumn="0" w:noHBand="0" w:noVBand="1"/>
      </w:tblPr>
      <w:tblGrid>
        <w:gridCol w:w="7333"/>
      </w:tblGrid>
      <w:tr w:rsidR="00735D4C" w:rsidRPr="00B734AF" w:rsidTr="00735D4C">
        <w:tc>
          <w:tcPr>
            <w:tcW w:w="7333" w:type="dxa"/>
            <w:vAlign w:val="center"/>
            <w:hideMark/>
          </w:tcPr>
          <w:p w:rsidR="00735D4C" w:rsidRPr="00B734AF" w:rsidRDefault="00735D4C" w:rsidP="00735D4C">
            <w:r w:rsidRPr="00B734AF">
              <w:rPr>
                <w:rFonts w:ascii="Courier New" w:hAnsi="Courier New" w:cs="Courier New"/>
              </w:rPr>
              <w:t>Before class</w:t>
            </w:r>
            <w:r w:rsidRPr="00B734AF">
              <w:t> </w:t>
            </w:r>
            <w:r w:rsidRPr="00B734AF">
              <w:rPr>
                <w:rFonts w:ascii="Courier New" w:hAnsi="Courier New" w:cs="Courier New"/>
              </w:rPr>
              <w:t>executed</w:t>
            </w:r>
          </w:p>
          <w:p w:rsidR="00735D4C" w:rsidRPr="00B734AF" w:rsidRDefault="00735D4C" w:rsidP="00735D4C">
            <w:r w:rsidRPr="00B734AF">
              <w:rPr>
                <w:rFonts w:ascii="Courier New" w:hAnsi="Courier New" w:cs="Courier New"/>
              </w:rPr>
              <w:t>The parameter value is: one</w:t>
            </w:r>
          </w:p>
          <w:p w:rsidR="00735D4C" w:rsidRPr="00B734AF" w:rsidRDefault="00735D4C" w:rsidP="00735D4C">
            <w:r w:rsidRPr="00B734AF">
              <w:rPr>
                <w:rFonts w:ascii="Courier New" w:hAnsi="Courier New" w:cs="Courier New"/>
              </w:rPr>
              <w:t>The parameter value is: two</w:t>
            </w:r>
          </w:p>
          <w:p w:rsidR="00735D4C" w:rsidRPr="00B734AF" w:rsidRDefault="00735D4C" w:rsidP="00735D4C">
            <w:r w:rsidRPr="00B734AF">
              <w:rPr>
                <w:rFonts w:ascii="Courier New" w:hAnsi="Courier New" w:cs="Courier New"/>
              </w:rPr>
              <w:t>PASSED: testMethod("one")</w:t>
            </w:r>
          </w:p>
          <w:p w:rsidR="00735D4C" w:rsidRPr="00B734AF" w:rsidRDefault="00735D4C" w:rsidP="00735D4C">
            <w:r w:rsidRPr="00B734AF">
              <w:rPr>
                <w:rFonts w:ascii="Courier New" w:hAnsi="Courier New" w:cs="Courier New"/>
              </w:rPr>
              <w:t>PASSED: testMethod("two")</w:t>
            </w:r>
          </w:p>
        </w:tc>
      </w:tr>
    </w:tbl>
    <w:p w:rsidR="00735D4C" w:rsidRPr="00B734AF" w:rsidRDefault="00735D4C" w:rsidP="00735D4C">
      <w:pPr>
        <w:shd w:val="clear" w:color="auto" w:fill="FFFFFF"/>
        <w:rPr>
          <w:rFonts w:ascii="Arial" w:hAnsi="Arial" w:cs="Arial"/>
          <w:color w:val="333333"/>
        </w:rPr>
      </w:pPr>
      <w:r w:rsidRPr="00B734AF">
        <w:rPr>
          <w:rFonts w:ascii="Arial" w:hAnsi="Arial" w:cs="Arial"/>
          <w:color w:val="333333"/>
        </w:rPr>
        <w:t>As you can see from the preceding test results the class </w:t>
      </w:r>
      <w:r w:rsidRPr="00B734AF">
        <w:rPr>
          <w:rFonts w:ascii="Consolas" w:hAnsi="Consolas" w:cs="Consolas"/>
          <w:color w:val="333333"/>
        </w:rPr>
        <w:t>beforeClass</w:t>
      </w:r>
      <w:r w:rsidRPr="00B734AF">
        <w:rPr>
          <w:rFonts w:ascii="Arial" w:hAnsi="Arial" w:cs="Arial"/>
          <w:color w:val="333333"/>
        </w:rPr>
        <w:t> is executed only one time irrespective of how many times the test method is executed.</w:t>
      </w:r>
    </w:p>
    <w:p w:rsidR="00735D4C" w:rsidRPr="00B734AF" w:rsidRDefault="00735D4C" w:rsidP="00735D4C">
      <w:pPr>
        <w:pBdr>
          <w:bottom w:val="single" w:sz="4" w:space="4" w:color="EEEEEE"/>
        </w:pBdr>
        <w:shd w:val="clear" w:color="auto" w:fill="FFFFFF"/>
        <w:spacing w:before="212" w:after="141"/>
        <w:outlineLvl w:val="1"/>
        <w:rPr>
          <w:rFonts w:ascii="Arial" w:hAnsi="Arial" w:cs="Arial"/>
          <w:b/>
          <w:bCs/>
          <w:color w:val="253858"/>
        </w:rPr>
      </w:pPr>
      <w:r w:rsidRPr="00B734AF">
        <w:rPr>
          <w:rFonts w:ascii="Arial" w:hAnsi="Arial" w:cs="Arial"/>
          <w:b/>
          <w:bCs/>
          <w:color w:val="253858"/>
        </w:rPr>
        <w:t>@Factory Example</w:t>
      </w:r>
    </w:p>
    <w:p w:rsidR="00735D4C" w:rsidRPr="00B734AF" w:rsidRDefault="00735D4C" w:rsidP="00735D4C">
      <w:pPr>
        <w:shd w:val="clear" w:color="auto" w:fill="FFFFFF"/>
        <w:rPr>
          <w:rFonts w:ascii="Arial" w:hAnsi="Arial" w:cs="Arial"/>
          <w:color w:val="333333"/>
        </w:rPr>
      </w:pPr>
      <w:r w:rsidRPr="00B734AF">
        <w:rPr>
          <w:rFonts w:ascii="Arial" w:hAnsi="Arial" w:cs="Arial"/>
          <w:color w:val="333333"/>
        </w:rPr>
        <w:t>The below class contains the </w:t>
      </w:r>
      <w:r w:rsidRPr="00B734AF">
        <w:rPr>
          <w:rFonts w:ascii="Consolas" w:hAnsi="Consolas" w:cs="Consolas"/>
          <w:color w:val="333333"/>
        </w:rPr>
        <w:t>testMethod</w:t>
      </w:r>
      <w:r w:rsidRPr="00B734AF">
        <w:rPr>
          <w:rFonts w:ascii="Arial" w:hAnsi="Arial" w:cs="Arial"/>
          <w:color w:val="333333"/>
        </w:rPr>
        <w:t> and </w:t>
      </w:r>
      <w:r w:rsidRPr="00B734AF">
        <w:rPr>
          <w:rFonts w:ascii="Consolas" w:hAnsi="Consolas" w:cs="Consolas"/>
          <w:color w:val="333333"/>
        </w:rPr>
        <w:t>beforeClass</w:t>
      </w:r>
      <w:r w:rsidRPr="00B734AF">
        <w:rPr>
          <w:rFonts w:ascii="Arial" w:hAnsi="Arial" w:cs="Arial"/>
          <w:color w:val="333333"/>
        </w:rPr>
        <w:t> methods. The constructor of the test class takes a String argument value. Both </w:t>
      </w:r>
      <w:r w:rsidRPr="00B734AF">
        <w:rPr>
          <w:rFonts w:ascii="Consolas" w:hAnsi="Consolas" w:cs="Consolas"/>
          <w:color w:val="333333"/>
        </w:rPr>
        <w:t>beforeClass</w:t>
      </w:r>
      <w:r w:rsidRPr="00B734AF">
        <w:rPr>
          <w:rFonts w:ascii="Arial" w:hAnsi="Arial" w:cs="Arial"/>
          <w:color w:val="333333"/>
        </w:rPr>
        <w:t> and </w:t>
      </w:r>
      <w:r w:rsidRPr="00B734AF">
        <w:rPr>
          <w:rFonts w:ascii="Consolas" w:hAnsi="Consolas" w:cs="Consolas"/>
          <w:color w:val="333333"/>
        </w:rPr>
        <w:t>testMethod</w:t>
      </w:r>
      <w:r w:rsidRPr="00B734AF">
        <w:rPr>
          <w:rFonts w:ascii="Arial" w:hAnsi="Arial" w:cs="Arial"/>
          <w:color w:val="333333"/>
        </w:rPr>
        <w:t> print a message onto console.</w:t>
      </w:r>
    </w:p>
    <w:tbl>
      <w:tblPr>
        <w:tblW w:w="7333" w:type="dxa"/>
        <w:tblCellMar>
          <w:left w:w="0" w:type="dxa"/>
          <w:right w:w="0" w:type="dxa"/>
        </w:tblCellMar>
        <w:tblLook w:val="04A0" w:firstRow="1" w:lastRow="0" w:firstColumn="1" w:lastColumn="0" w:noHBand="0" w:noVBand="1"/>
      </w:tblPr>
      <w:tblGrid>
        <w:gridCol w:w="9638"/>
      </w:tblGrid>
      <w:tr w:rsidR="00735D4C" w:rsidRPr="00B734AF" w:rsidTr="00735D4C">
        <w:tc>
          <w:tcPr>
            <w:tcW w:w="7333" w:type="dxa"/>
            <w:vAlign w:val="center"/>
            <w:hideMark/>
          </w:tcPr>
          <w:p w:rsidR="00735D4C" w:rsidRPr="00B734AF" w:rsidRDefault="00735D4C" w:rsidP="00735D4C">
            <w:r w:rsidRPr="00B734AF">
              <w:rPr>
                <w:rFonts w:ascii="Courier New" w:hAnsi="Courier New" w:cs="Courier New"/>
              </w:rPr>
              <w:t>public</w:t>
            </w:r>
            <w:r w:rsidRPr="00B734AF">
              <w:t> </w:t>
            </w:r>
            <w:r w:rsidRPr="00B734AF">
              <w:rPr>
                <w:rFonts w:ascii="Courier New" w:hAnsi="Courier New" w:cs="Courier New"/>
              </w:rPr>
              <w:t>class</w:t>
            </w:r>
            <w:r w:rsidRPr="00B734AF">
              <w:t> </w:t>
            </w:r>
            <w:r w:rsidRPr="00B734AF">
              <w:rPr>
                <w:rFonts w:ascii="Courier New" w:hAnsi="Courier New" w:cs="Courier New"/>
              </w:rPr>
              <w:t>SimpleTest</w:t>
            </w:r>
          </w:p>
          <w:p w:rsidR="00735D4C" w:rsidRPr="00B734AF" w:rsidRDefault="00735D4C" w:rsidP="00735D4C">
            <w:r w:rsidRPr="00B734AF">
              <w:rPr>
                <w:rFonts w:ascii="Courier New" w:hAnsi="Courier New" w:cs="Courier New"/>
              </w:rPr>
              <w:t>{</w:t>
            </w:r>
          </w:p>
          <w:p w:rsidR="00735D4C" w:rsidRPr="00B734AF" w:rsidRDefault="00735D4C" w:rsidP="00735D4C">
            <w:r w:rsidRPr="00B734AF">
              <w:rPr>
                <w:rFonts w:ascii="Courier New" w:hAnsi="Courier New" w:cs="Courier New"/>
              </w:rPr>
              <w:t>    private</w:t>
            </w:r>
            <w:r w:rsidRPr="00B734AF">
              <w:t> </w:t>
            </w:r>
            <w:r w:rsidRPr="00B734AF">
              <w:rPr>
                <w:rFonts w:ascii="Courier New" w:hAnsi="Courier New" w:cs="Courier New"/>
              </w:rPr>
              <w:t>String param = "";</w:t>
            </w:r>
          </w:p>
          <w:p w:rsidR="00735D4C" w:rsidRPr="00B734AF" w:rsidRDefault="00735D4C" w:rsidP="00735D4C">
            <w:r w:rsidRPr="00B734AF">
              <w:t> </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SimpleTest(String param) {</w:t>
            </w:r>
          </w:p>
          <w:p w:rsidR="00735D4C" w:rsidRPr="00B734AF" w:rsidRDefault="00735D4C" w:rsidP="00735D4C">
            <w:r w:rsidRPr="00B734AF">
              <w:rPr>
                <w:rFonts w:ascii="Courier New" w:hAnsi="Courier New" w:cs="Courier New"/>
              </w:rPr>
              <w:t>        this.param = param;</w:t>
            </w:r>
          </w:p>
          <w:p w:rsidR="00735D4C" w:rsidRPr="00B734AF" w:rsidRDefault="00735D4C" w:rsidP="00735D4C">
            <w:r w:rsidRPr="00B734AF">
              <w:rPr>
                <w:rFonts w:ascii="Courier New" w:hAnsi="Courier New" w:cs="Courier New"/>
              </w:rPr>
              <w:t>    }</w:t>
            </w:r>
          </w:p>
          <w:p w:rsidR="00735D4C" w:rsidRPr="00B734AF" w:rsidRDefault="00735D4C" w:rsidP="00735D4C">
            <w:r w:rsidRPr="00B734AF">
              <w:t> </w:t>
            </w:r>
          </w:p>
          <w:p w:rsidR="00735D4C" w:rsidRPr="00B734AF" w:rsidRDefault="00735D4C" w:rsidP="00735D4C">
            <w:r w:rsidRPr="00B734AF">
              <w:rPr>
                <w:rFonts w:ascii="Courier New" w:hAnsi="Courier New" w:cs="Courier New"/>
              </w:rPr>
              <w:t>    @BeforeClass</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beforeClass() {</w:t>
            </w:r>
          </w:p>
          <w:p w:rsidR="00735D4C" w:rsidRPr="00B734AF" w:rsidRDefault="00735D4C" w:rsidP="00735D4C">
            <w:r w:rsidRPr="00B734AF">
              <w:rPr>
                <w:rFonts w:ascii="Courier New" w:hAnsi="Courier New" w:cs="Courier New"/>
              </w:rPr>
              <w:t>        System.out.println("Before SimpleTest class executed.");</w:t>
            </w:r>
          </w:p>
          <w:p w:rsidR="00735D4C" w:rsidRPr="00B734AF" w:rsidRDefault="00735D4C" w:rsidP="00735D4C">
            <w:r w:rsidRPr="00B734AF">
              <w:rPr>
                <w:rFonts w:ascii="Courier New" w:hAnsi="Courier New" w:cs="Courier New"/>
              </w:rPr>
              <w:t>    }</w:t>
            </w:r>
          </w:p>
          <w:p w:rsidR="00735D4C" w:rsidRPr="00B734AF" w:rsidRDefault="00735D4C" w:rsidP="00735D4C">
            <w:r w:rsidRPr="00B734AF">
              <w:lastRenderedPageBreak/>
              <w:t> </w:t>
            </w:r>
          </w:p>
          <w:p w:rsidR="00735D4C" w:rsidRPr="00B734AF" w:rsidRDefault="00735D4C" w:rsidP="00735D4C">
            <w:r w:rsidRPr="00B734AF">
              <w:rPr>
                <w:rFonts w:ascii="Courier New" w:hAnsi="Courier New" w:cs="Courier New"/>
              </w:rPr>
              <w:t>    @Test</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testMethod() {</w:t>
            </w:r>
          </w:p>
          <w:p w:rsidR="00735D4C" w:rsidRPr="00B734AF" w:rsidRDefault="00735D4C" w:rsidP="00735D4C">
            <w:r w:rsidRPr="00B734AF">
              <w:rPr>
                <w:rFonts w:ascii="Courier New" w:hAnsi="Courier New" w:cs="Courier New"/>
              </w:rPr>
              <w:t>        System.out.println("testMethod parameter value is: "</w:t>
            </w:r>
            <w:r w:rsidRPr="00B734AF">
              <w:t> </w:t>
            </w:r>
            <w:r w:rsidRPr="00B734AF">
              <w:rPr>
                <w:rFonts w:ascii="Courier New" w:hAnsi="Courier New" w:cs="Courier New"/>
              </w:rPr>
              <w:t>+ param);</w:t>
            </w:r>
          </w:p>
          <w:p w:rsidR="00735D4C" w:rsidRPr="00B734AF" w:rsidRDefault="00735D4C" w:rsidP="00735D4C">
            <w:r w:rsidRPr="00B734AF">
              <w:rPr>
                <w:rFonts w:ascii="Courier New" w:hAnsi="Courier New" w:cs="Courier New"/>
              </w:rPr>
              <w:t>    }</w:t>
            </w:r>
          </w:p>
          <w:p w:rsidR="00735D4C" w:rsidRPr="00B734AF" w:rsidRDefault="00735D4C" w:rsidP="00735D4C">
            <w:r w:rsidRPr="00B734AF">
              <w:rPr>
                <w:rFonts w:ascii="Courier New" w:hAnsi="Courier New" w:cs="Courier New"/>
              </w:rPr>
              <w:t>}</w:t>
            </w:r>
          </w:p>
          <w:p w:rsidR="00735D4C" w:rsidRPr="00B734AF" w:rsidRDefault="00735D4C" w:rsidP="00735D4C">
            <w:r w:rsidRPr="00B734AF">
              <w:t> </w:t>
            </w:r>
          </w:p>
          <w:p w:rsidR="00735D4C" w:rsidRPr="00B734AF" w:rsidRDefault="00735D4C" w:rsidP="00735D4C">
            <w:r w:rsidRPr="00B734AF">
              <w:rPr>
                <w:rFonts w:ascii="Courier New" w:hAnsi="Courier New" w:cs="Courier New"/>
              </w:rPr>
              <w:t>public</w:t>
            </w:r>
            <w:r w:rsidRPr="00B734AF">
              <w:t> </w:t>
            </w:r>
            <w:r w:rsidRPr="00B734AF">
              <w:rPr>
                <w:rFonts w:ascii="Courier New" w:hAnsi="Courier New" w:cs="Courier New"/>
              </w:rPr>
              <w:t>class</w:t>
            </w:r>
            <w:r w:rsidRPr="00B734AF">
              <w:t> </w:t>
            </w:r>
            <w:r w:rsidRPr="00B734AF">
              <w:rPr>
                <w:rFonts w:ascii="Courier New" w:hAnsi="Courier New" w:cs="Courier New"/>
              </w:rPr>
              <w:t>SimpleTestFactory</w:t>
            </w:r>
          </w:p>
          <w:p w:rsidR="00735D4C" w:rsidRPr="00B734AF" w:rsidRDefault="00735D4C" w:rsidP="00735D4C">
            <w:r w:rsidRPr="00B734AF">
              <w:rPr>
                <w:rFonts w:ascii="Courier New" w:hAnsi="Courier New" w:cs="Courier New"/>
              </w:rPr>
              <w:t>{</w:t>
            </w:r>
          </w:p>
          <w:p w:rsidR="00735D4C" w:rsidRPr="00B734AF" w:rsidRDefault="00735D4C" w:rsidP="00735D4C">
            <w:r w:rsidRPr="00B734AF">
              <w:rPr>
                <w:rFonts w:ascii="Courier New" w:hAnsi="Courier New" w:cs="Courier New"/>
              </w:rPr>
              <w:t>    @Factory</w:t>
            </w:r>
          </w:p>
          <w:p w:rsidR="00735D4C" w:rsidRPr="00B734AF" w:rsidRDefault="00735D4C" w:rsidP="00735D4C">
            <w:r w:rsidRPr="00B734AF">
              <w:rPr>
                <w:rFonts w:ascii="Courier New" w:hAnsi="Courier New" w:cs="Courier New"/>
              </w:rPr>
              <w:t>    public</w:t>
            </w:r>
            <w:r w:rsidRPr="00B734AF">
              <w:t> </w:t>
            </w:r>
            <w:r w:rsidRPr="00B734AF">
              <w:rPr>
                <w:rFonts w:ascii="Courier New" w:hAnsi="Courier New" w:cs="Courier New"/>
              </w:rPr>
              <w:t>Object[] factoryMethod() {</w:t>
            </w:r>
          </w:p>
          <w:p w:rsidR="00735D4C" w:rsidRPr="00B734AF" w:rsidRDefault="00735D4C" w:rsidP="00735D4C">
            <w:r w:rsidRPr="00B734AF">
              <w:rPr>
                <w:rFonts w:ascii="Courier New" w:hAnsi="Courier New" w:cs="Courier New"/>
              </w:rPr>
              <w:t>        return</w:t>
            </w:r>
            <w:r w:rsidRPr="00B734AF">
              <w:t> </w:t>
            </w:r>
            <w:r w:rsidRPr="00B734AF">
              <w:rPr>
                <w:rFonts w:ascii="Courier New" w:hAnsi="Courier New" w:cs="Courier New"/>
              </w:rPr>
              <w:t>new</w:t>
            </w:r>
            <w:r w:rsidRPr="00B734AF">
              <w:t> </w:t>
            </w:r>
            <w:r w:rsidRPr="00B734AF">
              <w:rPr>
                <w:rFonts w:ascii="Courier New" w:hAnsi="Courier New" w:cs="Courier New"/>
              </w:rPr>
              <w:t>Object[] {</w:t>
            </w:r>
          </w:p>
          <w:p w:rsidR="00735D4C" w:rsidRPr="00B734AF" w:rsidRDefault="00735D4C" w:rsidP="00735D4C">
            <w:r w:rsidRPr="00B734AF">
              <w:rPr>
                <w:rFonts w:ascii="Courier New" w:hAnsi="Courier New" w:cs="Courier New"/>
              </w:rPr>
              <w:t>                                new</w:t>
            </w:r>
            <w:r w:rsidRPr="00B734AF">
              <w:t> </w:t>
            </w:r>
            <w:r w:rsidRPr="00B734AF">
              <w:rPr>
                <w:rFonts w:ascii="Courier New" w:hAnsi="Courier New" w:cs="Courier New"/>
              </w:rPr>
              <w:t>SimpleTest("one"),new</w:t>
            </w:r>
            <w:r w:rsidRPr="00B734AF">
              <w:t> </w:t>
            </w:r>
            <w:r w:rsidRPr="00B734AF">
              <w:rPr>
                <w:rFonts w:ascii="Courier New" w:hAnsi="Courier New" w:cs="Courier New"/>
              </w:rPr>
              <w:t>SimpleTest("two")</w:t>
            </w:r>
          </w:p>
          <w:p w:rsidR="00735D4C" w:rsidRPr="00B734AF" w:rsidRDefault="00735D4C" w:rsidP="00735D4C">
            <w:r w:rsidRPr="00B734AF">
              <w:rPr>
                <w:rFonts w:ascii="Courier New" w:hAnsi="Courier New" w:cs="Courier New"/>
              </w:rPr>
              <w:t>                            };</w:t>
            </w:r>
          </w:p>
          <w:p w:rsidR="00735D4C" w:rsidRPr="00B734AF" w:rsidRDefault="00735D4C" w:rsidP="00735D4C">
            <w:r w:rsidRPr="00B734AF">
              <w:rPr>
                <w:rFonts w:ascii="Courier New" w:hAnsi="Courier New" w:cs="Courier New"/>
              </w:rPr>
              <w:t>    }</w:t>
            </w:r>
          </w:p>
          <w:p w:rsidR="00735D4C" w:rsidRPr="00B734AF" w:rsidRDefault="00735D4C" w:rsidP="00735D4C">
            <w:r w:rsidRPr="00B734AF">
              <w:rPr>
                <w:rFonts w:ascii="Courier New" w:hAnsi="Courier New" w:cs="Courier New"/>
              </w:rPr>
              <w:t>}</w:t>
            </w:r>
          </w:p>
        </w:tc>
      </w:tr>
    </w:tbl>
    <w:p w:rsidR="00735D4C" w:rsidRPr="00B734AF" w:rsidRDefault="00735D4C" w:rsidP="00735D4C">
      <w:pPr>
        <w:shd w:val="clear" w:color="auto" w:fill="FFFFFF"/>
        <w:spacing w:after="230"/>
        <w:rPr>
          <w:rFonts w:ascii="Arial" w:hAnsi="Arial" w:cs="Arial"/>
          <w:color w:val="333333"/>
        </w:rPr>
      </w:pPr>
      <w:r w:rsidRPr="00B734AF">
        <w:rPr>
          <w:rFonts w:ascii="Arial" w:hAnsi="Arial" w:cs="Arial"/>
          <w:color w:val="333333"/>
        </w:rPr>
        <w:lastRenderedPageBreak/>
        <w:t>Let’s run above test.</w:t>
      </w:r>
    </w:p>
    <w:tbl>
      <w:tblPr>
        <w:tblW w:w="7333" w:type="dxa"/>
        <w:tblCellMar>
          <w:left w:w="0" w:type="dxa"/>
          <w:right w:w="0" w:type="dxa"/>
        </w:tblCellMar>
        <w:tblLook w:val="04A0" w:firstRow="1" w:lastRow="0" w:firstColumn="1" w:lastColumn="0" w:noHBand="0" w:noVBand="1"/>
      </w:tblPr>
      <w:tblGrid>
        <w:gridCol w:w="7333"/>
      </w:tblGrid>
      <w:tr w:rsidR="00735D4C" w:rsidRPr="00B734AF" w:rsidTr="00735D4C">
        <w:tc>
          <w:tcPr>
            <w:tcW w:w="7333" w:type="dxa"/>
            <w:vAlign w:val="center"/>
            <w:hideMark/>
          </w:tcPr>
          <w:p w:rsidR="00774A7A" w:rsidRPr="00B734AF" w:rsidRDefault="00774A7A" w:rsidP="00774A7A">
            <w:pPr>
              <w:autoSpaceDE w:val="0"/>
              <w:autoSpaceDN w:val="0"/>
              <w:adjustRightInd w:val="0"/>
              <w:rPr>
                <w:rFonts w:ascii="Consolas" w:hAnsi="Consolas" w:cs="Consolas"/>
              </w:rPr>
            </w:pPr>
            <w:r w:rsidRPr="00B734AF">
              <w:rPr>
                <w:rFonts w:ascii="Consolas" w:hAnsi="Consolas" w:cs="Consolas"/>
                <w:color w:val="000000"/>
              </w:rPr>
              <w:t>Before SimpleTest class executed.</w:t>
            </w:r>
          </w:p>
          <w:p w:rsidR="00774A7A" w:rsidRPr="00B734AF" w:rsidRDefault="00774A7A" w:rsidP="00774A7A">
            <w:pPr>
              <w:autoSpaceDE w:val="0"/>
              <w:autoSpaceDN w:val="0"/>
              <w:adjustRightInd w:val="0"/>
              <w:rPr>
                <w:rFonts w:ascii="Consolas" w:hAnsi="Consolas" w:cs="Consolas"/>
              </w:rPr>
            </w:pPr>
            <w:r w:rsidRPr="00B734AF">
              <w:rPr>
                <w:rFonts w:ascii="Consolas" w:hAnsi="Consolas" w:cs="Consolas"/>
                <w:color w:val="000000"/>
              </w:rPr>
              <w:t>testMethod parameter value is: one</w:t>
            </w:r>
          </w:p>
          <w:p w:rsidR="00774A7A" w:rsidRPr="00B734AF" w:rsidRDefault="00774A7A" w:rsidP="00774A7A">
            <w:pPr>
              <w:autoSpaceDE w:val="0"/>
              <w:autoSpaceDN w:val="0"/>
              <w:adjustRightInd w:val="0"/>
              <w:rPr>
                <w:rFonts w:ascii="Consolas" w:hAnsi="Consolas" w:cs="Consolas"/>
              </w:rPr>
            </w:pPr>
            <w:r w:rsidRPr="00B734AF">
              <w:rPr>
                <w:rFonts w:ascii="Consolas" w:hAnsi="Consolas" w:cs="Consolas"/>
                <w:color w:val="000000"/>
              </w:rPr>
              <w:t>Before SimpleTest class executed.</w:t>
            </w:r>
          </w:p>
          <w:p w:rsidR="00774A7A" w:rsidRPr="00B734AF" w:rsidRDefault="00774A7A" w:rsidP="00774A7A">
            <w:pPr>
              <w:autoSpaceDE w:val="0"/>
              <w:autoSpaceDN w:val="0"/>
              <w:adjustRightInd w:val="0"/>
              <w:rPr>
                <w:rFonts w:ascii="Consolas" w:hAnsi="Consolas" w:cs="Consolas"/>
              </w:rPr>
            </w:pPr>
            <w:r w:rsidRPr="00B734AF">
              <w:rPr>
                <w:rFonts w:ascii="Consolas" w:hAnsi="Consolas" w:cs="Consolas"/>
                <w:color w:val="000000"/>
              </w:rPr>
              <w:t>testMethod parameter value is: two</w:t>
            </w:r>
          </w:p>
          <w:p w:rsidR="00774A7A" w:rsidRPr="00B734AF" w:rsidRDefault="00774A7A" w:rsidP="00774A7A"/>
          <w:p w:rsidR="00735D4C" w:rsidRPr="00B734AF" w:rsidRDefault="00735D4C" w:rsidP="00735D4C"/>
          <w:p w:rsidR="00735D4C" w:rsidRPr="00B734AF" w:rsidRDefault="00735D4C" w:rsidP="00735D4C">
            <w:r w:rsidRPr="00B734AF">
              <w:rPr>
                <w:rFonts w:ascii="Courier New" w:hAnsi="Courier New" w:cs="Courier New"/>
              </w:rPr>
              <w:t>PASSED: testMethod</w:t>
            </w:r>
          </w:p>
          <w:p w:rsidR="00735D4C" w:rsidRPr="00B734AF" w:rsidRDefault="00735D4C" w:rsidP="00735D4C">
            <w:r w:rsidRPr="00B734AF">
              <w:rPr>
                <w:rFonts w:ascii="Courier New" w:hAnsi="Courier New" w:cs="Courier New"/>
              </w:rPr>
              <w:t>PASSED: testMethod</w:t>
            </w:r>
          </w:p>
        </w:tc>
      </w:tr>
    </w:tbl>
    <w:p w:rsidR="00735D4C" w:rsidRPr="00B734AF" w:rsidRDefault="00735D4C" w:rsidP="000E7448">
      <w:pPr>
        <w:pStyle w:val="Heading1"/>
        <w:shd w:val="clear" w:color="auto" w:fill="FFFFFF"/>
        <w:spacing w:before="0" w:after="88" w:line="297" w:lineRule="atLeast"/>
        <w:rPr>
          <w:rFonts w:ascii="Georgia" w:hAnsi="Georgia"/>
          <w:b w:val="0"/>
          <w:bCs w:val="0"/>
          <w:color w:val="222222"/>
          <w:sz w:val="24"/>
          <w:szCs w:val="24"/>
          <w:u w:val="single"/>
        </w:rPr>
      </w:pPr>
    </w:p>
    <w:p w:rsidR="00735D4C" w:rsidRPr="00B734AF" w:rsidRDefault="00735D4C" w:rsidP="000E7448">
      <w:pPr>
        <w:pStyle w:val="Heading1"/>
        <w:shd w:val="clear" w:color="auto" w:fill="FFFFFF"/>
        <w:spacing w:before="0" w:after="88" w:line="297" w:lineRule="atLeast"/>
        <w:rPr>
          <w:rFonts w:ascii="Georgia" w:hAnsi="Georgia"/>
          <w:b w:val="0"/>
          <w:bCs w:val="0"/>
          <w:color w:val="222222"/>
          <w:sz w:val="24"/>
          <w:szCs w:val="24"/>
          <w:u w:val="single"/>
        </w:rPr>
      </w:pPr>
    </w:p>
    <w:p w:rsidR="00710D33" w:rsidRPr="00B734AF" w:rsidRDefault="00710D33" w:rsidP="000E7448">
      <w:pPr>
        <w:pStyle w:val="Heading1"/>
        <w:shd w:val="clear" w:color="auto" w:fill="FFFFFF"/>
        <w:spacing w:before="0" w:after="88" w:line="297" w:lineRule="atLeast"/>
        <w:rPr>
          <w:rFonts w:ascii="Georgia" w:hAnsi="Georgia"/>
          <w:b w:val="0"/>
          <w:bCs w:val="0"/>
          <w:color w:val="222222"/>
          <w:sz w:val="24"/>
          <w:szCs w:val="24"/>
          <w:u w:val="single"/>
        </w:rPr>
      </w:pPr>
      <w:r w:rsidRPr="00B734AF">
        <w:rPr>
          <w:rFonts w:ascii="Georgia" w:hAnsi="Georgia"/>
          <w:b w:val="0"/>
          <w:bCs w:val="0"/>
          <w:color w:val="222222"/>
          <w:sz w:val="24"/>
          <w:szCs w:val="24"/>
          <w:u w:val="single"/>
        </w:rPr>
        <w:t>Verify the Heght and Width</w:t>
      </w:r>
    </w:p>
    <w:p w:rsidR="00710D33" w:rsidRPr="00B734AF" w:rsidRDefault="00710D33" w:rsidP="00710D33">
      <w:pPr>
        <w:shd w:val="clear" w:color="auto" w:fill="FFFFFF"/>
        <w:spacing w:after="240"/>
        <w:textAlignment w:val="baseline"/>
        <w:rPr>
          <w:rFonts w:ascii="Arial" w:hAnsi="Arial" w:cs="Arial"/>
          <w:color w:val="242729"/>
        </w:rPr>
      </w:pPr>
      <w:r w:rsidRPr="00B734AF">
        <w:rPr>
          <w:rFonts w:ascii="Arial" w:hAnsi="Arial" w:cs="Arial"/>
          <w:color w:val="242729"/>
        </w:rPr>
        <w:t>Generally i will use like below</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driver.get(</w:t>
      </w:r>
      <w:r w:rsidRPr="00B734AF">
        <w:rPr>
          <w:rFonts w:ascii="inherit" w:hAnsi="inherit" w:cs="Consolas"/>
          <w:color w:val="7D2727"/>
        </w:rPr>
        <w:t>"http://docs.seleniumhq.org/"</w:t>
      </w:r>
      <w:r w:rsidRPr="00B734AF">
        <w:rPr>
          <w:rFonts w:ascii="inherit" w:hAnsi="inherit" w:cs="Consolas"/>
          <w:color w:val="303336"/>
        </w:rPr>
        <w:t>);</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int</w:t>
      </w:r>
      <w:r w:rsidRPr="00B734AF">
        <w:rPr>
          <w:rFonts w:ascii="inherit" w:hAnsi="inherit" w:cs="Consolas"/>
          <w:color w:val="303336"/>
        </w:rPr>
        <w:t xml:space="preserve"> width=driver.findElement(</w:t>
      </w:r>
      <w:r w:rsidRPr="00B734AF">
        <w:rPr>
          <w:rFonts w:ascii="inherit" w:hAnsi="inherit" w:cs="Consolas"/>
          <w:color w:val="2B91AF"/>
        </w:rPr>
        <w:t>By</w:t>
      </w:r>
      <w:r w:rsidRPr="00B734AF">
        <w:rPr>
          <w:rFonts w:ascii="inherit" w:hAnsi="inherit" w:cs="Consolas"/>
          <w:color w:val="303336"/>
        </w:rPr>
        <w:t>.tagName(</w:t>
      </w:r>
      <w:r w:rsidRPr="00B734AF">
        <w:rPr>
          <w:rFonts w:ascii="inherit" w:hAnsi="inherit" w:cs="Consolas"/>
          <w:color w:val="7D2727"/>
        </w:rPr>
        <w:t>"img"</w:t>
      </w:r>
      <w:r w:rsidRPr="00B734AF">
        <w:rPr>
          <w:rFonts w:ascii="inherit" w:hAnsi="inherit" w:cs="Consolas"/>
          <w:color w:val="303336"/>
        </w:rPr>
        <w:t>)).getSize().getWidth();</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int</w:t>
      </w:r>
      <w:r w:rsidRPr="00B734AF">
        <w:rPr>
          <w:rFonts w:ascii="inherit" w:hAnsi="inherit" w:cs="Consolas"/>
          <w:color w:val="303336"/>
        </w:rPr>
        <w:t xml:space="preserve"> hight=driver.findElement(</w:t>
      </w:r>
      <w:r w:rsidRPr="00B734AF">
        <w:rPr>
          <w:rFonts w:ascii="inherit" w:hAnsi="inherit" w:cs="Consolas"/>
          <w:color w:val="2B91AF"/>
        </w:rPr>
        <w:t>By</w:t>
      </w:r>
      <w:r w:rsidRPr="00B734AF">
        <w:rPr>
          <w:rFonts w:ascii="inherit" w:hAnsi="inherit" w:cs="Consolas"/>
          <w:color w:val="303336"/>
        </w:rPr>
        <w:t>.tagName(</w:t>
      </w:r>
      <w:r w:rsidRPr="00B734AF">
        <w:rPr>
          <w:rFonts w:ascii="inherit" w:hAnsi="inherit" w:cs="Consolas"/>
          <w:color w:val="7D2727"/>
        </w:rPr>
        <w:t>"img"</w:t>
      </w:r>
      <w:r w:rsidRPr="00B734AF">
        <w:rPr>
          <w:rFonts w:ascii="inherit" w:hAnsi="inherit" w:cs="Consolas"/>
          <w:color w:val="303336"/>
        </w:rPr>
        <w:t>)).getSize().getHeight();</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System</w:t>
      </w:r>
      <w:r w:rsidRPr="00B734AF">
        <w:rPr>
          <w:rFonts w:ascii="inherit" w:hAnsi="inherit" w:cs="Consolas"/>
          <w:color w:val="303336"/>
        </w:rPr>
        <w:t>.out.println(width +</w:t>
      </w:r>
      <w:r w:rsidRPr="00B734AF">
        <w:rPr>
          <w:rFonts w:ascii="inherit" w:hAnsi="inherit" w:cs="Consolas"/>
          <w:color w:val="7D2727"/>
        </w:rPr>
        <w:t>"&gt;&gt;&gt;"</w:t>
      </w:r>
      <w:r w:rsidRPr="00B734AF">
        <w:rPr>
          <w:rFonts w:ascii="inherit" w:hAnsi="inherit" w:cs="Consolas"/>
          <w:color w:val="303336"/>
        </w:rPr>
        <w:t>+hight);</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//to verify width</w:t>
      </w:r>
    </w:p>
    <w:p w:rsidR="00710D33" w:rsidRPr="00B734AF" w:rsidRDefault="00710D33"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Assert</w:t>
      </w:r>
      <w:r w:rsidRPr="00B734AF">
        <w:rPr>
          <w:rFonts w:ascii="inherit" w:hAnsi="inherit" w:cs="Consolas"/>
          <w:color w:val="303336"/>
        </w:rPr>
        <w:t xml:space="preserve">.assertEquals(width, </w:t>
      </w:r>
      <w:r w:rsidRPr="00B734AF">
        <w:rPr>
          <w:rFonts w:ascii="inherit" w:hAnsi="inherit" w:cs="Consolas"/>
          <w:color w:val="7D2727"/>
        </w:rPr>
        <w:t>200</w:t>
      </w:r>
      <w:r w:rsidRPr="00B734AF">
        <w:rPr>
          <w:rFonts w:ascii="inherit" w:hAnsi="inherit" w:cs="Consolas"/>
          <w:color w:val="303336"/>
        </w:rPr>
        <w:t>);</w:t>
      </w:r>
    </w:p>
    <w:p w:rsidR="00C844F2" w:rsidRPr="00B734AF" w:rsidRDefault="00C844F2"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C844F2" w:rsidRPr="00B734AF" w:rsidRDefault="00C844F2" w:rsidP="00C844F2">
      <w:pPr>
        <w:pStyle w:val="uiqtextpara"/>
        <w:spacing w:before="0" w:beforeAutospacing="0" w:after="240" w:afterAutospacing="0"/>
        <w:rPr>
          <w:rFonts w:ascii="Georgia" w:hAnsi="Georgia"/>
          <w:color w:val="333333"/>
        </w:rPr>
      </w:pPr>
      <w:r w:rsidRPr="00B734AF">
        <w:rPr>
          <w:rFonts w:ascii="Georgia" w:hAnsi="Georgia"/>
          <w:b/>
          <w:bCs/>
          <w:color w:val="333333"/>
        </w:rPr>
        <w:t>Advantages of POM</w:t>
      </w:r>
    </w:p>
    <w:p w:rsidR="00C844F2" w:rsidRPr="00B734AF" w:rsidRDefault="00C844F2" w:rsidP="00FA2801">
      <w:pPr>
        <w:numPr>
          <w:ilvl w:val="0"/>
          <w:numId w:val="45"/>
        </w:numPr>
        <w:ind w:left="480" w:right="480"/>
        <w:rPr>
          <w:rFonts w:ascii="Georgia" w:hAnsi="Georgia"/>
          <w:color w:val="333333"/>
        </w:rPr>
      </w:pPr>
      <w:r w:rsidRPr="00B734AF">
        <w:rPr>
          <w:rFonts w:ascii="Georgia" w:hAnsi="Georgia"/>
          <w:color w:val="333333"/>
        </w:rPr>
        <w:t>Page Object Patten says operations and flows in the UI should be separated from verification. This concept makes our code cleaner and easy to understand.</w:t>
      </w:r>
    </w:p>
    <w:p w:rsidR="00C844F2" w:rsidRPr="00B734AF" w:rsidRDefault="00C844F2" w:rsidP="00FA2801">
      <w:pPr>
        <w:numPr>
          <w:ilvl w:val="0"/>
          <w:numId w:val="45"/>
        </w:numPr>
        <w:ind w:left="480" w:right="480"/>
        <w:rPr>
          <w:rFonts w:ascii="Georgia" w:hAnsi="Georgia"/>
          <w:color w:val="333333"/>
        </w:rPr>
      </w:pPr>
      <w:r w:rsidRPr="00B734AF">
        <w:rPr>
          <w:rFonts w:ascii="Georgia" w:hAnsi="Georgia"/>
          <w:color w:val="333333"/>
        </w:rPr>
        <w:t>Second benefit is the </w:t>
      </w:r>
      <w:r w:rsidRPr="00B734AF">
        <w:rPr>
          <w:rFonts w:ascii="Georgia" w:hAnsi="Georgia"/>
          <w:b/>
          <w:bCs/>
          <w:color w:val="333333"/>
        </w:rPr>
        <w:t>object repository is independent of testcases</w:t>
      </w:r>
      <w:r w:rsidRPr="00B734AF">
        <w:rPr>
          <w:rFonts w:ascii="Georgia" w:hAnsi="Georgia"/>
          <w:color w:val="333333"/>
        </w:rPr>
        <w:t>, </w:t>
      </w:r>
    </w:p>
    <w:p w:rsidR="00C844F2" w:rsidRPr="00B734AF" w:rsidRDefault="00C844F2" w:rsidP="00FA2801">
      <w:pPr>
        <w:numPr>
          <w:ilvl w:val="0"/>
          <w:numId w:val="45"/>
        </w:numPr>
        <w:ind w:right="480"/>
        <w:rPr>
          <w:rFonts w:ascii="Georgia" w:hAnsi="Georgia"/>
          <w:color w:val="333333"/>
        </w:rPr>
      </w:pPr>
      <w:r w:rsidRPr="00B734AF">
        <w:rPr>
          <w:rFonts w:ascii="Georgia" w:hAnsi="Georgia"/>
          <w:color w:val="333333"/>
        </w:rPr>
        <w:t>Code becomes less and optimized because of the reusable page methods in the POM classes.</w:t>
      </w:r>
    </w:p>
    <w:p w:rsidR="00C844F2" w:rsidRPr="00B734AF" w:rsidRDefault="00C844F2" w:rsidP="00710D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p>
    <w:p w:rsidR="00710D33" w:rsidRPr="00B734AF" w:rsidRDefault="00710D33" w:rsidP="00710D33"/>
    <w:p w:rsidR="009A6CE2" w:rsidRPr="00B734AF" w:rsidRDefault="009A6CE2" w:rsidP="000E7448">
      <w:pPr>
        <w:pStyle w:val="Heading1"/>
        <w:shd w:val="clear" w:color="auto" w:fill="FFFFFF"/>
        <w:spacing w:before="0" w:after="88" w:line="297" w:lineRule="atLeast"/>
        <w:rPr>
          <w:rFonts w:ascii="Georgia" w:hAnsi="Georgia"/>
          <w:b w:val="0"/>
          <w:bCs w:val="0"/>
          <w:color w:val="222222"/>
          <w:sz w:val="24"/>
          <w:szCs w:val="24"/>
          <w:u w:val="single"/>
        </w:rPr>
      </w:pPr>
      <w:r w:rsidRPr="00B734AF">
        <w:rPr>
          <w:rFonts w:ascii="Georgia" w:hAnsi="Georgia"/>
          <w:b w:val="0"/>
          <w:bCs w:val="0"/>
          <w:color w:val="222222"/>
          <w:sz w:val="24"/>
          <w:szCs w:val="24"/>
          <w:u w:val="single"/>
        </w:rPr>
        <w:t>Automation Framework Should following Qulaities:</w:t>
      </w:r>
    </w:p>
    <w:p w:rsidR="009A6CE2" w:rsidRPr="00B734AF" w:rsidRDefault="009A6CE2" w:rsidP="009A6CE2">
      <w:r w:rsidRPr="00B734AF">
        <w:t>1.Reusable-- Used by multiple projects and mutuple team</w:t>
      </w:r>
    </w:p>
    <w:p w:rsidR="009A6CE2" w:rsidRPr="00B734AF" w:rsidRDefault="009A6CE2" w:rsidP="009A6CE2">
      <w:r w:rsidRPr="00B734AF">
        <w:t>2.Scalable - othet framweowrk should also work within like tetsng,Jbheave,cucucmber and also for smal to large projects</w:t>
      </w:r>
    </w:p>
    <w:p w:rsidR="009A6CE2" w:rsidRPr="00B734AF" w:rsidRDefault="009A6CE2" w:rsidP="009A6CE2">
      <w:r w:rsidRPr="00B734AF">
        <w:t>3.Maintainable-  maintenace should be easy not hard</w:t>
      </w:r>
    </w:p>
    <w:p w:rsidR="009A6CE2" w:rsidRPr="00B734AF" w:rsidRDefault="009A6CE2" w:rsidP="009A6CE2">
      <w:r w:rsidRPr="00B734AF">
        <w:t>4.Workable   --anyone can use</w:t>
      </w:r>
    </w:p>
    <w:p w:rsidR="009A6CE2" w:rsidRPr="00B734AF" w:rsidRDefault="009A4180" w:rsidP="009A6CE2">
      <w:r w:rsidRPr="00B734AF">
        <w:t>Types of Framework</w:t>
      </w:r>
    </w:p>
    <w:p w:rsidR="009A4180" w:rsidRPr="00B734AF" w:rsidRDefault="009F5B94" w:rsidP="009A6CE2">
      <w:r w:rsidRPr="00B734AF">
        <w:t>1. Data Driven</w:t>
      </w:r>
    </w:p>
    <w:p w:rsidR="009A4180" w:rsidRPr="00B734AF" w:rsidRDefault="009A4180" w:rsidP="009A6CE2">
      <w:r w:rsidRPr="00B734AF">
        <w:t>2. KeyWord driven</w:t>
      </w:r>
    </w:p>
    <w:p w:rsidR="009A4180" w:rsidRPr="00B734AF" w:rsidRDefault="009A4180" w:rsidP="009A6CE2">
      <w:r w:rsidRPr="00B734AF">
        <w:t>3.Hybrid</w:t>
      </w:r>
    </w:p>
    <w:p w:rsidR="0093244C" w:rsidRPr="00B734AF" w:rsidRDefault="0093244C" w:rsidP="009A6CE2"/>
    <w:p w:rsidR="006F61FB" w:rsidRPr="00B734AF" w:rsidRDefault="006F61FB" w:rsidP="006F61FB">
      <w:pPr>
        <w:rPr>
          <w:rFonts w:ascii="Verdana" w:hAnsi="Verdana"/>
          <w:b/>
          <w:bCs/>
          <w:color w:val="303030"/>
        </w:rPr>
      </w:pPr>
      <w:r w:rsidRPr="00B734AF">
        <w:rPr>
          <w:rFonts w:ascii="Verdana" w:hAnsi="Verdana"/>
          <w:b/>
          <w:bCs/>
          <w:color w:val="303030"/>
        </w:rPr>
        <w:t>Ques 3) How do you handle https website in selenium</w:t>
      </w:r>
      <w:r w:rsidRPr="00B734AF">
        <w:rPr>
          <w:rFonts w:ascii="Verdana" w:hAnsi="Verdana"/>
          <w:color w:val="303030"/>
        </w:rPr>
        <w:t> </w:t>
      </w:r>
      <w:r w:rsidRPr="00B734AF">
        <w:rPr>
          <w:rFonts w:ascii="Verdana" w:hAnsi="Verdana"/>
          <w:b/>
          <w:bCs/>
          <w:color w:val="303030"/>
        </w:rPr>
        <w:t>?By changing Firefox Profile</w:t>
      </w:r>
    </w:p>
    <w:p w:rsidR="006F61FB" w:rsidRPr="00B734AF" w:rsidRDefault="006F61FB" w:rsidP="006F61FB">
      <w:pPr>
        <w:rPr>
          <w:rFonts w:ascii="Courier New" w:hAnsi="Courier New" w:cs="Courier New"/>
          <w:color w:val="000000"/>
        </w:rPr>
      </w:pPr>
      <w:r w:rsidRPr="00B734AF">
        <w:rPr>
          <w:rStyle w:val="crayon-m"/>
          <w:rFonts w:ascii="inherit" w:eastAsiaTheme="majorEastAsia" w:hAnsi="inherit" w:cs="Courier New"/>
          <w:color w:val="000000"/>
        </w:rPr>
        <w:t>public</w:t>
      </w:r>
      <w:r w:rsidRPr="00B734AF">
        <w:rPr>
          <w:rStyle w:val="crayon-h"/>
          <w:rFonts w:ascii="inherit" w:eastAsiaTheme="majorEastAsia" w:hAnsi="inherit" w:cs="Courier New"/>
          <w:color w:val="000000"/>
        </w:rPr>
        <w:t xml:space="preserve"> </w:t>
      </w:r>
      <w:r w:rsidRPr="00B734AF">
        <w:rPr>
          <w:rStyle w:val="crayon-m"/>
          <w:rFonts w:ascii="inherit" w:eastAsiaTheme="majorEastAsia" w:hAnsi="inherit" w:cs="Courier New"/>
          <w:color w:val="000000"/>
        </w:rPr>
        <w:t>static</w:t>
      </w:r>
      <w:r w:rsidRPr="00B734AF">
        <w:rPr>
          <w:rStyle w:val="crayon-h"/>
          <w:rFonts w:ascii="inherit" w:eastAsiaTheme="majorEastAsia" w:hAnsi="inherit" w:cs="Courier New"/>
          <w:color w:val="000000"/>
        </w:rPr>
        <w:t xml:space="preserve"> </w:t>
      </w:r>
      <w:r w:rsidRPr="00B734AF">
        <w:rPr>
          <w:rStyle w:val="crayon-t"/>
          <w:rFonts w:ascii="inherit" w:eastAsiaTheme="majorEastAsia" w:hAnsi="inherit" w:cs="Courier New"/>
          <w:color w:val="000000"/>
        </w:rPr>
        <w:t>void</w:t>
      </w:r>
      <w:r w:rsidRPr="00B734AF">
        <w:rPr>
          <w:rStyle w:val="crayon-h"/>
          <w:rFonts w:ascii="inherit" w:eastAsiaTheme="majorEastAsia" w:hAnsi="inherit" w:cs="Courier New"/>
          <w:color w:val="000000"/>
        </w:rPr>
        <w:t xml:space="preserve"> </w:t>
      </w:r>
      <w:r w:rsidRPr="00B734AF">
        <w:rPr>
          <w:rStyle w:val="crayon-e"/>
          <w:rFonts w:ascii="inherit" w:eastAsiaTheme="minorEastAsia" w:hAnsi="inherit" w:cs="Courier New"/>
          <w:color w:val="000000"/>
        </w:rPr>
        <w:t>main</w:t>
      </w:r>
      <w:r w:rsidRPr="00B734AF">
        <w:rPr>
          <w:rStyle w:val="crayon-sy"/>
          <w:rFonts w:ascii="inherit" w:hAnsi="inherit" w:cs="Courier New"/>
          <w:color w:val="000000"/>
        </w:rPr>
        <w:t>(</w:t>
      </w:r>
      <w:r w:rsidRPr="00B734AF">
        <w:rPr>
          <w:rStyle w:val="crayon-t"/>
          <w:rFonts w:ascii="inherit" w:eastAsiaTheme="majorEastAsia" w:hAnsi="inherit" w:cs="Courier New"/>
          <w:color w:val="000000"/>
        </w:rPr>
        <w:t>String</w:t>
      </w:r>
      <w:r w:rsidRPr="00B734AF">
        <w:rPr>
          <w:rStyle w:val="crayon-sy"/>
          <w:rFonts w:ascii="inherit" w:hAnsi="inherit" w:cs="Courier New"/>
          <w:color w:val="000000"/>
        </w:rPr>
        <w:t>[]</w:t>
      </w:r>
      <w:r w:rsidRPr="00B734AF">
        <w:rPr>
          <w:rStyle w:val="crayon-h"/>
          <w:rFonts w:ascii="inherit" w:eastAsiaTheme="majorEastAsia" w:hAnsi="inherit" w:cs="Courier New"/>
          <w:color w:val="000000"/>
        </w:rPr>
        <w:t xml:space="preserve"> </w:t>
      </w:r>
      <w:r w:rsidRPr="00B734AF">
        <w:rPr>
          <w:rStyle w:val="crayon-v"/>
          <w:rFonts w:ascii="inherit" w:hAnsi="inherit" w:cs="Courier New"/>
          <w:color w:val="000000"/>
        </w:rPr>
        <w:t>args</w:t>
      </w:r>
      <w:r w:rsidRPr="00B734AF">
        <w:rPr>
          <w:rStyle w:val="crayon-sy"/>
          <w:rFonts w:ascii="inherit" w:hAnsi="inherit" w:cs="Courier New"/>
          <w:color w:val="000000"/>
        </w:rPr>
        <w:t>){</w:t>
      </w:r>
    </w:p>
    <w:p w:rsidR="006F61FB" w:rsidRPr="00B734AF" w:rsidRDefault="006F61FB" w:rsidP="006F61FB">
      <w:pPr>
        <w:rPr>
          <w:rFonts w:ascii="Courier New" w:hAnsi="Courier New" w:cs="Courier New"/>
          <w:color w:val="000000"/>
        </w:rPr>
      </w:pPr>
      <w:r w:rsidRPr="00B734AF">
        <w:rPr>
          <w:rStyle w:val="crayon-e"/>
          <w:rFonts w:ascii="inherit" w:eastAsiaTheme="minorEastAsia" w:hAnsi="inherit" w:cs="Courier New"/>
          <w:color w:val="000000"/>
        </w:rPr>
        <w:t xml:space="preserve">FirefoxProfile </w:t>
      </w:r>
      <w:r w:rsidRPr="00B734AF">
        <w:rPr>
          <w:rStyle w:val="crayon-v"/>
          <w:rFonts w:ascii="inherit" w:hAnsi="inherit" w:cs="Courier New"/>
          <w:color w:val="000000"/>
        </w:rPr>
        <w:t>profile</w:t>
      </w:r>
      <w:r w:rsidRPr="00B734AF">
        <w:rPr>
          <w:rStyle w:val="crayon-h"/>
          <w:rFonts w:ascii="inherit" w:eastAsiaTheme="majorEastAsia" w:hAnsi="inherit" w:cs="Courier New"/>
          <w:color w:val="000000"/>
        </w:rPr>
        <w:t xml:space="preserve"> </w:t>
      </w:r>
      <w:r w:rsidRPr="00B734AF">
        <w:rPr>
          <w:rStyle w:val="crayon-o"/>
          <w:rFonts w:ascii="inherit" w:hAnsi="inherit" w:cs="Courier New"/>
          <w:color w:val="000000"/>
        </w:rPr>
        <w:t>=</w:t>
      </w:r>
      <w:r w:rsidRPr="00B734AF">
        <w:rPr>
          <w:rStyle w:val="crayon-h"/>
          <w:rFonts w:ascii="inherit" w:eastAsiaTheme="majorEastAsia" w:hAnsi="inherit" w:cs="Courier New"/>
          <w:color w:val="000000"/>
        </w:rPr>
        <w:t xml:space="preserve"> </w:t>
      </w:r>
      <w:r w:rsidRPr="00B734AF">
        <w:rPr>
          <w:rStyle w:val="crayon-r"/>
          <w:rFonts w:ascii="inherit" w:hAnsi="inherit" w:cs="Courier New"/>
          <w:color w:val="000000"/>
        </w:rPr>
        <w:t>new</w:t>
      </w:r>
      <w:r w:rsidRPr="00B734AF">
        <w:rPr>
          <w:rStyle w:val="crayon-h"/>
          <w:rFonts w:ascii="inherit" w:eastAsiaTheme="majorEastAsia" w:hAnsi="inherit" w:cs="Courier New"/>
          <w:color w:val="000000"/>
        </w:rPr>
        <w:t xml:space="preserve"> </w:t>
      </w:r>
      <w:r w:rsidRPr="00B734AF">
        <w:rPr>
          <w:rStyle w:val="crayon-e"/>
          <w:rFonts w:ascii="inherit" w:eastAsiaTheme="minorEastAsia" w:hAnsi="inherit" w:cs="Courier New"/>
          <w:color w:val="000000"/>
        </w:rPr>
        <w:t>FirefoxProfile</w:t>
      </w:r>
      <w:r w:rsidRPr="00B734AF">
        <w:rPr>
          <w:rStyle w:val="crayon-sy"/>
          <w:rFonts w:ascii="inherit" w:hAnsi="inherit" w:cs="Courier New"/>
          <w:color w:val="000000"/>
        </w:rPr>
        <w:t>();</w:t>
      </w:r>
    </w:p>
    <w:p w:rsidR="006F61FB" w:rsidRPr="00B734AF" w:rsidRDefault="006F61FB" w:rsidP="006F61FB">
      <w:pPr>
        <w:rPr>
          <w:rFonts w:ascii="Courier New" w:hAnsi="Courier New" w:cs="Courier New"/>
          <w:color w:val="000000"/>
        </w:rPr>
      </w:pPr>
      <w:r w:rsidRPr="00B734AF">
        <w:rPr>
          <w:rStyle w:val="crayon-v"/>
          <w:rFonts w:ascii="inherit" w:hAnsi="inherit" w:cs="Courier New"/>
          <w:color w:val="000000"/>
        </w:rPr>
        <w:t>profile</w:t>
      </w:r>
      <w:r w:rsidRPr="00B734AF">
        <w:rPr>
          <w:rStyle w:val="crayon-sy"/>
          <w:rFonts w:ascii="inherit" w:hAnsi="inherit" w:cs="Courier New"/>
          <w:color w:val="000000"/>
        </w:rPr>
        <w:t>.</w:t>
      </w:r>
      <w:r w:rsidRPr="00B734AF">
        <w:rPr>
          <w:rStyle w:val="crayon-e"/>
          <w:rFonts w:ascii="inherit" w:eastAsiaTheme="minorEastAsia" w:hAnsi="inherit" w:cs="Courier New"/>
          <w:color w:val="000000"/>
        </w:rPr>
        <w:t>setAcceptUntrustedCertificates</w:t>
      </w:r>
      <w:r w:rsidRPr="00B734AF">
        <w:rPr>
          <w:rStyle w:val="crayon-sy"/>
          <w:rFonts w:ascii="inherit" w:hAnsi="inherit" w:cs="Courier New"/>
          <w:color w:val="000000"/>
        </w:rPr>
        <w:t>(</w:t>
      </w:r>
      <w:r w:rsidRPr="00B734AF">
        <w:rPr>
          <w:rStyle w:val="crayon-t"/>
          <w:rFonts w:ascii="inherit" w:eastAsiaTheme="majorEastAsia" w:hAnsi="inherit" w:cs="Courier New"/>
          <w:color w:val="000000"/>
        </w:rPr>
        <w:t>false</w:t>
      </w:r>
      <w:r w:rsidRPr="00B734AF">
        <w:rPr>
          <w:rStyle w:val="crayon-sy"/>
          <w:rFonts w:ascii="inherit" w:hAnsi="inherit" w:cs="Courier New"/>
          <w:color w:val="000000"/>
        </w:rPr>
        <w:t>);</w:t>
      </w:r>
    </w:p>
    <w:p w:rsidR="006F61FB" w:rsidRPr="00B734AF" w:rsidRDefault="006F61FB" w:rsidP="006F61FB">
      <w:pPr>
        <w:rPr>
          <w:rFonts w:ascii="Courier New" w:hAnsi="Courier New" w:cs="Courier New"/>
          <w:color w:val="000000"/>
        </w:rPr>
      </w:pPr>
      <w:r w:rsidRPr="00B734AF">
        <w:rPr>
          <w:rStyle w:val="crayon-e"/>
          <w:rFonts w:ascii="inherit" w:eastAsiaTheme="minorEastAsia" w:hAnsi="inherit" w:cs="Courier New"/>
          <w:color w:val="000000"/>
        </w:rPr>
        <w:t xml:space="preserve">WebDriver </w:t>
      </w:r>
      <w:r w:rsidRPr="00B734AF">
        <w:rPr>
          <w:rStyle w:val="crayon-v"/>
          <w:rFonts w:ascii="inherit" w:hAnsi="inherit" w:cs="Courier New"/>
          <w:color w:val="000000"/>
        </w:rPr>
        <w:t>driver</w:t>
      </w:r>
      <w:r w:rsidRPr="00B734AF">
        <w:rPr>
          <w:rStyle w:val="crayon-h"/>
          <w:rFonts w:ascii="inherit" w:eastAsiaTheme="majorEastAsia" w:hAnsi="inherit" w:cs="Courier New"/>
          <w:color w:val="000000"/>
        </w:rPr>
        <w:t xml:space="preserve"> </w:t>
      </w:r>
      <w:r w:rsidRPr="00B734AF">
        <w:rPr>
          <w:rStyle w:val="crayon-o"/>
          <w:rFonts w:ascii="inherit" w:hAnsi="inherit" w:cs="Courier New"/>
          <w:color w:val="000000"/>
        </w:rPr>
        <w:t>=</w:t>
      </w:r>
      <w:r w:rsidRPr="00B734AF">
        <w:rPr>
          <w:rStyle w:val="crayon-h"/>
          <w:rFonts w:ascii="inherit" w:eastAsiaTheme="majorEastAsia" w:hAnsi="inherit" w:cs="Courier New"/>
          <w:color w:val="000000"/>
        </w:rPr>
        <w:t xml:space="preserve"> </w:t>
      </w:r>
      <w:r w:rsidRPr="00B734AF">
        <w:rPr>
          <w:rStyle w:val="crayon-r"/>
          <w:rFonts w:ascii="inherit" w:hAnsi="inherit" w:cs="Courier New"/>
          <w:color w:val="000000"/>
        </w:rPr>
        <w:t>new</w:t>
      </w:r>
      <w:r w:rsidRPr="00B734AF">
        <w:rPr>
          <w:rStyle w:val="crayon-h"/>
          <w:rFonts w:ascii="inherit" w:eastAsiaTheme="majorEastAsia" w:hAnsi="inherit" w:cs="Courier New"/>
          <w:color w:val="000000"/>
        </w:rPr>
        <w:t xml:space="preserve"> </w:t>
      </w:r>
      <w:r w:rsidRPr="00B734AF">
        <w:rPr>
          <w:rStyle w:val="crayon-e"/>
          <w:rFonts w:ascii="inherit" w:eastAsiaTheme="minorEastAsia" w:hAnsi="inherit" w:cs="Courier New"/>
          <w:color w:val="000000"/>
        </w:rPr>
        <w:t>FirefoxDriver</w:t>
      </w:r>
      <w:r w:rsidRPr="00B734AF">
        <w:rPr>
          <w:rStyle w:val="crayon-sy"/>
          <w:rFonts w:ascii="inherit" w:hAnsi="inherit" w:cs="Courier New"/>
          <w:color w:val="000000"/>
        </w:rPr>
        <w:t>(</w:t>
      </w:r>
      <w:r w:rsidRPr="00B734AF">
        <w:rPr>
          <w:rStyle w:val="crayon-v"/>
          <w:rFonts w:ascii="inherit" w:hAnsi="inherit" w:cs="Courier New"/>
          <w:color w:val="000000"/>
        </w:rPr>
        <w:t>profile</w:t>
      </w:r>
      <w:r w:rsidRPr="00B734AF">
        <w:rPr>
          <w:rStyle w:val="crayon-sy"/>
          <w:rFonts w:ascii="inherit" w:hAnsi="inherit" w:cs="Courier New"/>
          <w:color w:val="000000"/>
        </w:rPr>
        <w:t>);</w:t>
      </w:r>
    </w:p>
    <w:p w:rsidR="006F61FB" w:rsidRPr="00B734AF" w:rsidRDefault="006F61FB" w:rsidP="006F61FB">
      <w:pPr>
        <w:rPr>
          <w:rFonts w:ascii="Courier New" w:hAnsi="Courier New" w:cs="Courier New"/>
          <w:color w:val="000000"/>
        </w:rPr>
      </w:pPr>
      <w:r w:rsidRPr="00B734AF">
        <w:rPr>
          <w:rStyle w:val="crayon-v"/>
          <w:rFonts w:ascii="inherit" w:hAnsi="inherit" w:cs="Courier New"/>
          <w:color w:val="000000"/>
        </w:rPr>
        <w:t>driver</w:t>
      </w:r>
      <w:r w:rsidRPr="00B734AF">
        <w:rPr>
          <w:rStyle w:val="crayon-sy"/>
          <w:rFonts w:ascii="inherit" w:hAnsi="inherit" w:cs="Courier New"/>
          <w:color w:val="000000"/>
        </w:rPr>
        <w:t>.</w:t>
      </w:r>
      <w:r w:rsidRPr="00B734AF">
        <w:rPr>
          <w:rStyle w:val="crayon-e"/>
          <w:rFonts w:ascii="inherit" w:eastAsiaTheme="minorEastAsia" w:hAnsi="inherit" w:cs="Courier New"/>
          <w:color w:val="000000"/>
        </w:rPr>
        <w:t>get</w:t>
      </w:r>
      <w:r w:rsidRPr="00B734AF">
        <w:rPr>
          <w:rStyle w:val="crayon-sy"/>
          <w:rFonts w:ascii="inherit" w:hAnsi="inherit" w:cs="Courier New"/>
          <w:color w:val="000000"/>
        </w:rPr>
        <w:t>(</w:t>
      </w:r>
      <w:r w:rsidRPr="00B734AF">
        <w:rPr>
          <w:rStyle w:val="crayon-s"/>
          <w:rFonts w:ascii="inherit" w:hAnsi="inherit" w:cs="Courier New"/>
          <w:color w:val="000000"/>
        </w:rPr>
        <w:t>"url"</w:t>
      </w:r>
      <w:r w:rsidRPr="00B734AF">
        <w:rPr>
          <w:rStyle w:val="crayon-sy"/>
          <w:rFonts w:ascii="inherit" w:hAnsi="inherit" w:cs="Courier New"/>
          <w:color w:val="000000"/>
        </w:rPr>
        <w:t>);</w:t>
      </w:r>
    </w:p>
    <w:p w:rsidR="006F61FB" w:rsidRPr="00B734AF" w:rsidRDefault="006F61FB" w:rsidP="006F61FB">
      <w:pPr>
        <w:rPr>
          <w:rStyle w:val="crayon-sy"/>
          <w:rFonts w:ascii="inherit" w:hAnsi="inherit" w:cs="Courier New"/>
          <w:color w:val="000000"/>
        </w:rPr>
      </w:pPr>
      <w:r w:rsidRPr="00B734AF">
        <w:rPr>
          <w:rFonts w:ascii="Courier New" w:hAnsi="Courier New" w:cs="Courier New"/>
          <w:color w:val="000000"/>
        </w:rPr>
        <w:t> </w:t>
      </w:r>
      <w:r w:rsidRPr="00B734AF">
        <w:rPr>
          <w:rStyle w:val="crayon-sy"/>
          <w:rFonts w:ascii="inherit" w:hAnsi="inherit" w:cs="Courier New"/>
          <w:color w:val="000000"/>
        </w:rPr>
        <w:t>}</w:t>
      </w:r>
    </w:p>
    <w:p w:rsidR="0093244C" w:rsidRPr="00B734AF" w:rsidRDefault="0093244C" w:rsidP="006F61FB">
      <w:pPr>
        <w:rPr>
          <w:rStyle w:val="crayon-sy"/>
          <w:rFonts w:ascii="inherit" w:hAnsi="inherit" w:cs="Courier New"/>
          <w:color w:val="000000"/>
        </w:rPr>
      </w:pPr>
    </w:p>
    <w:p w:rsidR="0093244C" w:rsidRPr="00B734AF" w:rsidRDefault="00222546" w:rsidP="006F61FB">
      <w:pPr>
        <w:rPr>
          <w:rFonts w:ascii="Courier New" w:hAnsi="Courier New" w:cs="Courier New"/>
          <w:color w:val="000000"/>
        </w:rPr>
      </w:pPr>
      <w:r w:rsidRPr="00B734AF">
        <w:rPr>
          <w:rFonts w:ascii="Courier New" w:hAnsi="Courier New" w:cs="Courier New"/>
          <w:color w:val="000000"/>
        </w:rPr>
        <w:t>http://toolsqa.com/selenium-webdriver/event-listener/</w:t>
      </w:r>
    </w:p>
    <w:p w:rsidR="0093244C" w:rsidRPr="00B734AF" w:rsidRDefault="0093244C" w:rsidP="006F61FB">
      <w:pPr>
        <w:rPr>
          <w:rStyle w:val="tgc"/>
          <w:rFonts w:ascii="Arial" w:eastAsiaTheme="majorEastAsia" w:hAnsi="Arial" w:cs="Arial"/>
          <w:b/>
          <w:bCs/>
          <w:color w:val="222222"/>
          <w:shd w:val="clear" w:color="auto" w:fill="FFFFFF"/>
        </w:rPr>
      </w:pPr>
    </w:p>
    <w:p w:rsidR="006F61FB" w:rsidRPr="00B734AF" w:rsidRDefault="006F61FB" w:rsidP="006F61FB">
      <w:pPr>
        <w:rPr>
          <w:rFonts w:ascii="Courier New" w:hAnsi="Courier New" w:cs="Courier New"/>
          <w:color w:val="000000"/>
        </w:rPr>
      </w:pPr>
      <w:r w:rsidRPr="00B734AF">
        <w:rPr>
          <w:rStyle w:val="tgc"/>
          <w:rFonts w:ascii="Arial" w:eastAsiaTheme="majorEastAsia" w:hAnsi="Arial" w:cs="Arial"/>
          <w:b/>
          <w:bCs/>
          <w:color w:val="222222"/>
          <w:shd w:val="clear" w:color="auto" w:fill="FFFFFF"/>
        </w:rPr>
        <w:t>EventFiringWebDriver</w:t>
      </w:r>
      <w:r w:rsidRPr="00B734AF">
        <w:rPr>
          <w:rStyle w:val="tgc"/>
          <w:rFonts w:ascii="Arial" w:eastAsiaTheme="majorEastAsia" w:hAnsi="Arial" w:cs="Arial"/>
          <w:color w:val="222222"/>
          <w:shd w:val="clear" w:color="auto" w:fill="FFFFFF"/>
        </w:rPr>
        <w:t> is a class and is used to wrap your webdriver around to throw events and WebDriverEventListner is an interface which you have to implement to catch the webdriver events.</w:t>
      </w:r>
      <w:r w:rsidRPr="00B734AF">
        <w:rPr>
          <w:rStyle w:val="d8e"/>
          <w:rFonts w:ascii="Arial" w:eastAsiaTheme="majorEastAsia" w:hAnsi="Arial" w:cs="Arial"/>
          <w:color w:val="777777"/>
          <w:shd w:val="clear" w:color="auto" w:fill="FFFFFF"/>
        </w:rPr>
        <w:t>Oc</w:t>
      </w:r>
      <w:r w:rsidRPr="00B734AF">
        <w:rPr>
          <w:rFonts w:ascii="Courier New" w:hAnsi="Courier New" w:cs="Courier New"/>
          <w:color w:val="000000"/>
        </w:rPr>
        <w:t> </w:t>
      </w:r>
    </w:p>
    <w:p w:rsidR="0095777B" w:rsidRPr="00B734AF" w:rsidRDefault="0095777B" w:rsidP="0095777B">
      <w:pPr>
        <w:rPr>
          <w:rFonts w:ascii="Verdana" w:hAnsi="Verdana"/>
          <w:color w:val="303030"/>
        </w:rPr>
      </w:pPr>
      <w:r w:rsidRPr="00B734AF">
        <w:rPr>
          <w:rFonts w:ascii="Verdana" w:hAnsi="Verdana"/>
          <w:color w:val="303030"/>
        </w:rPr>
        <w:t>You must have always craved for more logs from the Webdriver so that you can debug your scripts or may be log more information about your tests. Here is your answer to it, </w:t>
      </w:r>
      <w:r w:rsidRPr="00B734AF">
        <w:rPr>
          <w:rFonts w:ascii="Verdana" w:hAnsi="Verdana"/>
          <w:b/>
          <w:bCs/>
          <w:i/>
          <w:iCs/>
          <w:color w:val="303030"/>
        </w:rPr>
        <w:t>EventFiringWebDriver</w:t>
      </w:r>
      <w:r w:rsidRPr="00B734AF">
        <w:rPr>
          <w:rFonts w:ascii="Verdana" w:hAnsi="Verdana"/>
          <w:i/>
          <w:iCs/>
          <w:color w:val="303030"/>
        </w:rPr>
        <w:t> </w:t>
      </w:r>
      <w:r w:rsidRPr="00B734AF">
        <w:rPr>
          <w:rFonts w:ascii="Verdana" w:hAnsi="Verdana"/>
          <w:color w:val="303030"/>
        </w:rPr>
        <w:t>and the</w:t>
      </w:r>
      <w:r w:rsidRPr="00B734AF">
        <w:rPr>
          <w:rFonts w:ascii="Verdana" w:hAnsi="Verdana"/>
          <w:i/>
          <w:iCs/>
          <w:color w:val="303030"/>
        </w:rPr>
        <w:t> </w:t>
      </w:r>
      <w:r w:rsidRPr="00B734AF">
        <w:rPr>
          <w:rFonts w:ascii="Verdana" w:hAnsi="Verdana"/>
          <w:b/>
          <w:bCs/>
          <w:i/>
          <w:iCs/>
          <w:color w:val="303030"/>
        </w:rPr>
        <w:t>WebDriverEventListner</w:t>
      </w:r>
      <w:r w:rsidRPr="00B734AF">
        <w:rPr>
          <w:rFonts w:ascii="Verdana" w:hAnsi="Verdana"/>
          <w:b/>
          <w:bCs/>
          <w:color w:val="303030"/>
        </w:rPr>
        <w:t>. </w:t>
      </w:r>
      <w:r w:rsidRPr="00B734AF">
        <w:rPr>
          <w:rFonts w:ascii="Verdana" w:hAnsi="Verdana"/>
          <w:i/>
          <w:iCs/>
          <w:color w:val="303030"/>
        </w:rPr>
        <w:t>EventFiringWebDriver</w:t>
      </w:r>
      <w:r w:rsidRPr="00B734AF">
        <w:rPr>
          <w:rFonts w:ascii="Verdana" w:hAnsi="Verdana"/>
          <w:b/>
          <w:bCs/>
          <w:color w:val="303030"/>
        </w:rPr>
        <w:t> </w:t>
      </w:r>
      <w:r w:rsidRPr="00B734AF">
        <w:rPr>
          <w:rFonts w:ascii="Verdana" w:hAnsi="Verdana"/>
          <w:color w:val="303030"/>
        </w:rPr>
        <w:t>is a class and is used to wrap your </w:t>
      </w:r>
      <w:r w:rsidRPr="00B734AF">
        <w:rPr>
          <w:rFonts w:ascii="Verdana" w:hAnsi="Verdana"/>
          <w:i/>
          <w:iCs/>
          <w:color w:val="303030"/>
        </w:rPr>
        <w:t>webdriver </w:t>
      </w:r>
      <w:r w:rsidRPr="00B734AF">
        <w:rPr>
          <w:rFonts w:ascii="Verdana" w:hAnsi="Verdana"/>
          <w:color w:val="303030"/>
        </w:rPr>
        <w:t>around to throw events and </w:t>
      </w:r>
      <w:r w:rsidRPr="00B734AF">
        <w:rPr>
          <w:rFonts w:ascii="Verdana" w:hAnsi="Verdana"/>
          <w:i/>
          <w:iCs/>
          <w:color w:val="303030"/>
        </w:rPr>
        <w:t>WebDriverEventListner</w:t>
      </w:r>
      <w:r w:rsidRPr="00B734AF">
        <w:rPr>
          <w:rFonts w:ascii="Verdana" w:hAnsi="Verdana"/>
          <w:color w:val="303030"/>
        </w:rPr>
        <w:t> is an </w:t>
      </w:r>
      <w:r w:rsidRPr="00B734AF">
        <w:rPr>
          <w:rFonts w:ascii="Verdana" w:hAnsi="Verdana"/>
          <w:i/>
          <w:iCs/>
          <w:color w:val="303030"/>
        </w:rPr>
        <w:t>interface</w:t>
      </w:r>
      <w:r w:rsidRPr="00B734AF">
        <w:rPr>
          <w:rFonts w:ascii="Verdana" w:hAnsi="Verdana"/>
          <w:color w:val="303030"/>
        </w:rPr>
        <w:t> which you have to implement to catch the </w:t>
      </w:r>
      <w:r w:rsidRPr="00B734AF">
        <w:rPr>
          <w:rFonts w:ascii="Verdana" w:hAnsi="Verdana"/>
          <w:i/>
          <w:iCs/>
          <w:color w:val="303030"/>
        </w:rPr>
        <w:t>webdriver</w:t>
      </w:r>
      <w:r w:rsidRPr="00B734AF">
        <w:rPr>
          <w:rFonts w:ascii="Verdana" w:hAnsi="Verdana"/>
          <w:color w:val="303030"/>
        </w:rPr>
        <w:t> events. Don’t worry if you didn’t understand what I just wrote, I will explain you in steps.</w:t>
      </w:r>
    </w:p>
    <w:p w:rsidR="0095777B" w:rsidRPr="00B734AF" w:rsidRDefault="0095777B" w:rsidP="0095777B">
      <w:pPr>
        <w:rPr>
          <w:rFonts w:ascii="Verdana" w:hAnsi="Verdana"/>
          <w:color w:val="303030"/>
        </w:rPr>
      </w:pPr>
      <w:r w:rsidRPr="00B734AF">
        <w:rPr>
          <w:rFonts w:ascii="Verdana" w:hAnsi="Verdana"/>
          <w:color w:val="303030"/>
        </w:rPr>
        <w:t>First thing to understand is your </w:t>
      </w:r>
      <w:r w:rsidRPr="00B734AF">
        <w:rPr>
          <w:rFonts w:ascii="Verdana" w:hAnsi="Verdana"/>
          <w:i/>
          <w:iCs/>
          <w:color w:val="303030"/>
        </w:rPr>
        <w:t>EventFiringWebDriver</w:t>
      </w:r>
      <w:r w:rsidRPr="00B734AF">
        <w:rPr>
          <w:rFonts w:ascii="Verdana" w:hAnsi="Verdana"/>
          <w:color w:val="303030"/>
        </w:rPr>
        <w:t> class. This is a class that implements the WebDriver interface. What the hell does that mean? It means that you will get all your regular webdriver methods like</w:t>
      </w:r>
    </w:p>
    <w:p w:rsidR="0095777B" w:rsidRPr="00B734AF" w:rsidRDefault="0095777B" w:rsidP="0095777B">
      <w:pPr>
        <w:rPr>
          <w:rFonts w:ascii="Verdana" w:hAnsi="Verdana"/>
          <w:color w:val="303030"/>
        </w:rPr>
      </w:pPr>
      <w:r w:rsidRPr="00B734AF">
        <w:rPr>
          <w:rFonts w:ascii="Verdana" w:hAnsi="Verdana"/>
          <w:i/>
          <w:iCs/>
          <w:color w:val="303030"/>
        </w:rPr>
        <w:t>– findElementById</w:t>
      </w:r>
    </w:p>
    <w:p w:rsidR="0095777B" w:rsidRPr="00B734AF" w:rsidRDefault="0095777B" w:rsidP="0095777B">
      <w:pPr>
        <w:rPr>
          <w:rFonts w:ascii="Verdana" w:hAnsi="Verdana"/>
          <w:color w:val="303030"/>
        </w:rPr>
      </w:pPr>
      <w:r w:rsidRPr="00B734AF">
        <w:rPr>
          <w:rFonts w:ascii="Verdana" w:hAnsi="Verdana"/>
          <w:i/>
          <w:iCs/>
          <w:color w:val="303030"/>
        </w:rPr>
        <w:t>– findElementByTagName</w:t>
      </w:r>
    </w:p>
    <w:p w:rsidR="0095777B" w:rsidRPr="00B734AF" w:rsidRDefault="0095777B" w:rsidP="0095777B">
      <w:pPr>
        <w:spacing w:after="88"/>
        <w:rPr>
          <w:rFonts w:ascii="Verdana" w:hAnsi="Verdana"/>
          <w:color w:val="303030"/>
        </w:rPr>
      </w:pPr>
      <w:r w:rsidRPr="00B734AF">
        <w:rPr>
          <w:rFonts w:ascii="Verdana" w:hAnsi="Verdana"/>
          <w:color w:val="303030"/>
        </w:rPr>
        <w:t>In addition to this you will have two methods</w:t>
      </w:r>
    </w:p>
    <w:p w:rsidR="0095777B" w:rsidRPr="00B734AF" w:rsidRDefault="0095777B" w:rsidP="0095777B">
      <w:pPr>
        <w:rPr>
          <w:rFonts w:ascii="Verdana" w:hAnsi="Verdana"/>
          <w:color w:val="303030"/>
        </w:rPr>
      </w:pPr>
      <w:r w:rsidRPr="00B734AF">
        <w:rPr>
          <w:rFonts w:ascii="Verdana" w:hAnsi="Verdana"/>
          <w:i/>
          <w:iCs/>
          <w:color w:val="303030"/>
        </w:rPr>
        <w:t>– register(WebDriverEventListener eventListener)</w:t>
      </w:r>
    </w:p>
    <w:p w:rsidR="0095777B" w:rsidRPr="00B734AF" w:rsidRDefault="0095777B" w:rsidP="0095777B">
      <w:pPr>
        <w:rPr>
          <w:rFonts w:ascii="Verdana" w:hAnsi="Verdana"/>
          <w:color w:val="303030"/>
        </w:rPr>
      </w:pPr>
      <w:r w:rsidRPr="00B734AF">
        <w:rPr>
          <w:rFonts w:ascii="Verdana" w:hAnsi="Verdana"/>
          <w:i/>
          <w:iCs/>
          <w:color w:val="303030"/>
        </w:rPr>
        <w:t>– unregister(WebDriverEventListener eventListener)</w:t>
      </w:r>
    </w:p>
    <w:p w:rsidR="0095777B" w:rsidRPr="00B734AF" w:rsidRDefault="0095777B" w:rsidP="0095777B">
      <w:pPr>
        <w:rPr>
          <w:rFonts w:ascii="Verdana" w:hAnsi="Verdana"/>
          <w:color w:val="303030"/>
        </w:rPr>
      </w:pPr>
      <w:r w:rsidRPr="00B734AF">
        <w:rPr>
          <w:rFonts w:ascii="Verdana" w:hAnsi="Verdana"/>
          <w:b/>
          <w:bCs/>
          <w:i/>
          <w:iCs/>
          <w:color w:val="303030"/>
        </w:rPr>
        <w:t>Register</w:t>
      </w:r>
      <w:r w:rsidRPr="00B734AF">
        <w:rPr>
          <w:rFonts w:ascii="Verdana" w:hAnsi="Verdana"/>
          <w:i/>
          <w:iCs/>
          <w:color w:val="303030"/>
        </w:rPr>
        <w:t> </w:t>
      </w:r>
      <w:r w:rsidRPr="00B734AF">
        <w:rPr>
          <w:rFonts w:ascii="Verdana" w:hAnsi="Verdana"/>
          <w:color w:val="303030"/>
        </w:rPr>
        <w:t>method will let you </w:t>
      </w:r>
      <w:r w:rsidRPr="00B734AF">
        <w:rPr>
          <w:rFonts w:ascii="Verdana" w:hAnsi="Verdana"/>
          <w:i/>
          <w:iCs/>
          <w:color w:val="303030"/>
        </w:rPr>
        <w:t>register</w:t>
      </w:r>
      <w:r w:rsidRPr="00B734AF">
        <w:rPr>
          <w:rFonts w:ascii="Verdana" w:hAnsi="Verdana"/>
          <w:color w:val="303030"/>
        </w:rPr>
        <w:t> our implementation of </w:t>
      </w:r>
      <w:r w:rsidRPr="00B734AF">
        <w:rPr>
          <w:rFonts w:ascii="Verdana" w:hAnsi="Verdana"/>
          <w:i/>
          <w:iCs/>
          <w:color w:val="303030"/>
        </w:rPr>
        <w:t>WebDriverEventListner</w:t>
      </w:r>
      <w:r w:rsidRPr="00B734AF">
        <w:rPr>
          <w:rFonts w:ascii="Verdana" w:hAnsi="Verdana"/>
          <w:b/>
          <w:bCs/>
          <w:i/>
          <w:iCs/>
          <w:color w:val="303030"/>
        </w:rPr>
        <w:t> </w:t>
      </w:r>
      <w:r w:rsidRPr="00B734AF">
        <w:rPr>
          <w:rFonts w:ascii="Verdana" w:hAnsi="Verdana"/>
          <w:color w:val="303030"/>
        </w:rPr>
        <w:t>to listen to the WebDriver </w:t>
      </w:r>
      <w:r w:rsidRPr="00B734AF">
        <w:rPr>
          <w:rFonts w:ascii="Verdana" w:hAnsi="Verdana"/>
          <w:i/>
          <w:iCs/>
          <w:color w:val="303030"/>
        </w:rPr>
        <w:t>events</w:t>
      </w:r>
      <w:r w:rsidRPr="00B734AF">
        <w:rPr>
          <w:rFonts w:ascii="Verdana" w:hAnsi="Verdana"/>
          <w:color w:val="303030"/>
        </w:rPr>
        <w:t> and with </w:t>
      </w:r>
      <w:r w:rsidRPr="00B734AF">
        <w:rPr>
          <w:rFonts w:ascii="Verdana" w:hAnsi="Verdana"/>
          <w:b/>
          <w:bCs/>
          <w:i/>
          <w:iCs/>
          <w:color w:val="303030"/>
        </w:rPr>
        <w:t>unregister</w:t>
      </w:r>
      <w:r w:rsidRPr="00B734AF">
        <w:rPr>
          <w:rFonts w:ascii="Verdana" w:hAnsi="Verdana"/>
          <w:color w:val="303030"/>
        </w:rPr>
        <w:t>you will be able to </w:t>
      </w:r>
      <w:r w:rsidRPr="00B734AF">
        <w:rPr>
          <w:rFonts w:ascii="Verdana" w:hAnsi="Verdana"/>
          <w:i/>
          <w:iCs/>
          <w:color w:val="303030"/>
        </w:rPr>
        <w:t>detach</w:t>
      </w:r>
      <w:r w:rsidRPr="00B734AF">
        <w:rPr>
          <w:rFonts w:ascii="Verdana" w:hAnsi="Verdana"/>
          <w:color w:val="303030"/>
        </w:rPr>
        <w:t>.</w:t>
      </w:r>
    </w:p>
    <w:p w:rsidR="00DD476D" w:rsidRPr="00B734AF" w:rsidRDefault="00DD476D" w:rsidP="0095777B">
      <w:pPr>
        <w:rPr>
          <w:rFonts w:ascii="Verdana" w:hAnsi="Verdana"/>
          <w:color w:val="303030"/>
        </w:rPr>
      </w:pPr>
    </w:p>
    <w:p w:rsidR="00DD476D" w:rsidRPr="00B734AF" w:rsidRDefault="00DD476D" w:rsidP="00DD476D">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Now firstly we have to initialize 'EventFiringWebDriver' by passing webdriver instance and then we need to register event listener for EventFiringWebDriver instance.</w:t>
      </w:r>
    </w:p>
    <w:p w:rsidR="00DD476D" w:rsidRPr="00B734AF" w:rsidRDefault="00DD476D" w:rsidP="00DD476D">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We also need to provide implementation for the events. We can do this by two ways, which ever is needed for our project.</w:t>
      </w:r>
    </w:p>
    <w:p w:rsidR="00DD476D" w:rsidRPr="00B734AF" w:rsidRDefault="00DD476D" w:rsidP="00DD476D">
      <w:pPr>
        <w:pStyle w:val="Heading5"/>
        <w:shd w:val="clear" w:color="auto" w:fill="FFFFFF"/>
        <w:spacing w:before="88" w:after="88" w:line="312" w:lineRule="atLeast"/>
        <w:rPr>
          <w:rFonts w:ascii="Georgia" w:hAnsi="Georgia"/>
          <w:color w:val="333333"/>
        </w:rPr>
      </w:pPr>
      <w:r w:rsidRPr="00B734AF">
        <w:rPr>
          <w:rFonts w:ascii="Georgia" w:hAnsi="Georgia"/>
          <w:b/>
          <w:bCs/>
          <w:color w:val="333333"/>
        </w:rPr>
        <w:lastRenderedPageBreak/>
        <w:t>One way is by using </w:t>
      </w:r>
      <w:hyperlink r:id="rId50" w:tgtFrame="_blank" w:history="1">
        <w:r w:rsidRPr="00B734AF">
          <w:rPr>
            <w:rStyle w:val="Hyperlink"/>
            <w:rFonts w:ascii="Georgia" w:hAnsi="Georgia"/>
            <w:b/>
            <w:bCs/>
            <w:color w:val="337AB7"/>
          </w:rPr>
          <w:t>WebDriverEventListener Interface</w:t>
        </w:r>
      </w:hyperlink>
      <w:r w:rsidRPr="00B734AF">
        <w:rPr>
          <w:rFonts w:ascii="Georgia" w:hAnsi="Georgia"/>
          <w:b/>
          <w:bCs/>
          <w:color w:val="333333"/>
        </w:rPr>
        <w:t> If we use this, it will implement all the events that are supported by Webdriver.</w:t>
      </w:r>
    </w:p>
    <w:p w:rsidR="00DD476D" w:rsidRPr="00B734AF" w:rsidRDefault="00DD476D" w:rsidP="00DD476D">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An example for this is shown below, when we use this, it will implement all the events like 'beforeNavigateTo', 'afterNavigateTo', 'beforeClickOn' , 'afterClickOn', 'onException' and more such events</w:t>
      </w:r>
    </w:p>
    <w:p w:rsidR="00DD476D" w:rsidRPr="00B734AF" w:rsidRDefault="00DD476D" w:rsidP="0095777B">
      <w:pPr>
        <w:rPr>
          <w:rFonts w:ascii="Verdana" w:hAnsi="Verdana"/>
          <w:color w:val="303030"/>
        </w:rPr>
      </w:pPr>
    </w:p>
    <w:p w:rsidR="0095777B" w:rsidRPr="00B734AF" w:rsidRDefault="0095777B" w:rsidP="006F61FB">
      <w:pPr>
        <w:rPr>
          <w:rFonts w:ascii="Courier New" w:hAnsi="Courier New" w:cs="Courier New"/>
          <w:color w:val="000000"/>
        </w:rPr>
      </w:pPr>
      <w:r w:rsidRPr="00B734AF">
        <w:rPr>
          <w:rFonts w:ascii="Courier New" w:hAnsi="Courier New" w:cs="Courier New"/>
          <w:noProof/>
          <w:color w:val="000000"/>
        </w:rPr>
        <w:drawing>
          <wp:inline distT="0" distB="0" distL="0" distR="0">
            <wp:extent cx="6484669" cy="364638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6493549" cy="3651373"/>
                    </a:xfrm>
                    <a:prstGeom prst="rect">
                      <a:avLst/>
                    </a:prstGeom>
                    <a:noFill/>
                    <a:ln w="9525">
                      <a:noFill/>
                      <a:miter lim="800000"/>
                      <a:headEnd/>
                      <a:tailEnd/>
                    </a:ln>
                  </pic:spPr>
                </pic:pic>
              </a:graphicData>
            </a:graphic>
          </wp:inline>
        </w:drawing>
      </w:r>
    </w:p>
    <w:p w:rsidR="006F61FB" w:rsidRPr="00B734AF" w:rsidRDefault="006F61FB" w:rsidP="006F61FB">
      <w:pPr>
        <w:rPr>
          <w:rFonts w:ascii="Verdana" w:hAnsi="Verdana"/>
          <w:color w:val="303030"/>
        </w:rPr>
      </w:pPr>
    </w:p>
    <w:p w:rsidR="005A1BB5" w:rsidRPr="00B734AF" w:rsidRDefault="005A1BB5" w:rsidP="005A1BB5">
      <w:pPr>
        <w:rPr>
          <w:rFonts w:ascii="Verdana" w:hAnsi="Verdana"/>
          <w:color w:val="303030"/>
        </w:rPr>
      </w:pPr>
      <w:r w:rsidRPr="00B734AF">
        <w:rPr>
          <w:rFonts w:ascii="Verdana" w:hAnsi="Verdana"/>
          <w:b/>
          <w:bCs/>
          <w:color w:val="303030"/>
        </w:rPr>
        <w:t>Ques 38) What are the different attributes for @Test annotation ?</w:t>
      </w:r>
    </w:p>
    <w:p w:rsidR="005A1BB5" w:rsidRPr="00B734AF" w:rsidRDefault="005A1BB5" w:rsidP="005A1BB5">
      <w:pPr>
        <w:spacing w:after="88"/>
        <w:rPr>
          <w:rFonts w:ascii="Verdana" w:hAnsi="Verdana"/>
          <w:color w:val="303030"/>
        </w:rPr>
      </w:pPr>
      <w:r w:rsidRPr="00B734AF">
        <w:rPr>
          <w:rFonts w:ascii="Verdana" w:hAnsi="Verdana"/>
          <w:color w:val="303030"/>
        </w:rPr>
        <w:t>Ans- alwaysRun, dataProvider, dependsOnMethods, enabled, expectedExceptions, timeOut etc.</w:t>
      </w:r>
    </w:p>
    <w:tbl>
      <w:tblPr>
        <w:tblW w:w="7333" w:type="dxa"/>
        <w:tblCellMar>
          <w:left w:w="0" w:type="dxa"/>
          <w:right w:w="0" w:type="dxa"/>
        </w:tblCellMar>
        <w:tblLook w:val="04A0" w:firstRow="1" w:lastRow="0" w:firstColumn="1" w:lastColumn="0" w:noHBand="0" w:noVBand="1"/>
      </w:tblPr>
      <w:tblGrid>
        <w:gridCol w:w="7382"/>
      </w:tblGrid>
      <w:tr w:rsidR="00AF060C" w:rsidRPr="00B734AF" w:rsidTr="00AF060C">
        <w:tc>
          <w:tcPr>
            <w:tcW w:w="7333" w:type="dxa"/>
            <w:vAlign w:val="center"/>
            <w:hideMark/>
          </w:tcPr>
          <w:p w:rsidR="00AF060C" w:rsidRPr="00B734AF" w:rsidRDefault="00AF060C" w:rsidP="00AF060C">
            <w:r w:rsidRPr="00B734AF">
              <w:rPr>
                <w:rFonts w:ascii="Courier New" w:hAnsi="Courier New" w:cs="Courier New"/>
              </w:rPr>
              <w:t>public</w:t>
            </w:r>
            <w:r w:rsidRPr="00B734AF">
              <w:t> </w:t>
            </w:r>
            <w:r w:rsidRPr="00B734AF">
              <w:rPr>
                <w:rFonts w:ascii="Courier New" w:hAnsi="Courier New" w:cs="Courier New"/>
              </w:rPr>
              <w:t>class</w:t>
            </w:r>
            <w:r w:rsidRPr="00B734AF">
              <w:t> </w:t>
            </w:r>
            <w:r w:rsidRPr="00B734AF">
              <w:rPr>
                <w:rFonts w:ascii="Courier New" w:hAnsi="Courier New" w:cs="Courier New"/>
              </w:rPr>
              <w:t>ExceptionTestDemo</w:t>
            </w:r>
          </w:p>
          <w:p w:rsidR="00AF060C" w:rsidRPr="00B734AF" w:rsidRDefault="00AF060C" w:rsidP="00AF060C">
            <w:r w:rsidRPr="00B734AF">
              <w:rPr>
                <w:rFonts w:ascii="Courier New" w:hAnsi="Courier New" w:cs="Courier New"/>
              </w:rPr>
              <w:t>{</w:t>
            </w:r>
          </w:p>
          <w:p w:rsidR="00AF060C" w:rsidRPr="00B734AF" w:rsidRDefault="00AF060C" w:rsidP="00AF060C">
            <w:r w:rsidRPr="00B734AF">
              <w:rPr>
                <w:rFonts w:ascii="Courier New" w:hAnsi="Courier New" w:cs="Courier New"/>
              </w:rPr>
              <w:t>    @Test(expectedExceptions = { IOException.class</w:t>
            </w:r>
            <w:r w:rsidRPr="00B734AF">
              <w:t> </w:t>
            </w:r>
            <w:r w:rsidRPr="00B734AF">
              <w:rPr>
                <w:rFonts w:ascii="Courier New" w:hAnsi="Courier New" w:cs="Courier New"/>
              </w:rPr>
              <w:t>}, expectedExceptionsMessageRegExp = "Pass Message test")</w:t>
            </w:r>
          </w:p>
          <w:p w:rsidR="00AF060C" w:rsidRPr="00B734AF" w:rsidRDefault="00AF060C" w:rsidP="00AF060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exceptionTestOne() throws</w:t>
            </w:r>
            <w:r w:rsidRPr="00B734AF">
              <w:t> </w:t>
            </w:r>
            <w:r w:rsidRPr="00B734AF">
              <w:rPr>
                <w:rFonts w:ascii="Courier New" w:hAnsi="Courier New" w:cs="Courier New"/>
              </w:rPr>
              <w:t>Exception {</w:t>
            </w:r>
          </w:p>
          <w:p w:rsidR="00AF060C" w:rsidRPr="00B734AF" w:rsidRDefault="00AF060C" w:rsidP="00AF060C">
            <w:r w:rsidRPr="00B734AF">
              <w:rPr>
                <w:rFonts w:ascii="Courier New" w:hAnsi="Courier New" w:cs="Courier New"/>
              </w:rPr>
              <w:t>        throw</w:t>
            </w:r>
            <w:r w:rsidRPr="00B734AF">
              <w:t> </w:t>
            </w:r>
            <w:r w:rsidRPr="00B734AF">
              <w:rPr>
                <w:rFonts w:ascii="Courier New" w:hAnsi="Courier New" w:cs="Courier New"/>
              </w:rPr>
              <w:t>new</w:t>
            </w:r>
            <w:r w:rsidRPr="00B734AF">
              <w:t> </w:t>
            </w:r>
            <w:r w:rsidRPr="00B734AF">
              <w:rPr>
                <w:rFonts w:ascii="Courier New" w:hAnsi="Courier New" w:cs="Courier New"/>
              </w:rPr>
              <w:t>IOException("Pass Message test");</w:t>
            </w:r>
          </w:p>
          <w:p w:rsidR="00AF060C" w:rsidRPr="00B734AF" w:rsidRDefault="00AF060C" w:rsidP="00AF060C">
            <w:r w:rsidRPr="00B734AF">
              <w:rPr>
                <w:rFonts w:ascii="Courier New" w:hAnsi="Courier New" w:cs="Courier New"/>
              </w:rPr>
              <w:t>    }</w:t>
            </w:r>
          </w:p>
          <w:p w:rsidR="00AF060C" w:rsidRPr="00B734AF" w:rsidRDefault="00AF060C" w:rsidP="00AF060C">
            <w:r w:rsidRPr="00B734AF">
              <w:t> </w:t>
            </w:r>
          </w:p>
          <w:p w:rsidR="00AF060C" w:rsidRPr="00B734AF" w:rsidRDefault="00AF060C" w:rsidP="00AF060C">
            <w:r w:rsidRPr="00B734AF">
              <w:rPr>
                <w:rFonts w:ascii="Courier New" w:hAnsi="Courier New" w:cs="Courier New"/>
              </w:rPr>
              <w:t>    @Test(expectedExceptions = { IOException.class</w:t>
            </w:r>
            <w:r w:rsidRPr="00B734AF">
              <w:t> </w:t>
            </w:r>
            <w:r w:rsidRPr="00B734AF">
              <w:rPr>
                <w:rFonts w:ascii="Courier New" w:hAnsi="Courier New" w:cs="Courier New"/>
              </w:rPr>
              <w:t>}, expectedExceptionsMessageRegExp = ".* Message .*")</w:t>
            </w:r>
          </w:p>
          <w:p w:rsidR="00AF060C" w:rsidRPr="00B734AF" w:rsidRDefault="00AF060C" w:rsidP="00AF060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exceptionTestTwo() throws</w:t>
            </w:r>
            <w:r w:rsidRPr="00B734AF">
              <w:t> </w:t>
            </w:r>
            <w:r w:rsidRPr="00B734AF">
              <w:rPr>
                <w:rFonts w:ascii="Courier New" w:hAnsi="Courier New" w:cs="Courier New"/>
              </w:rPr>
              <w:t>Exception {</w:t>
            </w:r>
          </w:p>
          <w:p w:rsidR="00AF060C" w:rsidRPr="00B734AF" w:rsidRDefault="00AF060C" w:rsidP="00AF060C">
            <w:r w:rsidRPr="00B734AF">
              <w:rPr>
                <w:rFonts w:ascii="Courier New" w:hAnsi="Courier New" w:cs="Courier New"/>
              </w:rPr>
              <w:t>        throw</w:t>
            </w:r>
            <w:r w:rsidRPr="00B734AF">
              <w:t> </w:t>
            </w:r>
            <w:r w:rsidRPr="00B734AF">
              <w:rPr>
                <w:rFonts w:ascii="Courier New" w:hAnsi="Courier New" w:cs="Courier New"/>
              </w:rPr>
              <w:t>new</w:t>
            </w:r>
            <w:r w:rsidRPr="00B734AF">
              <w:t> </w:t>
            </w:r>
            <w:r w:rsidRPr="00B734AF">
              <w:rPr>
                <w:rFonts w:ascii="Courier New" w:hAnsi="Courier New" w:cs="Courier New"/>
              </w:rPr>
              <w:t>IOException("Pass Message test");</w:t>
            </w:r>
          </w:p>
          <w:p w:rsidR="00AF060C" w:rsidRPr="00B734AF" w:rsidRDefault="00AF060C" w:rsidP="00AF060C">
            <w:r w:rsidRPr="00B734AF">
              <w:rPr>
                <w:rFonts w:ascii="Courier New" w:hAnsi="Courier New" w:cs="Courier New"/>
              </w:rPr>
              <w:t>    }</w:t>
            </w:r>
          </w:p>
          <w:p w:rsidR="00AF060C" w:rsidRPr="00B734AF" w:rsidRDefault="00AF060C" w:rsidP="00AF060C">
            <w:r w:rsidRPr="00B734AF">
              <w:t> </w:t>
            </w:r>
          </w:p>
          <w:p w:rsidR="00AF060C" w:rsidRPr="00B734AF" w:rsidRDefault="00AF060C" w:rsidP="00AF060C">
            <w:r w:rsidRPr="00B734AF">
              <w:rPr>
                <w:rFonts w:ascii="Courier New" w:hAnsi="Courier New" w:cs="Courier New"/>
              </w:rPr>
              <w:t>    @Test(expectedExceptions = { IOException.class</w:t>
            </w:r>
            <w:r w:rsidRPr="00B734AF">
              <w:t> </w:t>
            </w:r>
            <w:r w:rsidRPr="00B734AF">
              <w:rPr>
                <w:rFonts w:ascii="Courier New" w:hAnsi="Courier New" w:cs="Courier New"/>
              </w:rPr>
              <w:t xml:space="preserve">}, </w:t>
            </w:r>
            <w:r w:rsidRPr="00B734AF">
              <w:rPr>
                <w:rFonts w:ascii="Courier New" w:hAnsi="Courier New" w:cs="Courier New"/>
              </w:rPr>
              <w:lastRenderedPageBreak/>
              <w:t>expectedExceptionsMessageRegExp = "Pass Message test")</w:t>
            </w:r>
          </w:p>
          <w:p w:rsidR="00AF060C" w:rsidRPr="00B734AF" w:rsidRDefault="00AF060C" w:rsidP="00AF060C">
            <w:r w:rsidRPr="00B734AF">
              <w:rPr>
                <w:rFonts w:ascii="Courier New" w:hAnsi="Courier New" w:cs="Courier New"/>
              </w:rPr>
              <w:t>    public</w:t>
            </w:r>
            <w:r w:rsidRPr="00B734AF">
              <w:t> </w:t>
            </w:r>
            <w:r w:rsidRPr="00B734AF">
              <w:rPr>
                <w:rFonts w:ascii="Courier New" w:hAnsi="Courier New" w:cs="Courier New"/>
              </w:rPr>
              <w:t>void</w:t>
            </w:r>
            <w:r w:rsidRPr="00B734AF">
              <w:t> </w:t>
            </w:r>
            <w:r w:rsidRPr="00B734AF">
              <w:rPr>
                <w:rFonts w:ascii="Courier New" w:hAnsi="Courier New" w:cs="Courier New"/>
              </w:rPr>
              <w:t>exceptionTestThree() throws</w:t>
            </w:r>
            <w:r w:rsidRPr="00B734AF">
              <w:t> </w:t>
            </w:r>
            <w:r w:rsidRPr="00B734AF">
              <w:rPr>
                <w:rFonts w:ascii="Courier New" w:hAnsi="Courier New" w:cs="Courier New"/>
              </w:rPr>
              <w:t>Exception {</w:t>
            </w:r>
          </w:p>
          <w:p w:rsidR="00AF060C" w:rsidRPr="00B734AF" w:rsidRDefault="00AF060C" w:rsidP="00AF060C">
            <w:r w:rsidRPr="00B734AF">
              <w:rPr>
                <w:rFonts w:ascii="Courier New" w:hAnsi="Courier New" w:cs="Courier New"/>
              </w:rPr>
              <w:t>        throw</w:t>
            </w:r>
            <w:r w:rsidRPr="00B734AF">
              <w:t> </w:t>
            </w:r>
            <w:r w:rsidRPr="00B734AF">
              <w:rPr>
                <w:rFonts w:ascii="Courier New" w:hAnsi="Courier New" w:cs="Courier New"/>
              </w:rPr>
              <w:t>new</w:t>
            </w:r>
            <w:r w:rsidRPr="00B734AF">
              <w:t> </w:t>
            </w:r>
            <w:r w:rsidRPr="00B734AF">
              <w:rPr>
                <w:rFonts w:ascii="Courier New" w:hAnsi="Courier New" w:cs="Courier New"/>
              </w:rPr>
              <w:t>IOException("Fail Message test");</w:t>
            </w:r>
          </w:p>
          <w:p w:rsidR="00AF060C" w:rsidRPr="00B734AF" w:rsidRDefault="00AF060C" w:rsidP="00AF060C">
            <w:r w:rsidRPr="00B734AF">
              <w:rPr>
                <w:rFonts w:ascii="Courier New" w:hAnsi="Courier New" w:cs="Courier New"/>
              </w:rPr>
              <w:t>    }</w:t>
            </w:r>
          </w:p>
          <w:p w:rsidR="00AF060C" w:rsidRPr="00B734AF" w:rsidRDefault="00AF060C" w:rsidP="00AF060C">
            <w:r w:rsidRPr="00B734AF">
              <w:rPr>
                <w:rFonts w:ascii="Courier New" w:hAnsi="Courier New" w:cs="Courier New"/>
              </w:rPr>
              <w:t>}</w:t>
            </w:r>
          </w:p>
        </w:tc>
      </w:tr>
    </w:tbl>
    <w:p w:rsidR="00AF060C" w:rsidRPr="00B734AF" w:rsidRDefault="00AF060C" w:rsidP="00AF060C">
      <w:pPr>
        <w:shd w:val="clear" w:color="auto" w:fill="FFFFFF"/>
        <w:spacing w:after="230"/>
        <w:rPr>
          <w:rFonts w:ascii="Arial" w:hAnsi="Arial" w:cs="Arial"/>
          <w:color w:val="333333"/>
        </w:rPr>
      </w:pPr>
      <w:r w:rsidRPr="00B734AF">
        <w:rPr>
          <w:rFonts w:ascii="Arial" w:hAnsi="Arial" w:cs="Arial"/>
          <w:color w:val="333333"/>
        </w:rPr>
        <w:lastRenderedPageBreak/>
        <w:t>Output of above test run is given below:</w:t>
      </w:r>
    </w:p>
    <w:tbl>
      <w:tblPr>
        <w:tblW w:w="7333" w:type="dxa"/>
        <w:tblCellMar>
          <w:left w:w="0" w:type="dxa"/>
          <w:right w:w="0" w:type="dxa"/>
        </w:tblCellMar>
        <w:tblLook w:val="04A0" w:firstRow="1" w:lastRow="0" w:firstColumn="1" w:lastColumn="0" w:noHBand="0" w:noVBand="1"/>
      </w:tblPr>
      <w:tblGrid>
        <w:gridCol w:w="7333"/>
      </w:tblGrid>
      <w:tr w:rsidR="00AF060C" w:rsidRPr="00B734AF" w:rsidTr="00AF060C">
        <w:tc>
          <w:tcPr>
            <w:tcW w:w="7333" w:type="dxa"/>
            <w:vAlign w:val="center"/>
            <w:hideMark/>
          </w:tcPr>
          <w:p w:rsidR="00AF060C" w:rsidRPr="00B734AF" w:rsidRDefault="00AF060C" w:rsidP="00AF060C">
            <w:r w:rsidRPr="00B734AF">
              <w:rPr>
                <w:rFonts w:ascii="Courier New" w:hAnsi="Courier New" w:cs="Courier New"/>
              </w:rPr>
              <w:t>[TestNG] Running: C:\Users\somepath\testng-customsuite.xml</w:t>
            </w:r>
          </w:p>
          <w:p w:rsidR="00AF060C" w:rsidRPr="00B734AF" w:rsidRDefault="00AF060C" w:rsidP="00AF060C">
            <w:r w:rsidRPr="00B734AF">
              <w:t> </w:t>
            </w:r>
          </w:p>
          <w:p w:rsidR="00AF060C" w:rsidRPr="00B734AF" w:rsidRDefault="00AF060C" w:rsidP="00AF060C">
            <w:r w:rsidRPr="00B734AF">
              <w:rPr>
                <w:rFonts w:ascii="Courier New" w:hAnsi="Courier New" w:cs="Courier New"/>
              </w:rPr>
              <w:t>PASSED: exceptionTestOne</w:t>
            </w:r>
          </w:p>
          <w:p w:rsidR="00AF060C" w:rsidRPr="00B734AF" w:rsidRDefault="00AF060C" w:rsidP="00AF060C">
            <w:r w:rsidRPr="00B734AF">
              <w:rPr>
                <w:rFonts w:ascii="Courier New" w:hAnsi="Courier New" w:cs="Courier New"/>
              </w:rPr>
              <w:t>PASSED: exceptionTestTwo</w:t>
            </w:r>
          </w:p>
          <w:p w:rsidR="00AF060C" w:rsidRPr="00B734AF" w:rsidRDefault="00AF060C" w:rsidP="00AF060C">
            <w:pPr>
              <w:rPr>
                <w:rFonts w:ascii="Courier New" w:hAnsi="Courier New" w:cs="Courier New"/>
              </w:rPr>
            </w:pPr>
            <w:r w:rsidRPr="00B734AF">
              <w:rPr>
                <w:rFonts w:ascii="Courier New" w:hAnsi="Courier New" w:cs="Courier New"/>
              </w:rPr>
              <w:t>FAILED: exceptionTestThree</w:t>
            </w:r>
          </w:p>
          <w:p w:rsidR="005F1FB8" w:rsidRPr="00B734AF" w:rsidRDefault="005F1FB8" w:rsidP="00AF060C">
            <w:pPr>
              <w:rPr>
                <w:rFonts w:ascii="Courier New" w:hAnsi="Courier New" w:cs="Courier New"/>
                <w:b/>
              </w:rPr>
            </w:pPr>
          </w:p>
          <w:p w:rsidR="005F1FB8" w:rsidRPr="00B734AF" w:rsidRDefault="005F1FB8" w:rsidP="005F1FB8">
            <w:pPr>
              <w:shd w:val="clear" w:color="auto" w:fill="FFFFFF"/>
              <w:spacing w:after="240"/>
              <w:textAlignment w:val="baseline"/>
              <w:rPr>
                <w:rFonts w:ascii="Arial" w:hAnsi="Arial" w:cs="Arial"/>
                <w:b/>
                <w:color w:val="242729"/>
              </w:rPr>
            </w:pPr>
            <w:r w:rsidRPr="00B734AF">
              <w:rPr>
                <w:rFonts w:ascii="Arial" w:hAnsi="Arial" w:cs="Arial"/>
                <w:b/>
                <w:color w:val="242729"/>
              </w:rPr>
              <w:t>We can use these annotations in those cases when we have more than a single criteria to to identify one or more WebElement objects.</w:t>
            </w:r>
          </w:p>
          <w:p w:rsidR="005F1FB8" w:rsidRPr="00B734AF" w:rsidRDefault="005F1FB8" w:rsidP="005F1FB8">
            <w:pPr>
              <w:shd w:val="clear" w:color="auto" w:fill="FFFFFF"/>
              <w:textAlignment w:val="baseline"/>
              <w:rPr>
                <w:rFonts w:ascii="Arial" w:hAnsi="Arial" w:cs="Arial"/>
                <w:color w:val="242729"/>
              </w:rPr>
            </w:pPr>
            <w:r w:rsidRPr="00B734AF">
              <w:rPr>
                <w:rFonts w:ascii="inherit" w:hAnsi="inherit" w:cs="Arial"/>
                <w:b/>
                <w:bCs/>
                <w:color w:val="242729"/>
              </w:rPr>
              <w:t>@FindBys :</w:t>
            </w:r>
            <w:r w:rsidRPr="00B734AF">
              <w:rPr>
                <w:rFonts w:ascii="Arial" w:hAnsi="Arial" w:cs="Arial"/>
                <w:color w:val="242729"/>
              </w:rPr>
              <w:t> When the required WebElement objects need to match all of the given criteria use @FindBys annotation</w:t>
            </w:r>
          </w:p>
          <w:p w:rsidR="005F1FB8" w:rsidRPr="00B734AF" w:rsidRDefault="005F1FB8" w:rsidP="005F1FB8">
            <w:pPr>
              <w:shd w:val="clear" w:color="auto" w:fill="FFFFFF"/>
              <w:textAlignment w:val="baseline"/>
              <w:rPr>
                <w:rFonts w:ascii="Arial" w:hAnsi="Arial" w:cs="Arial"/>
                <w:color w:val="242729"/>
              </w:rPr>
            </w:pPr>
            <w:r w:rsidRPr="00B734AF">
              <w:rPr>
                <w:rFonts w:ascii="inherit" w:hAnsi="inherit" w:cs="Arial"/>
                <w:b/>
                <w:bCs/>
                <w:color w:val="242729"/>
              </w:rPr>
              <w:t>@FindAll :</w:t>
            </w:r>
            <w:r w:rsidRPr="00B734AF">
              <w:rPr>
                <w:rFonts w:ascii="Arial" w:hAnsi="Arial" w:cs="Arial"/>
                <w:color w:val="242729"/>
              </w:rPr>
              <w:t> When required WebElement objects need to match at least one of the given criteria use @FindAll annotation</w:t>
            </w:r>
          </w:p>
          <w:p w:rsidR="005F1FB8" w:rsidRPr="00B734AF" w:rsidRDefault="005F1FB8" w:rsidP="005F1FB8">
            <w:pPr>
              <w:shd w:val="clear" w:color="auto" w:fill="FFFFFF"/>
              <w:spacing w:after="240"/>
              <w:textAlignment w:val="baseline"/>
              <w:rPr>
                <w:rFonts w:ascii="Arial" w:hAnsi="Arial" w:cs="Arial"/>
                <w:color w:val="242729"/>
              </w:rPr>
            </w:pPr>
            <w:r w:rsidRPr="00B734AF">
              <w:rPr>
                <w:rFonts w:ascii="Arial" w:hAnsi="Arial" w:cs="Arial"/>
                <w:color w:val="242729"/>
              </w:rPr>
              <w:t>Usage:</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 FindBys annotations works as AND operator. It will return a list of all web elements if if satisfies all findBy condition.</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@FindBys</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ab/>
            </w:r>
            <w:r w:rsidRPr="00B734AF">
              <w:rPr>
                <w:rFonts w:ascii="Arial" w:hAnsi="Arial" w:cs="Arial"/>
                <w:color w:val="242729"/>
              </w:rPr>
              <w:tab/>
              <w:t>@FindBy(id = "ABC"),</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ab/>
            </w:r>
            <w:r w:rsidRPr="00B734AF">
              <w:rPr>
                <w:rFonts w:ascii="Arial" w:hAnsi="Arial" w:cs="Arial"/>
                <w:color w:val="242729"/>
              </w:rPr>
              <w:tab/>
              <w:t>@FindBy(name = "DEF"),</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ab/>
            </w:r>
            <w:r w:rsidRPr="00B734AF">
              <w:rPr>
                <w:rFonts w:ascii="Arial" w:hAnsi="Arial" w:cs="Arial"/>
                <w:color w:val="242729"/>
              </w:rPr>
              <w:tab/>
              <w:t>@FindBy(xpath = "XYZ")</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ab/>
              <w:t>})</w:t>
            </w:r>
          </w:p>
          <w:p w:rsidR="00F96ADE" w:rsidRPr="00B734AF" w:rsidRDefault="00F96ADE" w:rsidP="00F96ADE">
            <w:pPr>
              <w:shd w:val="clear" w:color="auto" w:fill="FFFFFF"/>
              <w:spacing w:after="240"/>
              <w:textAlignment w:val="baseline"/>
              <w:rPr>
                <w:rFonts w:ascii="Arial" w:hAnsi="Arial" w:cs="Arial"/>
                <w:color w:val="242729"/>
              </w:rPr>
            </w:pPr>
            <w:r w:rsidRPr="00B734AF">
              <w:rPr>
                <w:rFonts w:ascii="Arial" w:hAnsi="Arial" w:cs="Arial"/>
                <w:color w:val="242729"/>
              </w:rPr>
              <w:tab/>
              <w:t>private List&lt;WebElement&gt; MultipleInputElements;</w:t>
            </w:r>
          </w:p>
          <w:p w:rsidR="005F1FB8" w:rsidRPr="00B734AF" w:rsidRDefault="005F1FB8" w:rsidP="005F1FB8">
            <w:pPr>
              <w:shd w:val="clear" w:color="auto" w:fill="FFFFFF"/>
              <w:spacing w:after="240"/>
              <w:textAlignment w:val="baseline"/>
              <w:rPr>
                <w:rFonts w:ascii="Arial" w:hAnsi="Arial" w:cs="Arial"/>
                <w:color w:val="242729"/>
              </w:rPr>
            </w:pPr>
            <w:r w:rsidRPr="00B734AF">
              <w:rPr>
                <w:rFonts w:ascii="Arial" w:hAnsi="Arial" w:cs="Arial"/>
                <w:color w:val="242729"/>
              </w:rPr>
              <w:t>Here List elementsWithBothclass1ANDclass2 will contain any WebElement which satisfies both criteria.</w:t>
            </w:r>
          </w:p>
          <w:p w:rsidR="005F1FB8" w:rsidRPr="00B734AF" w:rsidRDefault="005F1FB8" w:rsidP="005F1F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7D2727"/>
              </w:rPr>
              <w:t>@FindAll</w:t>
            </w:r>
            <w:r w:rsidRPr="00B734AF">
              <w:rPr>
                <w:rFonts w:ascii="inherit" w:hAnsi="inherit" w:cs="Consolas"/>
                <w:color w:val="303336"/>
              </w:rPr>
              <w:t>({</w:t>
            </w:r>
          </w:p>
          <w:p w:rsidR="005F1FB8" w:rsidRPr="00B734AF" w:rsidRDefault="005F1FB8" w:rsidP="005F1F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7D2727"/>
              </w:rPr>
              <w:t>@FindBy</w:t>
            </w:r>
            <w:r w:rsidRPr="00B734AF">
              <w:rPr>
                <w:rFonts w:ascii="inherit" w:hAnsi="inherit" w:cs="Consolas"/>
                <w:color w:val="303336"/>
              </w:rPr>
              <w:t xml:space="preserve">(className = </w:t>
            </w:r>
            <w:r w:rsidRPr="00B734AF">
              <w:rPr>
                <w:rFonts w:ascii="inherit" w:hAnsi="inherit" w:cs="Consolas"/>
                <w:color w:val="7D2727"/>
              </w:rPr>
              <w:t>"class1"</w:t>
            </w:r>
            <w:r w:rsidRPr="00B734AF">
              <w:rPr>
                <w:rFonts w:ascii="inherit" w:hAnsi="inherit" w:cs="Consolas"/>
                <w:color w:val="303336"/>
              </w:rPr>
              <w:t>)</w:t>
            </w:r>
          </w:p>
          <w:p w:rsidR="005F1FB8" w:rsidRPr="00B734AF" w:rsidRDefault="005F1FB8" w:rsidP="005F1F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7D2727"/>
              </w:rPr>
              <w:t>@FindBy</w:t>
            </w:r>
            <w:r w:rsidRPr="00B734AF">
              <w:rPr>
                <w:rFonts w:ascii="inherit" w:hAnsi="inherit" w:cs="Consolas"/>
                <w:color w:val="303336"/>
              </w:rPr>
              <w:t xml:space="preserve">(className = </w:t>
            </w:r>
            <w:r w:rsidRPr="00B734AF">
              <w:rPr>
                <w:rFonts w:ascii="inherit" w:hAnsi="inherit" w:cs="Consolas"/>
                <w:color w:val="7D2727"/>
              </w:rPr>
              <w:t>"class2"</w:t>
            </w:r>
            <w:r w:rsidRPr="00B734AF">
              <w:rPr>
                <w:rFonts w:ascii="inherit" w:hAnsi="inherit" w:cs="Consolas"/>
                <w:color w:val="303336"/>
              </w:rPr>
              <w:t>)</w:t>
            </w:r>
          </w:p>
          <w:p w:rsidR="005F1FB8" w:rsidRPr="00B734AF" w:rsidRDefault="005F1FB8" w:rsidP="005F1F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w:t>
            </w:r>
          </w:p>
          <w:p w:rsidR="005F1FB8" w:rsidRPr="00B734AF" w:rsidRDefault="005F1FB8" w:rsidP="005F1F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101094"/>
              </w:rPr>
              <w:t>private</w:t>
            </w:r>
            <w:r w:rsidRPr="00B734AF">
              <w:rPr>
                <w:rFonts w:ascii="inherit" w:hAnsi="inherit" w:cs="Consolas"/>
                <w:color w:val="303336"/>
              </w:rPr>
              <w:t xml:space="preserve"> </w:t>
            </w:r>
            <w:r w:rsidRPr="00B734AF">
              <w:rPr>
                <w:rFonts w:ascii="inherit" w:hAnsi="inherit" w:cs="Consolas"/>
                <w:color w:val="2B91AF"/>
              </w:rPr>
              <w:t>List</w:t>
            </w:r>
            <w:r w:rsidRPr="00B734AF">
              <w:rPr>
                <w:rFonts w:ascii="inherit" w:hAnsi="inherit" w:cs="Consolas"/>
                <w:color w:val="303336"/>
              </w:rPr>
              <w:t>&lt;</w:t>
            </w:r>
            <w:r w:rsidRPr="00B734AF">
              <w:rPr>
                <w:rFonts w:ascii="inherit" w:hAnsi="inherit" w:cs="Consolas"/>
                <w:color w:val="2B91AF"/>
              </w:rPr>
              <w:t>WebElement</w:t>
            </w:r>
            <w:r w:rsidRPr="00B734AF">
              <w:rPr>
                <w:rFonts w:ascii="inherit" w:hAnsi="inherit" w:cs="Consolas"/>
                <w:color w:val="303336"/>
              </w:rPr>
              <w:t xml:space="preserve">&gt; elementsWithEither_class1ORclass2  </w:t>
            </w:r>
          </w:p>
          <w:p w:rsidR="005F1FB8" w:rsidRPr="00B734AF" w:rsidRDefault="005F1FB8" w:rsidP="005F1FB8">
            <w:pPr>
              <w:shd w:val="clear" w:color="auto" w:fill="FFFFFF"/>
              <w:spacing w:after="240"/>
              <w:textAlignment w:val="baseline"/>
              <w:rPr>
                <w:rFonts w:ascii="Arial" w:hAnsi="Arial" w:cs="Arial"/>
                <w:color w:val="242729"/>
              </w:rPr>
            </w:pPr>
            <w:r w:rsidRPr="00B734AF">
              <w:rPr>
                <w:rFonts w:ascii="Arial" w:hAnsi="Arial" w:cs="Arial"/>
                <w:color w:val="242729"/>
              </w:rPr>
              <w:t>Here List elementsWithEither_class1ORclass2 will contain all those WebElement that satisfies any one of the criteria.</w:t>
            </w:r>
          </w:p>
          <w:p w:rsidR="00DB1D29" w:rsidRPr="00B734AF" w:rsidRDefault="00DB1D29" w:rsidP="00DB1D29">
            <w:pPr>
              <w:shd w:val="clear" w:color="auto" w:fill="FFFFFF"/>
              <w:textAlignment w:val="baseline"/>
              <w:rPr>
                <w:rFonts w:ascii="Arial" w:hAnsi="Arial" w:cs="Arial"/>
                <w:color w:val="242729"/>
              </w:rPr>
            </w:pPr>
            <w:r w:rsidRPr="00B734AF">
              <w:rPr>
                <w:rFonts w:ascii="Arial" w:hAnsi="Arial" w:cs="Arial"/>
                <w:color w:val="242729"/>
              </w:rPr>
              <w:lastRenderedPageBreak/>
              <w:t>Now what </w:t>
            </w:r>
            <w:r w:rsidRPr="00B734AF">
              <w:rPr>
                <w:rFonts w:ascii="inherit" w:hAnsi="inherit" w:cs="Arial"/>
                <w:b/>
                <w:bCs/>
                <w:color w:val="242729"/>
              </w:rPr>
              <w:t>cachelookup</w:t>
            </w:r>
            <w:r w:rsidRPr="00B734AF">
              <w:rPr>
                <w:rFonts w:ascii="Arial" w:hAnsi="Arial" w:cs="Arial"/>
                <w:color w:val="242729"/>
              </w:rPr>
              <w:t> does is it stores elements having @cachelookup annotation applied over it and then stores this element for further reference/s. </w:t>
            </w:r>
            <w:r w:rsidRPr="00B734AF">
              <w:rPr>
                <w:rFonts w:ascii="inherit" w:hAnsi="inherit" w:cs="Arial"/>
                <w:b/>
                <w:bCs/>
                <w:color w:val="242729"/>
              </w:rPr>
              <w:t>For example</w:t>
            </w:r>
            <w:r w:rsidRPr="00B734AF">
              <w:rPr>
                <w:rFonts w:ascii="Arial" w:hAnsi="Arial" w:cs="Arial"/>
                <w:color w:val="242729"/>
              </w:rPr>
              <w:t>:</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class</w:t>
            </w:r>
            <w:r w:rsidRPr="00B734AF">
              <w:rPr>
                <w:rFonts w:ascii="inherit" w:hAnsi="inherit" w:cs="Consolas"/>
                <w:color w:val="303336"/>
              </w:rPr>
              <w:t xml:space="preserve"> </w:t>
            </w:r>
            <w:r w:rsidRPr="00B734AF">
              <w:rPr>
                <w:rFonts w:ascii="inherit" w:hAnsi="inherit" w:cs="Consolas"/>
                <w:color w:val="2B91AF"/>
              </w:rPr>
              <w:t>SearchPage</w:t>
            </w:r>
            <w:r w:rsidRPr="00B734AF">
              <w:rPr>
                <w:rFonts w:ascii="inherit" w:hAnsi="inherit" w:cs="Consolas"/>
                <w:color w:val="303336"/>
              </w:rPr>
              <w:t xml:space="preserve"> {</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 The element is now looked up using the name attribute,</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 and we never look it up once it has been used the first time</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7D2727"/>
              </w:rPr>
              <w:t>@FindBy</w:t>
            </w:r>
            <w:r w:rsidRPr="00B734AF">
              <w:rPr>
                <w:rFonts w:ascii="inherit" w:hAnsi="inherit" w:cs="Consolas"/>
                <w:color w:val="303336"/>
              </w:rPr>
              <w:t xml:space="preserve">(how = </w:t>
            </w:r>
            <w:r w:rsidRPr="00B734AF">
              <w:rPr>
                <w:rFonts w:ascii="inherit" w:hAnsi="inherit" w:cs="Consolas"/>
                <w:color w:val="2B91AF"/>
              </w:rPr>
              <w:t>How</w:t>
            </w:r>
            <w:r w:rsidRPr="00B734AF">
              <w:rPr>
                <w:rFonts w:ascii="inherit" w:hAnsi="inherit" w:cs="Consolas"/>
                <w:color w:val="303336"/>
              </w:rPr>
              <w:t xml:space="preserve">.NAME, using = </w:t>
            </w:r>
            <w:r w:rsidRPr="00B734AF">
              <w:rPr>
                <w:rFonts w:ascii="inherit" w:hAnsi="inherit" w:cs="Consolas"/>
                <w:color w:val="7D2727"/>
              </w:rPr>
              <w:t>"q"</w:t>
            </w:r>
            <w:r w:rsidRPr="00B734AF">
              <w:rPr>
                <w:rFonts w:ascii="inherit" w:hAnsi="inherit" w:cs="Consolas"/>
                <w:color w:val="303336"/>
              </w:rPr>
              <w:t>)</w:t>
            </w:r>
          </w:p>
          <w:p w:rsidR="00DB1D29" w:rsidRPr="00B734AF" w:rsidRDefault="00AF7D03"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e</w:t>
            </w:r>
            <w:r w:rsidR="00DB1D29" w:rsidRPr="00B734AF">
              <w:rPr>
                <w:rFonts w:ascii="inherit" w:hAnsi="inherit" w:cs="Consolas"/>
                <w:color w:val="303336"/>
              </w:rPr>
              <w:t xml:space="preserve">  </w:t>
            </w:r>
            <w:r w:rsidR="00DB1D29" w:rsidRPr="00B734AF">
              <w:rPr>
                <w:rFonts w:ascii="inherit" w:hAnsi="inherit" w:cs="Consolas"/>
                <w:color w:val="7D2727"/>
              </w:rPr>
              <w:t>@CacheLookup</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private</w:t>
            </w:r>
            <w:r w:rsidRPr="00B734AF">
              <w:rPr>
                <w:rFonts w:ascii="inherit" w:hAnsi="inherit" w:cs="Consolas"/>
                <w:color w:val="303336"/>
              </w:rPr>
              <w:t xml:space="preserve"> </w:t>
            </w:r>
            <w:r w:rsidRPr="00B734AF">
              <w:rPr>
                <w:rFonts w:ascii="inherit" w:hAnsi="inherit" w:cs="Consolas"/>
                <w:color w:val="2B91AF"/>
              </w:rPr>
              <w:t>WebElement</w:t>
            </w:r>
            <w:r w:rsidRPr="00B734AF">
              <w:rPr>
                <w:rFonts w:ascii="inherit" w:hAnsi="inherit" w:cs="Consolas"/>
                <w:color w:val="303336"/>
              </w:rPr>
              <w:t xml:space="preserve"> searchBox;</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void</w:t>
            </w:r>
            <w:r w:rsidRPr="00B734AF">
              <w:rPr>
                <w:rFonts w:ascii="inherit" w:hAnsi="inherit" w:cs="Consolas"/>
                <w:color w:val="303336"/>
              </w:rPr>
              <w:t xml:space="preserve"> searchFor(</w:t>
            </w:r>
            <w:r w:rsidRPr="00B734AF">
              <w:rPr>
                <w:rFonts w:ascii="inherit" w:hAnsi="inherit" w:cs="Consolas"/>
                <w:color w:val="2B91AF"/>
              </w:rPr>
              <w:t>String</w:t>
            </w:r>
            <w:r w:rsidRPr="00B734AF">
              <w:rPr>
                <w:rFonts w:ascii="inherit" w:hAnsi="inherit" w:cs="Consolas"/>
                <w:color w:val="303336"/>
              </w:rPr>
              <w:t xml:space="preserve"> text) {</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 We continue using the element just as before</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searchBox.sendKeys(text);</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searchBox.submit();</w:t>
            </w:r>
          </w:p>
          <w:p w:rsidR="00DB1D29" w:rsidRPr="00B734AF" w:rsidRDefault="00DB1D29" w:rsidP="00DB1D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 xml:space="preserve">   } }</w:t>
            </w:r>
          </w:p>
          <w:p w:rsidR="005F1FB8" w:rsidRPr="00B734AF" w:rsidRDefault="005F1FB8" w:rsidP="00AF060C"/>
          <w:p w:rsidR="00E775C2" w:rsidRPr="00B734AF" w:rsidRDefault="00E775C2" w:rsidP="00E775C2">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85) Using Selenium how can you handle network latency ?</w:t>
            </w:r>
          </w:p>
          <w:p w:rsidR="00E775C2" w:rsidRPr="00B734AF" w:rsidRDefault="00E775C2" w:rsidP="00E775C2">
            <w:pPr>
              <w:shd w:val="clear" w:color="auto" w:fill="FFFFFF"/>
              <w:spacing w:before="100" w:beforeAutospacing="1" w:after="100" w:afterAutospacing="1"/>
              <w:rPr>
                <w:rFonts w:ascii="Arial" w:hAnsi="Arial" w:cs="Arial"/>
                <w:color w:val="343434"/>
              </w:rPr>
            </w:pPr>
            <w:r w:rsidRPr="00B734AF">
              <w:rPr>
                <w:rFonts w:ascii="Arial" w:hAnsi="Arial" w:cs="Arial"/>
                <w:color w:val="343434"/>
              </w:rPr>
              <w:t>To handle network latency you can use driver.manage.pageloadingtime for network latency</w:t>
            </w:r>
          </w:p>
          <w:p w:rsidR="00E775C2" w:rsidRPr="00B734AF" w:rsidRDefault="00E775C2" w:rsidP="00AF060C">
            <w:pPr>
              <w:rPr>
                <w:b/>
              </w:rPr>
            </w:pPr>
            <w:r w:rsidRPr="00B734AF">
              <w:rPr>
                <w:b/>
              </w:rPr>
              <w:t>Customize Locator</w:t>
            </w:r>
          </w:p>
          <w:p w:rsidR="00E775C2" w:rsidRPr="00B734AF" w:rsidRDefault="00E775C2" w:rsidP="00AF060C">
            <w:pPr>
              <w:rPr>
                <w:b/>
              </w:rPr>
            </w:pPr>
          </w:p>
          <w:p w:rsidR="00E775C2" w:rsidRPr="00B734AF" w:rsidRDefault="00E775C2" w:rsidP="00E775C2">
            <w:pPr>
              <w:shd w:val="clear" w:color="auto" w:fill="FFFFFF"/>
              <w:spacing w:after="240"/>
              <w:textAlignment w:val="baseline"/>
              <w:rPr>
                <w:rFonts w:ascii="Arial" w:hAnsi="Arial" w:cs="Arial"/>
                <w:color w:val="242729"/>
              </w:rPr>
            </w:pPr>
            <w:r w:rsidRPr="00B734AF">
              <w:rPr>
                <w:rFonts w:ascii="Arial" w:hAnsi="Arial" w:cs="Arial"/>
                <w:color w:val="242729"/>
              </w:rPr>
              <w:t>Using Java</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import</w:t>
            </w:r>
            <w:r w:rsidRPr="00B734AF">
              <w:rPr>
                <w:rFonts w:ascii="inherit" w:hAnsi="inherit" w:cs="Consolas"/>
                <w:color w:val="303336"/>
              </w:rPr>
              <w:t xml:space="preserve"> java.util.</w:t>
            </w:r>
            <w:r w:rsidRPr="00B734AF">
              <w:rPr>
                <w:rFonts w:ascii="inherit" w:hAnsi="inherit" w:cs="Consolas"/>
                <w:color w:val="2B91AF"/>
              </w:rPr>
              <w:t>List</w:t>
            </w: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import</w:t>
            </w:r>
            <w:r w:rsidRPr="00B734AF">
              <w:rPr>
                <w:rFonts w:ascii="inherit" w:hAnsi="inherit" w:cs="Consolas"/>
                <w:color w:val="303336"/>
              </w:rPr>
              <w:t xml:space="preserve"> org.openqa.selenium.</w:t>
            </w:r>
            <w:r w:rsidRPr="00B734AF">
              <w:rPr>
                <w:rFonts w:ascii="inherit" w:hAnsi="inherit" w:cs="Consolas"/>
                <w:color w:val="2B91AF"/>
              </w:rPr>
              <w:t>By</w:t>
            </w: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import</w:t>
            </w:r>
            <w:r w:rsidRPr="00B734AF">
              <w:rPr>
                <w:rFonts w:ascii="inherit" w:hAnsi="inherit" w:cs="Consolas"/>
                <w:color w:val="303336"/>
              </w:rPr>
              <w:t xml:space="preserve"> org.openqa.selenium.</w:t>
            </w:r>
            <w:r w:rsidRPr="00B734AF">
              <w:rPr>
                <w:rFonts w:ascii="inherit" w:hAnsi="inherit" w:cs="Consolas"/>
                <w:color w:val="2B91AF"/>
              </w:rPr>
              <w:t>SearchContext</w:t>
            </w: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import</w:t>
            </w:r>
            <w:r w:rsidRPr="00B734AF">
              <w:rPr>
                <w:rFonts w:ascii="inherit" w:hAnsi="inherit" w:cs="Consolas"/>
                <w:color w:val="303336"/>
              </w:rPr>
              <w:t xml:space="preserve"> org.openqa.selenium.</w:t>
            </w:r>
            <w:r w:rsidRPr="00B734AF">
              <w:rPr>
                <w:rFonts w:ascii="inherit" w:hAnsi="inherit" w:cs="Consolas"/>
                <w:color w:val="2B91AF"/>
              </w:rPr>
              <w:t>WebElement</w:t>
            </w: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class</w:t>
            </w:r>
            <w:r w:rsidRPr="00B734AF">
              <w:rPr>
                <w:rFonts w:ascii="inherit" w:hAnsi="inherit" w:cs="Consolas"/>
                <w:color w:val="303336"/>
              </w:rPr>
              <w:t xml:space="preserve"> </w:t>
            </w:r>
            <w:r w:rsidRPr="00B734AF">
              <w:rPr>
                <w:rFonts w:ascii="inherit" w:hAnsi="inherit" w:cs="Consolas"/>
                <w:color w:val="2B91AF"/>
              </w:rPr>
              <w:t>ByImageSrc</w:t>
            </w:r>
            <w:r w:rsidRPr="00B734AF">
              <w:rPr>
                <w:rFonts w:ascii="inherit" w:hAnsi="inherit" w:cs="Consolas"/>
                <w:color w:val="303336"/>
              </w:rPr>
              <w:t xml:space="preserve"> </w:t>
            </w:r>
            <w:r w:rsidRPr="00B734AF">
              <w:rPr>
                <w:rFonts w:ascii="inherit" w:hAnsi="inherit" w:cs="Consolas"/>
                <w:color w:val="101094"/>
              </w:rPr>
              <w:t>extends</w:t>
            </w:r>
            <w:r w:rsidRPr="00B734AF">
              <w:rPr>
                <w:rFonts w:ascii="inherit" w:hAnsi="inherit" w:cs="Consolas"/>
                <w:color w:val="303336"/>
              </w:rPr>
              <w:t xml:space="preserve"> </w:t>
            </w:r>
            <w:r w:rsidRPr="00B734AF">
              <w:rPr>
                <w:rFonts w:ascii="inherit" w:hAnsi="inherit" w:cs="Consolas"/>
                <w:color w:val="2B91AF"/>
              </w:rPr>
              <w:t>By</w:t>
            </w:r>
            <w:r w:rsidRPr="00B734AF">
              <w:rPr>
                <w:rFonts w:ascii="inherit" w:hAnsi="inherit" w:cs="Consolas"/>
                <w:color w:val="303336"/>
              </w:rPr>
              <w:t xml:space="preserve">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private</w:t>
            </w:r>
            <w:r w:rsidRPr="00B734AF">
              <w:rPr>
                <w:rFonts w:ascii="inherit" w:hAnsi="inherit" w:cs="Consolas"/>
                <w:color w:val="303336"/>
              </w:rPr>
              <w:t xml:space="preserve"> </w:t>
            </w:r>
            <w:r w:rsidRPr="00B734AF">
              <w:rPr>
                <w:rFonts w:ascii="inherit" w:hAnsi="inherit" w:cs="Consolas"/>
                <w:color w:val="101094"/>
              </w:rPr>
              <w:t>final</w:t>
            </w:r>
            <w:r w:rsidRPr="00B734AF">
              <w:rPr>
                <w:rFonts w:ascii="inherit" w:hAnsi="inherit" w:cs="Consolas"/>
                <w:color w:val="303336"/>
              </w:rPr>
              <w:t xml:space="preserve"> </w:t>
            </w:r>
            <w:r w:rsidRPr="00B734AF">
              <w:rPr>
                <w:rFonts w:ascii="inherit" w:hAnsi="inherit" w:cs="Consolas"/>
                <w:color w:val="2B91AF"/>
              </w:rPr>
              <w:t>String</w:t>
            </w:r>
            <w:r w:rsidRPr="00B734AF">
              <w:rPr>
                <w:rFonts w:ascii="inherit" w:hAnsi="inherit" w:cs="Consolas"/>
                <w:color w:val="303336"/>
              </w:rPr>
              <w:t xml:space="preserve"> imageByString;</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2B91AF"/>
              </w:rPr>
              <w:t>ByImageSrc</w:t>
            </w:r>
            <w:r w:rsidRPr="00B734AF">
              <w:rPr>
                <w:rFonts w:ascii="inherit" w:hAnsi="inherit" w:cs="Consolas"/>
                <w:color w:val="303336"/>
              </w:rPr>
              <w:t>(</w:t>
            </w:r>
            <w:r w:rsidRPr="00B734AF">
              <w:rPr>
                <w:rFonts w:ascii="inherit" w:hAnsi="inherit" w:cs="Consolas"/>
                <w:color w:val="2B91AF"/>
              </w:rPr>
              <w:t>String</w:t>
            </w:r>
            <w:r w:rsidRPr="00B734AF">
              <w:rPr>
                <w:rFonts w:ascii="inherit" w:hAnsi="inherit" w:cs="Consolas"/>
                <w:color w:val="303336"/>
              </w:rPr>
              <w:t xml:space="preserve"> imageByString)</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this</w:t>
            </w:r>
            <w:r w:rsidRPr="00B734AF">
              <w:rPr>
                <w:rFonts w:ascii="inherit" w:hAnsi="inherit" w:cs="Consolas"/>
                <w:color w:val="303336"/>
              </w:rPr>
              <w:t>.imageByString = imageByString;</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7D2727"/>
              </w:rPr>
              <w:t>@Override</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2B91AF"/>
              </w:rPr>
              <w:t>List</w:t>
            </w:r>
            <w:r w:rsidRPr="00B734AF">
              <w:rPr>
                <w:rFonts w:ascii="inherit" w:hAnsi="inherit" w:cs="Consolas"/>
                <w:color w:val="303336"/>
              </w:rPr>
              <w:t>&lt;</w:t>
            </w:r>
            <w:r w:rsidRPr="00B734AF">
              <w:rPr>
                <w:rFonts w:ascii="inherit" w:hAnsi="inherit" w:cs="Consolas"/>
                <w:color w:val="2B91AF"/>
              </w:rPr>
              <w:t>WebElement</w:t>
            </w:r>
            <w:r w:rsidRPr="00B734AF">
              <w:rPr>
                <w:rFonts w:ascii="inherit" w:hAnsi="inherit" w:cs="Consolas"/>
                <w:color w:val="303336"/>
              </w:rPr>
              <w:t>&gt; findElements(</w:t>
            </w:r>
            <w:r w:rsidRPr="00B734AF">
              <w:rPr>
                <w:rFonts w:ascii="inherit" w:hAnsi="inherit" w:cs="Consolas"/>
                <w:color w:val="2B91AF"/>
              </w:rPr>
              <w:t>SearchContext</w:t>
            </w:r>
            <w:r w:rsidRPr="00B734AF">
              <w:rPr>
                <w:rFonts w:ascii="inherit" w:hAnsi="inherit" w:cs="Consolas"/>
                <w:color w:val="303336"/>
              </w:rPr>
              <w:t xml:space="preserve"> context)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List</w:t>
            </w:r>
            <w:r w:rsidRPr="00B734AF">
              <w:rPr>
                <w:rFonts w:ascii="inherit" w:hAnsi="inherit" w:cs="Consolas"/>
                <w:color w:val="303336"/>
              </w:rPr>
              <w:t>&lt;</w:t>
            </w:r>
            <w:r w:rsidRPr="00B734AF">
              <w:rPr>
                <w:rFonts w:ascii="inherit" w:hAnsi="inherit" w:cs="Consolas"/>
                <w:color w:val="2B91AF"/>
              </w:rPr>
              <w:t>WebElement</w:t>
            </w:r>
            <w:r w:rsidRPr="00B734AF">
              <w:rPr>
                <w:rFonts w:ascii="inherit" w:hAnsi="inherit" w:cs="Consolas"/>
                <w:color w:val="303336"/>
              </w:rPr>
              <w:t>&gt; mockElements = context.findElements(</w:t>
            </w:r>
            <w:r w:rsidRPr="00B734AF">
              <w:rPr>
                <w:rFonts w:ascii="inherit" w:hAnsi="inherit" w:cs="Consolas"/>
                <w:color w:val="2B91AF"/>
              </w:rPr>
              <w:t>By</w:t>
            </w:r>
            <w:r w:rsidRPr="00B734AF">
              <w:rPr>
                <w:rFonts w:ascii="inherit" w:hAnsi="inherit" w:cs="Consolas"/>
                <w:color w:val="303336"/>
              </w:rPr>
              <w:t>.xpath(</w:t>
            </w:r>
            <w:r w:rsidRPr="00B734AF">
              <w:rPr>
                <w:rFonts w:ascii="inherit" w:hAnsi="inherit" w:cs="Consolas"/>
                <w:color w:val="7D2727"/>
              </w:rPr>
              <w:t>"//img[@src='"</w:t>
            </w:r>
            <w:r w:rsidRPr="00B734AF">
              <w:rPr>
                <w:rFonts w:ascii="inherit" w:hAnsi="inherit" w:cs="Consolas"/>
                <w:color w:val="303336"/>
              </w:rPr>
              <w:t xml:space="preserve"> + imageByString + </w:t>
            </w:r>
            <w:r w:rsidRPr="00B734AF">
              <w:rPr>
                <w:rFonts w:ascii="inherit" w:hAnsi="inherit" w:cs="Consolas"/>
                <w:color w:val="7D2727"/>
              </w:rPr>
              <w:t>"']"</w:t>
            </w:r>
            <w:r w:rsidRPr="00B734AF">
              <w:rPr>
                <w:rFonts w:ascii="inherit" w:hAnsi="inherit" w:cs="Consolas"/>
                <w:color w:val="303336"/>
              </w:rPr>
              <w:t>));</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return</w:t>
            </w:r>
            <w:r w:rsidRPr="00B734AF">
              <w:rPr>
                <w:rFonts w:ascii="inherit" w:hAnsi="inherit" w:cs="Consolas"/>
                <w:color w:val="303336"/>
              </w:rPr>
              <w:t xml:space="preserve"> mockElements;</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E775C2" w:rsidRPr="00B734AF" w:rsidRDefault="00E775C2" w:rsidP="00E775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w:t>
            </w:r>
          </w:p>
          <w:p w:rsidR="00E775C2" w:rsidRPr="00B734AF" w:rsidRDefault="00E775C2" w:rsidP="00AF060C">
            <w:pPr>
              <w:rPr>
                <w:b/>
              </w:rPr>
            </w:pPr>
            <w:r w:rsidRPr="00B734AF">
              <w:rPr>
                <w:b/>
              </w:rPr>
              <w:t>//////////////////////////////</w:t>
            </w:r>
          </w:p>
          <w:p w:rsidR="00E775C2" w:rsidRPr="00B734AF" w:rsidRDefault="00E775C2" w:rsidP="00E775C2">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usage :</w:t>
            </w:r>
          </w:p>
          <w:p w:rsidR="00E775C2" w:rsidRPr="00B734AF" w:rsidRDefault="00E775C2" w:rsidP="00E775C2">
            <w:pPr>
              <w:pStyle w:val="HTMLPreformatted"/>
              <w:shd w:val="clear" w:color="auto" w:fill="EFF0F1"/>
              <w:textAlignment w:val="baseline"/>
              <w:rPr>
                <w:rFonts w:ascii="Consolas" w:hAnsi="Consolas" w:cs="Consolas"/>
                <w:b/>
                <w:color w:val="393318"/>
                <w:sz w:val="24"/>
                <w:szCs w:val="24"/>
              </w:rPr>
            </w:pPr>
            <w:r w:rsidRPr="00B734AF">
              <w:rPr>
                <w:rStyle w:val="typ"/>
                <w:rFonts w:ascii="inherit" w:hAnsi="inherit" w:cs="Consolas"/>
                <w:b/>
                <w:color w:val="2B91AF"/>
                <w:sz w:val="24"/>
                <w:szCs w:val="24"/>
                <w:bdr w:val="none" w:sz="0" w:space="0" w:color="auto" w:frame="1"/>
                <w:shd w:val="clear" w:color="auto" w:fill="EFF0F1"/>
              </w:rPr>
              <w:t>WebElement</w:t>
            </w:r>
            <w:r w:rsidRPr="00B734AF">
              <w:rPr>
                <w:rStyle w:val="pln"/>
                <w:rFonts w:ascii="inherit" w:hAnsi="inherit" w:cs="Consolas"/>
                <w:b/>
                <w:color w:val="303336"/>
                <w:sz w:val="24"/>
                <w:szCs w:val="24"/>
                <w:bdr w:val="none" w:sz="0" w:space="0" w:color="auto" w:frame="1"/>
                <w:shd w:val="clear" w:color="auto" w:fill="EFF0F1"/>
              </w:rPr>
              <w:t xml:space="preserve"> element </w:t>
            </w:r>
            <w:r w:rsidRPr="00B734AF">
              <w:rPr>
                <w:rStyle w:val="pun"/>
                <w:rFonts w:ascii="inherit" w:hAnsi="inherit" w:cs="Consolas"/>
                <w:b/>
                <w:color w:val="303336"/>
                <w:sz w:val="24"/>
                <w:szCs w:val="24"/>
                <w:bdr w:val="none" w:sz="0" w:space="0" w:color="auto" w:frame="1"/>
                <w:shd w:val="clear" w:color="auto" w:fill="EFF0F1"/>
              </w:rPr>
              <w:t>=</w:t>
            </w:r>
            <w:r w:rsidRPr="00B734AF">
              <w:rPr>
                <w:rStyle w:val="pln"/>
                <w:rFonts w:ascii="inherit" w:hAnsi="inherit" w:cs="Consolas"/>
                <w:b/>
                <w:color w:val="303336"/>
                <w:sz w:val="24"/>
                <w:szCs w:val="24"/>
                <w:bdr w:val="none" w:sz="0" w:space="0" w:color="auto" w:frame="1"/>
                <w:shd w:val="clear" w:color="auto" w:fill="EFF0F1"/>
              </w:rPr>
              <w:t xml:space="preserve"> driver</w:t>
            </w:r>
            <w:r w:rsidRPr="00B734AF">
              <w:rPr>
                <w:rStyle w:val="pun"/>
                <w:rFonts w:ascii="inherit" w:hAnsi="inherit" w:cs="Consolas"/>
                <w:b/>
                <w:color w:val="303336"/>
                <w:sz w:val="24"/>
                <w:szCs w:val="24"/>
                <w:bdr w:val="none" w:sz="0" w:space="0" w:color="auto" w:frame="1"/>
                <w:shd w:val="clear" w:color="auto" w:fill="EFF0F1"/>
              </w:rPr>
              <w:t>.</w:t>
            </w:r>
            <w:r w:rsidRPr="00B734AF">
              <w:rPr>
                <w:rStyle w:val="pln"/>
                <w:rFonts w:ascii="inherit" w:hAnsi="inherit" w:cs="Consolas"/>
                <w:b/>
                <w:color w:val="303336"/>
                <w:sz w:val="24"/>
                <w:szCs w:val="24"/>
                <w:bdr w:val="none" w:sz="0" w:space="0" w:color="auto" w:frame="1"/>
                <w:shd w:val="clear" w:color="auto" w:fill="EFF0F1"/>
              </w:rPr>
              <w:t>findElement</w:t>
            </w:r>
            <w:r w:rsidRPr="00B734AF">
              <w:rPr>
                <w:rStyle w:val="pun"/>
                <w:rFonts w:ascii="inherit" w:hAnsi="inherit" w:cs="Consolas"/>
                <w:b/>
                <w:color w:val="303336"/>
                <w:sz w:val="24"/>
                <w:szCs w:val="24"/>
                <w:bdr w:val="none" w:sz="0" w:space="0" w:color="auto" w:frame="1"/>
                <w:shd w:val="clear" w:color="auto" w:fill="EFF0F1"/>
              </w:rPr>
              <w:t>(</w:t>
            </w:r>
            <w:r w:rsidRPr="00B734AF">
              <w:rPr>
                <w:rStyle w:val="kwd"/>
                <w:rFonts w:ascii="inherit" w:hAnsi="inherit" w:cs="Consolas"/>
                <w:b/>
                <w:color w:val="101094"/>
                <w:sz w:val="24"/>
                <w:szCs w:val="24"/>
                <w:bdr w:val="none" w:sz="0" w:space="0" w:color="auto" w:frame="1"/>
                <w:shd w:val="clear" w:color="auto" w:fill="EFF0F1"/>
              </w:rPr>
              <w:t>new</w:t>
            </w:r>
            <w:r w:rsidRPr="00B734AF">
              <w:rPr>
                <w:rStyle w:val="pln"/>
                <w:rFonts w:ascii="inherit" w:hAnsi="inherit" w:cs="Consolas"/>
                <w:b/>
                <w:color w:val="303336"/>
                <w:sz w:val="24"/>
                <w:szCs w:val="24"/>
                <w:bdr w:val="none" w:sz="0" w:space="0" w:color="auto" w:frame="1"/>
                <w:shd w:val="clear" w:color="auto" w:fill="EFF0F1"/>
              </w:rPr>
              <w:t xml:space="preserve"> </w:t>
            </w:r>
            <w:r w:rsidRPr="00B734AF">
              <w:rPr>
                <w:rStyle w:val="typ"/>
                <w:rFonts w:ascii="inherit" w:hAnsi="inherit" w:cs="Consolas"/>
                <w:b/>
                <w:color w:val="2B91AF"/>
                <w:sz w:val="24"/>
                <w:szCs w:val="24"/>
                <w:bdr w:val="none" w:sz="0" w:space="0" w:color="auto" w:frame="1"/>
                <w:shd w:val="clear" w:color="auto" w:fill="EFF0F1"/>
              </w:rPr>
              <w:t>ByImageSrc</w:t>
            </w:r>
            <w:r w:rsidRPr="00B734AF">
              <w:rPr>
                <w:rStyle w:val="pun"/>
                <w:rFonts w:ascii="inherit" w:hAnsi="inherit" w:cs="Consolas"/>
                <w:b/>
                <w:color w:val="303336"/>
                <w:sz w:val="24"/>
                <w:szCs w:val="24"/>
                <w:bdr w:val="none" w:sz="0" w:space="0" w:color="auto" w:frame="1"/>
                <w:shd w:val="clear" w:color="auto" w:fill="EFF0F1"/>
              </w:rPr>
              <w:t>(</w:t>
            </w:r>
            <w:r w:rsidRPr="00B734AF">
              <w:rPr>
                <w:rStyle w:val="str"/>
                <w:rFonts w:ascii="inherit" w:hAnsi="inherit" w:cs="Consolas"/>
                <w:b/>
                <w:color w:val="7D2727"/>
                <w:sz w:val="24"/>
                <w:szCs w:val="24"/>
                <w:bdr w:val="none" w:sz="0" w:space="0" w:color="auto" w:frame="1"/>
                <w:shd w:val="clear" w:color="auto" w:fill="EFF0F1"/>
              </w:rPr>
              <w:t>"/path/to/image"</w:t>
            </w:r>
            <w:r w:rsidRPr="00B734AF">
              <w:rPr>
                <w:rStyle w:val="pun"/>
                <w:rFonts w:ascii="inherit" w:hAnsi="inherit" w:cs="Consolas"/>
                <w:b/>
                <w:color w:val="303336"/>
                <w:sz w:val="24"/>
                <w:szCs w:val="24"/>
                <w:bdr w:val="none" w:sz="0" w:space="0" w:color="auto" w:frame="1"/>
                <w:shd w:val="clear" w:color="auto" w:fill="EFF0F1"/>
              </w:rPr>
              <w:t>));</w:t>
            </w:r>
          </w:p>
          <w:tbl>
            <w:tblPr>
              <w:tblW w:w="5831" w:type="dxa"/>
              <w:shd w:val="clear" w:color="auto" w:fill="FFFFFF"/>
              <w:tblCellMar>
                <w:left w:w="0" w:type="dxa"/>
                <w:right w:w="0" w:type="dxa"/>
              </w:tblCellMar>
              <w:tblLook w:val="04A0" w:firstRow="1" w:lastRow="0" w:firstColumn="1" w:lastColumn="0" w:noHBand="0" w:noVBand="1"/>
            </w:tblPr>
            <w:tblGrid>
              <w:gridCol w:w="5831"/>
            </w:tblGrid>
            <w:tr w:rsidR="00E775C2" w:rsidRPr="00B734AF" w:rsidTr="00E775C2">
              <w:tc>
                <w:tcPr>
                  <w:tcW w:w="0" w:type="auto"/>
                  <w:tcBorders>
                    <w:top w:val="nil"/>
                    <w:left w:val="nil"/>
                    <w:bottom w:val="nil"/>
                    <w:right w:val="nil"/>
                  </w:tcBorders>
                  <w:shd w:val="clear" w:color="auto" w:fill="FFFFFF"/>
                  <w:hideMark/>
                </w:tcPr>
                <w:p w:rsidR="00E775C2" w:rsidRPr="00B734AF" w:rsidRDefault="00E775C2">
                  <w:pPr>
                    <w:textAlignment w:val="baseline"/>
                    <w:divId w:val="940839514"/>
                    <w:rPr>
                      <w:rFonts w:ascii="inherit" w:hAnsi="inherit" w:cs="Arial"/>
                      <w:b/>
                      <w:color w:val="242729"/>
                    </w:rPr>
                  </w:pPr>
                </w:p>
              </w:tc>
            </w:tr>
          </w:tbl>
          <w:p w:rsidR="00E775C2" w:rsidRPr="00B734AF" w:rsidRDefault="00E775C2" w:rsidP="00AF060C">
            <w:pPr>
              <w:rPr>
                <w:b/>
              </w:rPr>
            </w:pPr>
          </w:p>
        </w:tc>
      </w:tr>
    </w:tbl>
    <w:p w:rsidR="006F61FB" w:rsidRPr="00B734AF" w:rsidRDefault="006F61FB" w:rsidP="009A6CE2"/>
    <w:p w:rsidR="009A6CE2" w:rsidRPr="00B734AF" w:rsidRDefault="009A6CE2" w:rsidP="000E7448">
      <w:pPr>
        <w:pStyle w:val="Heading1"/>
        <w:shd w:val="clear" w:color="auto" w:fill="FFFFFF"/>
        <w:spacing w:before="0" w:after="88" w:line="297" w:lineRule="atLeast"/>
        <w:rPr>
          <w:rFonts w:ascii="Georgia" w:hAnsi="Georgia"/>
          <w:b w:val="0"/>
          <w:bCs w:val="0"/>
          <w:color w:val="222222"/>
          <w:sz w:val="24"/>
          <w:szCs w:val="24"/>
        </w:rPr>
      </w:pPr>
    </w:p>
    <w:p w:rsidR="000E7448" w:rsidRPr="00B734AF" w:rsidRDefault="000E7448" w:rsidP="000E7448">
      <w:pPr>
        <w:pStyle w:val="Heading1"/>
        <w:shd w:val="clear" w:color="auto" w:fill="FFFFFF"/>
        <w:spacing w:before="0" w:after="88" w:line="297" w:lineRule="atLeast"/>
        <w:rPr>
          <w:rFonts w:ascii="Georgia" w:hAnsi="Georgia"/>
          <w:b w:val="0"/>
          <w:bCs w:val="0"/>
          <w:color w:val="222222"/>
          <w:sz w:val="24"/>
          <w:szCs w:val="24"/>
        </w:rPr>
      </w:pPr>
      <w:r w:rsidRPr="00B734AF">
        <w:rPr>
          <w:rFonts w:ascii="Georgia" w:hAnsi="Georgia"/>
          <w:b w:val="0"/>
          <w:bCs w:val="0"/>
          <w:color w:val="222222"/>
          <w:sz w:val="24"/>
          <w:szCs w:val="24"/>
        </w:rPr>
        <w:t>Starting Test Automation for a Legacy Project</w:t>
      </w:r>
    </w:p>
    <w:p w:rsidR="000E7448" w:rsidRPr="00B734AF" w:rsidRDefault="000E7448" w:rsidP="000E7448">
      <w:pPr>
        <w:shd w:val="clear" w:color="auto" w:fill="FFFFFF"/>
        <w:spacing w:before="100" w:beforeAutospacing="1" w:after="100" w:afterAutospacing="1" w:line="372" w:lineRule="atLeast"/>
        <w:outlineLvl w:val="2"/>
        <w:rPr>
          <w:rFonts w:ascii="Arial" w:hAnsi="Arial" w:cs="Arial"/>
          <w:color w:val="000000"/>
          <w:shd w:val="clear" w:color="auto" w:fill="FFFFFF"/>
        </w:rPr>
      </w:pPr>
      <w:r w:rsidRPr="00B734AF">
        <w:rPr>
          <w:rFonts w:ascii="Arial" w:hAnsi="Arial" w:cs="Arial"/>
          <w:color w:val="000000"/>
          <w:shd w:val="clear" w:color="auto" w:fill="FFFFFF"/>
        </w:rPr>
        <w:t>The questions vary from where to start, how much to automate and deciding on the best strategy for automation</w:t>
      </w:r>
    </w:p>
    <w:p w:rsidR="000E7448" w:rsidRPr="00B734AF" w:rsidRDefault="000E7448" w:rsidP="000E7448">
      <w:pPr>
        <w:shd w:val="clear" w:color="auto" w:fill="F4F4F4"/>
        <w:rPr>
          <w:rFonts w:ascii="Arial" w:hAnsi="Arial" w:cs="Arial"/>
          <w:color w:val="000000"/>
          <w:shd w:val="clear" w:color="auto" w:fill="FFFFFF"/>
        </w:rPr>
      </w:pPr>
      <w:r w:rsidRPr="00B734AF">
        <w:rPr>
          <w:rFonts w:ascii="Arial" w:hAnsi="Arial" w:cs="Arial"/>
          <w:color w:val="000000"/>
          <w:shd w:val="clear" w:color="auto" w:fill="FFFFFF"/>
        </w:rPr>
        <w:t>"</w:t>
      </w:r>
      <w:r w:rsidRPr="00B734AF">
        <w:rPr>
          <w:rFonts w:ascii="Arial" w:hAnsi="Arial" w:cs="Arial"/>
          <w:color w:val="000000"/>
        </w:rPr>
        <w:t xml:space="preserve"> You can never test everything so you have to choose where you want to spend your time and money. Testing for me is primarily about information and risk and not about blanket coverage or completeness.</w:t>
      </w:r>
      <w:r w:rsidRPr="00B734AF">
        <w:rPr>
          <w:rFonts w:ascii="Arial" w:hAnsi="Arial" w:cs="Arial"/>
          <w:color w:val="000000"/>
          <w:shd w:val="clear" w:color="auto" w:fill="FFFFFF"/>
        </w:rPr>
        <w:t>"</w:t>
      </w:r>
    </w:p>
    <w:p w:rsidR="000E7448" w:rsidRPr="00B734AF" w:rsidRDefault="000E7448" w:rsidP="000E7448">
      <w:pPr>
        <w:pStyle w:val="NormalWeb"/>
        <w:shd w:val="clear" w:color="auto" w:fill="FFFFFF"/>
        <w:spacing w:before="0" w:beforeAutospacing="0" w:after="88" w:afterAutospacing="0" w:line="186" w:lineRule="atLeast"/>
        <w:rPr>
          <w:rFonts w:ascii="Arial" w:hAnsi="Arial" w:cs="Arial"/>
          <w:color w:val="000000"/>
        </w:rPr>
      </w:pPr>
      <w:r w:rsidRPr="00B734AF">
        <w:rPr>
          <w:rFonts w:ascii="Arial" w:hAnsi="Arial" w:cs="Arial"/>
          <w:color w:val="000000"/>
        </w:rPr>
        <w:t> Some of his suggested questions include,</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Where is the client currently experiencing the poorest quality?</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What are the key areas of functionality (e.g. what makes them money)?</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Would the client prefer more features to better quality?</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What are the biggest risks to their systems?</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If the client could improve one thing what would it be?</w:t>
      </w:r>
    </w:p>
    <w:p w:rsidR="000E7448" w:rsidRPr="00B734AF" w:rsidRDefault="000E7448" w:rsidP="00FA2801">
      <w:pPr>
        <w:numPr>
          <w:ilvl w:val="0"/>
          <w:numId w:val="31"/>
        </w:numPr>
        <w:shd w:val="clear" w:color="auto" w:fill="FFFFFF"/>
        <w:ind w:left="221"/>
        <w:rPr>
          <w:rFonts w:ascii="Arial" w:hAnsi="Arial" w:cs="Arial"/>
          <w:color w:val="000000"/>
        </w:rPr>
      </w:pPr>
      <w:r w:rsidRPr="00B734AF">
        <w:rPr>
          <w:rFonts w:ascii="Arial" w:hAnsi="Arial" w:cs="Arial"/>
          <w:color w:val="000000"/>
        </w:rPr>
        <w:t>Would exploratory manual testing find more important bugs?</w:t>
      </w:r>
    </w:p>
    <w:p w:rsidR="000E7448" w:rsidRPr="00B734AF" w:rsidRDefault="00802C2E" w:rsidP="000E7448">
      <w:pPr>
        <w:shd w:val="clear" w:color="auto" w:fill="F4F4F4"/>
        <w:rPr>
          <w:rFonts w:ascii="Arial" w:hAnsi="Arial" w:cs="Arial"/>
          <w:color w:val="000000"/>
        </w:rPr>
      </w:pPr>
      <w:hyperlink r:id="rId52" w:history="1">
        <w:r w:rsidR="000E7448" w:rsidRPr="00B734AF">
          <w:rPr>
            <w:rFonts w:ascii="Arial" w:hAnsi="Arial" w:cs="Arial"/>
            <w:b/>
            <w:bCs/>
            <w:color w:val="286AB2"/>
            <w:bdr w:val="single" w:sz="4" w:space="3" w:color="259349" w:frame="1"/>
            <w:shd w:val="clear" w:color="auto" w:fill="259349"/>
          </w:rPr>
          <w:br/>
        </w:r>
      </w:hyperlink>
    </w:p>
    <w:p w:rsidR="00203B16" w:rsidRPr="00B734AF" w:rsidRDefault="00203B16" w:rsidP="00203B16">
      <w:pPr>
        <w:shd w:val="clear" w:color="auto" w:fill="FFFFFF"/>
        <w:spacing w:before="100" w:beforeAutospacing="1" w:after="100" w:afterAutospacing="1" w:line="372" w:lineRule="atLeast"/>
        <w:outlineLvl w:val="2"/>
        <w:rPr>
          <w:rFonts w:ascii="Calibri" w:hAnsi="Calibri"/>
          <w:b/>
          <w:bCs/>
          <w:color w:val="343434"/>
        </w:rPr>
      </w:pPr>
      <w:r w:rsidRPr="00B734AF">
        <w:rPr>
          <w:rFonts w:ascii="Calibri" w:hAnsi="Calibri"/>
          <w:b/>
          <w:bCs/>
          <w:color w:val="343434"/>
        </w:rPr>
        <w:t>Selenium Query Commands for cookies</w:t>
      </w:r>
    </w:p>
    <w:p w:rsidR="00203B16" w:rsidRPr="00B734AF" w:rsidRDefault="00203B16" w:rsidP="00203B16">
      <w:pPr>
        <w:shd w:val="clear" w:color="auto" w:fill="FFFFFF"/>
        <w:spacing w:before="100" w:beforeAutospacing="1" w:after="100" w:afterAutospacing="1"/>
        <w:rPr>
          <w:rFonts w:ascii="Arial" w:hAnsi="Arial" w:cs="Arial"/>
          <w:color w:val="343434"/>
        </w:rPr>
      </w:pPr>
      <w:r w:rsidRPr="00B734AF">
        <w:rPr>
          <w:rFonts w:ascii="Arial" w:hAnsi="Arial" w:cs="Arial"/>
          <w:b/>
          <w:bCs/>
          <w:color w:val="343434"/>
        </w:rPr>
        <w:t>In Selenium Webdriver, we can query and interact with cookies with below built-in method:</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driver.manage().getCookies();   // Return The List of all Cookies</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driver.manage().getCookieNamed(arg0);  //Return specific cookie according to name</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driver.manage().addCookie(arg0);   //Create and add the cookie</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driver.manage().deleteCookie(arg0);  // Delete specific cookie</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driver.manage().deleteCookieNamed(arg0); // Delete specific cookie according Name</w:t>
      </w:r>
    </w:p>
    <w:p w:rsidR="00203B16" w:rsidRPr="00B734AF" w:rsidRDefault="00203B16"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driver.manage().deleteAllCookies();  // Delete all cookies</w:t>
      </w: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u w:val="single"/>
        </w:rPr>
      </w:pPr>
    </w:p>
    <w:p w:rsidR="00966670" w:rsidRPr="00B734AF" w:rsidRDefault="00802C2E" w:rsidP="00966670">
      <w:pPr>
        <w:pStyle w:val="Heading1"/>
        <w:shd w:val="clear" w:color="auto" w:fill="FFFFFF"/>
        <w:spacing w:before="0" w:after="0"/>
        <w:textAlignment w:val="baseline"/>
        <w:rPr>
          <w:rFonts w:ascii="Arial" w:hAnsi="Arial" w:cs="Arial"/>
          <w:b w:val="0"/>
          <w:color w:val="242729"/>
          <w:sz w:val="24"/>
          <w:szCs w:val="24"/>
          <w:u w:val="single"/>
        </w:rPr>
      </w:pPr>
      <w:hyperlink r:id="rId53" w:history="1">
        <w:r w:rsidR="00966670" w:rsidRPr="00B734AF">
          <w:rPr>
            <w:rStyle w:val="Hyperlink"/>
            <w:rFonts w:ascii="inherit" w:hAnsi="inherit" w:cs="Arial"/>
            <w:b w:val="0"/>
            <w:bCs w:val="0"/>
            <w:color w:val="242729"/>
            <w:sz w:val="24"/>
            <w:szCs w:val="24"/>
            <w:bdr w:val="none" w:sz="0" w:space="0" w:color="auto" w:frame="1"/>
          </w:rPr>
          <w:t>Run Parallel and Sequential tests</w:t>
        </w:r>
      </w:hyperlink>
      <w:r w:rsidR="00966670" w:rsidRPr="00B734AF">
        <w:rPr>
          <w:rFonts w:ascii="Arial" w:hAnsi="Arial" w:cs="Arial"/>
          <w:b w:val="0"/>
          <w:color w:val="242729"/>
          <w:sz w:val="24"/>
          <w:szCs w:val="24"/>
          <w:u w:val="single"/>
        </w:rPr>
        <w:t xml:space="preserve"> both few classes in Parallel and few in sequence</w:t>
      </w: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&lt;suite name="Suite1" verbose="1" &gt;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&lt;test name="ParallelGroup" parallel="methods"  &gt;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&lt;classes&gt;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 name="testngtests.TestParallel"/&gt;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&lt;/classes&gt;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&lt;/test&gt;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&lt;test name="Sequential" parallel="false"  &gt;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&lt;classes&gt;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 name="testngtests.copy.TestSeq"&gt;&lt;/class&gt;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 xml:space="preserve">    &lt;/classes&gt;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lastRenderedPageBreak/>
        <w:t xml:space="preserve">  &lt;/test&gt;</w:t>
      </w:r>
    </w:p>
    <w:p w:rsidR="00966670" w:rsidRPr="00B734AF" w:rsidRDefault="00966670" w:rsidP="0096667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242729"/>
        </w:rPr>
      </w:pPr>
      <w:r w:rsidRPr="00B734AF">
        <w:rPr>
          <w:rFonts w:ascii="Consolas" w:hAnsi="Consolas" w:cs="Consolas"/>
          <w:color w:val="242729"/>
        </w:rPr>
        <w:t>&lt;/suite&gt;</w:t>
      </w: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867A0D" w:rsidRPr="00867A0D" w:rsidRDefault="00867A0D" w:rsidP="00867A0D">
      <w:pPr>
        <w:pStyle w:val="HTMLPreformatted"/>
        <w:shd w:val="clear" w:color="auto" w:fill="EFF0F1"/>
        <w:textAlignment w:val="baseline"/>
        <w:rPr>
          <w:rFonts w:ascii="inherit" w:hAnsi="inherit" w:cs="Consolas"/>
          <w:color w:val="303336"/>
          <w:bdr w:val="none" w:sz="0" w:space="0" w:color="auto" w:frame="1"/>
          <w:shd w:val="clear" w:color="auto" w:fill="EFF0F1"/>
        </w:rPr>
      </w:pPr>
      <w:r>
        <w:rPr>
          <w:rFonts w:ascii="Consolas" w:hAnsi="Consolas" w:cs="Consolas"/>
          <w:color w:val="000000"/>
          <w:shd w:val="clear" w:color="auto" w:fill="F7F7F9"/>
        </w:rPr>
        <w:t xml:space="preserve">        </w:t>
      </w:r>
      <w:r w:rsidRPr="00867A0D">
        <w:rPr>
          <w:rFonts w:ascii="inherit" w:hAnsi="inherit" w:cs="Consolas"/>
          <w:color w:val="303336"/>
          <w:bdr w:val="none" w:sz="0" w:space="0" w:color="auto" w:frame="1"/>
          <w:shd w:val="clear" w:color="auto" w:fill="EFF0F1"/>
        </w:rPr>
        <w:t xml:space="preserve">        </w:t>
      </w:r>
      <w:r w:rsidRPr="00867A0D">
        <w:rPr>
          <w:rFonts w:ascii="inherit" w:hAnsi="inherit" w:cs="Consolas"/>
          <w:color w:val="2B91AF"/>
          <w:bdr w:val="none" w:sz="0" w:space="0" w:color="auto" w:frame="1"/>
          <w:shd w:val="clear" w:color="auto" w:fill="EFF0F1"/>
        </w:rPr>
        <w:t>Set</w:t>
      </w:r>
      <w:r w:rsidRPr="00867A0D">
        <w:rPr>
          <w:rFonts w:ascii="inherit" w:hAnsi="inherit" w:cs="Consolas"/>
          <w:color w:val="303336"/>
          <w:bdr w:val="none" w:sz="0" w:space="0" w:color="auto" w:frame="1"/>
          <w:shd w:val="clear" w:color="auto" w:fill="EFF0F1"/>
        </w:rPr>
        <w:t>&lt;</w:t>
      </w:r>
      <w:r w:rsidRPr="00867A0D">
        <w:rPr>
          <w:rFonts w:ascii="inherit" w:hAnsi="inherit" w:cs="Consolas"/>
          <w:color w:val="2B91AF"/>
          <w:bdr w:val="none" w:sz="0" w:space="0" w:color="auto" w:frame="1"/>
          <w:shd w:val="clear" w:color="auto" w:fill="EFF0F1"/>
        </w:rPr>
        <w:t>Cookie</w:t>
      </w:r>
      <w:r w:rsidRPr="00867A0D">
        <w:rPr>
          <w:rFonts w:ascii="inherit" w:hAnsi="inherit" w:cs="Consolas"/>
          <w:color w:val="303336"/>
          <w:bdr w:val="none" w:sz="0" w:space="0" w:color="auto" w:frame="1"/>
          <w:shd w:val="clear" w:color="auto" w:fill="EFF0F1"/>
        </w:rPr>
        <w:t>&gt; cookies = driver.manage().getCookies();</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2B91AF"/>
          <w:sz w:val="20"/>
          <w:szCs w:val="20"/>
          <w:bdr w:val="none" w:sz="0" w:space="0" w:color="auto" w:frame="1"/>
          <w:shd w:val="clear" w:color="auto" w:fill="EFF0F1"/>
        </w:rPr>
        <w:t>System</w:t>
      </w:r>
      <w:r w:rsidRPr="00867A0D">
        <w:rPr>
          <w:rFonts w:ascii="inherit" w:hAnsi="inherit" w:cs="Consolas"/>
          <w:color w:val="303336"/>
          <w:sz w:val="20"/>
          <w:szCs w:val="20"/>
          <w:bdr w:val="none" w:sz="0" w:space="0" w:color="auto" w:frame="1"/>
          <w:shd w:val="clear" w:color="auto" w:fill="EFF0F1"/>
        </w:rPr>
        <w:t>.out.println(</w:t>
      </w:r>
      <w:r w:rsidRPr="00867A0D">
        <w:rPr>
          <w:rFonts w:ascii="inherit" w:hAnsi="inherit" w:cs="Consolas"/>
          <w:color w:val="7D2727"/>
          <w:sz w:val="20"/>
          <w:szCs w:val="20"/>
          <w:bdr w:val="none" w:sz="0" w:space="0" w:color="auto" w:frame="1"/>
          <w:shd w:val="clear" w:color="auto" w:fill="EFF0F1"/>
        </w:rPr>
        <w:t>"Size: "</w:t>
      </w:r>
      <w:r w:rsidRPr="00867A0D">
        <w:rPr>
          <w:rFonts w:ascii="inherit" w:hAnsi="inherit" w:cs="Consolas"/>
          <w:color w:val="303336"/>
          <w:sz w:val="20"/>
          <w:szCs w:val="20"/>
          <w:bdr w:val="none" w:sz="0" w:space="0" w:color="auto" w:frame="1"/>
          <w:shd w:val="clear" w:color="auto" w:fill="EFF0F1"/>
        </w:rPr>
        <w:t xml:space="preserve"> + cookies.size());</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2B91AF"/>
          <w:sz w:val="20"/>
          <w:szCs w:val="20"/>
          <w:bdr w:val="none" w:sz="0" w:space="0" w:color="auto" w:frame="1"/>
          <w:shd w:val="clear" w:color="auto" w:fill="EFF0F1"/>
        </w:rPr>
        <w:t>Iterator</w:t>
      </w:r>
      <w:r w:rsidRPr="00867A0D">
        <w:rPr>
          <w:rFonts w:ascii="inherit" w:hAnsi="inherit" w:cs="Consolas"/>
          <w:color w:val="303336"/>
          <w:sz w:val="20"/>
          <w:szCs w:val="20"/>
          <w:bdr w:val="none" w:sz="0" w:space="0" w:color="auto" w:frame="1"/>
          <w:shd w:val="clear" w:color="auto" w:fill="EFF0F1"/>
        </w:rPr>
        <w:t>&lt;</w:t>
      </w:r>
      <w:r w:rsidRPr="00867A0D">
        <w:rPr>
          <w:rFonts w:ascii="inherit" w:hAnsi="inherit" w:cs="Consolas"/>
          <w:color w:val="2B91AF"/>
          <w:sz w:val="20"/>
          <w:szCs w:val="20"/>
          <w:bdr w:val="none" w:sz="0" w:space="0" w:color="auto" w:frame="1"/>
          <w:shd w:val="clear" w:color="auto" w:fill="EFF0F1"/>
        </w:rPr>
        <w:t>Cookie</w:t>
      </w:r>
      <w:r w:rsidRPr="00867A0D">
        <w:rPr>
          <w:rFonts w:ascii="inherit" w:hAnsi="inherit" w:cs="Consolas"/>
          <w:color w:val="303336"/>
          <w:sz w:val="20"/>
          <w:szCs w:val="20"/>
          <w:bdr w:val="none" w:sz="0" w:space="0" w:color="auto" w:frame="1"/>
          <w:shd w:val="clear" w:color="auto" w:fill="EFF0F1"/>
        </w:rPr>
        <w:t>&gt; itr = cookies.iterator();</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101094"/>
          <w:sz w:val="20"/>
          <w:szCs w:val="20"/>
          <w:bdr w:val="none" w:sz="0" w:space="0" w:color="auto" w:frame="1"/>
          <w:shd w:val="clear" w:color="auto" w:fill="EFF0F1"/>
        </w:rPr>
        <w:t>while</w:t>
      </w:r>
      <w:r w:rsidRPr="00867A0D">
        <w:rPr>
          <w:rFonts w:ascii="inherit" w:hAnsi="inherit" w:cs="Consolas"/>
          <w:color w:val="303336"/>
          <w:sz w:val="20"/>
          <w:szCs w:val="20"/>
          <w:bdr w:val="none" w:sz="0" w:space="0" w:color="auto" w:frame="1"/>
          <w:shd w:val="clear" w:color="auto" w:fill="EFF0F1"/>
        </w:rPr>
        <w:t xml:space="preserve"> (itr.hasNext()) {</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2B91AF"/>
          <w:sz w:val="20"/>
          <w:szCs w:val="20"/>
          <w:bdr w:val="none" w:sz="0" w:space="0" w:color="auto" w:frame="1"/>
          <w:shd w:val="clear" w:color="auto" w:fill="EFF0F1"/>
        </w:rPr>
        <w:t>Cookie</w:t>
      </w:r>
      <w:r w:rsidRPr="00867A0D">
        <w:rPr>
          <w:rFonts w:ascii="inherit" w:hAnsi="inherit" w:cs="Consolas"/>
          <w:color w:val="303336"/>
          <w:sz w:val="20"/>
          <w:szCs w:val="20"/>
          <w:bdr w:val="none" w:sz="0" w:space="0" w:color="auto" w:frame="1"/>
          <w:shd w:val="clear" w:color="auto" w:fill="EFF0F1"/>
        </w:rPr>
        <w:t xml:space="preserve"> cookie = itr.next();</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2B91AF"/>
          <w:sz w:val="20"/>
          <w:szCs w:val="20"/>
          <w:bdr w:val="none" w:sz="0" w:space="0" w:color="auto" w:frame="1"/>
          <w:shd w:val="clear" w:color="auto" w:fill="EFF0F1"/>
        </w:rPr>
        <w:t>System</w:t>
      </w:r>
      <w:r w:rsidRPr="00867A0D">
        <w:rPr>
          <w:rFonts w:ascii="inherit" w:hAnsi="inherit" w:cs="Consolas"/>
          <w:color w:val="303336"/>
          <w:sz w:val="20"/>
          <w:szCs w:val="20"/>
          <w:bdr w:val="none" w:sz="0" w:space="0" w:color="auto" w:frame="1"/>
          <w:shd w:val="clear" w:color="auto" w:fill="EFF0F1"/>
        </w:rPr>
        <w:t xml:space="preserve">.out.println(cookie.getName() + </w:t>
      </w:r>
      <w:r w:rsidRPr="00867A0D">
        <w:rPr>
          <w:rFonts w:ascii="inherit" w:hAnsi="inherit" w:cs="Consolas"/>
          <w:color w:val="7D2727"/>
          <w:sz w:val="20"/>
          <w:szCs w:val="20"/>
          <w:bdr w:val="none" w:sz="0" w:space="0" w:color="auto" w:frame="1"/>
          <w:shd w:val="clear" w:color="auto" w:fill="EFF0F1"/>
        </w:rPr>
        <w:t>"\n"</w:t>
      </w:r>
      <w:r w:rsidRPr="00867A0D">
        <w:rPr>
          <w:rFonts w:ascii="inherit" w:hAnsi="inherit" w:cs="Consolas"/>
          <w:color w:val="303336"/>
          <w:sz w:val="20"/>
          <w:szCs w:val="20"/>
          <w:bdr w:val="none" w:sz="0" w:space="0" w:color="auto" w:frame="1"/>
          <w:shd w:val="clear" w:color="auto" w:fill="EFF0F1"/>
        </w:rPr>
        <w:t xml:space="preserve"> + cookie.getPath()</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 </w:t>
      </w:r>
      <w:r w:rsidRPr="00867A0D">
        <w:rPr>
          <w:rFonts w:ascii="inherit" w:hAnsi="inherit" w:cs="Consolas"/>
          <w:color w:val="7D2727"/>
          <w:sz w:val="20"/>
          <w:szCs w:val="20"/>
          <w:bdr w:val="none" w:sz="0" w:space="0" w:color="auto" w:frame="1"/>
          <w:shd w:val="clear" w:color="auto" w:fill="EFF0F1"/>
        </w:rPr>
        <w:t>"\n"</w:t>
      </w:r>
      <w:r w:rsidRPr="00867A0D">
        <w:rPr>
          <w:rFonts w:ascii="inherit" w:hAnsi="inherit" w:cs="Consolas"/>
          <w:color w:val="303336"/>
          <w:sz w:val="20"/>
          <w:szCs w:val="20"/>
          <w:bdr w:val="none" w:sz="0" w:space="0" w:color="auto" w:frame="1"/>
          <w:shd w:val="clear" w:color="auto" w:fill="EFF0F1"/>
        </w:rPr>
        <w:t xml:space="preserve"> + cookie.getDomain() + </w:t>
      </w:r>
      <w:r w:rsidRPr="00867A0D">
        <w:rPr>
          <w:rFonts w:ascii="inherit" w:hAnsi="inherit" w:cs="Consolas"/>
          <w:color w:val="7D2727"/>
          <w:sz w:val="20"/>
          <w:szCs w:val="20"/>
          <w:bdr w:val="none" w:sz="0" w:space="0" w:color="auto" w:frame="1"/>
          <w:shd w:val="clear" w:color="auto" w:fill="EFF0F1"/>
        </w:rPr>
        <w:t>"\n"</w:t>
      </w:r>
      <w:r w:rsidRPr="00867A0D">
        <w:rPr>
          <w:rFonts w:ascii="inherit" w:hAnsi="inherit" w:cs="Consolas"/>
          <w:color w:val="303336"/>
          <w:sz w:val="20"/>
          <w:szCs w:val="20"/>
          <w:bdr w:val="none" w:sz="0" w:space="0" w:color="auto" w:frame="1"/>
          <w:shd w:val="clear" w:color="auto" w:fill="EFF0F1"/>
        </w:rPr>
        <w:t xml:space="preserve"> + cookie.getValue()</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 </w:t>
      </w:r>
      <w:r w:rsidRPr="00867A0D">
        <w:rPr>
          <w:rFonts w:ascii="inherit" w:hAnsi="inherit" w:cs="Consolas"/>
          <w:color w:val="7D2727"/>
          <w:sz w:val="20"/>
          <w:szCs w:val="20"/>
          <w:bdr w:val="none" w:sz="0" w:space="0" w:color="auto" w:frame="1"/>
          <w:shd w:val="clear" w:color="auto" w:fill="EFF0F1"/>
        </w:rPr>
        <w:t>"\n"</w:t>
      </w:r>
      <w:r w:rsidRPr="00867A0D">
        <w:rPr>
          <w:rFonts w:ascii="inherit" w:hAnsi="inherit" w:cs="Consolas"/>
          <w:color w:val="303336"/>
          <w:sz w:val="20"/>
          <w:szCs w:val="20"/>
          <w:bdr w:val="none" w:sz="0" w:space="0" w:color="auto" w:frame="1"/>
          <w:shd w:val="clear" w:color="auto" w:fill="EFF0F1"/>
        </w:rPr>
        <w:t xml:space="preserve"> + cookie.getExpiry());</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 </w:t>
      </w:r>
      <w:r w:rsidRPr="00867A0D">
        <w:rPr>
          <w:rFonts w:ascii="inherit" w:hAnsi="inherit" w:cs="Consolas"/>
          <w:color w:val="101094"/>
          <w:sz w:val="20"/>
          <w:szCs w:val="20"/>
          <w:bdr w:val="none" w:sz="0" w:space="0" w:color="auto" w:frame="1"/>
          <w:shd w:val="clear" w:color="auto" w:fill="EFF0F1"/>
        </w:rPr>
        <w:t>catch</w:t>
      </w:r>
      <w:r w:rsidRPr="00867A0D">
        <w:rPr>
          <w:rFonts w:ascii="inherit" w:hAnsi="inherit" w:cs="Consolas"/>
          <w:color w:val="303336"/>
          <w:sz w:val="20"/>
          <w:szCs w:val="20"/>
          <w:bdr w:val="none" w:sz="0" w:space="0" w:color="auto" w:frame="1"/>
          <w:shd w:val="clear" w:color="auto" w:fill="EFF0F1"/>
        </w:rPr>
        <w:t xml:space="preserve"> (</w:t>
      </w:r>
      <w:r w:rsidRPr="00867A0D">
        <w:rPr>
          <w:rFonts w:ascii="inherit" w:hAnsi="inherit" w:cs="Consolas"/>
          <w:color w:val="2B91AF"/>
          <w:sz w:val="20"/>
          <w:szCs w:val="20"/>
          <w:bdr w:val="none" w:sz="0" w:space="0" w:color="auto" w:frame="1"/>
          <w:shd w:val="clear" w:color="auto" w:fill="EFF0F1"/>
        </w:rPr>
        <w:t>Exception</w:t>
      </w:r>
      <w:r w:rsidRPr="00867A0D">
        <w:rPr>
          <w:rFonts w:ascii="inherit" w:hAnsi="inherit" w:cs="Consolas"/>
          <w:color w:val="303336"/>
          <w:sz w:val="20"/>
          <w:szCs w:val="20"/>
          <w:bdr w:val="none" w:sz="0" w:space="0" w:color="auto" w:frame="1"/>
          <w:shd w:val="clear" w:color="auto" w:fill="EFF0F1"/>
        </w:rPr>
        <w:t xml:space="preserve"> e) {</w:t>
      </w:r>
    </w:p>
    <w:p w:rsidR="00867A0D" w:rsidRPr="00867A0D" w:rsidRDefault="00867A0D" w:rsidP="00867A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sz w:val="20"/>
          <w:szCs w:val="20"/>
          <w:bdr w:val="none" w:sz="0" w:space="0" w:color="auto" w:frame="1"/>
          <w:shd w:val="clear" w:color="auto" w:fill="EFF0F1"/>
        </w:rPr>
      </w:pPr>
      <w:r w:rsidRPr="00867A0D">
        <w:rPr>
          <w:rFonts w:ascii="inherit" w:hAnsi="inherit" w:cs="Consolas"/>
          <w:color w:val="303336"/>
          <w:sz w:val="20"/>
          <w:szCs w:val="20"/>
          <w:bdr w:val="none" w:sz="0" w:space="0" w:color="auto" w:frame="1"/>
          <w:shd w:val="clear" w:color="auto" w:fill="EFF0F1"/>
        </w:rPr>
        <w:t xml:space="preserve">        e.printStackTrace();</w:t>
      </w:r>
    </w:p>
    <w:p w:rsidR="00867A0D" w:rsidRPr="00867A0D" w:rsidRDefault="00867A0D" w:rsidP="00867A0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hd w:val="clear" w:color="auto" w:fill="F7F7F9"/>
        </w:rPr>
      </w:pPr>
    </w:p>
    <w:p w:rsidR="00867A0D" w:rsidRPr="00867A0D" w:rsidRDefault="00867A0D" w:rsidP="00867A0D">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nsolas"/>
          <w:color w:val="000000"/>
          <w:shd w:val="clear" w:color="auto" w:fill="F7F7F9"/>
        </w:rPr>
      </w:pPr>
    </w:p>
    <w:p w:rsidR="00966670" w:rsidRPr="00B734AF" w:rsidRDefault="00966670" w:rsidP="00203B1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203B16" w:rsidRPr="00B734AF" w:rsidRDefault="00203B16"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p>
    <w:p w:rsidR="00B1102D" w:rsidRPr="00B734AF" w:rsidRDefault="000F2671"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B734AF">
        <w:rPr>
          <w:rFonts w:ascii="Courier New" w:hAnsi="Courier New" w:cs="Courier New"/>
          <w:b/>
          <w:color w:val="000000"/>
        </w:rPr>
        <w:t>JavaScript</w:t>
      </w:r>
      <w:r w:rsidR="00B1102D" w:rsidRPr="00B734AF">
        <w:rPr>
          <w:rFonts w:ascii="Courier New" w:hAnsi="Courier New" w:cs="Courier New"/>
          <w:b/>
          <w:color w:val="000000"/>
        </w:rPr>
        <w:t>executor</w:t>
      </w:r>
    </w:p>
    <w:p w:rsidR="00B1102D" w:rsidRPr="00B734AF" w:rsidRDefault="00B1102D"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p>
    <w:p w:rsidR="00B1102D" w:rsidRPr="00B734AF" w:rsidRDefault="00B1102D"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B734AF">
        <w:rPr>
          <w:rFonts w:ascii="Courier New" w:hAnsi="Courier New" w:cs="Courier New"/>
          <w:color w:val="000000"/>
        </w:rPr>
        <w:t>http://www.ufthelp.com/2014/11/what-is-javascriptexecutor-in-selenium.html</w:t>
      </w:r>
    </w:p>
    <w:p w:rsidR="000F2671" w:rsidRPr="00B734AF" w:rsidRDefault="000F2671" w:rsidP="000F2671">
      <w:pPr>
        <w:pStyle w:val="HTMLPreformatted"/>
        <w:shd w:val="clear" w:color="auto" w:fill="F7F7F7"/>
        <w:wordWrap w:val="0"/>
        <w:spacing w:line="177" w:lineRule="atLeast"/>
        <w:rPr>
          <w:rFonts w:ascii="Consolas" w:hAnsi="Consolas" w:cs="Consolas"/>
          <w:color w:val="343434"/>
          <w:sz w:val="24"/>
          <w:szCs w:val="24"/>
        </w:rPr>
      </w:pPr>
      <w:r w:rsidRPr="00B734AF">
        <w:rPr>
          <w:rFonts w:ascii="Consolas" w:hAnsi="Consolas" w:cs="Consolas"/>
          <w:color w:val="343434"/>
          <w:sz w:val="24"/>
          <w:szCs w:val="24"/>
        </w:rPr>
        <w:t xml:space="preserve">JavascriptExecutor js = (JavascriptExecutor) driver;  </w:t>
      </w:r>
    </w:p>
    <w:p w:rsidR="000F2671" w:rsidRPr="00B734AF" w:rsidRDefault="000F2671" w:rsidP="000F26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js.executeScript(Script,Arguments);</w:t>
      </w:r>
    </w:p>
    <w:p w:rsidR="003F2A47" w:rsidRPr="00B734AF" w:rsidRDefault="003F2A47" w:rsidP="003F2A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js.executeScript("window.location = 'http://demo.guru99.com/'");</w:t>
      </w:r>
      <w:r w:rsidRPr="00B734AF">
        <w:rPr>
          <w:rFonts w:ascii="Consolas" w:hAnsi="Consolas" w:cs="Consolas"/>
          <w:color w:val="343434"/>
        </w:rPr>
        <w:tab/>
      </w:r>
      <w:r w:rsidRPr="00B734AF">
        <w:rPr>
          <w:rFonts w:ascii="Consolas" w:hAnsi="Consolas" w:cs="Consolas"/>
          <w:color w:val="343434"/>
        </w:rPr>
        <w:tab/>
      </w:r>
      <w:r w:rsidRPr="00B734AF">
        <w:rPr>
          <w:rFonts w:ascii="Consolas" w:hAnsi="Consolas" w:cs="Consolas"/>
          <w:color w:val="343434"/>
        </w:rPr>
        <w:tab/>
      </w:r>
    </w:p>
    <w:p w:rsidR="00680DEE" w:rsidRPr="00B734AF" w:rsidRDefault="00680DEE" w:rsidP="003F2A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p>
    <w:p w:rsidR="003F2A47" w:rsidRPr="00B734AF" w:rsidRDefault="003F2A47" w:rsidP="003F2A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WebElement button =driver.findElement(By.name("btnLogin"));</w:t>
      </w:r>
      <w:r w:rsidRPr="00B734AF">
        <w:rPr>
          <w:rFonts w:ascii="Consolas" w:hAnsi="Consolas" w:cs="Consolas"/>
          <w:color w:val="343434"/>
        </w:rPr>
        <w:tab/>
      </w:r>
      <w:r w:rsidRPr="00B734AF">
        <w:rPr>
          <w:rFonts w:ascii="Consolas" w:hAnsi="Consolas" w:cs="Consolas"/>
          <w:color w:val="343434"/>
        </w:rPr>
        <w:tab/>
      </w:r>
      <w:r w:rsidRPr="00B734AF">
        <w:rPr>
          <w:rFonts w:ascii="Consolas" w:hAnsi="Consolas" w:cs="Consolas"/>
          <w:color w:val="343434"/>
        </w:rPr>
        <w:tab/>
        <w:t xml:space="preserve">    </w:t>
      </w:r>
    </w:p>
    <w:p w:rsidR="003F2A47" w:rsidRPr="00B734AF" w:rsidRDefault="003F2A47" w:rsidP="003F2A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js.executeScript("arguments[0].click();", button);</w:t>
      </w:r>
    </w:p>
    <w:p w:rsidR="003F2A47" w:rsidRPr="00B734AF" w:rsidRDefault="003F2A47" w:rsidP="003F2A4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ab/>
      </w:r>
      <w:r w:rsidRPr="00B734AF">
        <w:rPr>
          <w:rFonts w:ascii="Consolas" w:hAnsi="Consolas" w:cs="Consolas"/>
          <w:color w:val="343434"/>
        </w:rPr>
        <w:tab/>
      </w:r>
    </w:p>
    <w:p w:rsidR="003F2A47" w:rsidRPr="00B734AF" w:rsidRDefault="007A4497"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B734AF">
        <w:rPr>
          <w:rFonts w:ascii="Courier New" w:hAnsi="Courier New" w:cs="Courier New"/>
          <w:color w:val="000000"/>
        </w:rPr>
        <w:t>CLick on hidden button</w:t>
      </w:r>
    </w:p>
    <w:p w:rsidR="007A4497" w:rsidRPr="00B734AF" w:rsidRDefault="007A4497" w:rsidP="007A4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2B91AF"/>
        </w:rPr>
        <w:t>JavascriptExecutor</w:t>
      </w:r>
      <w:r w:rsidRPr="00B734AF">
        <w:rPr>
          <w:rFonts w:ascii="inherit" w:hAnsi="inherit" w:cs="Consolas"/>
          <w:color w:val="303336"/>
        </w:rPr>
        <w:t xml:space="preserve"> js = (</w:t>
      </w:r>
      <w:r w:rsidRPr="00B734AF">
        <w:rPr>
          <w:rFonts w:ascii="inherit" w:hAnsi="inherit" w:cs="Consolas"/>
          <w:color w:val="2B91AF"/>
        </w:rPr>
        <w:t>JavascriptExecutor</w:t>
      </w:r>
      <w:r w:rsidRPr="00B734AF">
        <w:rPr>
          <w:rFonts w:ascii="inherit" w:hAnsi="inherit" w:cs="Consolas"/>
          <w:color w:val="303336"/>
        </w:rPr>
        <w:t>)driver;</w:t>
      </w:r>
    </w:p>
    <w:p w:rsidR="007A4497" w:rsidRPr="00B734AF" w:rsidRDefault="007A4497" w:rsidP="007A4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js.executeScript(</w:t>
      </w:r>
      <w:r w:rsidRPr="00B734AF">
        <w:rPr>
          <w:rFonts w:ascii="inherit" w:hAnsi="inherit" w:cs="Consolas"/>
          <w:color w:val="7D2727"/>
        </w:rPr>
        <w:t>"arguments[0].click();"</w:t>
      </w:r>
      <w:r w:rsidRPr="00B734AF">
        <w:rPr>
          <w:rFonts w:ascii="inherit" w:hAnsi="inherit" w:cs="Consolas"/>
          <w:color w:val="303336"/>
        </w:rPr>
        <w:t>, element);</w:t>
      </w:r>
    </w:p>
    <w:p w:rsidR="000A27B7" w:rsidRPr="00B734AF" w:rsidRDefault="000A27B7" w:rsidP="007A4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0A27B7" w:rsidRPr="00B734AF" w:rsidRDefault="000A27B7" w:rsidP="007A4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0A27B7" w:rsidRPr="00B734AF" w:rsidRDefault="000A27B7" w:rsidP="007A449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p>
    <w:p w:rsidR="000A27B7" w:rsidRPr="00B734AF" w:rsidRDefault="000A27B7" w:rsidP="000A27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p>
    <w:p w:rsidR="000A27B7" w:rsidRDefault="000A27B7" w:rsidP="000A27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r w:rsidRPr="00B734AF">
        <w:rPr>
          <w:rFonts w:ascii="Consolas" w:hAnsi="Consolas" w:cs="Consolas"/>
          <w:color w:val="343434"/>
        </w:rPr>
        <w:t>Scenario 4: Horizontal scroll on the web page.</w:t>
      </w:r>
    </w:p>
    <w:p w:rsidR="00892CD8" w:rsidRPr="00892CD8" w:rsidRDefault="00892CD8" w:rsidP="00892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b/>
          <w:color w:val="343434"/>
          <w:sz w:val="20"/>
          <w:szCs w:val="20"/>
        </w:rPr>
      </w:pPr>
      <w:r w:rsidRPr="00892CD8">
        <w:rPr>
          <w:rFonts w:ascii="Consolas" w:hAnsi="Consolas" w:cs="Consolas"/>
          <w:b/>
          <w:color w:val="343434"/>
          <w:sz w:val="20"/>
          <w:szCs w:val="20"/>
        </w:rPr>
        <w:t>WebElement Element = driver.findElement(By.linkText("VBScript"));</w:t>
      </w:r>
    </w:p>
    <w:p w:rsidR="00892CD8" w:rsidRPr="00892CD8" w:rsidRDefault="00892CD8" w:rsidP="00892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b/>
          <w:color w:val="343434"/>
          <w:sz w:val="20"/>
          <w:szCs w:val="20"/>
        </w:rPr>
      </w:pPr>
    </w:p>
    <w:p w:rsidR="00892CD8" w:rsidRPr="00892CD8" w:rsidRDefault="00892CD8" w:rsidP="00892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b/>
          <w:color w:val="343434"/>
          <w:sz w:val="20"/>
          <w:szCs w:val="20"/>
        </w:rPr>
      </w:pPr>
      <w:r w:rsidRPr="00892CD8">
        <w:rPr>
          <w:rFonts w:ascii="Consolas" w:hAnsi="Consolas" w:cs="Consolas"/>
          <w:b/>
          <w:color w:val="343434"/>
          <w:sz w:val="20"/>
          <w:szCs w:val="20"/>
        </w:rPr>
        <w:t xml:space="preserve">        //This will scroll the page Horizontally till the element is found</w:t>
      </w:r>
      <w:r w:rsidRPr="00892CD8">
        <w:rPr>
          <w:rFonts w:ascii="Consolas" w:hAnsi="Consolas" w:cs="Consolas"/>
          <w:b/>
          <w:color w:val="343434"/>
          <w:sz w:val="20"/>
          <w:szCs w:val="20"/>
        </w:rPr>
        <w:tab/>
      </w:r>
      <w:r w:rsidRPr="00892CD8">
        <w:rPr>
          <w:rFonts w:ascii="Consolas" w:hAnsi="Consolas" w:cs="Consolas"/>
          <w:b/>
          <w:color w:val="343434"/>
          <w:sz w:val="20"/>
          <w:szCs w:val="20"/>
        </w:rPr>
        <w:tab/>
      </w:r>
    </w:p>
    <w:p w:rsidR="00892CD8" w:rsidRPr="00892CD8" w:rsidRDefault="00892CD8" w:rsidP="00892CD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b/>
          <w:color w:val="343434"/>
          <w:sz w:val="20"/>
          <w:szCs w:val="20"/>
        </w:rPr>
      </w:pPr>
      <w:r w:rsidRPr="00892CD8">
        <w:rPr>
          <w:rFonts w:ascii="Consolas" w:hAnsi="Consolas" w:cs="Consolas"/>
          <w:b/>
          <w:color w:val="343434"/>
          <w:sz w:val="20"/>
          <w:szCs w:val="20"/>
        </w:rPr>
        <w:t xml:space="preserve">        js.executeScript("arguments[0].scrollIntoView();", Element);</w:t>
      </w:r>
    </w:p>
    <w:p w:rsidR="000A27B7" w:rsidRPr="00B734AF" w:rsidRDefault="000A27B7" w:rsidP="000A27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p>
    <w:p w:rsidR="000A27B7" w:rsidRPr="00B734AF" w:rsidRDefault="000A27B7" w:rsidP="000A27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p>
    <w:p w:rsidR="001D310E" w:rsidRPr="00B734AF" w:rsidRDefault="001D310E" w:rsidP="001D31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r w:rsidRPr="00B734AF">
        <w:rPr>
          <w:rFonts w:ascii="Consolas" w:hAnsi="Consolas" w:cs="Consolas"/>
          <w:color w:val="343434"/>
        </w:rPr>
        <w:t>Scenario 3: To scroll down the web page at the bottom of the page.</w:t>
      </w:r>
    </w:p>
    <w:p w:rsidR="001D310E" w:rsidRPr="00FE48F5" w:rsidRDefault="001D310E" w:rsidP="001D31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b/>
          <w:color w:val="343434"/>
        </w:rPr>
      </w:pPr>
      <w:r w:rsidRPr="00FE48F5">
        <w:rPr>
          <w:rFonts w:ascii="Consolas" w:hAnsi="Consolas" w:cs="Consolas"/>
          <w:b/>
          <w:color w:val="343434"/>
        </w:rPr>
        <w:t>js.executeScript("window.scrollTo(0, document.body.scrollHeight)");</w:t>
      </w:r>
    </w:p>
    <w:p w:rsidR="00957C8B" w:rsidRPr="00957C8B" w:rsidRDefault="00957C8B" w:rsidP="00957C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sz w:val="20"/>
          <w:szCs w:val="20"/>
        </w:rPr>
      </w:pPr>
      <w:r w:rsidRPr="00957C8B">
        <w:rPr>
          <w:rFonts w:ascii="Consolas" w:hAnsi="Consolas" w:cs="Consolas"/>
          <w:color w:val="343434"/>
          <w:sz w:val="20"/>
          <w:szCs w:val="20"/>
        </w:rPr>
        <w:tab/>
      </w:r>
      <w:r w:rsidRPr="00957C8B">
        <w:rPr>
          <w:rFonts w:ascii="Consolas" w:hAnsi="Consolas" w:cs="Consolas"/>
          <w:color w:val="343434"/>
          <w:sz w:val="20"/>
          <w:szCs w:val="20"/>
        </w:rPr>
        <w:tab/>
      </w:r>
    </w:p>
    <w:p w:rsidR="00957C8B" w:rsidRPr="00B734AF" w:rsidRDefault="00957C8B" w:rsidP="000A27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hAnsi="Consolas" w:cs="Consolas"/>
          <w:color w:val="343434"/>
        </w:rPr>
      </w:pPr>
    </w:p>
    <w:p w:rsidR="0016401E" w:rsidRPr="00B734AF" w:rsidRDefault="00802C2E" w:rsidP="0016401E">
      <w:pPr>
        <w:pStyle w:val="Heading1"/>
        <w:shd w:val="clear" w:color="auto" w:fill="FFFFFF"/>
        <w:spacing w:before="0" w:after="0"/>
        <w:textAlignment w:val="baseline"/>
        <w:rPr>
          <w:rFonts w:ascii="Arial" w:hAnsi="Arial" w:cs="Arial"/>
          <w:b w:val="0"/>
          <w:color w:val="242729"/>
          <w:sz w:val="24"/>
          <w:szCs w:val="24"/>
        </w:rPr>
      </w:pPr>
      <w:hyperlink r:id="rId54" w:history="1">
        <w:r w:rsidR="0016401E" w:rsidRPr="00B734AF">
          <w:rPr>
            <w:rStyle w:val="Hyperlink"/>
            <w:rFonts w:ascii="inherit" w:hAnsi="inherit" w:cs="Arial"/>
            <w:b w:val="0"/>
            <w:bCs w:val="0"/>
            <w:color w:val="242729"/>
            <w:sz w:val="24"/>
            <w:szCs w:val="24"/>
            <w:bdr w:val="none" w:sz="0" w:space="0" w:color="auto" w:frame="1"/>
          </w:rPr>
          <w:t>What is the use of “arguments[0]” when implementing javascriptexecutor?</w:t>
        </w:r>
      </w:hyperlink>
    </w:p>
    <w:p w:rsidR="0016401E" w:rsidRPr="00B734AF" w:rsidRDefault="0016401E"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16401E" w:rsidRPr="00B734AF" w:rsidRDefault="0016401E" w:rsidP="0016401E">
      <w:pPr>
        <w:pStyle w:val="NormalWeb"/>
        <w:shd w:val="clear" w:color="auto" w:fill="FFFFFF"/>
        <w:spacing w:before="0" w:beforeAutospacing="0" w:after="240" w:afterAutospacing="0"/>
        <w:textAlignment w:val="baseline"/>
        <w:rPr>
          <w:rFonts w:ascii="inherit" w:hAnsi="inherit" w:cs="Arial"/>
          <w:color w:val="242729"/>
        </w:rPr>
      </w:pPr>
      <w:r w:rsidRPr="00B734AF">
        <w:rPr>
          <w:rStyle w:val="comment-copy"/>
          <w:rFonts w:ascii="Arial" w:eastAsiaTheme="majorEastAsia" w:hAnsi="Arial" w:cs="Arial"/>
          <w:color w:val="242729"/>
          <w:bdr w:val="none" w:sz="0" w:space="0" w:color="auto" w:frame="1"/>
          <w:shd w:val="clear" w:color="auto" w:fill="FFFFFF"/>
        </w:rPr>
        <w:t>Just consider it as a command line arguments for your script.</w:t>
      </w:r>
      <w:r w:rsidRPr="00B734AF">
        <w:rPr>
          <w:rFonts w:ascii="Arial" w:hAnsi="Arial" w:cs="Arial"/>
          <w:color w:val="242729"/>
          <w:shd w:val="clear" w:color="auto" w:fill="FFFFFF"/>
        </w:rPr>
        <w:t> </w:t>
      </w:r>
      <w:r w:rsidRPr="00B734AF">
        <w:rPr>
          <w:rFonts w:ascii="inherit" w:hAnsi="inherit" w:cs="Arial"/>
          <w:color w:val="242729"/>
        </w:rPr>
        <w:t>; It is a reference to the arguments you pass in. In this case the index is 0 because you're passing in the element reference as the 0th argument in the executeScript call (the parameter after the String containing the script).</w:t>
      </w:r>
    </w:p>
    <w:p w:rsidR="00A73362" w:rsidRPr="00B734AF" w:rsidRDefault="00A73362" w:rsidP="00A73362">
      <w:pPr>
        <w:autoSpaceDE w:val="0"/>
        <w:autoSpaceDN w:val="0"/>
        <w:adjustRightInd w:val="0"/>
        <w:rPr>
          <w:rFonts w:ascii="Consolas" w:hAnsi="Consolas" w:cs="Consolas"/>
        </w:rPr>
      </w:pPr>
      <w:r w:rsidRPr="00B734AF">
        <w:rPr>
          <w:rFonts w:ascii="Consolas" w:hAnsi="Consolas" w:cs="Consolas"/>
          <w:color w:val="000000"/>
        </w:rPr>
        <w:tab/>
        <w:t xml:space="preserve">WebElement </w:t>
      </w:r>
      <w:r w:rsidRPr="00B734AF">
        <w:rPr>
          <w:rFonts w:ascii="Consolas" w:hAnsi="Consolas" w:cs="Consolas"/>
          <w:color w:val="6A3E3E"/>
        </w:rPr>
        <w:t>ele1</w:t>
      </w:r>
      <w:r w:rsidRPr="00B734AF">
        <w:rPr>
          <w:rFonts w:ascii="Consolas" w:hAnsi="Consolas" w:cs="Consolas"/>
          <w:color w:val="000000"/>
        </w:rPr>
        <w:t>=</w:t>
      </w:r>
      <w:r w:rsidRPr="00B734AF">
        <w:rPr>
          <w:rFonts w:ascii="Consolas" w:hAnsi="Consolas" w:cs="Consolas"/>
          <w:color w:val="6A3E3E"/>
        </w:rPr>
        <w:t>edriver</w:t>
      </w:r>
      <w:r w:rsidRPr="00B734AF">
        <w:rPr>
          <w:rFonts w:ascii="Consolas" w:hAnsi="Consolas" w:cs="Consolas"/>
          <w:color w:val="000000"/>
        </w:rPr>
        <w:t>.findElement(By.</w:t>
      </w:r>
      <w:r w:rsidRPr="00B734AF">
        <w:rPr>
          <w:rFonts w:ascii="Consolas" w:hAnsi="Consolas" w:cs="Consolas"/>
          <w:i/>
          <w:iCs/>
          <w:color w:val="000000"/>
        </w:rPr>
        <w:t>id</w:t>
      </w:r>
      <w:r w:rsidRPr="00B734AF">
        <w:rPr>
          <w:rFonts w:ascii="Consolas" w:hAnsi="Consolas" w:cs="Consolas"/>
          <w:color w:val="000000"/>
        </w:rPr>
        <w:t>(</w:t>
      </w:r>
      <w:r w:rsidRPr="00B734AF">
        <w:rPr>
          <w:rFonts w:ascii="Consolas" w:hAnsi="Consolas" w:cs="Consolas"/>
          <w:color w:val="2A00FF"/>
        </w:rPr>
        <w:t>"lst-ib"</w:t>
      </w:r>
      <w:r w:rsidRPr="00B734AF">
        <w:rPr>
          <w:rFonts w:ascii="Consolas" w:hAnsi="Consolas" w:cs="Consolas"/>
          <w:color w:val="000000"/>
        </w:rPr>
        <w:t>));</w:t>
      </w:r>
    </w:p>
    <w:p w:rsidR="00A73362" w:rsidRPr="00B734AF" w:rsidRDefault="00A73362" w:rsidP="00A73362">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ele1</w:t>
      </w:r>
      <w:r w:rsidRPr="00B734AF">
        <w:rPr>
          <w:rFonts w:ascii="Consolas" w:hAnsi="Consolas" w:cs="Consolas"/>
          <w:color w:val="000000"/>
        </w:rPr>
        <w:t>.sendKeys(</w:t>
      </w:r>
      <w:r w:rsidRPr="00B734AF">
        <w:rPr>
          <w:rFonts w:ascii="Consolas" w:hAnsi="Consolas" w:cs="Consolas"/>
          <w:color w:val="2A00FF"/>
        </w:rPr>
        <w:t>"tdajdlajdljaest"</w:t>
      </w:r>
      <w:r w:rsidRPr="00B734AF">
        <w:rPr>
          <w:rFonts w:ascii="Consolas" w:hAnsi="Consolas" w:cs="Consolas"/>
          <w:color w:val="000000"/>
        </w:rPr>
        <w:t>);</w:t>
      </w:r>
      <w:r w:rsidRPr="00B734AF">
        <w:rPr>
          <w:rFonts w:ascii="Consolas" w:hAnsi="Consolas" w:cs="Consolas"/>
          <w:color w:val="000000"/>
        </w:rPr>
        <w:tab/>
      </w:r>
    </w:p>
    <w:p w:rsidR="00A73362" w:rsidRPr="00B734AF" w:rsidRDefault="00A73362" w:rsidP="00A73362">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WebElement </w:t>
      </w:r>
      <w:r w:rsidRPr="00B734AF">
        <w:rPr>
          <w:rFonts w:ascii="Consolas" w:hAnsi="Consolas" w:cs="Consolas"/>
          <w:color w:val="6A3E3E"/>
        </w:rPr>
        <w:t>ele2</w:t>
      </w:r>
      <w:r w:rsidRPr="00B734AF">
        <w:rPr>
          <w:rFonts w:ascii="Consolas" w:hAnsi="Consolas" w:cs="Consolas"/>
          <w:color w:val="000000"/>
        </w:rPr>
        <w:t>=</w:t>
      </w:r>
      <w:r w:rsidRPr="00B734AF">
        <w:rPr>
          <w:rFonts w:ascii="Consolas" w:hAnsi="Consolas" w:cs="Consolas"/>
          <w:color w:val="6A3E3E"/>
        </w:rPr>
        <w:t>edriver</w:t>
      </w:r>
      <w:r w:rsidRPr="00B734AF">
        <w:rPr>
          <w:rFonts w:ascii="Consolas" w:hAnsi="Consolas" w:cs="Consolas"/>
          <w:color w:val="000000"/>
        </w:rPr>
        <w:t>.findElement(By.</w:t>
      </w:r>
      <w:r w:rsidRPr="00B734AF">
        <w:rPr>
          <w:rFonts w:ascii="Consolas" w:hAnsi="Consolas" w:cs="Consolas"/>
          <w:i/>
          <w:iCs/>
          <w:color w:val="000000"/>
        </w:rPr>
        <w:t>name</w:t>
      </w:r>
      <w:r w:rsidRPr="00B734AF">
        <w:rPr>
          <w:rFonts w:ascii="Consolas" w:hAnsi="Consolas" w:cs="Consolas"/>
          <w:color w:val="000000"/>
        </w:rPr>
        <w:t>(</w:t>
      </w:r>
      <w:r w:rsidRPr="00B734AF">
        <w:rPr>
          <w:rFonts w:ascii="Consolas" w:hAnsi="Consolas" w:cs="Consolas"/>
          <w:color w:val="2A00FF"/>
        </w:rPr>
        <w:t>"btnK"</w:t>
      </w:r>
      <w:r w:rsidRPr="00B734AF">
        <w:rPr>
          <w:rFonts w:ascii="Consolas" w:hAnsi="Consolas" w:cs="Consolas"/>
          <w:color w:val="000000"/>
        </w:rPr>
        <w:t>));</w:t>
      </w:r>
    </w:p>
    <w:p w:rsidR="00A73362" w:rsidRPr="00B734AF" w:rsidRDefault="00A73362" w:rsidP="00A73362">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JavascriptExecutor </w:t>
      </w:r>
      <w:r w:rsidRPr="00B734AF">
        <w:rPr>
          <w:rFonts w:ascii="Consolas" w:hAnsi="Consolas" w:cs="Consolas"/>
          <w:color w:val="6A3E3E"/>
        </w:rPr>
        <w:t>js</w:t>
      </w:r>
      <w:r w:rsidRPr="00B734AF">
        <w:rPr>
          <w:rFonts w:ascii="Consolas" w:hAnsi="Consolas" w:cs="Consolas"/>
          <w:color w:val="000000"/>
        </w:rPr>
        <w:t xml:space="preserve"> = (JavascriptExecutor)</w:t>
      </w:r>
      <w:r w:rsidRPr="00B734AF">
        <w:rPr>
          <w:rFonts w:ascii="Consolas" w:hAnsi="Consolas" w:cs="Consolas"/>
          <w:i/>
          <w:iCs/>
          <w:color w:val="0000C0"/>
        </w:rPr>
        <w:t>driver</w:t>
      </w:r>
      <w:r w:rsidRPr="00B734AF">
        <w:rPr>
          <w:rFonts w:ascii="Consolas" w:hAnsi="Consolas" w:cs="Consolas"/>
          <w:color w:val="000000"/>
        </w:rPr>
        <w:t>;</w:t>
      </w:r>
    </w:p>
    <w:p w:rsidR="00A73362" w:rsidRPr="00B734AF" w:rsidRDefault="00A73362" w:rsidP="00A73362">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js</w:t>
      </w:r>
      <w:r w:rsidRPr="00B734AF">
        <w:rPr>
          <w:rFonts w:ascii="Consolas" w:hAnsi="Consolas" w:cs="Consolas"/>
          <w:color w:val="000000"/>
        </w:rPr>
        <w:t>.executeScript(</w:t>
      </w:r>
      <w:r w:rsidRPr="00B734AF">
        <w:rPr>
          <w:rFonts w:ascii="Consolas" w:hAnsi="Consolas" w:cs="Consolas"/>
          <w:color w:val="2A00FF"/>
        </w:rPr>
        <w:t>"arguments[1].click();"</w:t>
      </w:r>
      <w:r w:rsidRPr="00B734AF">
        <w:rPr>
          <w:rFonts w:ascii="Consolas" w:hAnsi="Consolas" w:cs="Consolas"/>
          <w:color w:val="000000"/>
        </w:rPr>
        <w:t>,</w:t>
      </w:r>
      <w:r w:rsidRPr="00B734AF">
        <w:rPr>
          <w:rFonts w:ascii="Consolas" w:hAnsi="Consolas" w:cs="Consolas"/>
          <w:color w:val="6A3E3E"/>
        </w:rPr>
        <w:t>ele1</w:t>
      </w:r>
      <w:r w:rsidRPr="00B734AF">
        <w:rPr>
          <w:rFonts w:ascii="Consolas" w:hAnsi="Consolas" w:cs="Consolas"/>
          <w:color w:val="000000"/>
        </w:rPr>
        <w:t>,</w:t>
      </w:r>
      <w:r w:rsidRPr="00B734AF">
        <w:rPr>
          <w:rFonts w:ascii="Consolas" w:hAnsi="Consolas" w:cs="Consolas"/>
          <w:color w:val="6A3E3E"/>
        </w:rPr>
        <w:t>ele2</w:t>
      </w:r>
      <w:r w:rsidRPr="00B734AF">
        <w:rPr>
          <w:rFonts w:ascii="Consolas" w:hAnsi="Consolas" w:cs="Consolas"/>
          <w:color w:val="000000"/>
        </w:rPr>
        <w:t>);</w:t>
      </w:r>
      <w:r w:rsidR="00FE55F7" w:rsidRPr="00B734AF">
        <w:rPr>
          <w:rFonts w:ascii="Consolas" w:hAnsi="Consolas" w:cs="Consolas"/>
          <w:color w:val="000000"/>
        </w:rPr>
        <w:t xml:space="preserve"> means it </w:t>
      </w:r>
      <w:r w:rsidR="00FE55F7" w:rsidRPr="00B734AF">
        <w:rPr>
          <w:rFonts w:ascii="Consolas" w:hAnsi="Consolas" w:cs="Consolas"/>
          <w:color w:val="2A00FF"/>
        </w:rPr>
        <w:t>arguments[1] will take second parmeter and arguments[0] first</w:t>
      </w:r>
    </w:p>
    <w:p w:rsidR="0016401E" w:rsidRPr="00B734AF" w:rsidRDefault="00A73362" w:rsidP="00A733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B734AF">
        <w:rPr>
          <w:rFonts w:ascii="Consolas" w:hAnsi="Consolas" w:cs="Consolas"/>
          <w:color w:val="000000"/>
        </w:rPr>
        <w:tab/>
      </w:r>
      <w:r w:rsidRPr="00B734AF">
        <w:rPr>
          <w:rFonts w:ascii="Consolas" w:hAnsi="Consolas" w:cs="Consolas"/>
          <w:color w:val="000000"/>
        </w:rPr>
        <w:tab/>
      </w:r>
    </w:p>
    <w:p w:rsidR="00B1102D" w:rsidRPr="00B734AF" w:rsidRDefault="00B1102D"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p>
    <w:p w:rsidR="00BC3071" w:rsidRPr="00B734AF" w:rsidRDefault="00BC3071"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B734AF">
        <w:rPr>
          <w:rFonts w:ascii="Courier New" w:hAnsi="Courier New" w:cs="Courier New"/>
          <w:b/>
          <w:color w:val="000000"/>
        </w:rPr>
        <w:t>Remote vs webdriver</w:t>
      </w:r>
    </w:p>
    <w:p w:rsidR="00BC3071" w:rsidRPr="00B734AF" w:rsidRDefault="00BC3071"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color w:val="000000"/>
        </w:rPr>
      </w:pPr>
      <w:r w:rsidRPr="00B734AF">
        <w:rPr>
          <w:rFonts w:ascii="Courier New" w:hAnsi="Courier New" w:cs="Courier New"/>
          <w:b/>
          <w:color w:val="000000"/>
        </w:rPr>
        <w:t>https://community.perfectomobile.com/posts/992642-remotewebdriver-vs-webdriver</w:t>
      </w:r>
    </w:p>
    <w:p w:rsidR="00E670C8" w:rsidRPr="00B734AF" w:rsidRDefault="00E670C8"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B734AF">
        <w:rPr>
          <w:rFonts w:ascii="Courier New" w:hAnsi="Courier New" w:cs="Courier New"/>
          <w:color w:val="000000"/>
        </w:rPr>
        <w:t>The 'data:,' URL is just the default address that chromedriver navigates to when launching chrome. So this by itself doesn't necessarily mean that anything is going wrong.</w:t>
      </w:r>
    </w:p>
    <w:p w:rsidR="008831A0" w:rsidRPr="00B734AF" w:rsidRDefault="008831A0"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8831A0" w:rsidRPr="00B734AF" w:rsidRDefault="008831A0" w:rsidP="00FA2801">
      <w:pPr>
        <w:numPr>
          <w:ilvl w:val="0"/>
          <w:numId w:val="27"/>
        </w:numPr>
        <w:ind w:left="0"/>
        <w:jc w:val="both"/>
        <w:textAlignment w:val="baseline"/>
        <w:rPr>
          <w:rFonts w:ascii="Arial" w:hAnsi="Arial" w:cs="Arial"/>
          <w:color w:val="777777"/>
        </w:rPr>
      </w:pPr>
      <w:r w:rsidRPr="00B734AF">
        <w:rPr>
          <w:rFonts w:ascii="Courier New" w:hAnsi="Courier New" w:cs="Courier New"/>
          <w:color w:val="003366"/>
        </w:rPr>
        <w:t>RemoteWebDriver</w:t>
      </w:r>
      <w:r w:rsidRPr="00B734AF">
        <w:rPr>
          <w:rFonts w:ascii="Arial" w:hAnsi="Arial" w:cs="Arial"/>
          <w:color w:val="003366"/>
          <w:bdr w:val="none" w:sz="0" w:space="0" w:color="auto" w:frame="1"/>
        </w:rPr>
        <w:t> is an implementation class of the </w:t>
      </w:r>
      <w:r w:rsidRPr="00B734AF">
        <w:rPr>
          <w:rFonts w:ascii="Courier New" w:hAnsi="Courier New" w:cs="Courier New"/>
          <w:color w:val="003366"/>
        </w:rPr>
        <w:t>WebDriver</w:t>
      </w:r>
      <w:r w:rsidRPr="00B734AF">
        <w:rPr>
          <w:rFonts w:ascii="Arial" w:hAnsi="Arial" w:cs="Arial"/>
          <w:color w:val="003366"/>
          <w:bdr w:val="none" w:sz="0" w:space="0" w:color="auto" w:frame="1"/>
        </w:rPr>
        <w:t> interface that a test script developer can use to execute their test scripts via the </w:t>
      </w:r>
      <w:r w:rsidRPr="00B734AF">
        <w:rPr>
          <w:rFonts w:ascii="Courier New" w:hAnsi="Courier New" w:cs="Courier New"/>
          <w:color w:val="003366"/>
        </w:rPr>
        <w:t>RemoteWebDriver</w:t>
      </w:r>
      <w:r w:rsidRPr="00B734AF">
        <w:rPr>
          <w:rFonts w:ascii="Arial" w:hAnsi="Arial" w:cs="Arial"/>
          <w:color w:val="003366"/>
          <w:bdr w:val="none" w:sz="0" w:space="0" w:color="auto" w:frame="1"/>
        </w:rPr>
        <w:t> server on a remote machine.</w:t>
      </w:r>
    </w:p>
    <w:p w:rsidR="008831A0" w:rsidRPr="00B734AF" w:rsidRDefault="008831A0" w:rsidP="00FA2801">
      <w:pPr>
        <w:numPr>
          <w:ilvl w:val="0"/>
          <w:numId w:val="28"/>
        </w:numPr>
        <w:ind w:left="0"/>
        <w:jc w:val="both"/>
        <w:textAlignment w:val="baseline"/>
        <w:rPr>
          <w:rFonts w:ascii="Arial" w:hAnsi="Arial" w:cs="Arial"/>
          <w:color w:val="777777"/>
        </w:rPr>
      </w:pPr>
      <w:r w:rsidRPr="00B734AF">
        <w:rPr>
          <w:rFonts w:ascii="Arial" w:hAnsi="Arial" w:cs="Arial"/>
          <w:color w:val="003366"/>
          <w:bdr w:val="none" w:sz="0" w:space="0" w:color="auto" w:frame="1"/>
        </w:rPr>
        <w:t>There are two parts to </w:t>
      </w:r>
      <w:r w:rsidRPr="00B734AF">
        <w:rPr>
          <w:rFonts w:ascii="Courier New" w:hAnsi="Courier New" w:cs="Courier New"/>
          <w:color w:val="003366"/>
        </w:rPr>
        <w:t>RemoteWebDriver</w:t>
      </w:r>
      <w:r w:rsidRPr="00B734AF">
        <w:rPr>
          <w:rFonts w:ascii="Arial" w:hAnsi="Arial" w:cs="Arial"/>
          <w:color w:val="003366"/>
          <w:bdr w:val="none" w:sz="0" w:space="0" w:color="auto" w:frame="1"/>
        </w:rPr>
        <w:t>: a server and a client</w:t>
      </w:r>
    </w:p>
    <w:p w:rsidR="008831A0" w:rsidRPr="00B734AF" w:rsidRDefault="008831A0" w:rsidP="00E67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8831A0" w:rsidRPr="00B734AF" w:rsidRDefault="008831A0" w:rsidP="00FA2801">
      <w:pPr>
        <w:numPr>
          <w:ilvl w:val="0"/>
          <w:numId w:val="29"/>
        </w:numPr>
        <w:ind w:left="0"/>
        <w:jc w:val="both"/>
        <w:textAlignment w:val="baseline"/>
        <w:rPr>
          <w:rFonts w:ascii="Arial" w:hAnsi="Arial" w:cs="Arial"/>
          <w:color w:val="777777"/>
        </w:rPr>
      </w:pPr>
      <w:r w:rsidRPr="00B734AF">
        <w:rPr>
          <w:rFonts w:ascii="Arial" w:hAnsi="Arial" w:cs="Arial"/>
          <w:color w:val="003366"/>
          <w:bdr w:val="none" w:sz="0" w:space="0" w:color="auto" w:frame="1"/>
        </w:rPr>
        <w:t>The </w:t>
      </w:r>
      <w:r w:rsidRPr="00B734AF">
        <w:rPr>
          <w:rFonts w:ascii="Courier New" w:hAnsi="Courier New" w:cs="Courier New"/>
          <w:color w:val="003366"/>
        </w:rPr>
        <w:t>RemoteWebDriver</w:t>
      </w:r>
      <w:r w:rsidRPr="00B734AF">
        <w:rPr>
          <w:rFonts w:ascii="Arial" w:hAnsi="Arial" w:cs="Arial"/>
          <w:color w:val="003366"/>
          <w:bdr w:val="none" w:sz="0" w:space="0" w:color="auto" w:frame="1"/>
        </w:rPr>
        <w:t> server is a component that listens on a port for various requests from a </w:t>
      </w:r>
      <w:r w:rsidRPr="00B734AF">
        <w:rPr>
          <w:rFonts w:ascii="Courier New" w:hAnsi="Courier New" w:cs="Courier New"/>
          <w:color w:val="003366"/>
        </w:rPr>
        <w:t>RemoteWebDriver</w:t>
      </w:r>
      <w:r w:rsidRPr="00B734AF">
        <w:rPr>
          <w:rFonts w:ascii="Arial" w:hAnsi="Arial" w:cs="Arial"/>
          <w:color w:val="003366"/>
          <w:bdr w:val="none" w:sz="0" w:space="0" w:color="auto" w:frame="1"/>
        </w:rPr>
        <w:t> client. Once it receives the requests, it forwards them to any of the following: Firefox Driver, IE Driver, or Chrome Driver, whichever is asked.</w:t>
      </w:r>
    </w:p>
    <w:p w:rsidR="00E670C8" w:rsidRPr="00B734AF" w:rsidRDefault="00E670C8" w:rsidP="00B172BD"/>
    <w:p w:rsidR="00E80BEF" w:rsidRPr="00B734AF" w:rsidRDefault="00802C2E" w:rsidP="00E80BEF">
      <w:pPr>
        <w:pStyle w:val="qtextpara"/>
        <w:spacing w:before="0" w:beforeAutospacing="0" w:after="240" w:afterAutospacing="0"/>
        <w:rPr>
          <w:rFonts w:ascii="Georgia" w:hAnsi="Georgia"/>
          <w:color w:val="333333"/>
        </w:rPr>
      </w:pPr>
      <w:hyperlink r:id="rId55" w:tgtFrame="_blank" w:history="1">
        <w:r w:rsidR="00E80BEF" w:rsidRPr="00B734AF">
          <w:rPr>
            <w:rStyle w:val="Hyperlink"/>
            <w:rFonts w:ascii="Georgia" w:eastAsiaTheme="majorEastAsia" w:hAnsi="Georgia"/>
            <w:b/>
            <w:bCs/>
            <w:color w:val="2B6DAD"/>
          </w:rPr>
          <w:t>WebDriver</w:t>
        </w:r>
      </w:hyperlink>
      <w:r w:rsidR="00E80BEF" w:rsidRPr="00B734AF">
        <w:rPr>
          <w:rFonts w:ascii="Georgia" w:hAnsi="Georgia"/>
          <w:color w:val="333333"/>
        </w:rPr>
        <w:t> is actually interface and implementations are firefoxdriver, iedriver, chromedriver, htmlunitdriver, remoteWebDriver</w:t>
      </w:r>
    </w:p>
    <w:p w:rsidR="00E80BEF" w:rsidRPr="00B734AF" w:rsidRDefault="00E80BEF" w:rsidP="00E80BEF">
      <w:pPr>
        <w:pStyle w:val="qtextpara"/>
        <w:spacing w:before="0" w:beforeAutospacing="0" w:after="240" w:afterAutospacing="0"/>
        <w:rPr>
          <w:rFonts w:ascii="Georgia" w:hAnsi="Georgia"/>
          <w:color w:val="333333"/>
        </w:rPr>
      </w:pPr>
      <w:r w:rsidRPr="00B734AF">
        <w:rPr>
          <w:rFonts w:ascii="Georgia" w:hAnsi="Georgia"/>
          <w:color w:val="333333"/>
        </w:rPr>
        <w:t>If tests are running on local browser then you can use all except RemoteWebDriver. If tests are running on remote machine’s browser then use</w:t>
      </w:r>
    </w:p>
    <w:p w:rsidR="00E80BEF" w:rsidRPr="00B734AF" w:rsidRDefault="00E80BEF" w:rsidP="00B172BD"/>
    <w:p w:rsidR="004A030F" w:rsidRPr="00B734AF" w:rsidRDefault="004A030F" w:rsidP="004A030F">
      <w:pPr>
        <w:shd w:val="clear" w:color="auto" w:fill="FFFFFF"/>
        <w:outlineLvl w:val="2"/>
        <w:rPr>
          <w:rFonts w:ascii="Open Sans" w:hAnsi="Open Sans"/>
          <w:color w:val="000000"/>
        </w:rPr>
      </w:pPr>
      <w:r w:rsidRPr="00B734AF">
        <w:rPr>
          <w:rFonts w:ascii="Open Sans" w:hAnsi="Open Sans"/>
          <w:color w:val="000000"/>
        </w:rPr>
        <w:t>Capabilities &amp; ChromeOptions</w:t>
      </w:r>
    </w:p>
    <w:p w:rsidR="004A030F" w:rsidRPr="00B734AF" w:rsidRDefault="004A030F" w:rsidP="004A030F">
      <w:pPr>
        <w:spacing w:after="240"/>
      </w:pPr>
      <w:r w:rsidRPr="00B734AF">
        <w:t>Capabilities are options that you can use to customize and configure a ChromeDriver session. This page documents all ChromeDriver supported capabilities and how to use them.</w:t>
      </w:r>
    </w:p>
    <w:p w:rsidR="004A030F" w:rsidRPr="00B734AF" w:rsidRDefault="004A030F" w:rsidP="004A030F">
      <w:r w:rsidRPr="00B734AF">
        <w:t>There are two ways to specify capabilities. </w:t>
      </w:r>
    </w:p>
    <w:p w:rsidR="004A030F" w:rsidRPr="00B734AF" w:rsidRDefault="004A030F" w:rsidP="00FA2801">
      <w:pPr>
        <w:numPr>
          <w:ilvl w:val="0"/>
          <w:numId w:val="30"/>
        </w:numPr>
        <w:shd w:val="clear" w:color="auto" w:fill="FFFFFF"/>
        <w:spacing w:before="100" w:beforeAutospacing="1" w:after="100" w:afterAutospacing="1"/>
        <w:rPr>
          <w:rFonts w:ascii="Open Sans" w:hAnsi="Open Sans"/>
          <w:color w:val="000000"/>
        </w:rPr>
      </w:pPr>
      <w:r w:rsidRPr="00B734AF">
        <w:rPr>
          <w:rFonts w:ascii="Open Sans" w:hAnsi="Open Sans"/>
          <w:color w:val="000000"/>
        </w:rPr>
        <w:t>The first is to use the </w:t>
      </w:r>
      <w:r w:rsidRPr="00B734AF">
        <w:rPr>
          <w:rFonts w:ascii="Courier New" w:hAnsi="Courier New" w:cs="Courier New"/>
          <w:color w:val="009933"/>
        </w:rPr>
        <w:t>ChromeOptions</w:t>
      </w:r>
      <w:r w:rsidRPr="00B734AF">
        <w:rPr>
          <w:rFonts w:ascii="Open Sans" w:hAnsi="Open Sans"/>
          <w:color w:val="000000"/>
        </w:rPr>
        <w:t> class.  </w:t>
      </w:r>
    </w:p>
    <w:p w:rsidR="004A030F" w:rsidRPr="00B734AF" w:rsidRDefault="004A030F" w:rsidP="00FA2801">
      <w:pPr>
        <w:numPr>
          <w:ilvl w:val="0"/>
          <w:numId w:val="30"/>
        </w:numPr>
        <w:shd w:val="clear" w:color="auto" w:fill="FFFFFF"/>
        <w:spacing w:before="100" w:beforeAutospacing="1" w:after="100" w:afterAutospacing="1"/>
        <w:rPr>
          <w:rFonts w:ascii="Open Sans" w:hAnsi="Open Sans"/>
          <w:color w:val="000000"/>
        </w:rPr>
      </w:pPr>
      <w:r w:rsidRPr="00B734AF">
        <w:rPr>
          <w:rFonts w:ascii="Open Sans" w:hAnsi="Open Sans"/>
          <w:color w:val="000000"/>
        </w:rPr>
        <w:t>If your client library does not have a </w:t>
      </w:r>
      <w:r w:rsidRPr="00B734AF">
        <w:rPr>
          <w:rFonts w:ascii="Courier New" w:hAnsi="Courier New" w:cs="Courier New"/>
          <w:color w:val="009933"/>
        </w:rPr>
        <w:t>ChromeOptions</w:t>
      </w:r>
      <w:r w:rsidRPr="00B734AF">
        <w:rPr>
          <w:rFonts w:ascii="Open Sans" w:hAnsi="Open Sans"/>
          <w:color w:val="000000"/>
        </w:rPr>
        <w:t> class (like the selenium ruby client), you can specify the capabilities directly as part of the </w:t>
      </w:r>
      <w:r w:rsidRPr="00B734AF">
        <w:rPr>
          <w:rFonts w:ascii="Courier New" w:hAnsi="Courier New" w:cs="Courier New"/>
          <w:color w:val="009933"/>
        </w:rPr>
        <w:t>DesiredCapabilities</w:t>
      </w:r>
      <w:r w:rsidRPr="00B734AF">
        <w:rPr>
          <w:rFonts w:ascii="Open Sans" w:hAnsi="Open Sans"/>
          <w:color w:val="000000"/>
        </w:rPr>
        <w:t>.</w:t>
      </w:r>
    </w:p>
    <w:p w:rsidR="004A030F" w:rsidRPr="00B734AF" w:rsidRDefault="004A030F" w:rsidP="00B172BD"/>
    <w:p w:rsidR="005E7AD4" w:rsidRPr="00B734AF" w:rsidRDefault="005E7AD4" w:rsidP="005E7AD4">
      <w:pPr>
        <w:spacing w:before="100" w:beforeAutospacing="1" w:after="100" w:afterAutospacing="1"/>
        <w:outlineLvl w:val="3"/>
        <w:rPr>
          <w:rFonts w:ascii="Tahoma" w:hAnsi="Tahoma" w:cs="Tahoma"/>
          <w:b/>
          <w:bCs/>
          <w:color w:val="000000"/>
        </w:rPr>
      </w:pPr>
      <w:bookmarkStart w:id="3" w:name="running-testng-programmatically"/>
      <w:r w:rsidRPr="00B734AF">
        <w:rPr>
          <w:rFonts w:ascii="Tahoma" w:hAnsi="Tahoma" w:cs="Tahoma"/>
          <w:b/>
          <w:bCs/>
          <w:color w:val="000000"/>
        </w:rPr>
        <w:t>5.13 - Running TestNG programmatically</w:t>
      </w:r>
      <w:bookmarkEnd w:id="3"/>
    </w:p>
    <w:p w:rsidR="005E7AD4" w:rsidRPr="00B734AF" w:rsidRDefault="005E7AD4" w:rsidP="005E7AD4">
      <w:pPr>
        <w:rPr>
          <w:rFonts w:ascii="Courier New" w:hAnsi="Courier New" w:cs="Courier New"/>
        </w:rPr>
      </w:pPr>
      <w:r w:rsidRPr="00B734AF">
        <w:rPr>
          <w:rFonts w:ascii="Courier New" w:hAnsi="Courier New" w:cs="Courier New"/>
        </w:rPr>
        <w:t>You can invoke TestNG from your own programs very easily:</w:t>
      </w:r>
    </w:p>
    <w:p w:rsidR="00CE130F" w:rsidRPr="00B734AF" w:rsidRDefault="00CE130F" w:rsidP="00CE130F">
      <w:pPr>
        <w:rPr>
          <w:rFonts w:ascii="Courier New" w:hAnsi="Courier New" w:cs="Courier New"/>
        </w:rPr>
      </w:pPr>
      <w:r w:rsidRPr="00B734AF">
        <w:rPr>
          <w:rFonts w:ascii="Courier New" w:hAnsi="Courier New" w:cs="Courier New"/>
        </w:rPr>
        <w:lastRenderedPageBreak/>
        <w:t>TestNG testng = new TestNG();</w:t>
      </w:r>
    </w:p>
    <w:p w:rsidR="00CE130F" w:rsidRPr="00B734AF" w:rsidRDefault="00CE130F" w:rsidP="00CE130F">
      <w:pPr>
        <w:rPr>
          <w:rFonts w:ascii="Courier New" w:hAnsi="Courier New" w:cs="Courier New"/>
        </w:rPr>
      </w:pPr>
      <w:r w:rsidRPr="00B734AF">
        <w:rPr>
          <w:rFonts w:ascii="Courier New" w:hAnsi="Courier New" w:cs="Courier New"/>
        </w:rPr>
        <w:t>testng.setTestClasses(new Class[] { Run2.class });</w:t>
      </w:r>
    </w:p>
    <w:p w:rsidR="00CE130F" w:rsidRPr="00B734AF" w:rsidRDefault="00CE130F" w:rsidP="00CE130F">
      <w:pPr>
        <w:rPr>
          <w:rFonts w:ascii="Courier New" w:hAnsi="Courier New" w:cs="Courier New"/>
        </w:rPr>
      </w:pPr>
      <w:r w:rsidRPr="00B734AF">
        <w:rPr>
          <w:rFonts w:ascii="Courier New" w:hAnsi="Courier New" w:cs="Courier New"/>
        </w:rPr>
        <w:t>TestListenerAdapter tla = new TestListenerAdapter();</w:t>
      </w:r>
    </w:p>
    <w:p w:rsidR="00CE130F" w:rsidRPr="00B734AF" w:rsidRDefault="00CE130F" w:rsidP="00CE130F">
      <w:pPr>
        <w:rPr>
          <w:rFonts w:ascii="Courier New" w:hAnsi="Courier New" w:cs="Courier New"/>
        </w:rPr>
      </w:pPr>
      <w:r w:rsidRPr="00B734AF">
        <w:rPr>
          <w:rFonts w:ascii="Courier New" w:hAnsi="Courier New" w:cs="Courier New"/>
        </w:rPr>
        <w:t>testng.addListener(tla);</w:t>
      </w:r>
    </w:p>
    <w:p w:rsidR="00CE130F" w:rsidRPr="00B734AF" w:rsidRDefault="00CE130F" w:rsidP="00CE130F">
      <w:pPr>
        <w:rPr>
          <w:rFonts w:ascii="Courier New" w:hAnsi="Courier New" w:cs="Courier New"/>
        </w:rPr>
      </w:pPr>
      <w:r w:rsidRPr="00B734AF">
        <w:rPr>
          <w:rFonts w:ascii="Courier New" w:hAnsi="Courier New" w:cs="Courier New"/>
        </w:rPr>
        <w:t>testng.run();</w:t>
      </w:r>
    </w:p>
    <w:p w:rsidR="00CE130F" w:rsidRPr="00B734AF" w:rsidRDefault="00CE130F" w:rsidP="005E7AD4"/>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8"/>
      </w:tblGrid>
      <w:tr w:rsidR="0015414C" w:rsidRPr="00B734AF" w:rsidTr="005E7AD4">
        <w:trPr>
          <w:tblCellSpacing w:w="15" w:type="dxa"/>
        </w:trPr>
        <w:tc>
          <w:tcPr>
            <w:tcW w:w="0" w:type="auto"/>
            <w:vAlign w:val="center"/>
            <w:hideMark/>
          </w:tcPr>
          <w:p w:rsidR="0015414C" w:rsidRPr="00B734AF" w:rsidRDefault="0015414C" w:rsidP="0015414C">
            <w:pPr>
              <w:spacing w:before="100" w:beforeAutospacing="1" w:after="100" w:afterAutospacing="1"/>
              <w:rPr>
                <w:rFonts w:ascii="Courier New" w:hAnsi="Courier New" w:cs="Courier New"/>
              </w:rPr>
            </w:pPr>
            <w:r w:rsidRPr="00B734AF">
              <w:rPr>
                <w:rFonts w:ascii="Courier New" w:hAnsi="Courier New" w:cs="Courier New"/>
              </w:rPr>
              <w:t>For example, suppose you want to create the following virtual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3"/>
            </w:tblGrid>
            <w:tr w:rsidR="0015414C" w:rsidRPr="00B734AF" w:rsidTr="0015414C">
              <w:trPr>
                <w:tblCellSpacing w:w="15" w:type="dxa"/>
              </w:trPr>
              <w:tc>
                <w:tcPr>
                  <w:tcW w:w="0" w:type="auto"/>
                  <w:vAlign w:val="center"/>
                  <w:hideMark/>
                </w:tcPr>
                <w:p w:rsidR="0015414C" w:rsidRPr="00B734AF" w:rsidRDefault="0015414C" w:rsidP="0015414C">
                  <w:r w:rsidRPr="00B734AF">
                    <w:rPr>
                      <w:rFonts w:ascii="Courier New" w:hAnsi="Courier New" w:cs="Courier New"/>
                    </w:rPr>
                    <w:t>&lt;suite name="TmpSuite"</w:t>
                  </w:r>
                  <w:r w:rsidRPr="00B734AF">
                    <w:t> </w:t>
                  </w:r>
                  <w:r w:rsidRPr="00B734AF">
                    <w:rPr>
                      <w:rFonts w:ascii="Courier New" w:hAnsi="Courier New" w:cs="Courier New"/>
                    </w:rPr>
                    <w:t>&gt;</w:t>
                  </w:r>
                </w:p>
              </w:tc>
            </w:tr>
            <w:tr w:rsidR="0015414C" w:rsidRPr="00B734AF" w:rsidTr="0015414C">
              <w:trPr>
                <w:tblCellSpacing w:w="15" w:type="dxa"/>
              </w:trPr>
              <w:tc>
                <w:tcPr>
                  <w:tcW w:w="0" w:type="auto"/>
                  <w:vAlign w:val="center"/>
                  <w:hideMark/>
                </w:tcPr>
                <w:p w:rsidR="0015414C" w:rsidRPr="00B734AF" w:rsidRDefault="0015414C" w:rsidP="0015414C">
                  <w:r w:rsidRPr="00B734AF">
                    <w:rPr>
                      <w:rFonts w:ascii="Courier New" w:hAnsi="Courier New" w:cs="Courier New"/>
                    </w:rPr>
                    <w:t>  &lt;test name="TmpTest"</w:t>
                  </w:r>
                  <w:r w:rsidRPr="00B734AF">
                    <w:t> </w:t>
                  </w:r>
                  <w:r w:rsidRPr="00B734AF">
                    <w:rPr>
                      <w:rFonts w:ascii="Courier New" w:hAnsi="Courier New" w:cs="Courier New"/>
                    </w:rPr>
                    <w:t>&gt;</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86"/>
              <w:gridCol w:w="45"/>
            </w:tblGrid>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    &lt;classes&gt;</w:t>
                  </w:r>
                </w:p>
              </w:tc>
            </w:tr>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      &lt;class</w:t>
                  </w:r>
                  <w:r w:rsidRPr="00B734AF">
                    <w:t> </w:t>
                  </w:r>
                  <w:r w:rsidRPr="00B734AF">
                    <w:rPr>
                      <w:rFonts w:ascii="Courier New" w:hAnsi="Courier New" w:cs="Courier New"/>
                    </w:rPr>
                    <w:t>name="test.failures.Child"</w:t>
                  </w:r>
                  <w:r w:rsidRPr="00B734AF">
                    <w:t>  </w:t>
                  </w:r>
                  <w:r w:rsidRPr="00B734AF">
                    <w:rPr>
                      <w:rFonts w:ascii="Courier New" w:hAnsi="Courier New" w:cs="Courier New"/>
                    </w:rPr>
                    <w:t>/&gt;</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gridCol w:w="45"/>
            </w:tblGrid>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    &lt;classes&gt;</w:t>
                  </w:r>
                </w:p>
              </w:tc>
            </w:tr>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    &lt;/test&gt;</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3"/>
            </w:tblGrid>
            <w:tr w:rsidR="0015414C" w:rsidRPr="00B734AF" w:rsidTr="0015414C">
              <w:trPr>
                <w:tblCellSpacing w:w="15" w:type="dxa"/>
              </w:trPr>
              <w:tc>
                <w:tcPr>
                  <w:tcW w:w="0" w:type="auto"/>
                  <w:vAlign w:val="center"/>
                  <w:hideMark/>
                </w:tcPr>
                <w:p w:rsidR="0015414C" w:rsidRPr="00B734AF" w:rsidRDefault="0015414C" w:rsidP="0015414C">
                  <w:r w:rsidRPr="00B734AF">
                    <w:rPr>
                      <w:rFonts w:ascii="Courier New" w:hAnsi="Courier New" w:cs="Courier New"/>
                    </w:rPr>
                    <w:t>&lt;/suite&gt;</w:t>
                  </w:r>
                </w:p>
              </w:tc>
            </w:tr>
          </w:tbl>
          <w:p w:rsidR="0015414C" w:rsidRPr="00B734AF" w:rsidRDefault="0015414C" w:rsidP="0015414C">
            <w:r w:rsidRPr="00B734AF">
              <w:rPr>
                <w:rFonts w:ascii="Tahoma" w:hAnsi="Tahoma" w:cs="Tahoma"/>
                <w:color w:val="000000"/>
              </w:rPr>
              <w:t>You would use the following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0"/>
              <w:gridCol w:w="45"/>
            </w:tblGrid>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XmlSuite suite = new</w:t>
                  </w:r>
                  <w:r w:rsidRPr="00B734AF">
                    <w:t> </w:t>
                  </w:r>
                  <w:r w:rsidRPr="00B734AF">
                    <w:rPr>
                      <w:rFonts w:ascii="Courier New" w:hAnsi="Courier New" w:cs="Courier New"/>
                    </w:rPr>
                    <w:t>XmlSuite();</w:t>
                  </w:r>
                </w:p>
              </w:tc>
            </w:tr>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suite.setName("TmpSuite");</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8"/>
              <w:gridCol w:w="45"/>
            </w:tblGrid>
            <w:tr w:rsidR="0015414C" w:rsidRPr="00B734AF" w:rsidTr="0015414C">
              <w:trPr>
                <w:gridAfter w:val="1"/>
                <w:tblCellSpacing w:w="15" w:type="dxa"/>
              </w:trPr>
              <w:tc>
                <w:tcPr>
                  <w:tcW w:w="0" w:type="auto"/>
                  <w:vAlign w:val="center"/>
                  <w:hideMark/>
                </w:tcPr>
                <w:p w:rsidR="0015414C" w:rsidRPr="00B734AF" w:rsidRDefault="0015414C" w:rsidP="0015414C">
                  <w:r w:rsidRPr="00B734AF">
                    <w:t> </w:t>
                  </w:r>
                </w:p>
              </w:tc>
            </w:tr>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XmlTest test = new</w:t>
                  </w:r>
                  <w:r w:rsidRPr="00B734AF">
                    <w:t> </w:t>
                  </w:r>
                  <w:r w:rsidRPr="00B734AF">
                    <w:rPr>
                      <w:rFonts w:ascii="Courier New" w:hAnsi="Courier New" w:cs="Courier New"/>
                    </w:rPr>
                    <w:t>XmlTest(suite);</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7"/>
              <w:gridCol w:w="45"/>
            </w:tblGrid>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test.setName("TmpTest");</w:t>
                  </w:r>
                </w:p>
              </w:tc>
            </w:tr>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List&lt;XmlClass&gt; classes = new</w:t>
                  </w:r>
                  <w:r w:rsidRPr="00B734AF">
                    <w:t> </w:t>
                  </w:r>
                  <w:r w:rsidRPr="00B734AF">
                    <w:rPr>
                      <w:rFonts w:ascii="Courier New" w:hAnsi="Courier New" w:cs="Courier New"/>
                    </w:rPr>
                    <w:t>ArrayList&lt;XmlClass&gt;();</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9"/>
              <w:gridCol w:w="45"/>
            </w:tblGrid>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classes.add(new</w:t>
                  </w:r>
                  <w:r w:rsidRPr="00B734AF">
                    <w:t> </w:t>
                  </w:r>
                  <w:r w:rsidRPr="00B734AF">
                    <w:rPr>
                      <w:rFonts w:ascii="Courier New" w:hAnsi="Courier New" w:cs="Courier New"/>
                    </w:rPr>
                    <w:t>XmlClass("test.failures.Child"));</w:t>
                  </w:r>
                </w:p>
              </w:tc>
            </w:tr>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test.setXmlClasses(classes) ;</w:t>
                  </w:r>
                </w:p>
              </w:tc>
            </w:tr>
          </w:tbl>
          <w:p w:rsidR="0015414C" w:rsidRPr="00B734AF" w:rsidRDefault="0015414C" w:rsidP="0015414C">
            <w:r w:rsidRPr="00B734AF">
              <w:rPr>
                <w:rFonts w:ascii="Tahoma" w:hAnsi="Tahoma" w:cs="Tahoma"/>
                <w:color w:val="000000"/>
              </w:rPr>
              <w:t>And then you can pass this </w:t>
            </w:r>
            <w:r w:rsidRPr="00B734AF">
              <w:rPr>
                <w:rFonts w:ascii="Courier New" w:hAnsi="Courier New" w:cs="Courier New"/>
                <w:color w:val="000000"/>
              </w:rPr>
              <w:t>XmlSuite</w:t>
            </w:r>
            <w:r w:rsidRPr="00B734AF">
              <w:rPr>
                <w:rFonts w:ascii="Tahoma" w:hAnsi="Tahoma" w:cs="Tahoma"/>
                <w:color w:val="000000"/>
              </w:rPr>
              <w:t> to TestNG: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3"/>
              <w:gridCol w:w="45"/>
            </w:tblGrid>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List&lt;XmlSuite&gt; suites = new</w:t>
                  </w:r>
                  <w:r w:rsidRPr="00B734AF">
                    <w:t> </w:t>
                  </w:r>
                  <w:r w:rsidRPr="00B734AF">
                    <w:rPr>
                      <w:rFonts w:ascii="Courier New" w:hAnsi="Courier New" w:cs="Courier New"/>
                    </w:rPr>
                    <w:t>ArrayList&lt;XmlSuite&gt;();</w:t>
                  </w:r>
                </w:p>
              </w:tc>
            </w:tr>
            <w:tr w:rsidR="0015414C" w:rsidRPr="00B734AF" w:rsidTr="0015414C">
              <w:trPr>
                <w:gridAfter w:val="1"/>
                <w:tblCellSpacing w:w="15" w:type="dxa"/>
              </w:trPr>
              <w:tc>
                <w:tcPr>
                  <w:tcW w:w="0" w:type="auto"/>
                  <w:vAlign w:val="center"/>
                  <w:hideMark/>
                </w:tcPr>
                <w:p w:rsidR="0015414C" w:rsidRPr="00B734AF" w:rsidRDefault="0015414C" w:rsidP="0015414C">
                  <w:r w:rsidRPr="00B734AF">
                    <w:rPr>
                      <w:rFonts w:ascii="Courier New" w:hAnsi="Courier New" w:cs="Courier New"/>
                    </w:rPr>
                    <w:t>suites.add(suite);</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gridCol w:w="45"/>
            </w:tblGrid>
            <w:tr w:rsidR="0015414C" w:rsidRPr="00B734AF" w:rsidTr="0015414C">
              <w:trPr>
                <w:tblCellSpacing w:w="15" w:type="dxa"/>
              </w:trPr>
              <w:tc>
                <w:tcPr>
                  <w:tcW w:w="0" w:type="auto"/>
                  <w:gridSpan w:val="2"/>
                  <w:vAlign w:val="center"/>
                  <w:hideMark/>
                </w:tcPr>
                <w:p w:rsidR="0015414C" w:rsidRPr="00B734AF" w:rsidRDefault="0015414C" w:rsidP="0015414C">
                  <w:r w:rsidRPr="00B734AF">
                    <w:rPr>
                      <w:rFonts w:ascii="Courier New" w:hAnsi="Courier New" w:cs="Courier New"/>
                    </w:rPr>
                    <w:t>TestNG tng = new</w:t>
                  </w:r>
                  <w:r w:rsidRPr="00B734AF">
                    <w:t> </w:t>
                  </w:r>
                  <w:r w:rsidRPr="00B734AF">
                    <w:rPr>
                      <w:rFonts w:ascii="Courier New" w:hAnsi="Courier New" w:cs="Courier New"/>
                    </w:rPr>
                    <w:t>TestNG();</w:t>
                  </w:r>
                </w:p>
              </w:tc>
            </w:tr>
            <w:tr w:rsidR="0015414C" w:rsidRPr="00B734AF" w:rsidTr="0015414C">
              <w:trPr>
                <w:gridAfter w:val="1"/>
                <w:tblCellSpacing w:w="15" w:type="dxa"/>
              </w:trPr>
              <w:tc>
                <w:tcPr>
                  <w:tcW w:w="0" w:type="auto"/>
                  <w:vAlign w:val="center"/>
                  <w:hideMark/>
                </w:tcPr>
                <w:p w:rsidR="0015414C" w:rsidRPr="00B734AF" w:rsidRDefault="00EF6E24" w:rsidP="00EF6E24">
                  <w:r w:rsidRPr="00B734AF">
                    <w:rPr>
                      <w:rFonts w:ascii="Courier New" w:hAnsi="Courier New" w:cs="Courier New"/>
                    </w:rPr>
                    <w:t>tng.setXmlSuites(suites;</w:t>
                  </w:r>
                </w:p>
              </w:tc>
            </w:tr>
          </w:tbl>
          <w:p w:rsidR="0015414C" w:rsidRPr="00B734AF" w:rsidRDefault="0015414C" w:rsidP="0015414C">
            <w:pPr>
              <w:shd w:val="clear" w:color="auto" w:fill="FFFFFF"/>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15414C" w:rsidRPr="00B734AF" w:rsidTr="0015414C">
              <w:trPr>
                <w:tblCellSpacing w:w="15" w:type="dxa"/>
              </w:trPr>
              <w:tc>
                <w:tcPr>
                  <w:tcW w:w="0" w:type="auto"/>
                  <w:vAlign w:val="center"/>
                  <w:hideMark/>
                </w:tcPr>
                <w:p w:rsidR="0015414C" w:rsidRPr="00B734AF" w:rsidRDefault="0015414C" w:rsidP="0015414C">
                  <w:r w:rsidRPr="00B734AF">
                    <w:rPr>
                      <w:rFonts w:ascii="Courier New" w:hAnsi="Courier New" w:cs="Courier New"/>
                    </w:rPr>
                    <w:t>tng.run();</w:t>
                  </w:r>
                </w:p>
              </w:tc>
            </w:tr>
          </w:tbl>
          <w:p w:rsidR="0015414C" w:rsidRPr="00B734AF" w:rsidRDefault="0015414C" w:rsidP="005E7AD4">
            <w:pPr>
              <w:rPr>
                <w:rFonts w:ascii="Courier New" w:hAnsi="Courier New" w:cs="Courier New"/>
              </w:rPr>
            </w:pPr>
          </w:p>
        </w:tc>
      </w:tr>
    </w:tbl>
    <w:p w:rsidR="005E7AD4" w:rsidRPr="00B734AF" w:rsidRDefault="005E7AD4" w:rsidP="00B172BD"/>
    <w:p w:rsidR="0025658E" w:rsidRPr="00B734AF" w:rsidRDefault="00802C2E" w:rsidP="00B172BD">
      <w:pPr>
        <w:rPr>
          <w:rFonts w:asciiTheme="minorHAnsi" w:hAnsiTheme="minorHAnsi" w:cs="Arial"/>
          <w:b/>
          <w:bCs/>
          <w:color w:val="1F497D"/>
          <w:u w:val="single"/>
        </w:rPr>
      </w:pPr>
      <w:hyperlink r:id="rId56" w:history="1">
        <w:r w:rsidR="006B2BC2" w:rsidRPr="00B734AF">
          <w:rPr>
            <w:rStyle w:val="Hyperlink"/>
            <w:rFonts w:asciiTheme="minorHAnsi" w:hAnsiTheme="minorHAnsi" w:cs="Arial"/>
            <w:b/>
            <w:bCs/>
          </w:rPr>
          <w:t>http://www.coffeecup.com/help/articles/absolute-vs-relative-pathslinks/</w:t>
        </w:r>
      </w:hyperlink>
    </w:p>
    <w:p w:rsidR="006B2BC2" w:rsidRPr="00B734AF" w:rsidRDefault="006B2BC2" w:rsidP="006B2BC2">
      <w:pPr>
        <w:rPr>
          <w:rFonts w:asciiTheme="minorHAnsi" w:hAnsiTheme="minorHAnsi" w:cs="Arial"/>
          <w:b/>
          <w:bCs/>
          <w:color w:val="1F497D"/>
          <w:u w:val="single"/>
        </w:rPr>
      </w:pPr>
    </w:p>
    <w:p w:rsidR="006B2BC2" w:rsidRPr="00B734AF" w:rsidRDefault="006B2BC2" w:rsidP="006B2BC2">
      <w:pPr>
        <w:rPr>
          <w:rFonts w:asciiTheme="minorHAnsi" w:hAnsiTheme="minorHAnsi" w:cs="Arial"/>
          <w:bCs/>
          <w:color w:val="1F497D"/>
        </w:rPr>
      </w:pPr>
      <w:r w:rsidRPr="00B734AF">
        <w:rPr>
          <w:rFonts w:asciiTheme="minorHAnsi" w:hAnsiTheme="minorHAnsi" w:cs="Arial"/>
          <w:bCs/>
          <w:color w:val="1F497D"/>
        </w:rPr>
        <w:t>Absolute path contains full name of file including the source, for instance,</w:t>
      </w:r>
    </w:p>
    <w:p w:rsidR="006B2BC2" w:rsidRPr="00B734AF" w:rsidRDefault="006B2BC2" w:rsidP="006B2BC2">
      <w:pPr>
        <w:rPr>
          <w:rFonts w:asciiTheme="minorHAnsi" w:hAnsiTheme="minorHAnsi" w:cs="Arial"/>
          <w:bCs/>
          <w:color w:val="1F497D"/>
        </w:rPr>
      </w:pPr>
      <w:r w:rsidRPr="00B734AF">
        <w:rPr>
          <w:rFonts w:asciiTheme="minorHAnsi" w:hAnsiTheme="minorHAnsi" w:cs="Arial"/>
          <w:bCs/>
          <w:color w:val="1F497D"/>
        </w:rPr>
        <w:t>c:\Windows\Temp\log.txt. Relative path contains only the path relativaly to a</w:t>
      </w:r>
    </w:p>
    <w:p w:rsidR="006B2BC2" w:rsidRPr="00B734AF" w:rsidRDefault="006B2BC2" w:rsidP="006B2BC2">
      <w:pPr>
        <w:rPr>
          <w:rFonts w:asciiTheme="minorHAnsi" w:hAnsiTheme="minorHAnsi" w:cs="Arial"/>
          <w:bCs/>
          <w:color w:val="1F497D"/>
        </w:rPr>
      </w:pPr>
      <w:r w:rsidRPr="00B734AF">
        <w:rPr>
          <w:rFonts w:asciiTheme="minorHAnsi" w:hAnsiTheme="minorHAnsi" w:cs="Arial"/>
          <w:bCs/>
          <w:color w:val="1F497D"/>
        </w:rPr>
        <w:t>Relative path contains only the path relativaly to a</w:t>
      </w:r>
    </w:p>
    <w:p w:rsidR="006B2BC2" w:rsidRPr="00B734AF" w:rsidRDefault="006B2BC2" w:rsidP="006B2BC2">
      <w:pPr>
        <w:rPr>
          <w:rFonts w:asciiTheme="minorHAnsi" w:hAnsiTheme="minorHAnsi" w:cs="Arial"/>
          <w:bCs/>
          <w:color w:val="1F497D"/>
        </w:rPr>
      </w:pPr>
      <w:r w:rsidRPr="00B734AF">
        <w:rPr>
          <w:rFonts w:asciiTheme="minorHAnsi" w:hAnsiTheme="minorHAnsi" w:cs="Arial"/>
          <w:bCs/>
          <w:color w:val="1F497D"/>
        </w:rPr>
        <w:t>certain folder, for instance, relative path of log.txt relativaly to the folder Windows is Temp\log.txt.</w:t>
      </w:r>
    </w:p>
    <w:p w:rsidR="006B2BC2" w:rsidRPr="00B734AF" w:rsidRDefault="006B2BC2" w:rsidP="006B2BC2">
      <w:pPr>
        <w:rPr>
          <w:rFonts w:asciiTheme="minorHAnsi" w:hAnsiTheme="minorHAnsi" w:cs="Arial"/>
          <w:bCs/>
          <w:color w:val="1F497D"/>
        </w:rPr>
      </w:pPr>
    </w:p>
    <w:p w:rsidR="00187644" w:rsidRPr="00B734AF" w:rsidRDefault="00187644" w:rsidP="006B2BC2">
      <w:pPr>
        <w:rPr>
          <w:rFonts w:asciiTheme="minorHAnsi" w:hAnsiTheme="minorHAnsi" w:cs="Arial"/>
          <w:bCs/>
          <w:color w:val="1F497D"/>
        </w:rPr>
      </w:pPr>
      <w:r w:rsidRPr="00B734AF">
        <w:rPr>
          <w:rFonts w:asciiTheme="minorHAnsi" w:hAnsiTheme="minorHAnsi"/>
          <w:b/>
          <w:bCs/>
          <w:color w:val="333333"/>
        </w:rPr>
        <w:t>What is an absolute path?</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An absolute path is defined as the specifying the location of a file or directory from the root directory(/). In other words we can say absolute path is a complete path from start of actual filesystem from / directory.</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Some examples of absolute path:</w:t>
      </w:r>
    </w:p>
    <w:p w:rsidR="00187644" w:rsidRPr="00B734AF" w:rsidRDefault="00187644" w:rsidP="00187644">
      <w:pPr>
        <w:rPr>
          <w:rFonts w:asciiTheme="minorHAnsi" w:hAnsiTheme="minorHAnsi" w:cs="Arial"/>
          <w:bCs/>
          <w:color w:val="1F497D"/>
        </w:rPr>
      </w:pP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/var/ftp/pub</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/etc/samba.smb.conf</w:t>
      </w:r>
    </w:p>
    <w:p w:rsidR="00187644" w:rsidRPr="00B734AF" w:rsidRDefault="00187644" w:rsidP="00187644">
      <w:pPr>
        <w:rPr>
          <w:rFonts w:asciiTheme="minorHAnsi" w:hAnsiTheme="minorHAnsi" w:cs="Arial"/>
          <w:bCs/>
          <w:color w:val="000000" w:themeColor="text1"/>
        </w:rPr>
      </w:pPr>
      <w:r w:rsidRPr="00B734AF">
        <w:rPr>
          <w:rFonts w:asciiTheme="minorHAnsi" w:hAnsiTheme="minorHAnsi" w:cs="Arial"/>
          <w:bCs/>
          <w:color w:val="1F497D"/>
        </w:rPr>
        <w:t>/boot/grub/grub.conf</w:t>
      </w:r>
    </w:p>
    <w:p w:rsidR="00187644" w:rsidRPr="00B734AF" w:rsidRDefault="00187644" w:rsidP="00187644">
      <w:pPr>
        <w:rPr>
          <w:rFonts w:asciiTheme="minorHAnsi" w:hAnsiTheme="minorHAnsi" w:cs="Arial"/>
          <w:bCs/>
          <w:color w:val="000000" w:themeColor="text1"/>
        </w:rPr>
      </w:pPr>
      <w:r w:rsidRPr="00B734AF">
        <w:rPr>
          <w:rFonts w:asciiTheme="minorHAnsi" w:hAnsiTheme="minorHAnsi" w:cs="Arial"/>
          <w:bCs/>
          <w:color w:val="000000" w:themeColor="text1"/>
        </w:rPr>
        <w:t>What is the relative path?</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Relative path is defined as path related to the present working directory(pwd). Suppose I am located in /var/log and I want to change directory to /var/log/kernel. I can use relative path concept to change directory to kernel</w:t>
      </w:r>
    </w:p>
    <w:p w:rsidR="00187644" w:rsidRPr="00B734AF" w:rsidRDefault="00187644" w:rsidP="00187644">
      <w:pPr>
        <w:rPr>
          <w:rFonts w:asciiTheme="minorHAnsi" w:hAnsiTheme="minorHAnsi" w:cs="Arial"/>
          <w:bCs/>
          <w:color w:val="1F497D"/>
        </w:rPr>
      </w:pP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changing directory to /var/log/kernel by using relative path concept.</w:t>
      </w:r>
    </w:p>
    <w:p w:rsidR="00187644" w:rsidRPr="00B734AF" w:rsidRDefault="00187644" w:rsidP="00187644">
      <w:pPr>
        <w:rPr>
          <w:rFonts w:asciiTheme="minorHAnsi" w:hAnsiTheme="minorHAnsi" w:cs="Arial"/>
          <w:bCs/>
          <w:color w:val="1F497D"/>
        </w:rPr>
      </w:pP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pwd</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/var/log</w:t>
      </w: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cd kernel</w:t>
      </w:r>
    </w:p>
    <w:p w:rsidR="00187644" w:rsidRPr="00B734AF" w:rsidRDefault="00187644" w:rsidP="00187644">
      <w:pPr>
        <w:rPr>
          <w:rFonts w:asciiTheme="minorHAnsi" w:hAnsiTheme="minorHAnsi" w:cs="Arial"/>
          <w:bCs/>
          <w:color w:val="1F497D"/>
        </w:rPr>
      </w:pPr>
    </w:p>
    <w:p w:rsidR="00187644" w:rsidRPr="00B734AF" w:rsidRDefault="00187644" w:rsidP="00187644">
      <w:pPr>
        <w:rPr>
          <w:rFonts w:asciiTheme="minorHAnsi" w:hAnsiTheme="minorHAnsi" w:cs="Arial"/>
          <w:bCs/>
          <w:color w:val="1F497D"/>
        </w:rPr>
      </w:pPr>
    </w:p>
    <w:p w:rsidR="00187644" w:rsidRPr="00B734AF" w:rsidRDefault="00187644" w:rsidP="00187644">
      <w:pPr>
        <w:rPr>
          <w:rFonts w:asciiTheme="minorHAnsi" w:hAnsiTheme="minorHAnsi" w:cs="Arial"/>
          <w:bCs/>
          <w:color w:val="1F497D"/>
        </w:rPr>
      </w:pPr>
      <w:r w:rsidRPr="00B734AF">
        <w:rPr>
          <w:rFonts w:asciiTheme="minorHAnsi" w:hAnsiTheme="minorHAnsi" w:cs="Arial"/>
          <w:bCs/>
          <w:color w:val="1F497D"/>
        </w:rPr>
        <w:tab/>
      </w:r>
    </w:p>
    <w:p w:rsidR="0025658E" w:rsidRPr="00B734AF" w:rsidRDefault="0025658E" w:rsidP="0025658E">
      <w:pPr>
        <w:textAlignment w:val="baseline"/>
        <w:outlineLvl w:val="3"/>
        <w:rPr>
          <w:rFonts w:asciiTheme="minorHAnsi" w:hAnsiTheme="minorHAnsi" w:cs="Helvetica"/>
          <w:b/>
          <w:bCs/>
          <w:color w:val="FD6602"/>
        </w:rPr>
      </w:pPr>
      <w:r w:rsidRPr="00B734AF">
        <w:rPr>
          <w:rFonts w:asciiTheme="minorHAnsi" w:hAnsiTheme="minorHAnsi" w:cs="Helvetica"/>
          <w:b/>
          <w:bCs/>
          <w:color w:val="FD6602"/>
        </w:rPr>
        <w:t>Relative Paths</w:t>
      </w:r>
    </w:p>
    <w:p w:rsidR="0025658E" w:rsidRPr="00B734AF" w:rsidRDefault="0025658E" w:rsidP="00FA2801">
      <w:pPr>
        <w:numPr>
          <w:ilvl w:val="0"/>
          <w:numId w:val="20"/>
        </w:numPr>
        <w:spacing w:line="213" w:lineRule="atLeast"/>
        <w:ind w:left="250"/>
        <w:textAlignment w:val="baseline"/>
        <w:rPr>
          <w:rFonts w:asciiTheme="minorHAnsi" w:hAnsiTheme="minorHAnsi"/>
          <w:color w:val="333333"/>
        </w:rPr>
      </w:pPr>
      <w:r w:rsidRPr="00B734AF">
        <w:rPr>
          <w:rFonts w:asciiTheme="minorHAnsi" w:hAnsiTheme="minorHAnsi"/>
          <w:color w:val="333333"/>
        </w:rPr>
        <w:t>index.html</w:t>
      </w:r>
    </w:p>
    <w:p w:rsidR="0025658E" w:rsidRPr="00B734AF" w:rsidRDefault="0025658E" w:rsidP="00FA2801">
      <w:pPr>
        <w:numPr>
          <w:ilvl w:val="0"/>
          <w:numId w:val="20"/>
        </w:numPr>
        <w:spacing w:line="213" w:lineRule="atLeast"/>
        <w:ind w:left="250"/>
        <w:textAlignment w:val="baseline"/>
        <w:rPr>
          <w:rFonts w:asciiTheme="minorHAnsi" w:hAnsiTheme="minorHAnsi"/>
          <w:color w:val="333333"/>
        </w:rPr>
      </w:pPr>
      <w:r w:rsidRPr="00B734AF">
        <w:rPr>
          <w:rFonts w:asciiTheme="minorHAnsi" w:hAnsiTheme="minorHAnsi"/>
          <w:color w:val="333333"/>
        </w:rPr>
        <w:t>/graphics/image.png</w:t>
      </w:r>
    </w:p>
    <w:p w:rsidR="0025658E" w:rsidRPr="00B734AF" w:rsidRDefault="0025658E" w:rsidP="00FA2801">
      <w:pPr>
        <w:numPr>
          <w:ilvl w:val="0"/>
          <w:numId w:val="20"/>
        </w:numPr>
        <w:spacing w:line="213" w:lineRule="atLeast"/>
        <w:ind w:left="250"/>
        <w:textAlignment w:val="baseline"/>
        <w:rPr>
          <w:rFonts w:asciiTheme="minorHAnsi" w:hAnsiTheme="minorHAnsi"/>
          <w:color w:val="333333"/>
        </w:rPr>
      </w:pPr>
      <w:r w:rsidRPr="00B734AF">
        <w:rPr>
          <w:rFonts w:asciiTheme="minorHAnsi" w:hAnsiTheme="minorHAnsi"/>
          <w:color w:val="333333"/>
        </w:rPr>
        <w:t>/help/articles/how-do-i-set-up-a-webpage.html</w:t>
      </w:r>
    </w:p>
    <w:p w:rsidR="0025658E" w:rsidRPr="00B734AF" w:rsidRDefault="0025658E" w:rsidP="0025658E">
      <w:pPr>
        <w:textAlignment w:val="baseline"/>
        <w:outlineLvl w:val="3"/>
        <w:rPr>
          <w:rFonts w:asciiTheme="minorHAnsi" w:hAnsiTheme="minorHAnsi" w:cs="Helvetica"/>
          <w:b/>
          <w:bCs/>
          <w:color w:val="FD6602"/>
        </w:rPr>
      </w:pPr>
      <w:r w:rsidRPr="00B734AF">
        <w:rPr>
          <w:rFonts w:asciiTheme="minorHAnsi" w:hAnsiTheme="minorHAnsi" w:cs="Helvetica"/>
          <w:b/>
          <w:bCs/>
          <w:color w:val="FD6602"/>
        </w:rPr>
        <w:t>Absolute Paths</w:t>
      </w:r>
    </w:p>
    <w:p w:rsidR="0025658E" w:rsidRPr="00B734AF" w:rsidRDefault="0025658E" w:rsidP="00FA2801">
      <w:pPr>
        <w:numPr>
          <w:ilvl w:val="0"/>
          <w:numId w:val="21"/>
        </w:numPr>
        <w:spacing w:line="213" w:lineRule="atLeast"/>
        <w:ind w:left="250"/>
        <w:textAlignment w:val="baseline"/>
        <w:rPr>
          <w:rFonts w:asciiTheme="minorHAnsi" w:hAnsiTheme="minorHAnsi"/>
          <w:color w:val="333333"/>
        </w:rPr>
      </w:pPr>
      <w:r w:rsidRPr="00B734AF">
        <w:rPr>
          <w:rFonts w:asciiTheme="minorHAnsi" w:hAnsiTheme="minorHAnsi"/>
          <w:color w:val="333333"/>
        </w:rPr>
        <w:t>http://www.mysite.com</w:t>
      </w:r>
    </w:p>
    <w:p w:rsidR="0025658E" w:rsidRPr="00B734AF" w:rsidRDefault="0025658E" w:rsidP="00FA2801">
      <w:pPr>
        <w:numPr>
          <w:ilvl w:val="0"/>
          <w:numId w:val="21"/>
        </w:numPr>
        <w:spacing w:line="213" w:lineRule="atLeast"/>
        <w:ind w:left="250"/>
        <w:textAlignment w:val="baseline"/>
        <w:rPr>
          <w:rFonts w:asciiTheme="minorHAnsi" w:hAnsiTheme="minorHAnsi"/>
          <w:color w:val="333333"/>
        </w:rPr>
      </w:pPr>
      <w:r w:rsidRPr="00B734AF">
        <w:rPr>
          <w:rFonts w:asciiTheme="minorHAnsi" w:hAnsiTheme="minorHAnsi"/>
          <w:color w:val="333333"/>
        </w:rPr>
        <w:t>http://www.mysite.com/graphics/image.png</w:t>
      </w:r>
    </w:p>
    <w:p w:rsidR="0025658E" w:rsidRPr="00B734AF" w:rsidRDefault="0025658E" w:rsidP="00FA2801">
      <w:pPr>
        <w:numPr>
          <w:ilvl w:val="0"/>
          <w:numId w:val="21"/>
        </w:numPr>
        <w:spacing w:line="213" w:lineRule="atLeast"/>
        <w:ind w:left="250"/>
        <w:textAlignment w:val="baseline"/>
        <w:rPr>
          <w:rFonts w:asciiTheme="minorHAnsi" w:hAnsiTheme="minorHAnsi"/>
          <w:color w:val="333333"/>
        </w:rPr>
      </w:pPr>
      <w:r w:rsidRPr="00B734AF">
        <w:rPr>
          <w:rFonts w:asciiTheme="minorHAnsi" w:hAnsiTheme="minorHAnsi"/>
          <w:color w:val="333333"/>
        </w:rPr>
        <w:t>http://www.mysite.com/help/articles/how-do-i-set-up-a-webpage.html</w:t>
      </w:r>
    </w:p>
    <w:p w:rsidR="0025658E" w:rsidRPr="00B734AF" w:rsidRDefault="0025658E" w:rsidP="00FA2801">
      <w:pPr>
        <w:pStyle w:val="ListParagraph"/>
        <w:numPr>
          <w:ilvl w:val="0"/>
          <w:numId w:val="21"/>
        </w:numPr>
        <w:textAlignment w:val="baseline"/>
        <w:rPr>
          <w:color w:val="404040"/>
          <w:sz w:val="24"/>
          <w:szCs w:val="24"/>
        </w:rPr>
      </w:pPr>
      <w:r w:rsidRPr="00B734AF">
        <w:rPr>
          <w:color w:val="404040"/>
          <w:sz w:val="24"/>
          <w:szCs w:val="24"/>
        </w:rPr>
        <w:t>The first difference you'll notice between the two different types of links is that absolute paths</w:t>
      </w:r>
      <w:r w:rsidRPr="00B734AF">
        <w:rPr>
          <w:rFonts w:eastAsia="Times New Roman"/>
          <w:color w:val="404040"/>
          <w:sz w:val="24"/>
          <w:szCs w:val="24"/>
        </w:rPr>
        <w:t> </w:t>
      </w:r>
      <w:r w:rsidRPr="00B734AF">
        <w:rPr>
          <w:rFonts w:eastAsia="Times New Roman"/>
          <w:i/>
          <w:iCs/>
          <w:color w:val="404040"/>
          <w:sz w:val="24"/>
          <w:szCs w:val="24"/>
        </w:rPr>
        <w:t>always</w:t>
      </w:r>
      <w:r w:rsidRPr="00B734AF">
        <w:rPr>
          <w:rFonts w:eastAsia="Times New Roman"/>
          <w:color w:val="404040"/>
          <w:sz w:val="24"/>
          <w:szCs w:val="24"/>
        </w:rPr>
        <w:t> </w:t>
      </w:r>
      <w:r w:rsidRPr="00B734AF">
        <w:rPr>
          <w:color w:val="404040"/>
          <w:sz w:val="24"/>
          <w:szCs w:val="24"/>
        </w:rPr>
        <w:t>include the domain name of the website, including</w:t>
      </w:r>
      <w:r w:rsidRPr="00B734AF">
        <w:rPr>
          <w:rFonts w:eastAsia="Times New Roman"/>
          <w:color w:val="404040"/>
          <w:sz w:val="24"/>
          <w:szCs w:val="24"/>
        </w:rPr>
        <w:t> </w:t>
      </w:r>
      <w:r w:rsidRPr="00B734AF">
        <w:rPr>
          <w:rFonts w:eastAsia="Times New Roman"/>
          <w:b/>
          <w:bCs/>
          <w:color w:val="404040"/>
          <w:sz w:val="24"/>
          <w:szCs w:val="24"/>
        </w:rPr>
        <w:t>http://www.</w:t>
      </w:r>
      <w:r w:rsidRPr="00B734AF">
        <w:rPr>
          <w:color w:val="404040"/>
          <w:sz w:val="24"/>
          <w:szCs w:val="24"/>
        </w:rPr>
        <w:t>, whereas relative links only point to a file or a file path. When a user clicks a relative link, the browser takes them to that location on the current site. For that reason, you can only use relative links when linking to pages or files within your site, and you must use absolute links if you're linking to a location on another website.</w:t>
      </w:r>
    </w:p>
    <w:p w:rsidR="0025658E" w:rsidRPr="00B734AF" w:rsidRDefault="0025658E" w:rsidP="00FA2801">
      <w:pPr>
        <w:pStyle w:val="ListParagraph"/>
        <w:numPr>
          <w:ilvl w:val="0"/>
          <w:numId w:val="21"/>
        </w:numPr>
        <w:textAlignment w:val="baseline"/>
        <w:rPr>
          <w:color w:val="404040"/>
          <w:sz w:val="24"/>
          <w:szCs w:val="24"/>
        </w:rPr>
      </w:pPr>
      <w:r w:rsidRPr="00B734AF">
        <w:rPr>
          <w:color w:val="404040"/>
          <w:sz w:val="24"/>
          <w:szCs w:val="24"/>
        </w:rPr>
        <w:t>So, when a user clicks a relative link, how does their browser know where to take them? Well, it looks for the location of the file</w:t>
      </w:r>
      <w:r w:rsidRPr="00B734AF">
        <w:rPr>
          <w:rFonts w:eastAsia="Times New Roman"/>
          <w:color w:val="404040"/>
          <w:sz w:val="24"/>
          <w:szCs w:val="24"/>
        </w:rPr>
        <w:t> </w:t>
      </w:r>
      <w:r w:rsidRPr="00B734AF">
        <w:rPr>
          <w:rFonts w:eastAsia="Times New Roman"/>
          <w:i/>
          <w:iCs/>
          <w:color w:val="404040"/>
          <w:sz w:val="24"/>
          <w:szCs w:val="24"/>
        </w:rPr>
        <w:t>relative</w:t>
      </w:r>
      <w:r w:rsidRPr="00B734AF">
        <w:rPr>
          <w:rFonts w:eastAsia="Times New Roman"/>
          <w:color w:val="404040"/>
          <w:sz w:val="24"/>
          <w:szCs w:val="24"/>
        </w:rPr>
        <w:t> </w:t>
      </w:r>
      <w:r w:rsidRPr="00B734AF">
        <w:rPr>
          <w:color w:val="404040"/>
          <w:sz w:val="24"/>
          <w:szCs w:val="24"/>
        </w:rPr>
        <w:t>to the page where the link appears. (That's where the name comes from!) Let's get back to our first example:</w:t>
      </w:r>
    </w:p>
    <w:p w:rsidR="0025658E" w:rsidRPr="00B734AF" w:rsidRDefault="0025658E" w:rsidP="00B172BD">
      <w:pPr>
        <w:rPr>
          <w:rFonts w:asciiTheme="minorHAnsi" w:hAnsiTheme="minorHAnsi" w:cs="Arial"/>
          <w:b/>
          <w:bCs/>
          <w:color w:val="1F497D"/>
          <w:u w:val="single"/>
        </w:rPr>
      </w:pPr>
    </w:p>
    <w:p w:rsidR="0025658E" w:rsidRPr="00B734AF" w:rsidRDefault="0025658E" w:rsidP="00B172BD">
      <w:pPr>
        <w:rPr>
          <w:rFonts w:asciiTheme="minorHAnsi" w:hAnsiTheme="minorHAnsi" w:cs="Arial"/>
          <w:b/>
          <w:bCs/>
          <w:color w:val="1F497D"/>
          <w:u w:val="single"/>
        </w:rPr>
      </w:pPr>
    </w:p>
    <w:tbl>
      <w:tblPr>
        <w:tblW w:w="6688" w:type="dxa"/>
        <w:tblBorders>
          <w:top w:val="outset" w:sz="4" w:space="0" w:color="auto"/>
          <w:left w:val="outset" w:sz="4" w:space="0" w:color="auto"/>
          <w:bottom w:val="outset" w:sz="4" w:space="0" w:color="auto"/>
          <w:right w:val="outset" w:sz="4" w:space="0" w:color="auto"/>
        </w:tblBorders>
        <w:shd w:val="clear" w:color="auto" w:fill="DDEEEE"/>
        <w:tblCellMar>
          <w:top w:w="15" w:type="dxa"/>
          <w:left w:w="15" w:type="dxa"/>
          <w:bottom w:w="15" w:type="dxa"/>
          <w:right w:w="15" w:type="dxa"/>
        </w:tblCellMar>
        <w:tblLook w:val="04A0" w:firstRow="1" w:lastRow="0" w:firstColumn="1" w:lastColumn="0" w:noHBand="0" w:noVBand="1"/>
      </w:tblPr>
      <w:tblGrid>
        <w:gridCol w:w="1776"/>
        <w:gridCol w:w="4912"/>
      </w:tblGrid>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jc w:val="center"/>
              <w:rPr>
                <w:rFonts w:ascii="Arial" w:hAnsi="Arial" w:cs="Arial"/>
                <w:b/>
                <w:bCs/>
                <w:color w:val="000000"/>
              </w:rPr>
            </w:pPr>
            <w:r w:rsidRPr="00B734AF">
              <w:rPr>
                <w:rFonts w:ascii="Arial" w:hAnsi="Arial" w:cs="Arial"/>
                <w:b/>
                <w:bCs/>
                <w:color w:val="000000"/>
              </w:rPr>
              <w:t>Abbreviation</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jc w:val="center"/>
              <w:rPr>
                <w:rFonts w:ascii="Arial" w:hAnsi="Arial" w:cs="Arial"/>
                <w:b/>
                <w:bCs/>
                <w:color w:val="000000"/>
              </w:rPr>
            </w:pPr>
            <w:r w:rsidRPr="00B734AF">
              <w:rPr>
                <w:rFonts w:ascii="Arial" w:hAnsi="Arial" w:cs="Arial"/>
                <w:b/>
                <w:bCs/>
                <w:color w:val="000000"/>
              </w:rPr>
              <w:t>Expansion</w:t>
            </w:r>
          </w:p>
        </w:tc>
      </w:tr>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self::node()</w:t>
            </w:r>
          </w:p>
        </w:tc>
      </w:tr>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parent::node()</w:t>
            </w:r>
          </w:p>
        </w:tc>
      </w:tr>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attribute::</w:t>
            </w:r>
          </w:p>
        </w:tc>
      </w:tr>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Selects all nodes of principal node type</w:t>
            </w:r>
          </w:p>
        </w:tc>
      </w:tr>
      <w:tr w:rsidR="001B51E7" w:rsidRPr="00B734AF" w:rsidTr="005F739E">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w:t>
            </w:r>
          </w:p>
        </w:tc>
        <w:tc>
          <w:tcPr>
            <w:tcW w:w="0" w:type="auto"/>
            <w:tcBorders>
              <w:top w:val="single" w:sz="24" w:space="0" w:color="auto"/>
              <w:left w:val="single" w:sz="24" w:space="0" w:color="auto"/>
              <w:bottom w:val="single" w:sz="24" w:space="0" w:color="auto"/>
              <w:right w:val="single" w:sz="24" w:space="0" w:color="auto"/>
            </w:tcBorders>
            <w:shd w:val="clear" w:color="auto" w:fill="DDEEEE"/>
            <w:vAlign w:val="center"/>
            <w:hideMark/>
          </w:tcPr>
          <w:p w:rsidR="001B51E7" w:rsidRPr="00B734AF" w:rsidRDefault="001B51E7" w:rsidP="005F739E">
            <w:pPr>
              <w:rPr>
                <w:rFonts w:ascii="Arial" w:hAnsi="Arial" w:cs="Arial"/>
                <w:color w:val="000000"/>
              </w:rPr>
            </w:pPr>
            <w:r w:rsidRPr="00B734AF">
              <w:rPr>
                <w:rFonts w:ascii="Arial" w:hAnsi="Arial" w:cs="Arial"/>
                <w:color w:val="000000"/>
              </w:rPr>
              <w:t>/descendant-or-self::node()/</w:t>
            </w:r>
          </w:p>
        </w:tc>
      </w:tr>
    </w:tbl>
    <w:p w:rsidR="001B51E7" w:rsidRPr="00B734AF" w:rsidRDefault="001B51E7" w:rsidP="001B51E7">
      <w:pPr>
        <w:rPr>
          <w:rFonts w:asciiTheme="minorHAnsi" w:hAnsiTheme="minorHAnsi" w:cs="Arial"/>
        </w:rPr>
      </w:pPr>
      <w:r w:rsidRPr="00B734AF">
        <w:rPr>
          <w:rFonts w:asciiTheme="minorHAnsi" w:hAnsiTheme="minorHAnsi" w:cs="Arial"/>
        </w:rPr>
        <w:t>https://blogs.oracle.com/rajeshthekkadath/reverse-xpath-finding-the-xpath-of-a-element-using-bottom-up-approach</w:t>
      </w:r>
    </w:p>
    <w:p w:rsidR="001B51E7" w:rsidRPr="00B734AF" w:rsidRDefault="001B51E7" w:rsidP="001B51E7">
      <w:pPr>
        <w:rPr>
          <w:rFonts w:asciiTheme="minorHAnsi" w:hAnsiTheme="minorHAnsi" w:cs="Arial"/>
        </w:rPr>
      </w:pPr>
      <w:r w:rsidRPr="00B734AF">
        <w:rPr>
          <w:rFonts w:asciiTheme="minorHAnsi" w:hAnsiTheme="minorHAnsi" w:cs="Arial"/>
        </w:rPr>
        <w:t>http://www.geekyarticles.com/2011/07/traversing-xpath.html</w:t>
      </w:r>
    </w:p>
    <w:p w:rsidR="008D0FBD" w:rsidRPr="00B734AF" w:rsidRDefault="008D0FBD" w:rsidP="001B51E7">
      <w:pPr>
        <w:rPr>
          <w:rFonts w:asciiTheme="minorHAnsi" w:hAnsiTheme="minorHAnsi" w:cs="Arial"/>
        </w:rPr>
      </w:pPr>
    </w:p>
    <w:p w:rsidR="008D0FBD" w:rsidRPr="00B734AF" w:rsidRDefault="008D0FBD" w:rsidP="001B51E7">
      <w:pPr>
        <w:rPr>
          <w:rFonts w:asciiTheme="minorHAnsi" w:hAnsiTheme="minorHAnsi" w:cs="Arial"/>
        </w:rPr>
      </w:pPr>
    </w:p>
    <w:p w:rsidR="008D0FBD" w:rsidRPr="00B734AF" w:rsidRDefault="008D0FBD" w:rsidP="001B51E7">
      <w:pPr>
        <w:rPr>
          <w:rFonts w:asciiTheme="minorHAnsi" w:hAnsiTheme="minorHAnsi" w:cs="Arial"/>
        </w:rPr>
      </w:pPr>
      <w:r w:rsidRPr="00B734AF">
        <w:rPr>
          <w:rFonts w:asciiTheme="minorHAnsi" w:hAnsiTheme="minorHAnsi" w:cs="Arial"/>
        </w:rPr>
        <w:t>Reverse Travese in xpath</w:t>
      </w:r>
    </w:p>
    <w:tbl>
      <w:tblPr>
        <w:tblW w:w="6555" w:type="dxa"/>
        <w:tblInd w:w="6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17"/>
        <w:gridCol w:w="5071"/>
      </w:tblGrid>
      <w:tr w:rsidR="008D0FBD" w:rsidRPr="00B734AF" w:rsidTr="008D0F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D0FBD" w:rsidRPr="00B734AF" w:rsidRDefault="008D0FBD">
            <w:pPr>
              <w:spacing w:line="336" w:lineRule="atLeast"/>
              <w:rPr>
                <w:rFonts w:ascii="Arial" w:hAnsi="Arial" w:cs="Arial"/>
                <w:color w:val="252525"/>
              </w:rPr>
            </w:pPr>
            <w:r w:rsidRPr="00B734AF">
              <w:rPr>
                <w:rFonts w:ascii="Arial" w:hAnsi="Arial" w:cs="Arial"/>
                <w:b/>
                <w:bCs/>
                <w:color w:val="252525"/>
              </w:rPr>
              <w:t> Sample XML 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D0FBD" w:rsidRPr="00B734AF" w:rsidRDefault="008D0FBD">
            <w:pPr>
              <w:spacing w:line="336" w:lineRule="atLeast"/>
              <w:rPr>
                <w:rFonts w:ascii="Arial" w:hAnsi="Arial" w:cs="Arial"/>
                <w:color w:val="252525"/>
              </w:rPr>
            </w:pPr>
            <w:r w:rsidRPr="00B734AF">
              <w:rPr>
                <w:rFonts w:ascii="Arial" w:hAnsi="Arial" w:cs="Arial"/>
                <w:b/>
                <w:bCs/>
                <w:color w:val="252525"/>
              </w:rPr>
              <w:t>XPath</w:t>
            </w:r>
            <w:r w:rsidRPr="00B734AF">
              <w:rPr>
                <w:rFonts w:ascii="Arial" w:hAnsi="Arial" w:cs="Arial"/>
                <w:color w:val="252525"/>
              </w:rPr>
              <w:t> </w:t>
            </w:r>
          </w:p>
        </w:tc>
      </w:tr>
      <w:tr w:rsidR="008D0FBD" w:rsidRPr="00B734AF" w:rsidTr="008D0FBD">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D0FBD" w:rsidRPr="00B734AF" w:rsidRDefault="008D0FBD">
            <w:pPr>
              <w:spacing w:line="336" w:lineRule="atLeast"/>
              <w:rPr>
                <w:rFonts w:ascii="Arial" w:hAnsi="Arial" w:cs="Arial"/>
                <w:color w:val="252525"/>
              </w:rPr>
            </w:pPr>
            <w:r w:rsidRPr="00B734AF">
              <w:rPr>
                <w:rFonts w:ascii="Arial" w:hAnsi="Arial" w:cs="Arial"/>
                <w:noProof/>
                <w:color w:val="252525"/>
              </w:rPr>
              <w:drawing>
                <wp:inline distT="0" distB="0" distL="0" distR="0">
                  <wp:extent cx="2945130" cy="3164205"/>
                  <wp:effectExtent l="19050" t="0" r="7620" b="0"/>
                  <wp:docPr id="1" name="Picture 7" descr="https://cdn.app.compendium.com/uploads/user/e7c690e8-6ff9-102a-ac6d-e4aebca50425/f4a5b21d-66fa-4885-92bf-c4e81c06d916/Image/1882709d15c5cf640540383e24148570/xpath_reve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pp.compendium.com/uploads/user/e7c690e8-6ff9-102a-ac6d-e4aebca50425/f4a5b21d-66fa-4885-92bf-c4e81c06d916/Image/1882709d15c5cf640540383e24148570/xpath_reverse.png"/>
                          <pic:cNvPicPr>
                            <a:picLocks noChangeAspect="1" noChangeArrowheads="1"/>
                          </pic:cNvPicPr>
                        </pic:nvPicPr>
                        <pic:blipFill>
                          <a:blip r:embed="rId57"/>
                          <a:srcRect/>
                          <a:stretch>
                            <a:fillRect/>
                          </a:stretch>
                        </pic:blipFill>
                        <pic:spPr bwMode="auto">
                          <a:xfrm>
                            <a:off x="0" y="0"/>
                            <a:ext cx="2945130" cy="316420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D0FBD" w:rsidRPr="00B734AF" w:rsidRDefault="008D0FBD">
            <w:pPr>
              <w:pStyle w:val="NormalWeb"/>
              <w:spacing w:before="0" w:beforeAutospacing="0" w:after="0" w:afterAutospacing="0" w:line="336" w:lineRule="atLeast"/>
              <w:rPr>
                <w:rFonts w:ascii="Arial" w:hAnsi="Arial" w:cs="Arial"/>
                <w:color w:val="404040"/>
              </w:rPr>
            </w:pPr>
            <w:r w:rsidRPr="00B734AF">
              <w:rPr>
                <w:rFonts w:ascii="Arial" w:hAnsi="Arial" w:cs="Arial"/>
                <w:color w:val="404040"/>
              </w:rPr>
              <w:t>(a) Using Top Down approach starting from a top node </w:t>
            </w:r>
            <w:r w:rsidRPr="00B734AF">
              <w:rPr>
                <w:rFonts w:ascii="Arial" w:hAnsi="Arial" w:cs="Arial"/>
                <w:b/>
                <w:bCs/>
                <w:i/>
                <w:iCs/>
                <w:color w:val="404040"/>
              </w:rPr>
              <w:br/>
              <w:t>//table/tr/a[text()='Login']</w:t>
            </w:r>
          </w:p>
          <w:p w:rsidR="008D0FBD" w:rsidRPr="00B734AF" w:rsidRDefault="008D0FBD">
            <w:pPr>
              <w:pStyle w:val="NormalWeb"/>
              <w:spacing w:before="0" w:beforeAutospacing="0" w:after="0" w:afterAutospacing="0" w:line="336" w:lineRule="atLeast"/>
              <w:rPr>
                <w:rFonts w:ascii="Arial" w:hAnsi="Arial" w:cs="Arial"/>
                <w:color w:val="404040"/>
              </w:rPr>
            </w:pPr>
            <w:r w:rsidRPr="00B734AF">
              <w:rPr>
                <w:rFonts w:ascii="Arial" w:hAnsi="Arial" w:cs="Arial"/>
                <w:color w:val="404040"/>
              </w:rPr>
              <w:t>(b) Directly accessing the child node using its text value</w:t>
            </w:r>
            <w:r w:rsidRPr="00B734AF">
              <w:rPr>
                <w:rFonts w:ascii="Arial" w:hAnsi="Arial" w:cs="Arial"/>
                <w:color w:val="404040"/>
              </w:rPr>
              <w:br/>
            </w:r>
            <w:r w:rsidRPr="00B734AF">
              <w:rPr>
                <w:rFonts w:ascii="Arial" w:hAnsi="Arial" w:cs="Arial"/>
                <w:b/>
                <w:bCs/>
                <w:i/>
                <w:iCs/>
                <w:color w:val="404040"/>
              </w:rPr>
              <w:t>//a[text()='Login']</w:t>
            </w:r>
          </w:p>
          <w:p w:rsidR="008D0FBD" w:rsidRPr="00B734AF" w:rsidRDefault="008D0FBD">
            <w:pPr>
              <w:pStyle w:val="NormalWeb"/>
              <w:spacing w:before="0" w:beforeAutospacing="0" w:after="0" w:afterAutospacing="0" w:line="336" w:lineRule="atLeast"/>
              <w:rPr>
                <w:rFonts w:ascii="Arial" w:hAnsi="Arial" w:cs="Arial"/>
                <w:color w:val="404040"/>
              </w:rPr>
            </w:pPr>
            <w:r w:rsidRPr="00B734AF">
              <w:rPr>
                <w:rFonts w:ascii="Arial" w:hAnsi="Arial" w:cs="Arial"/>
                <w:color w:val="404040"/>
              </w:rPr>
              <w:t>(c) Directly accessing the child node using child's attribute value</w:t>
            </w:r>
            <w:r w:rsidRPr="00B734AF">
              <w:rPr>
                <w:rFonts w:ascii="Arial" w:hAnsi="Arial" w:cs="Arial"/>
                <w:color w:val="404040"/>
              </w:rPr>
              <w:br/>
            </w:r>
            <w:r w:rsidRPr="00B734AF">
              <w:rPr>
                <w:rFonts w:ascii="Arial" w:hAnsi="Arial" w:cs="Arial"/>
                <w:b/>
                <w:bCs/>
                <w:i/>
                <w:iCs/>
                <w:color w:val="404040"/>
              </w:rPr>
              <w:t>//a[@href='1.html']</w:t>
            </w:r>
          </w:p>
          <w:p w:rsidR="008D0FBD" w:rsidRPr="00B734AF" w:rsidRDefault="008D0FBD">
            <w:pPr>
              <w:pStyle w:val="NormalWeb"/>
              <w:spacing w:before="0" w:beforeAutospacing="0" w:after="0" w:afterAutospacing="0" w:line="336" w:lineRule="atLeast"/>
              <w:rPr>
                <w:rFonts w:ascii="Arial" w:hAnsi="Arial" w:cs="Arial"/>
                <w:color w:val="404040"/>
              </w:rPr>
            </w:pPr>
            <w:r w:rsidRPr="00B734AF">
              <w:rPr>
                <w:rFonts w:ascii="Arial" w:hAnsi="Arial" w:cs="Arial"/>
                <w:color w:val="404040"/>
              </w:rPr>
              <w:t>(d)</w:t>
            </w:r>
            <w:r w:rsidRPr="00B734AF">
              <w:rPr>
                <w:rFonts w:ascii="Arial" w:hAnsi="Arial" w:cs="Arial"/>
                <w:color w:val="404040"/>
              </w:rPr>
              <w:br/>
              <w:t>Directly accessing the child node using wildcard search. All occurences</w:t>
            </w:r>
            <w:r w:rsidRPr="00B734AF">
              <w:rPr>
                <w:rFonts w:ascii="Arial" w:hAnsi="Arial" w:cs="Arial"/>
                <w:color w:val="404040"/>
              </w:rPr>
              <w:br/>
              <w:t>of text "Logi\*" is matched by below xpath.It will work in this example</w:t>
            </w:r>
            <w:r w:rsidRPr="00B734AF">
              <w:rPr>
                <w:rFonts w:ascii="Arial" w:hAnsi="Arial" w:cs="Arial"/>
                <w:color w:val="404040"/>
              </w:rPr>
              <w:br/>
              <w:t>since there is only one text "Login" which has occurence "Logi" in it. </w:t>
            </w:r>
            <w:r w:rsidRPr="00B734AF">
              <w:rPr>
                <w:rFonts w:ascii="Arial" w:hAnsi="Arial" w:cs="Arial"/>
                <w:color w:val="404040"/>
              </w:rPr>
              <w:br/>
            </w:r>
            <w:r w:rsidRPr="00B734AF">
              <w:rPr>
                <w:rFonts w:ascii="Arial" w:hAnsi="Arial" w:cs="Arial"/>
                <w:b/>
                <w:bCs/>
                <w:i/>
                <w:iCs/>
                <w:color w:val="404040"/>
              </w:rPr>
              <w:t>//a[contains(text(),'Logi')] </w:t>
            </w:r>
          </w:p>
          <w:p w:rsidR="008D0FBD" w:rsidRPr="00B734AF" w:rsidRDefault="008D0FBD">
            <w:pPr>
              <w:pStyle w:val="NormalWeb"/>
              <w:spacing w:before="0" w:beforeAutospacing="0" w:after="0" w:afterAutospacing="0" w:line="336" w:lineRule="atLeast"/>
              <w:rPr>
                <w:rFonts w:ascii="Arial" w:hAnsi="Arial" w:cs="Arial"/>
                <w:color w:val="404040"/>
              </w:rPr>
            </w:pPr>
            <w:r w:rsidRPr="00B734AF">
              <w:rPr>
                <w:rFonts w:ascii="Arial" w:hAnsi="Arial" w:cs="Arial"/>
                <w:color w:val="404040"/>
              </w:rPr>
              <w:t>(e)</w:t>
            </w:r>
            <w:r w:rsidRPr="00B734AF">
              <w:rPr>
                <w:rFonts w:ascii="Arial" w:hAnsi="Arial" w:cs="Arial"/>
                <w:color w:val="404040"/>
              </w:rPr>
              <w:br/>
              <w:t>Using Bottom Up approach starting from another child node and</w:t>
            </w:r>
            <w:r w:rsidRPr="00B734AF">
              <w:rPr>
                <w:rFonts w:ascii="Arial" w:hAnsi="Arial" w:cs="Arial"/>
                <w:color w:val="404040"/>
              </w:rPr>
              <w:br/>
              <w:t>navigating to the actual node. Note: Here the DOM structure should be</w:t>
            </w:r>
            <w:r w:rsidRPr="00B734AF">
              <w:rPr>
                <w:rFonts w:ascii="Arial" w:hAnsi="Arial" w:cs="Arial"/>
                <w:color w:val="404040"/>
              </w:rPr>
              <w:br/>
              <w:t>maintained (as it is in the xml) between the start node and end node </w:t>
            </w:r>
            <w:r w:rsidRPr="00B734AF">
              <w:rPr>
                <w:rFonts w:ascii="Arial" w:hAnsi="Arial" w:cs="Arial"/>
                <w:color w:val="404040"/>
              </w:rPr>
              <w:br/>
            </w:r>
            <w:r w:rsidRPr="00B734AF">
              <w:rPr>
                <w:rFonts w:ascii="Arial" w:hAnsi="Arial" w:cs="Arial"/>
                <w:b/>
                <w:bCs/>
                <w:i/>
                <w:iCs/>
                <w:color w:val="404040"/>
              </w:rPr>
              <w:t>//a[text()='Home']/../../../table/tr/a[text()='Login']</w:t>
            </w:r>
          </w:p>
        </w:tc>
      </w:tr>
    </w:tbl>
    <w:p w:rsidR="008D0FBD" w:rsidRPr="00B734AF" w:rsidRDefault="008D0FBD" w:rsidP="001B51E7">
      <w:pPr>
        <w:rPr>
          <w:rFonts w:asciiTheme="minorHAnsi" w:hAnsiTheme="minorHAnsi" w:cs="Arial"/>
        </w:rPr>
      </w:pPr>
    </w:p>
    <w:p w:rsidR="0025658E" w:rsidRPr="00B734AF" w:rsidRDefault="0025658E" w:rsidP="00B172BD">
      <w:pPr>
        <w:rPr>
          <w:rFonts w:asciiTheme="minorHAnsi" w:hAnsiTheme="minorHAnsi" w:cs="Arial"/>
          <w:b/>
          <w:bCs/>
          <w:color w:val="1F497D"/>
          <w:u w:val="single"/>
        </w:rPr>
      </w:pPr>
    </w:p>
    <w:p w:rsidR="0025658E" w:rsidRPr="00B734AF" w:rsidRDefault="0025658E" w:rsidP="00B172BD">
      <w:pPr>
        <w:rPr>
          <w:rFonts w:asciiTheme="minorHAnsi" w:hAnsiTheme="minorHAnsi" w:cs="Arial"/>
          <w:b/>
          <w:bCs/>
          <w:color w:val="1F497D"/>
          <w:u w:val="single"/>
        </w:rPr>
      </w:pPr>
    </w:p>
    <w:p w:rsidR="0025658E" w:rsidRPr="00B734AF" w:rsidRDefault="0025658E" w:rsidP="00B172BD">
      <w:pPr>
        <w:rPr>
          <w:rFonts w:asciiTheme="minorHAnsi" w:hAnsiTheme="minorHAnsi" w:cs="Arial"/>
          <w:b/>
          <w:bCs/>
          <w:color w:val="1F497D"/>
          <w:u w:val="single"/>
        </w:rPr>
      </w:pPr>
    </w:p>
    <w:p w:rsidR="00B172BD" w:rsidRPr="00B734AF" w:rsidRDefault="00B172BD" w:rsidP="00B172BD">
      <w:pPr>
        <w:rPr>
          <w:rFonts w:asciiTheme="minorHAnsi" w:hAnsiTheme="minorHAnsi" w:cs="Arial"/>
        </w:rPr>
      </w:pPr>
      <w:r w:rsidRPr="00B734AF">
        <w:rPr>
          <w:rFonts w:asciiTheme="minorHAnsi" w:hAnsiTheme="minorHAnsi" w:cs="Arial"/>
          <w:b/>
          <w:bCs/>
          <w:color w:val="1F497D"/>
          <w:u w:val="single"/>
        </w:rPr>
        <w:t>Generic Selenium Questions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6:</w:t>
      </w:r>
    </w:p>
    <w:p w:rsidR="00B172BD" w:rsidRPr="00B734AF" w:rsidRDefault="00B172BD" w:rsidP="00B172BD">
      <w:pPr>
        <w:rPr>
          <w:rFonts w:asciiTheme="minorHAnsi" w:hAnsiTheme="minorHAnsi" w:cs="Arial"/>
        </w:rPr>
      </w:pPr>
      <w:r w:rsidRPr="00B734AF">
        <w:rPr>
          <w:rFonts w:asciiTheme="minorHAnsi" w:hAnsiTheme="minorHAnsi" w:cs="Arial"/>
        </w:rPr>
        <w:t>Which language is used in Selenium IDE?</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 xml:space="preserve">Selenium IDE uses html sort of language called Selenese. Though other languages (java, c#, php </w:t>
      </w:r>
      <w:r w:rsidR="006319A2" w:rsidRPr="00B734AF">
        <w:rPr>
          <w:rFonts w:asciiTheme="minorHAnsi" w:hAnsiTheme="minorHAnsi" w:cs="Arial"/>
        </w:rPr>
        <w:t xml:space="preserve">,Ruby ,Pearl, Python  </w:t>
      </w:r>
      <w:r w:rsidRPr="00B734AF">
        <w:rPr>
          <w:rFonts w:asciiTheme="minorHAnsi" w:hAnsiTheme="minorHAnsi" w:cs="Arial"/>
        </w:rPr>
        <w:t>etc) cannot be used with Selenium IDE, Selenium IDE lets you convert test in these languages so that they could be used with Selenium 1.0 or Selenium 2.0</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lastRenderedPageBreak/>
        <w:t>Question 9:</w:t>
      </w:r>
    </w:p>
    <w:p w:rsidR="00B172BD" w:rsidRPr="00B734AF" w:rsidRDefault="00B172BD" w:rsidP="00B172BD">
      <w:pPr>
        <w:rPr>
          <w:rFonts w:asciiTheme="minorHAnsi" w:hAnsiTheme="minorHAnsi" w:cs="Arial"/>
        </w:rPr>
      </w:pPr>
      <w:r w:rsidRPr="00B734AF">
        <w:rPr>
          <w:rFonts w:asciiTheme="minorHAnsi" w:hAnsiTheme="minorHAnsi" w:cs="Arial"/>
        </w:rPr>
        <w:t>What are the element locators available with Selenium which could be used to locate elements on web page?</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97403B" w:rsidP="00B172BD">
      <w:pPr>
        <w:rPr>
          <w:rFonts w:asciiTheme="minorHAnsi" w:hAnsiTheme="minorHAnsi" w:cs="Arial"/>
        </w:rPr>
      </w:pPr>
      <w:r w:rsidRPr="00B734AF">
        <w:rPr>
          <w:rFonts w:asciiTheme="minorHAnsi" w:hAnsiTheme="minorHAnsi" w:cs="Arial"/>
        </w:rPr>
        <w:t>There are mainly 8</w:t>
      </w:r>
      <w:r w:rsidR="00B172BD" w:rsidRPr="00B734AF">
        <w:rPr>
          <w:rFonts w:asciiTheme="minorHAnsi" w:hAnsiTheme="minorHAnsi" w:cs="Arial"/>
        </w:rPr>
        <w:t xml:space="preserve"> locators used with Selenium –</w:t>
      </w:r>
    </w:p>
    <w:p w:rsidR="00B172BD" w:rsidRPr="00B734AF" w:rsidRDefault="00A27232" w:rsidP="00B172BD">
      <w:pPr>
        <w:ind w:hanging="360"/>
        <w:rPr>
          <w:rFonts w:asciiTheme="minorHAnsi" w:hAnsiTheme="minorHAnsi" w:cs="Arial"/>
          <w:b/>
        </w:rPr>
      </w:pPr>
      <w:r w:rsidRPr="00B734AF">
        <w:rPr>
          <w:rFonts w:asciiTheme="minorHAnsi" w:hAnsiTheme="minorHAnsi" w:cs="Arial"/>
          <w:b/>
        </w:rPr>
        <w:tab/>
      </w:r>
      <w:r w:rsidR="000F46EF" w:rsidRPr="00B734AF">
        <w:rPr>
          <w:rFonts w:asciiTheme="minorHAnsi" w:hAnsiTheme="minorHAnsi" w:cs="Arial"/>
          <w:b/>
        </w:rPr>
        <w:t>1</w:t>
      </w:r>
      <w:r w:rsidR="00B172BD" w:rsidRPr="00B734AF">
        <w:rPr>
          <w:rFonts w:asciiTheme="minorHAnsi" w:hAnsiTheme="minorHAnsi" w:cs="Arial"/>
          <w:b/>
        </w:rPr>
        <w:t>         html id</w:t>
      </w:r>
    </w:p>
    <w:p w:rsidR="00334B95" w:rsidRPr="00B734AF" w:rsidRDefault="00334B95" w:rsidP="00334B95">
      <w:pPr>
        <w:ind w:hanging="360"/>
        <w:rPr>
          <w:rFonts w:asciiTheme="minorHAnsi" w:hAnsiTheme="minorHAnsi" w:cs="Arial"/>
        </w:rPr>
      </w:pPr>
      <w:r w:rsidRPr="00B734AF">
        <w:rPr>
          <w:rFonts w:asciiTheme="minorHAnsi" w:hAnsiTheme="minorHAnsi" w:cs="Arial"/>
        </w:rPr>
        <w:t>&lt;div id="coolestWidgetEvah"&gt;...&lt;/div&gt;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element = driver.findElement(By.id("coolestWidgetEvah"));</w:t>
      </w:r>
    </w:p>
    <w:p w:rsidR="00334B95" w:rsidRPr="00B734AF" w:rsidRDefault="00334B95" w:rsidP="00334B95">
      <w:pPr>
        <w:ind w:hanging="360"/>
        <w:rPr>
          <w:rFonts w:asciiTheme="minorHAnsi" w:hAnsiTheme="minorHAnsi" w:cs="Arial"/>
        </w:rPr>
      </w:pPr>
    </w:p>
    <w:p w:rsidR="00B172BD" w:rsidRPr="00B734AF" w:rsidRDefault="00334B95" w:rsidP="00B172BD">
      <w:pPr>
        <w:ind w:hanging="360"/>
        <w:rPr>
          <w:rFonts w:asciiTheme="minorHAnsi" w:hAnsiTheme="minorHAnsi" w:cs="Arial"/>
          <w:b/>
        </w:rPr>
      </w:pPr>
      <w:r w:rsidRPr="00B734AF">
        <w:rPr>
          <w:rFonts w:asciiTheme="minorHAnsi" w:hAnsiTheme="minorHAnsi" w:cs="Arial"/>
          <w:b/>
        </w:rPr>
        <w:t>2</w:t>
      </w:r>
      <w:r w:rsidR="00B172BD" w:rsidRPr="00B734AF">
        <w:rPr>
          <w:rFonts w:asciiTheme="minorHAnsi" w:hAnsiTheme="minorHAnsi" w:cs="Arial"/>
          <w:b/>
        </w:rPr>
        <w:t>     html name</w:t>
      </w:r>
    </w:p>
    <w:p w:rsidR="00334B95" w:rsidRPr="00B734AF" w:rsidRDefault="00334B95" w:rsidP="00334B95">
      <w:pPr>
        <w:ind w:hanging="360"/>
        <w:rPr>
          <w:rFonts w:asciiTheme="minorHAnsi" w:hAnsiTheme="minorHAnsi" w:cs="Arial"/>
        </w:rPr>
      </w:pPr>
    </w:p>
    <w:p w:rsidR="00334B95" w:rsidRPr="00B734AF" w:rsidRDefault="00334B95" w:rsidP="00334B95">
      <w:pPr>
        <w:ind w:hanging="360"/>
        <w:rPr>
          <w:rFonts w:asciiTheme="minorHAnsi" w:hAnsiTheme="minorHAnsi" w:cs="Arial"/>
        </w:rPr>
      </w:pPr>
      <w:r w:rsidRPr="00B734AF">
        <w:rPr>
          <w:rFonts w:asciiTheme="minorHAnsi" w:hAnsiTheme="minorHAnsi" w:cs="Arial"/>
        </w:rPr>
        <w:t>&lt;input name="cheese" type="text"/&gt;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cheese = driver.findElement(By.name("cheese"));</w:t>
      </w:r>
    </w:p>
    <w:p w:rsidR="00334B95" w:rsidRPr="00B734AF" w:rsidRDefault="00334B95" w:rsidP="00B172BD">
      <w:pPr>
        <w:ind w:hanging="360"/>
        <w:rPr>
          <w:rFonts w:asciiTheme="minorHAnsi" w:hAnsiTheme="minorHAnsi" w:cs="Arial"/>
          <w:b/>
        </w:rPr>
      </w:pPr>
    </w:p>
    <w:p w:rsidR="00334B95" w:rsidRPr="00B734AF" w:rsidRDefault="00334B95" w:rsidP="00B172BD">
      <w:pPr>
        <w:ind w:hanging="360"/>
        <w:rPr>
          <w:rFonts w:asciiTheme="minorHAnsi" w:hAnsiTheme="minorHAnsi" w:cs="Arial"/>
          <w:b/>
        </w:rPr>
      </w:pPr>
    </w:p>
    <w:p w:rsidR="00B172BD" w:rsidRPr="00B734AF" w:rsidRDefault="00456AFF" w:rsidP="00B172BD">
      <w:pPr>
        <w:ind w:hanging="360"/>
        <w:rPr>
          <w:rFonts w:asciiTheme="minorHAnsi" w:hAnsiTheme="minorHAnsi" w:cs="Arial"/>
          <w:b/>
        </w:rPr>
      </w:pPr>
      <w:r w:rsidRPr="00B734AF">
        <w:rPr>
          <w:rFonts w:asciiTheme="minorHAnsi" w:hAnsiTheme="minorHAnsi" w:cs="Arial"/>
          <w:b/>
        </w:rPr>
        <w:t>3</w:t>
      </w:r>
      <w:r w:rsidR="000F46EF" w:rsidRPr="00B734AF">
        <w:rPr>
          <w:rFonts w:asciiTheme="minorHAnsi" w:hAnsiTheme="minorHAnsi" w:cs="Arial"/>
          <w:b/>
        </w:rPr>
        <w:t>       </w:t>
      </w:r>
      <w:r w:rsidR="00B172BD" w:rsidRPr="00B734AF">
        <w:rPr>
          <w:rFonts w:asciiTheme="minorHAnsi" w:hAnsiTheme="minorHAnsi" w:cs="Arial"/>
          <w:b/>
        </w:rPr>
        <w:t>XPath locator and</w:t>
      </w:r>
    </w:p>
    <w:p w:rsidR="00B172BD" w:rsidRPr="00B734AF" w:rsidRDefault="00456AFF" w:rsidP="00B172BD">
      <w:pPr>
        <w:ind w:hanging="360"/>
        <w:rPr>
          <w:rFonts w:asciiTheme="minorHAnsi" w:hAnsiTheme="minorHAnsi" w:cs="Arial"/>
          <w:b/>
        </w:rPr>
      </w:pPr>
      <w:r w:rsidRPr="00B734AF">
        <w:rPr>
          <w:rFonts w:asciiTheme="minorHAnsi" w:hAnsiTheme="minorHAnsi" w:cs="Arial"/>
          <w:b/>
        </w:rPr>
        <w:t>4</w:t>
      </w:r>
      <w:r w:rsidR="00B172BD" w:rsidRPr="00B734AF">
        <w:rPr>
          <w:rFonts w:asciiTheme="minorHAnsi" w:hAnsiTheme="minorHAnsi" w:cs="Arial"/>
          <w:b/>
        </w:rPr>
        <w:t>        Css locators</w:t>
      </w:r>
    </w:p>
    <w:p w:rsidR="00334B95" w:rsidRPr="00B734AF" w:rsidRDefault="00334B95" w:rsidP="00334B95">
      <w:pPr>
        <w:ind w:hanging="360"/>
        <w:rPr>
          <w:rFonts w:asciiTheme="minorHAnsi" w:hAnsiTheme="minorHAnsi" w:cs="Arial"/>
        </w:rPr>
      </w:pPr>
      <w:r w:rsidRPr="00B734AF">
        <w:rPr>
          <w:rFonts w:asciiTheme="minorHAnsi" w:hAnsiTheme="minorHAnsi" w:cs="Arial"/>
        </w:rPr>
        <w:t>&lt;div id="food"&gt;&lt;span class="dairy"&gt;milk&lt;/span&gt;&lt;span class="dairy aged"&gt;cheese&lt;/span&gt;&lt;/div&gt;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cheese = driver.findElement(By.cssSelector("#food span.dairy.aged"));</w:t>
      </w:r>
    </w:p>
    <w:p w:rsidR="00334B95" w:rsidRPr="00B734AF" w:rsidRDefault="00334B95" w:rsidP="00334B95">
      <w:pPr>
        <w:ind w:hanging="360"/>
        <w:rPr>
          <w:rFonts w:asciiTheme="minorHAnsi" w:hAnsiTheme="minorHAnsi" w:cs="Arial"/>
        </w:rPr>
      </w:pPr>
    </w:p>
    <w:p w:rsidR="00334B95" w:rsidRPr="00B734AF" w:rsidRDefault="00334B95" w:rsidP="00B172BD">
      <w:pPr>
        <w:ind w:hanging="360"/>
        <w:rPr>
          <w:rFonts w:asciiTheme="minorHAnsi" w:hAnsiTheme="minorHAnsi" w:cs="Arial"/>
          <w:b/>
        </w:rPr>
      </w:pPr>
      <w:r w:rsidRPr="00B734AF">
        <w:rPr>
          <w:rFonts w:asciiTheme="minorHAnsi" w:hAnsiTheme="minorHAnsi" w:cs="Arial"/>
          <w:b/>
        </w:rPr>
        <w:t>5    Class Name</w:t>
      </w:r>
    </w:p>
    <w:p w:rsidR="00334B95" w:rsidRPr="00B734AF" w:rsidRDefault="00334B95" w:rsidP="00B172BD">
      <w:pPr>
        <w:ind w:hanging="360"/>
        <w:rPr>
          <w:rFonts w:asciiTheme="minorHAnsi" w:hAnsiTheme="minorHAnsi" w:cs="Arial"/>
          <w:b/>
        </w:rPr>
      </w:pPr>
    </w:p>
    <w:p w:rsidR="00334B95" w:rsidRPr="00B734AF" w:rsidRDefault="00334B95" w:rsidP="00334B95">
      <w:pPr>
        <w:ind w:hanging="360"/>
        <w:rPr>
          <w:rFonts w:asciiTheme="minorHAnsi" w:hAnsiTheme="minorHAnsi" w:cs="Arial"/>
        </w:rPr>
      </w:pPr>
      <w:r w:rsidRPr="00B734AF">
        <w:rPr>
          <w:rFonts w:asciiTheme="minorHAnsi" w:hAnsiTheme="minorHAnsi" w:cs="Arial"/>
        </w:rPr>
        <w:t>&lt;div class="cheese"&gt;&lt;span&gt;Cheddar&lt;/span&gt;&lt;/div&gt;&lt;div class="cheese"&gt;&lt;span&gt;Gouda&lt;/span&gt;&lt;/div&gt;</w:t>
      </w:r>
    </w:p>
    <w:p w:rsidR="00334B95" w:rsidRPr="00B734AF" w:rsidRDefault="00334B95" w:rsidP="00334B95">
      <w:pPr>
        <w:ind w:hanging="360"/>
        <w:rPr>
          <w:rFonts w:asciiTheme="minorHAnsi" w:hAnsiTheme="minorHAnsi" w:cs="Arial"/>
        </w:rPr>
      </w:pPr>
      <w:r w:rsidRPr="00B734AF">
        <w:rPr>
          <w:rFonts w:asciiTheme="minorHAnsi" w:hAnsiTheme="minorHAnsi" w:cs="Arial"/>
        </w:rPr>
        <w:t>List&lt;WebElement&gt; cheeses = driver.findElements(By.className("cheese"));</w:t>
      </w:r>
    </w:p>
    <w:p w:rsidR="00334B95" w:rsidRPr="00B734AF" w:rsidRDefault="00334B95" w:rsidP="00B172BD">
      <w:pPr>
        <w:ind w:hanging="360"/>
        <w:rPr>
          <w:rFonts w:asciiTheme="minorHAnsi" w:hAnsiTheme="minorHAnsi" w:cs="Arial"/>
          <w:b/>
        </w:rPr>
      </w:pPr>
    </w:p>
    <w:p w:rsidR="00334B95" w:rsidRPr="00B734AF" w:rsidRDefault="00334B95" w:rsidP="00B172BD">
      <w:pPr>
        <w:ind w:hanging="360"/>
        <w:rPr>
          <w:rFonts w:asciiTheme="minorHAnsi" w:hAnsiTheme="minorHAnsi" w:cs="Arial"/>
          <w:b/>
        </w:rPr>
      </w:pPr>
      <w:r w:rsidRPr="00B734AF">
        <w:rPr>
          <w:rFonts w:asciiTheme="minorHAnsi" w:hAnsiTheme="minorHAnsi" w:cs="Arial"/>
          <w:b/>
        </w:rPr>
        <w:t>6.  Tag Name</w:t>
      </w:r>
    </w:p>
    <w:p w:rsidR="00334B95" w:rsidRPr="00B734AF" w:rsidRDefault="00334B95" w:rsidP="00334B95">
      <w:pPr>
        <w:ind w:hanging="360"/>
        <w:rPr>
          <w:rFonts w:asciiTheme="minorHAnsi" w:hAnsiTheme="minorHAnsi" w:cs="Arial"/>
        </w:rPr>
      </w:pPr>
    </w:p>
    <w:p w:rsidR="00334B95" w:rsidRPr="00B734AF" w:rsidRDefault="00334B95" w:rsidP="00334B95">
      <w:pPr>
        <w:ind w:hanging="360"/>
        <w:rPr>
          <w:rFonts w:asciiTheme="minorHAnsi" w:hAnsiTheme="minorHAnsi" w:cs="Arial"/>
        </w:rPr>
      </w:pPr>
      <w:r w:rsidRPr="00B734AF">
        <w:rPr>
          <w:rFonts w:asciiTheme="minorHAnsi" w:hAnsiTheme="minorHAnsi" w:cs="Arial"/>
        </w:rPr>
        <w:t>&lt;iframe src="..."&gt;&lt;/iframe&gt;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frame = driver.findElement(By.tagName("iframe"));</w:t>
      </w:r>
    </w:p>
    <w:p w:rsidR="00334B95" w:rsidRPr="00B734AF" w:rsidRDefault="00334B95" w:rsidP="00B172BD">
      <w:pPr>
        <w:ind w:hanging="360"/>
        <w:rPr>
          <w:rFonts w:asciiTheme="minorHAnsi" w:hAnsiTheme="minorHAnsi" w:cs="Arial"/>
          <w:b/>
        </w:rPr>
      </w:pPr>
    </w:p>
    <w:p w:rsidR="00334B95" w:rsidRPr="00B734AF" w:rsidRDefault="00334B95" w:rsidP="00B172BD">
      <w:pPr>
        <w:ind w:hanging="360"/>
        <w:rPr>
          <w:rFonts w:asciiTheme="minorHAnsi" w:hAnsiTheme="minorHAnsi" w:cs="Arial"/>
          <w:b/>
        </w:rPr>
      </w:pPr>
      <w:r w:rsidRPr="00B734AF">
        <w:rPr>
          <w:rFonts w:asciiTheme="minorHAnsi" w:hAnsiTheme="minorHAnsi" w:cs="Arial"/>
          <w:b/>
        </w:rPr>
        <w:t>7. Link Text</w:t>
      </w:r>
    </w:p>
    <w:p w:rsidR="00334B95" w:rsidRPr="00B734AF" w:rsidRDefault="00334B95" w:rsidP="00334B95">
      <w:pPr>
        <w:ind w:hanging="360"/>
        <w:rPr>
          <w:rFonts w:asciiTheme="minorHAnsi" w:hAnsiTheme="minorHAnsi" w:cs="Arial"/>
        </w:rPr>
      </w:pPr>
      <w:r w:rsidRPr="00B734AF">
        <w:rPr>
          <w:rFonts w:asciiTheme="minorHAnsi" w:hAnsiTheme="minorHAnsi" w:cs="Arial"/>
        </w:rPr>
        <w:t>&lt;a href="http://www.google.com/search?q=cheese"&gt;cheese&lt;/a&gt;&gt;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cheese = driver.findElement(By.linkText("cheese"));</w:t>
      </w:r>
    </w:p>
    <w:p w:rsidR="00334B95" w:rsidRPr="00B734AF" w:rsidRDefault="00334B95" w:rsidP="00B172BD">
      <w:pPr>
        <w:ind w:hanging="360"/>
        <w:rPr>
          <w:rFonts w:asciiTheme="minorHAnsi" w:hAnsiTheme="minorHAnsi" w:cs="Arial"/>
          <w:b/>
        </w:rPr>
      </w:pPr>
    </w:p>
    <w:p w:rsidR="00334B95" w:rsidRPr="00B734AF" w:rsidRDefault="00334B95" w:rsidP="00B172BD">
      <w:pPr>
        <w:ind w:hanging="360"/>
        <w:rPr>
          <w:rFonts w:asciiTheme="minorHAnsi" w:hAnsiTheme="minorHAnsi" w:cs="Arial"/>
          <w:b/>
        </w:rPr>
      </w:pPr>
      <w:r w:rsidRPr="00B734AF">
        <w:rPr>
          <w:rFonts w:asciiTheme="minorHAnsi" w:hAnsiTheme="minorHAnsi" w:cs="Arial"/>
          <w:b/>
        </w:rPr>
        <w:t>8. PartialLnkText</w:t>
      </w:r>
    </w:p>
    <w:p w:rsidR="00334B95" w:rsidRPr="00B734AF" w:rsidRDefault="00334B95" w:rsidP="00334B95">
      <w:pPr>
        <w:ind w:hanging="360"/>
        <w:rPr>
          <w:rFonts w:asciiTheme="minorHAnsi" w:hAnsiTheme="minorHAnsi" w:cs="Arial"/>
        </w:rPr>
      </w:pPr>
      <w:r w:rsidRPr="00B734AF">
        <w:rPr>
          <w:rFonts w:asciiTheme="minorHAnsi" w:hAnsiTheme="minorHAnsi" w:cs="Arial"/>
        </w:rPr>
        <w:t>&lt;a href="http://www.google.com/search?q=cheese"&gt;search for cheese&lt;/a&gt;&gt;</w:t>
      </w:r>
    </w:p>
    <w:p w:rsidR="00334B95" w:rsidRPr="00B734AF" w:rsidRDefault="00334B95" w:rsidP="00334B95">
      <w:pPr>
        <w:ind w:hanging="360"/>
        <w:rPr>
          <w:rFonts w:asciiTheme="minorHAnsi" w:hAnsiTheme="minorHAnsi" w:cs="Arial"/>
        </w:rPr>
      </w:pPr>
      <w:r w:rsidRPr="00B734AF">
        <w:rPr>
          <w:rFonts w:asciiTheme="minorHAnsi" w:hAnsiTheme="minorHAnsi" w:cs="Arial"/>
        </w:rPr>
        <w:t>WebElement cheese = driver.findElement(By.partialLinkText("cheese"));</w:t>
      </w:r>
      <w:r w:rsidRPr="00B734AF">
        <w:rPr>
          <w:rFonts w:asciiTheme="minorHAnsi" w:hAnsiTheme="minorHAnsi" w:cs="Arial"/>
        </w:rPr>
        <w:tab/>
      </w:r>
    </w:p>
    <w:p w:rsidR="00851D7A" w:rsidRPr="00B734AF" w:rsidRDefault="00851D7A" w:rsidP="00B172BD">
      <w:pPr>
        <w:rPr>
          <w:rFonts w:asciiTheme="minorHAnsi" w:hAnsiTheme="minorHAnsi" w:cs="Arial"/>
          <w:b/>
        </w:rPr>
      </w:pPr>
    </w:p>
    <w:p w:rsidR="00334B95" w:rsidRPr="00B734AF" w:rsidRDefault="00334B95" w:rsidP="00B172BD">
      <w:pPr>
        <w:rPr>
          <w:rFonts w:asciiTheme="minorHAnsi" w:hAnsiTheme="minorHAnsi" w:cs="Arial"/>
          <w:b/>
        </w:rPr>
      </w:pPr>
      <w:r w:rsidRPr="00B734AF">
        <w:rPr>
          <w:rFonts w:asciiTheme="minorHAnsi" w:hAnsiTheme="minorHAnsi" w:cs="Arial"/>
          <w:b/>
        </w:rPr>
        <w:t>9 Using java script</w:t>
      </w:r>
      <w:r w:rsidR="00851D7A" w:rsidRPr="00B734AF">
        <w:rPr>
          <w:rFonts w:asciiTheme="minorHAnsi" w:hAnsiTheme="minorHAnsi" w:cs="Arial"/>
          <w:b/>
        </w:rPr>
        <w:t>-</w:t>
      </w:r>
    </w:p>
    <w:p w:rsidR="00851D7A" w:rsidRPr="00B734AF" w:rsidRDefault="00851D7A" w:rsidP="00B172BD">
      <w:pPr>
        <w:rPr>
          <w:rFonts w:asciiTheme="minorHAnsi" w:hAnsiTheme="minorHAnsi" w:cs="Arial"/>
          <w:b/>
        </w:rPr>
      </w:pPr>
      <w:r w:rsidRPr="00B734AF">
        <w:rPr>
          <w:rFonts w:asciiTheme="minorHAnsi" w:hAnsiTheme="minorHAnsi" w:cs="Arial"/>
          <w:color w:val="000000"/>
          <w:shd w:val="clear" w:color="auto" w:fill="FFFFFF"/>
        </w:rPr>
        <w:t>You can execute arbitrary javascript to find an element and as long as you return a DOM Element, it will be automatically converted to a WebElement object.</w:t>
      </w:r>
    </w:p>
    <w:p w:rsidR="00334B95" w:rsidRPr="00B734AF" w:rsidRDefault="00334B95" w:rsidP="00334B95">
      <w:pPr>
        <w:rPr>
          <w:rFonts w:asciiTheme="minorHAnsi" w:hAnsiTheme="minorHAnsi" w:cs="Arial"/>
        </w:rPr>
      </w:pPr>
    </w:p>
    <w:p w:rsidR="00334B95" w:rsidRPr="00B734AF" w:rsidRDefault="00334B95" w:rsidP="00334B95">
      <w:pPr>
        <w:rPr>
          <w:rFonts w:asciiTheme="minorHAnsi" w:hAnsiTheme="minorHAnsi" w:cs="Arial"/>
        </w:rPr>
      </w:pPr>
      <w:r w:rsidRPr="00B734AF">
        <w:rPr>
          <w:rFonts w:asciiTheme="minorHAnsi" w:hAnsiTheme="minorHAnsi" w:cs="Arial"/>
        </w:rPr>
        <w:t>WebElement element = (WebElement) ((JavascriptExecutor)driver).executeScript("</w:t>
      </w:r>
      <w:r w:rsidRPr="00B734AF">
        <w:rPr>
          <w:rFonts w:asciiTheme="minorHAnsi" w:hAnsiTheme="minorHAnsi" w:cs="Arial"/>
          <w:color w:val="FF0000"/>
        </w:rPr>
        <w:t>return</w:t>
      </w:r>
      <w:r w:rsidRPr="00B734AF">
        <w:rPr>
          <w:rFonts w:asciiTheme="minorHAnsi" w:hAnsiTheme="minorHAnsi" w:cs="Arial"/>
        </w:rPr>
        <w:t xml:space="preserve"> $('.cheese')[0]");</w:t>
      </w:r>
    </w:p>
    <w:p w:rsidR="00334B95" w:rsidRPr="00B734AF" w:rsidRDefault="00334B95" w:rsidP="00334B95">
      <w:pPr>
        <w:rPr>
          <w:rFonts w:asciiTheme="minorHAnsi" w:hAnsiTheme="minorHAnsi" w:cs="Arial"/>
        </w:rPr>
      </w:pPr>
      <w:r w:rsidRPr="00B734AF">
        <w:rPr>
          <w:rFonts w:asciiTheme="minorHAnsi" w:hAnsiTheme="minorHAnsi" w:cs="Arial"/>
        </w:rPr>
        <w:t>List&lt;WebElement&gt; labels = driver.findElements(By.tagName("label"));</w:t>
      </w:r>
    </w:p>
    <w:p w:rsidR="00334B95" w:rsidRPr="00B734AF" w:rsidRDefault="00334B95" w:rsidP="00334B95">
      <w:pPr>
        <w:rPr>
          <w:rFonts w:asciiTheme="minorHAnsi" w:hAnsiTheme="minorHAnsi" w:cs="Arial"/>
        </w:rPr>
      </w:pPr>
      <w:r w:rsidRPr="00B734AF">
        <w:rPr>
          <w:rFonts w:asciiTheme="minorHAnsi" w:hAnsiTheme="minorHAnsi" w:cs="Arial"/>
        </w:rPr>
        <w:t>List&lt;WebElement&gt; inputs = (List&lt;WebElement&gt;) ((JavascriptExecutor)driver).executeScript(</w:t>
      </w:r>
    </w:p>
    <w:p w:rsidR="00334B95" w:rsidRPr="00B734AF" w:rsidRDefault="00334B95" w:rsidP="00334B95">
      <w:pPr>
        <w:rPr>
          <w:rFonts w:asciiTheme="minorHAnsi" w:hAnsiTheme="minorHAnsi" w:cs="Arial"/>
        </w:rPr>
      </w:pPr>
      <w:r w:rsidRPr="00B734AF">
        <w:rPr>
          <w:rFonts w:asciiTheme="minorHAnsi" w:hAnsiTheme="minorHAnsi" w:cs="Arial"/>
        </w:rPr>
        <w:t xml:space="preserve">    "var labels = arguments[0], inputs = []; for (var i=0; i &lt; labels.length; i++){" +</w:t>
      </w:r>
    </w:p>
    <w:p w:rsidR="00334B95" w:rsidRPr="00B734AF" w:rsidRDefault="00334B95" w:rsidP="00334B95">
      <w:pPr>
        <w:rPr>
          <w:rFonts w:asciiTheme="minorHAnsi" w:hAnsiTheme="minorHAnsi" w:cs="Arial"/>
        </w:rPr>
      </w:pPr>
      <w:r w:rsidRPr="00B734AF">
        <w:rPr>
          <w:rFonts w:asciiTheme="minorHAnsi" w:hAnsiTheme="minorHAnsi" w:cs="Arial"/>
        </w:rPr>
        <w:t xml:space="preserve">    "inputs.push(document.getElementById(labels[i].getAttribute('for'))); } return inputs;", labels);</w:t>
      </w:r>
    </w:p>
    <w:p w:rsidR="00334B95" w:rsidRPr="00B734AF" w:rsidRDefault="00334B95"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lastRenderedPageBreak/>
        <w:t>Question 10:</w:t>
      </w:r>
    </w:p>
    <w:p w:rsidR="00B172BD" w:rsidRPr="00B734AF" w:rsidRDefault="00B172BD" w:rsidP="00B172BD">
      <w:pPr>
        <w:rPr>
          <w:rFonts w:asciiTheme="minorHAnsi" w:hAnsiTheme="minorHAnsi" w:cs="Arial"/>
        </w:rPr>
      </w:pPr>
      <w:r w:rsidRPr="00B734AF">
        <w:rPr>
          <w:rFonts w:asciiTheme="minorHAnsi" w:hAnsiTheme="minorHAnsi" w:cs="Arial"/>
        </w:rPr>
        <w:t>What is Selenium Grid?</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Selenium grid lets you distribute your tests on multiple machines and all of them at the same time. Hence you can execute test on IE on Windows and Safari on Mac machine using the same test script (well, almost always). This greatly helps in reducing the time of test execution and provides quick feedback to stack holders.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Question 24:</w:t>
      </w: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What is CSS location strategy in Selenium?</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Answer:</w:t>
      </w:r>
    </w:p>
    <w:p w:rsidR="00B172BD" w:rsidRPr="00B734AF" w:rsidRDefault="00B172BD" w:rsidP="00B172BD">
      <w:pPr>
        <w:rPr>
          <w:rFonts w:asciiTheme="minorHAnsi" w:hAnsiTheme="minorHAnsi" w:cs="Arial"/>
          <w:highlight w:val="yellow"/>
        </w:rPr>
      </w:pPr>
    </w:p>
    <w:p w:rsidR="00B172BD" w:rsidRPr="00B734AF" w:rsidRDefault="00B172BD" w:rsidP="00B172BD">
      <w:pPr>
        <w:rPr>
          <w:rFonts w:asciiTheme="minorHAnsi" w:hAnsiTheme="minorHAnsi" w:cs="Arial"/>
        </w:rPr>
      </w:pPr>
      <w:r w:rsidRPr="00B734AF">
        <w:rPr>
          <w:rFonts w:asciiTheme="minorHAnsi" w:hAnsiTheme="minorHAnsi" w:cs="Arial"/>
          <w:highlight w:val="yellow"/>
        </w:rPr>
        <w:t>CSS location strategy can be used with Selenium to locate elements, it works using cascade style sheet location methods in which -</w:t>
      </w:r>
    </w:p>
    <w:p w:rsidR="00B172BD" w:rsidRPr="00B734AF" w:rsidRDefault="00B172BD" w:rsidP="00B172BD">
      <w:pPr>
        <w:rPr>
          <w:rFonts w:asciiTheme="minorHAnsi" w:hAnsiTheme="minorHAnsi" w:cs="Arial"/>
        </w:rPr>
      </w:pPr>
      <w:r w:rsidRPr="00B734AF">
        <w:rPr>
          <w:rFonts w:asciiTheme="minorHAnsi" w:hAnsiTheme="minorHAnsi" w:cs="Arial"/>
        </w:rPr>
        <w:t>Direct child is denoted with – (a space)</w:t>
      </w:r>
    </w:p>
    <w:p w:rsidR="00B172BD" w:rsidRPr="00B734AF" w:rsidRDefault="00B172BD" w:rsidP="00B172BD">
      <w:pPr>
        <w:rPr>
          <w:rFonts w:asciiTheme="minorHAnsi" w:hAnsiTheme="minorHAnsi" w:cs="Arial"/>
        </w:rPr>
      </w:pPr>
      <w:r w:rsidRPr="00B734AF">
        <w:rPr>
          <w:rFonts w:asciiTheme="minorHAnsi" w:hAnsiTheme="minorHAnsi" w:cs="Arial"/>
        </w:rPr>
        <w:t>Relative child is denoted with - &gt;</w:t>
      </w:r>
    </w:p>
    <w:p w:rsidR="00B172BD" w:rsidRPr="00B734AF" w:rsidRDefault="00B172BD" w:rsidP="00B172BD">
      <w:pPr>
        <w:rPr>
          <w:rFonts w:asciiTheme="minorHAnsi" w:hAnsiTheme="minorHAnsi" w:cs="Arial"/>
        </w:rPr>
      </w:pPr>
      <w:r w:rsidRPr="00B734AF">
        <w:rPr>
          <w:rFonts w:asciiTheme="minorHAnsi" w:hAnsiTheme="minorHAnsi" w:cs="Arial"/>
        </w:rPr>
        <w:t>Id, class, names can also be used with XPath –</w:t>
      </w:r>
    </w:p>
    <w:p w:rsidR="00B172BD" w:rsidRPr="00B734AF" w:rsidRDefault="00B172BD" w:rsidP="00B172BD">
      <w:pPr>
        <w:ind w:hanging="360"/>
        <w:rPr>
          <w:rFonts w:asciiTheme="minorHAnsi" w:hAnsiTheme="minorHAnsi" w:cs="Arial"/>
        </w:rPr>
      </w:pPr>
      <w:r w:rsidRPr="00B734AF">
        <w:rPr>
          <w:rFonts w:asciiTheme="minorHAnsi" w:hAnsiTheme="minorHAnsi" w:cs="Arial"/>
        </w:rPr>
        <w:t>         css=input[name=’q’]</w:t>
      </w:r>
    </w:p>
    <w:p w:rsidR="00B172BD" w:rsidRPr="00B734AF" w:rsidRDefault="00B172BD" w:rsidP="00B172BD">
      <w:pPr>
        <w:ind w:hanging="360"/>
        <w:rPr>
          <w:rFonts w:asciiTheme="minorHAnsi" w:hAnsiTheme="minorHAnsi" w:cs="Arial"/>
        </w:rPr>
      </w:pPr>
      <w:r w:rsidRPr="00B734AF">
        <w:rPr>
          <w:rFonts w:asciiTheme="minorHAnsi" w:hAnsiTheme="minorHAnsi" w:cs="Arial"/>
        </w:rPr>
        <w:t>         css=input[id=’lst-ib’] or input#lst-ib</w:t>
      </w:r>
    </w:p>
    <w:p w:rsidR="00CB4A90" w:rsidRPr="00B734AF" w:rsidRDefault="00B172BD" w:rsidP="00CB4A90">
      <w:pPr>
        <w:ind w:hanging="360"/>
        <w:rPr>
          <w:rFonts w:asciiTheme="minorHAnsi" w:hAnsiTheme="minorHAnsi" w:cs="Arial"/>
        </w:rPr>
      </w:pPr>
      <w:r w:rsidRPr="00B734AF">
        <w:rPr>
          <w:rFonts w:asciiTheme="minorHAnsi" w:hAnsiTheme="minorHAnsi" w:cs="Arial"/>
        </w:rPr>
        <w:t>         css=input[class=’ lst’] or input.lst</w:t>
      </w:r>
    </w:p>
    <w:p w:rsidR="00B172BD" w:rsidRPr="00B734AF" w:rsidRDefault="00CB4A90" w:rsidP="00CB4A90">
      <w:pPr>
        <w:ind w:hanging="360"/>
        <w:rPr>
          <w:rFonts w:asciiTheme="minorHAnsi" w:hAnsiTheme="minorHAnsi" w:cs="Arial"/>
        </w:rPr>
      </w:pPr>
      <w:r w:rsidRPr="00B734AF">
        <w:rPr>
          <w:rFonts w:asciiTheme="minorHAnsi" w:hAnsiTheme="minorHAnsi" w:cs="Arial"/>
        </w:rPr>
        <w:t xml:space="preserve">        </w:t>
      </w:r>
      <w:r w:rsidR="00B172BD" w:rsidRPr="00B734AF">
        <w:rPr>
          <w:rFonts w:asciiTheme="minorHAnsi" w:hAnsiTheme="minorHAnsi" w:cs="Arial"/>
        </w:rPr>
        <w:t>If only part of id/name/class is constant than “contains” can be used as –</w:t>
      </w:r>
    </w:p>
    <w:p w:rsidR="00B172BD" w:rsidRPr="00B734AF" w:rsidRDefault="00B172BD" w:rsidP="00B172BD">
      <w:pPr>
        <w:ind w:hanging="360"/>
        <w:rPr>
          <w:rFonts w:asciiTheme="minorHAnsi" w:hAnsiTheme="minorHAnsi" w:cs="Arial"/>
        </w:rPr>
      </w:pPr>
      <w:r w:rsidRPr="00B734AF">
        <w:rPr>
          <w:rFonts w:asciiTheme="minorHAnsi" w:hAnsiTheme="minorHAnsi" w:cs="Arial"/>
        </w:rPr>
        <w:t>         css=input[id*=' lst-ib ')]</w:t>
      </w:r>
    </w:p>
    <w:p w:rsidR="00B172BD" w:rsidRPr="00B734AF" w:rsidRDefault="00B172BD" w:rsidP="00B172BD">
      <w:pPr>
        <w:rPr>
          <w:rFonts w:asciiTheme="minorHAnsi" w:hAnsiTheme="minorHAnsi" w:cs="Arial"/>
        </w:rPr>
      </w:pPr>
      <w:r w:rsidRPr="00B734AF">
        <w:rPr>
          <w:rFonts w:asciiTheme="minorHAnsi" w:hAnsiTheme="minorHAnsi" w:cs="Arial"/>
        </w:rPr>
        <w:t>Element location strategy using inner text</w:t>
      </w:r>
    </w:p>
    <w:p w:rsidR="00B172BD" w:rsidRPr="00B734AF" w:rsidRDefault="00B172BD" w:rsidP="00B172BD">
      <w:pPr>
        <w:ind w:hanging="360"/>
        <w:rPr>
          <w:rFonts w:asciiTheme="minorHAnsi" w:hAnsiTheme="minorHAnsi" w:cs="Arial"/>
        </w:rPr>
      </w:pPr>
      <w:r w:rsidRPr="00B734AF">
        <w:rPr>
          <w:rFonts w:asciiTheme="minorHAnsi" w:hAnsiTheme="minorHAnsi" w:cs="Arial"/>
        </w:rPr>
        <w:t>         css = a:contains(‘log out’)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highlight w:val="yellow"/>
        </w:rPr>
      </w:pPr>
      <w:r w:rsidRPr="00B734AF">
        <w:rPr>
          <w:rFonts w:asciiTheme="minorHAnsi" w:hAnsiTheme="minorHAnsi" w:cs="Arial"/>
          <w:bCs/>
          <w:highlight w:val="yellow"/>
          <w:u w:val="single"/>
        </w:rPr>
        <w:t>Question 29:</w:t>
      </w: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Can I handle java script alert using Selenium?</w:t>
      </w:r>
    </w:p>
    <w:p w:rsidR="00B172BD" w:rsidRPr="00B734AF" w:rsidRDefault="00B172BD" w:rsidP="00B172BD">
      <w:pPr>
        <w:rPr>
          <w:rFonts w:asciiTheme="minorHAnsi" w:hAnsiTheme="minorHAnsi" w:cs="Arial"/>
          <w:highlight w:val="yellow"/>
        </w:rPr>
      </w:pPr>
      <w:r w:rsidRPr="00B734AF">
        <w:rPr>
          <w:rFonts w:asciiTheme="minorHAnsi" w:hAnsiTheme="minorHAnsi" w:cs="Arial"/>
          <w:bCs/>
          <w:highlight w:val="yellow"/>
          <w:u w:val="single"/>
        </w:rPr>
        <w:t>Answer</w:t>
      </w:r>
    </w:p>
    <w:p w:rsidR="00B172BD" w:rsidRPr="00B734AF" w:rsidRDefault="00B172BD" w:rsidP="00B172BD">
      <w:pPr>
        <w:rPr>
          <w:rFonts w:asciiTheme="minorHAnsi" w:hAnsiTheme="minorHAnsi" w:cs="Arial"/>
        </w:rPr>
      </w:pPr>
      <w:r w:rsidRPr="00B734AF">
        <w:rPr>
          <w:rFonts w:asciiTheme="minorHAnsi" w:hAnsiTheme="minorHAnsi" w:cs="Arial"/>
          <w:highlight w:val="yellow"/>
        </w:rPr>
        <w:t>You could use verify/assertAlert to check presence of alert on page. Since selenium cannot click on “Ok” button on js alert window, the alert itself does not appear on page when this check is carried out.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color w:val="FF0000"/>
          <w:highlight w:val="yellow"/>
        </w:rPr>
      </w:pPr>
      <w:r w:rsidRPr="00B734AF">
        <w:rPr>
          <w:rFonts w:asciiTheme="minorHAnsi" w:hAnsiTheme="minorHAnsi" w:cs="Arial"/>
          <w:b/>
          <w:bCs/>
          <w:color w:val="FF0000"/>
          <w:highlight w:val="yellow"/>
          <w:u w:val="single"/>
        </w:rPr>
        <w:t>Question 42:</w:t>
      </w:r>
    </w:p>
    <w:p w:rsidR="00B172BD" w:rsidRPr="00B734AF" w:rsidRDefault="00B172BD" w:rsidP="00B172BD">
      <w:pPr>
        <w:rPr>
          <w:rFonts w:asciiTheme="minorHAnsi" w:hAnsiTheme="minorHAnsi" w:cs="Arial"/>
          <w:color w:val="FF0000"/>
          <w:highlight w:val="yellow"/>
        </w:rPr>
      </w:pPr>
      <w:r w:rsidRPr="00B734AF">
        <w:rPr>
          <w:rFonts w:asciiTheme="minorHAnsi" w:hAnsiTheme="minorHAnsi" w:cs="Arial"/>
          <w:color w:val="FF0000"/>
          <w:highlight w:val="yellow"/>
        </w:rPr>
        <w:t>How do I verify presence of drop down options using Selenium?</w:t>
      </w:r>
    </w:p>
    <w:p w:rsidR="00B172BD" w:rsidRPr="00B734AF" w:rsidRDefault="00B172BD" w:rsidP="00B172BD">
      <w:pPr>
        <w:rPr>
          <w:rFonts w:asciiTheme="minorHAnsi" w:hAnsiTheme="minorHAnsi" w:cs="Arial"/>
          <w:color w:val="FF0000"/>
          <w:highlight w:val="yellow"/>
        </w:rPr>
      </w:pPr>
      <w:r w:rsidRPr="00B734AF">
        <w:rPr>
          <w:rFonts w:asciiTheme="minorHAnsi" w:hAnsiTheme="minorHAnsi" w:cs="Arial"/>
          <w:b/>
          <w:bCs/>
          <w:color w:val="FF0000"/>
          <w:highlight w:val="yellow"/>
          <w:u w:val="single"/>
        </w:rPr>
        <w:t>Answer</w:t>
      </w:r>
    </w:p>
    <w:p w:rsidR="00B172BD" w:rsidRPr="00B734AF" w:rsidRDefault="00B172BD" w:rsidP="00B172BD">
      <w:pPr>
        <w:rPr>
          <w:rFonts w:asciiTheme="minorHAnsi" w:hAnsiTheme="minorHAnsi" w:cs="Arial"/>
          <w:color w:val="FF0000"/>
          <w:highlight w:val="yellow"/>
        </w:rPr>
      </w:pPr>
      <w:r w:rsidRPr="00B734AF">
        <w:rPr>
          <w:rFonts w:asciiTheme="minorHAnsi" w:hAnsiTheme="minorHAnsi" w:cs="Arial"/>
          <w:color w:val="FF0000"/>
          <w:highlight w:val="yellow"/>
        </w:rPr>
        <w:t>Use assertSelectOptions as following to check options in a drop down list –</w:t>
      </w:r>
    </w:p>
    <w:p w:rsidR="00B172BD" w:rsidRPr="00B734AF" w:rsidRDefault="00B172BD" w:rsidP="00B172BD">
      <w:pPr>
        <w:ind w:firstLine="720"/>
        <w:rPr>
          <w:rFonts w:asciiTheme="minorHAnsi" w:hAnsiTheme="minorHAnsi" w:cs="Arial"/>
          <w:color w:val="FF0000"/>
        </w:rPr>
      </w:pPr>
      <w:r w:rsidRPr="00B734AF">
        <w:rPr>
          <w:rFonts w:asciiTheme="minorHAnsi" w:hAnsiTheme="minorHAnsi" w:cs="Arial"/>
          <w:color w:val="FF0000"/>
          <w:highlight w:val="yellow"/>
        </w:rPr>
        <w:t>assertSelectOptions</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 Get a handle to the open alert, prompt or confirmation</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b/>
          <w:color w:val="000000"/>
        </w:rPr>
      </w:pPr>
      <w:r w:rsidRPr="00B734AF">
        <w:rPr>
          <w:rFonts w:asciiTheme="minorHAnsi" w:hAnsiTheme="minorHAnsi" w:cs="Arial"/>
          <w:b/>
          <w:color w:val="000000"/>
        </w:rPr>
        <w:t>Alert alert = driver.switchTo().alert();</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 Get the text of the alert or prompt</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 xml:space="preserve">alert.getText();  </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 And acknowledge the alert (equivalent to clicking "OK")</w:t>
      </w:r>
    </w:p>
    <w:p w:rsidR="00973DC2" w:rsidRPr="00B734AF" w:rsidRDefault="00973DC2"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alert.accept();</w:t>
      </w:r>
    </w:p>
    <w:p w:rsidR="009255D1" w:rsidRPr="00B734AF" w:rsidRDefault="009255D1" w:rsidP="004F689E">
      <w:pPr>
        <w:pStyle w:val="NormalWeb"/>
        <w:shd w:val="clear" w:color="auto" w:fill="FFFFFF"/>
        <w:tabs>
          <w:tab w:val="left" w:pos="2748"/>
        </w:tabs>
        <w:spacing w:before="0" w:beforeAutospacing="0" w:after="240" w:afterAutospacing="0"/>
        <w:rPr>
          <w:rFonts w:ascii="Georgia" w:hAnsi="Georgia"/>
          <w:color w:val="333333"/>
        </w:rPr>
      </w:pPr>
      <w:r w:rsidRPr="00B734AF">
        <w:rPr>
          <w:rFonts w:ascii="Georgia" w:hAnsi="Georgia"/>
          <w:b/>
          <w:bCs/>
          <w:color w:val="333333"/>
        </w:rPr>
        <w:t>alert.dismiss()</w:t>
      </w:r>
      <w:r w:rsidR="004F689E" w:rsidRPr="00B734AF">
        <w:rPr>
          <w:rFonts w:ascii="Georgia" w:hAnsi="Georgia"/>
          <w:b/>
          <w:bCs/>
          <w:color w:val="333333"/>
        </w:rPr>
        <w:tab/>
      </w:r>
    </w:p>
    <w:p w:rsidR="009255D1" w:rsidRPr="00B734AF" w:rsidRDefault="009255D1" w:rsidP="009255D1">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//will get the text which is present on th Alert.</w:t>
      </w:r>
      <w:r w:rsidRPr="00B734AF">
        <w:rPr>
          <w:rFonts w:ascii="Georgia" w:hAnsi="Georgia"/>
          <w:color w:val="333333"/>
        </w:rPr>
        <w:br/>
      </w:r>
      <w:r w:rsidRPr="00B734AF">
        <w:rPr>
          <w:rFonts w:ascii="Georgia" w:hAnsi="Georgia"/>
          <w:b/>
          <w:bCs/>
          <w:color w:val="333333"/>
        </w:rPr>
        <w:t>alert.getText();</w:t>
      </w:r>
    </w:p>
    <w:p w:rsidR="009255D1" w:rsidRPr="00B734AF" w:rsidRDefault="009255D1" w:rsidP="009255D1">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lastRenderedPageBreak/>
        <w:t>//Will pass the text to the prompt popup</w:t>
      </w:r>
      <w:r w:rsidRPr="00B734AF">
        <w:rPr>
          <w:rFonts w:ascii="Georgia" w:hAnsi="Georgia"/>
          <w:color w:val="333333"/>
        </w:rPr>
        <w:br/>
      </w:r>
      <w:r w:rsidRPr="00B734AF">
        <w:rPr>
          <w:rFonts w:ascii="Georgia" w:hAnsi="Georgia"/>
          <w:b/>
          <w:bCs/>
          <w:color w:val="333333"/>
        </w:rPr>
        <w:t>alert.sendkeys();</w:t>
      </w:r>
    </w:p>
    <w:p w:rsidR="009255D1" w:rsidRPr="00B734AF" w:rsidRDefault="009255D1" w:rsidP="00973DC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 </w:t>
      </w:r>
      <w:r w:rsidRPr="00B734AF">
        <w:rPr>
          <w:rFonts w:asciiTheme="minorHAnsi" w:hAnsiTheme="minorHAnsi" w:cs="Arial"/>
          <w:b/>
          <w:bCs/>
          <w:color w:val="1F497D"/>
          <w:u w:val="single"/>
        </w:rPr>
        <w:t>Selenium RC (Selenium 1.0) Questions</w:t>
      </w:r>
    </w:p>
    <w:p w:rsidR="00B172BD" w:rsidRPr="00B734AF" w:rsidRDefault="00B172BD" w:rsidP="00B172BD">
      <w:pPr>
        <w:rPr>
          <w:rFonts w:asciiTheme="minorHAnsi" w:hAnsiTheme="minorHAnsi" w:cs="Arial"/>
        </w:rPr>
      </w:pPr>
    </w:p>
    <w:p w:rsidR="00D459CD" w:rsidRPr="00B734AF" w:rsidRDefault="00D459CD" w:rsidP="00B172BD">
      <w:pPr>
        <w:rPr>
          <w:rFonts w:asciiTheme="minorHAnsi" w:hAnsiTheme="minorHAnsi" w:cs="Arial"/>
          <w:b/>
          <w:bCs/>
          <w:u w:val="single"/>
        </w:rPr>
      </w:pPr>
      <w:r w:rsidRPr="00B734AF">
        <w:rPr>
          <w:rFonts w:asciiTheme="minorHAnsi" w:hAnsiTheme="minorHAnsi" w:cs="Arial"/>
          <w:b/>
          <w:bCs/>
          <w:u w:val="single"/>
        </w:rPr>
        <w:t>What is the difference between captureEntirePageScreenshot and CaptureScreenShot?</w:t>
      </w:r>
    </w:p>
    <w:p w:rsidR="00D459CD" w:rsidRPr="00B734AF" w:rsidRDefault="00D459CD" w:rsidP="00D459CD">
      <w:pPr>
        <w:spacing w:line="275" w:lineRule="atLeast"/>
        <w:textAlignment w:val="baseline"/>
        <w:rPr>
          <w:rFonts w:asciiTheme="minorHAnsi" w:hAnsiTheme="minorHAnsi" w:cs="Arial"/>
          <w:color w:val="606060"/>
        </w:rPr>
      </w:pPr>
      <w:r w:rsidRPr="00B734AF">
        <w:rPr>
          <w:rFonts w:asciiTheme="minorHAnsi" w:hAnsiTheme="minorHAnsi" w:cs="Arial"/>
          <w:color w:val="606060"/>
        </w:rPr>
        <w:t>Here discussed about difference between </w:t>
      </w:r>
      <w:r w:rsidRPr="00B734AF">
        <w:rPr>
          <w:rFonts w:asciiTheme="minorHAnsi" w:hAnsiTheme="minorHAnsi" w:cs="Arial"/>
          <w:b/>
          <w:bCs/>
          <w:color w:val="606060"/>
        </w:rPr>
        <w:t>CaptureEntirePageScreenshot</w:t>
      </w:r>
      <w:r w:rsidRPr="00B734AF">
        <w:rPr>
          <w:rFonts w:asciiTheme="minorHAnsi" w:hAnsiTheme="minorHAnsi" w:cs="Arial"/>
          <w:color w:val="606060"/>
        </w:rPr>
        <w:t> and CaptureScreenShot. CaptureEntirePageScreenshot captures the AUT web page only. CaptureScreenShot captures the System screen shot.</w:t>
      </w:r>
    </w:p>
    <w:p w:rsidR="00AE08D4" w:rsidRPr="00B734AF" w:rsidRDefault="00AE08D4" w:rsidP="00B172BD">
      <w:pPr>
        <w:rPr>
          <w:rFonts w:asciiTheme="minorHAnsi" w:hAnsiTheme="minorHAnsi" w:cs="Arial"/>
          <w:color w:val="000000"/>
        </w:rPr>
      </w:pPr>
    </w:p>
    <w:p w:rsidR="00D459CD" w:rsidRPr="00B734AF" w:rsidRDefault="00D459CD" w:rsidP="00B172BD">
      <w:pPr>
        <w:rPr>
          <w:rFonts w:asciiTheme="minorHAnsi" w:hAnsiTheme="minorHAnsi" w:cs="Arial"/>
          <w:color w:val="000000"/>
        </w:rPr>
      </w:pPr>
      <w:r w:rsidRPr="00B734AF">
        <w:rPr>
          <w:rFonts w:asciiTheme="minorHAnsi" w:hAnsiTheme="minorHAnsi" w:cs="Arial"/>
          <w:color w:val="000000"/>
        </w:rPr>
        <w:t>include test in test xml</w:t>
      </w:r>
    </w:p>
    <w:p w:rsidR="00D459CD" w:rsidRPr="00B734AF" w:rsidRDefault="00D459CD" w:rsidP="00D459CD">
      <w:pPr>
        <w:rPr>
          <w:rFonts w:asciiTheme="minorHAnsi" w:hAnsiTheme="minorHAnsi" w:cs="Arial"/>
        </w:rPr>
      </w:pPr>
      <w:r w:rsidRPr="00B734AF">
        <w:rPr>
          <w:rFonts w:asciiTheme="minorHAnsi" w:hAnsiTheme="minorHAnsi" w:cs="Arial"/>
          <w:color w:val="494949"/>
          <w:shd w:val="clear" w:color="auto" w:fill="FFFFFF"/>
        </w:rPr>
        <w:t>&lt;test verbose="2" name="com.src.testng.MercTestNgSuite" junit="false" annotations="JDK"&gt;</w:t>
      </w:r>
    </w:p>
    <w:p w:rsidR="00D459CD" w:rsidRPr="00B734AF" w:rsidRDefault="00D459CD" w:rsidP="00D459CD">
      <w:pPr>
        <w:shd w:val="clear" w:color="auto" w:fill="FFFFFF"/>
        <w:spacing w:line="255" w:lineRule="atLeast"/>
        <w:rPr>
          <w:rFonts w:asciiTheme="minorHAnsi" w:hAnsiTheme="minorHAnsi" w:cs="Arial"/>
          <w:color w:val="494949"/>
        </w:rPr>
      </w:pPr>
      <w:r w:rsidRPr="00B734AF">
        <w:rPr>
          <w:rFonts w:asciiTheme="minorHAnsi" w:hAnsiTheme="minorHAnsi" w:cs="Arial"/>
          <w:color w:val="494949"/>
        </w:rPr>
        <w:t>&lt;classes&gt;</w:t>
      </w:r>
    </w:p>
    <w:p w:rsidR="00D459CD" w:rsidRPr="00B734AF" w:rsidRDefault="00D459CD" w:rsidP="00D459CD">
      <w:pPr>
        <w:shd w:val="clear" w:color="auto" w:fill="FFFFFF"/>
        <w:spacing w:line="255" w:lineRule="atLeast"/>
        <w:rPr>
          <w:rFonts w:asciiTheme="minorHAnsi" w:hAnsiTheme="minorHAnsi" w:cs="Arial"/>
          <w:color w:val="494949"/>
        </w:rPr>
      </w:pPr>
      <w:r w:rsidRPr="00B734AF">
        <w:rPr>
          <w:rFonts w:asciiTheme="minorHAnsi" w:hAnsiTheme="minorHAnsi" w:cs="Arial"/>
          <w:color w:val="494949"/>
        </w:rPr>
        <w:t>&lt;class name="</w:t>
      </w:r>
      <w:r w:rsidR="00377F92" w:rsidRPr="00B734AF">
        <w:rPr>
          <w:rFonts w:asciiTheme="minorHAnsi" w:hAnsiTheme="minorHAnsi" w:cs="Arial"/>
          <w:color w:val="494949"/>
        </w:rPr>
        <w:t>com.src.testng.MercTestNgSuite"</w:t>
      </w:r>
      <w:r w:rsidRPr="00B734AF">
        <w:rPr>
          <w:rFonts w:asciiTheme="minorHAnsi" w:hAnsiTheme="minorHAnsi" w:cs="Arial"/>
          <w:color w:val="494949"/>
        </w:rPr>
        <w:t>&gt;</w:t>
      </w:r>
    </w:p>
    <w:p w:rsidR="00D459CD" w:rsidRPr="00B734AF" w:rsidRDefault="00D459CD" w:rsidP="00D459CD">
      <w:pPr>
        <w:shd w:val="clear" w:color="auto" w:fill="FFFFFF"/>
        <w:spacing w:line="255" w:lineRule="atLeast"/>
        <w:rPr>
          <w:rFonts w:asciiTheme="minorHAnsi" w:hAnsiTheme="minorHAnsi" w:cs="Arial"/>
          <w:color w:val="494949"/>
        </w:rPr>
      </w:pPr>
      <w:r w:rsidRPr="00B734AF">
        <w:rPr>
          <w:rFonts w:asciiTheme="minorHAnsi" w:hAnsiTheme="minorHAnsi" w:cs="Arial"/>
          <w:color w:val="494949"/>
        </w:rPr>
        <w:t>&lt;methods&gt;</w:t>
      </w:r>
    </w:p>
    <w:p w:rsidR="00D459CD" w:rsidRPr="00B734AF" w:rsidRDefault="00D459CD" w:rsidP="00D459CD">
      <w:pPr>
        <w:shd w:val="clear" w:color="auto" w:fill="FFFFFF"/>
        <w:spacing w:line="255" w:lineRule="atLeast"/>
        <w:rPr>
          <w:rFonts w:asciiTheme="minorHAnsi" w:hAnsiTheme="minorHAnsi" w:cs="Arial"/>
          <w:color w:val="494949"/>
        </w:rPr>
      </w:pPr>
      <w:r w:rsidRPr="00B734AF">
        <w:rPr>
          <w:rFonts w:asciiTheme="minorHAnsi" w:hAnsiTheme="minorHAnsi" w:cs="Arial"/>
          <w:color w:val="494949"/>
        </w:rPr>
        <w:t>&lt;include name="testLogin1"/&gt;</w:t>
      </w:r>
      <w:r w:rsidRPr="00B734AF">
        <w:rPr>
          <w:rFonts w:asciiTheme="minorHAnsi" w:hAnsiTheme="minorHAnsi" w:cs="Arial"/>
          <w:color w:val="494949"/>
        </w:rPr>
        <w:br/>
        <w:t>&lt;include name="testFindFlights"/&gt;</w:t>
      </w:r>
      <w:r w:rsidRPr="00B734AF">
        <w:rPr>
          <w:rFonts w:asciiTheme="minorHAnsi" w:hAnsiTheme="minorHAnsi" w:cs="Arial"/>
          <w:color w:val="494949"/>
        </w:rPr>
        <w:br/>
        <w:t>&lt;include name="testSelectFlights"/&gt;</w:t>
      </w:r>
      <w:r w:rsidRPr="00B734AF">
        <w:rPr>
          <w:rFonts w:asciiTheme="minorHAnsi" w:hAnsiTheme="minorHAnsi" w:cs="Arial"/>
          <w:color w:val="494949"/>
        </w:rPr>
        <w:br/>
        <w:t>&lt;include name="testFillUserDetails"/&gt;</w:t>
      </w:r>
      <w:r w:rsidRPr="00B734AF">
        <w:rPr>
          <w:rFonts w:asciiTheme="minorHAnsi" w:hAnsiTheme="minorHAnsi" w:cs="Arial"/>
          <w:color w:val="494949"/>
        </w:rPr>
        <w:br/>
        <w:t>&lt;include name="testVerifyFlightConf"/&gt;</w:t>
      </w:r>
      <w:r w:rsidRPr="00B734AF">
        <w:rPr>
          <w:rFonts w:asciiTheme="minorHAnsi" w:hAnsiTheme="minorHAnsi" w:cs="Arial"/>
          <w:color w:val="494949"/>
        </w:rPr>
        <w:br/>
        <w:t>&lt;exclude name="testLogout"/&gt;</w:t>
      </w:r>
    </w:p>
    <w:p w:rsidR="00D459CD" w:rsidRPr="00B734AF" w:rsidRDefault="00D459CD" w:rsidP="00D459CD">
      <w:pPr>
        <w:pStyle w:val="NormalWeb"/>
        <w:shd w:val="clear" w:color="auto" w:fill="FFFFFF"/>
        <w:spacing w:before="144" w:beforeAutospacing="0" w:after="288" w:afterAutospacing="0" w:line="255" w:lineRule="atLeast"/>
        <w:rPr>
          <w:rFonts w:asciiTheme="minorHAnsi" w:hAnsiTheme="minorHAnsi" w:cs="Arial"/>
          <w:color w:val="494949"/>
        </w:rPr>
      </w:pPr>
      <w:r w:rsidRPr="00B734AF">
        <w:rPr>
          <w:rFonts w:asciiTheme="minorHAnsi" w:hAnsiTheme="minorHAnsi" w:cs="Arial"/>
          <w:color w:val="494949"/>
        </w:rPr>
        <w:t>&lt;/methods&gt;</w:t>
      </w:r>
    </w:p>
    <w:p w:rsidR="00377F92" w:rsidRPr="00B734AF" w:rsidRDefault="00377F92" w:rsidP="00D459CD">
      <w:pPr>
        <w:pStyle w:val="NormalWeb"/>
        <w:shd w:val="clear" w:color="auto" w:fill="FFFFFF"/>
        <w:spacing w:before="144" w:beforeAutospacing="0" w:after="288" w:afterAutospacing="0" w:line="255" w:lineRule="atLeast"/>
        <w:rPr>
          <w:rFonts w:asciiTheme="minorHAnsi" w:hAnsiTheme="minorHAnsi" w:cs="Arial"/>
          <w:color w:val="494949"/>
        </w:rPr>
      </w:pPr>
      <w:r w:rsidRPr="00B734AF">
        <w:rPr>
          <w:rFonts w:asciiTheme="minorHAnsi" w:hAnsiTheme="minorHAnsi" w:cs="Arial"/>
          <w:color w:val="494949"/>
        </w:rPr>
        <w:t>&lt;/class&gt;</w:t>
      </w:r>
    </w:p>
    <w:p w:rsidR="00D459CD" w:rsidRPr="00B734AF" w:rsidRDefault="00D459CD" w:rsidP="00D459CD">
      <w:pPr>
        <w:pStyle w:val="NormalWeb"/>
        <w:shd w:val="clear" w:color="auto" w:fill="FFFFFF"/>
        <w:spacing w:before="144" w:beforeAutospacing="0" w:after="288" w:afterAutospacing="0" w:line="255" w:lineRule="atLeast"/>
        <w:rPr>
          <w:rFonts w:asciiTheme="minorHAnsi" w:hAnsiTheme="minorHAnsi" w:cs="Arial"/>
          <w:color w:val="494949"/>
        </w:rPr>
      </w:pPr>
      <w:r w:rsidRPr="00B734AF">
        <w:rPr>
          <w:rFonts w:asciiTheme="minorHAnsi" w:hAnsiTheme="minorHAnsi" w:cs="Arial"/>
          <w:color w:val="494949"/>
        </w:rPr>
        <w:t>&lt;/classes&gt;</w:t>
      </w:r>
    </w:p>
    <w:p w:rsidR="00D459CD" w:rsidRPr="00B734AF" w:rsidRDefault="00D459CD" w:rsidP="00AE08D4">
      <w:pPr>
        <w:pStyle w:val="NormalWeb"/>
        <w:shd w:val="clear" w:color="auto" w:fill="FFFFFF"/>
        <w:spacing w:before="144" w:beforeAutospacing="0" w:after="288" w:afterAutospacing="0" w:line="255" w:lineRule="atLeast"/>
        <w:rPr>
          <w:rFonts w:asciiTheme="minorHAnsi" w:hAnsiTheme="minorHAnsi" w:cs="Arial"/>
          <w:color w:val="494949"/>
        </w:rPr>
      </w:pPr>
      <w:r w:rsidRPr="00B734AF">
        <w:rPr>
          <w:rFonts w:asciiTheme="minorHAnsi" w:hAnsiTheme="minorHAnsi" w:cs="Arial"/>
          <w:color w:val="494949"/>
        </w:rPr>
        <w:t>&lt;/test&gt;</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Question 53:</w:t>
      </w: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Why do I need Selenium Server?</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Answer</w:t>
      </w:r>
    </w:p>
    <w:p w:rsidR="00B172BD" w:rsidRPr="00B734AF" w:rsidRDefault="00B172BD" w:rsidP="00B172BD">
      <w:pPr>
        <w:rPr>
          <w:rFonts w:asciiTheme="minorHAnsi" w:hAnsiTheme="minorHAnsi" w:cs="Arial"/>
          <w:highlight w:val="yellow"/>
        </w:rPr>
      </w:pP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Selenium uses java script to drives tests on a browser; Selenium injects its own js to the response which is returned from aut. But there is a java script security restriction (</w:t>
      </w:r>
      <w:r w:rsidRPr="00B734AF">
        <w:rPr>
          <w:rFonts w:asciiTheme="minorHAnsi" w:hAnsiTheme="minorHAnsi" w:cs="Arial"/>
          <w:b/>
          <w:bCs/>
          <w:i/>
          <w:iCs/>
          <w:highlight w:val="yellow"/>
          <w:u w:val="single"/>
        </w:rPr>
        <w:t>same origin policy</w:t>
      </w:r>
      <w:r w:rsidRPr="00B734AF">
        <w:rPr>
          <w:rFonts w:asciiTheme="minorHAnsi" w:hAnsiTheme="minorHAnsi" w:cs="Arial"/>
          <w:highlight w:val="yellow"/>
        </w:rPr>
        <w:t>) which lets you modify html of page using js only if js also originates from the same domain as html. This security restriction is of utmost important but spoils the working of Selenium. This is where Selenium server comes to play an important role.</w:t>
      </w:r>
    </w:p>
    <w:p w:rsidR="009B2918" w:rsidRPr="00B734AF" w:rsidRDefault="009B2918" w:rsidP="00B172BD">
      <w:pPr>
        <w:rPr>
          <w:rFonts w:asciiTheme="minorHAnsi" w:hAnsiTheme="minorHAnsi" w:cs="Arial"/>
          <w:highlight w:val="yellow"/>
        </w:rPr>
      </w:pPr>
    </w:p>
    <w:p w:rsidR="00B172BD" w:rsidRPr="00B734AF" w:rsidRDefault="00B172BD" w:rsidP="00B172BD">
      <w:pPr>
        <w:rPr>
          <w:rFonts w:asciiTheme="minorHAnsi" w:hAnsiTheme="minorHAnsi" w:cs="Arial"/>
        </w:rPr>
      </w:pPr>
      <w:r w:rsidRPr="00B734AF">
        <w:rPr>
          <w:rFonts w:asciiTheme="minorHAnsi" w:hAnsiTheme="minorHAnsi" w:cs="Arial"/>
          <w:highlight w:val="yellow"/>
        </w:rPr>
        <w:t>Selenium server stands between aut and browser and injects selenium js to the response received from aut and then it is delivered to broswer. Hence browser believes that entire response was delivered from aut.</w:t>
      </w:r>
    </w:p>
    <w:p w:rsidR="00735393" w:rsidRPr="00B734AF" w:rsidRDefault="00735393" w:rsidP="004E44EF">
      <w:pPr>
        <w:jc w:val="right"/>
      </w:pPr>
    </w:p>
    <w:p w:rsidR="00DE4BD4" w:rsidRPr="00B734AF" w:rsidRDefault="00DE4BD4" w:rsidP="00B172BD">
      <w:pPr>
        <w:rPr>
          <w:rFonts w:asciiTheme="minorHAnsi" w:hAnsiTheme="minorHAnsi" w:cs="Arial"/>
        </w:rPr>
      </w:pPr>
    </w:p>
    <w:p w:rsidR="009B2918" w:rsidRPr="00B734AF" w:rsidRDefault="009B2918" w:rsidP="009B2918">
      <w:pPr>
        <w:shd w:val="clear" w:color="auto" w:fill="FFFFFF"/>
        <w:spacing w:line="141" w:lineRule="atLeast"/>
        <w:textAlignment w:val="baseline"/>
        <w:rPr>
          <w:rFonts w:asciiTheme="minorHAnsi" w:hAnsiTheme="minorHAnsi" w:cs="Arial"/>
          <w:color w:val="000000"/>
        </w:rPr>
      </w:pPr>
      <w:r w:rsidRPr="00B734AF">
        <w:rPr>
          <w:rFonts w:asciiTheme="minorHAnsi" w:hAnsiTheme="minorHAnsi" w:cs="Arial"/>
          <w:bCs/>
          <w:color w:val="000000"/>
        </w:rPr>
        <w:t>Selenium RC</w:t>
      </w:r>
      <w:r w:rsidRPr="00B734AF">
        <w:rPr>
          <w:rFonts w:asciiTheme="minorHAnsi" w:hAnsiTheme="minorHAnsi" w:cs="Arial"/>
          <w:color w:val="000000"/>
        </w:rPr>
        <w:t> injects javascript function into browsers when the web page is loaded.</w:t>
      </w:r>
    </w:p>
    <w:p w:rsidR="00B172BD" w:rsidRPr="00B734AF" w:rsidRDefault="009B2918" w:rsidP="009B2918">
      <w:pPr>
        <w:rPr>
          <w:rFonts w:asciiTheme="minorHAnsi" w:hAnsiTheme="minorHAnsi" w:cs="Arial"/>
        </w:rPr>
      </w:pPr>
      <w:r w:rsidRPr="00B734AF">
        <w:rPr>
          <w:rFonts w:asciiTheme="minorHAnsi" w:hAnsiTheme="minorHAnsi" w:cs="Arial"/>
          <w:bCs/>
          <w:color w:val="000000"/>
        </w:rPr>
        <w:t>Selenium WebDriver</w:t>
      </w:r>
      <w:r w:rsidRPr="00B734AF">
        <w:rPr>
          <w:rFonts w:asciiTheme="minorHAnsi" w:hAnsiTheme="minorHAnsi" w:cs="Arial"/>
          <w:color w:val="000000"/>
        </w:rPr>
        <w:t> drives the browser using browser's built-in</w:t>
      </w:r>
    </w:p>
    <w:p w:rsidR="00B172BD" w:rsidRPr="00B734AF" w:rsidRDefault="00B172BD" w:rsidP="00AC5952">
      <w:pPr>
        <w:tabs>
          <w:tab w:val="left" w:pos="2156"/>
        </w:tabs>
        <w:rPr>
          <w:rFonts w:asciiTheme="minorHAnsi" w:hAnsiTheme="minorHAnsi" w:cs="Arial"/>
        </w:rPr>
      </w:pPr>
      <w:r w:rsidRPr="00B734AF">
        <w:rPr>
          <w:rFonts w:asciiTheme="minorHAnsi" w:hAnsiTheme="minorHAnsi" w:cs="Arial"/>
          <w:b/>
          <w:bCs/>
          <w:u w:val="single"/>
        </w:rPr>
        <w:t>Question 54:</w:t>
      </w:r>
      <w:r w:rsidR="00AC5952" w:rsidRPr="00B734AF">
        <w:rPr>
          <w:rFonts w:asciiTheme="minorHAnsi" w:hAnsiTheme="minorHAnsi" w:cs="Arial"/>
          <w:b/>
          <w:bCs/>
          <w:u w:val="single"/>
        </w:rPr>
        <w:tab/>
      </w:r>
    </w:p>
    <w:p w:rsidR="00B172BD" w:rsidRPr="00B734AF" w:rsidRDefault="00B172BD" w:rsidP="00B172BD">
      <w:pPr>
        <w:rPr>
          <w:rFonts w:asciiTheme="minorHAnsi" w:hAnsiTheme="minorHAnsi" w:cs="Arial"/>
        </w:rPr>
      </w:pPr>
      <w:r w:rsidRPr="00B734AF">
        <w:rPr>
          <w:rFonts w:asciiTheme="minorHAnsi" w:hAnsiTheme="minorHAnsi" w:cs="Arial"/>
        </w:rPr>
        <w:lastRenderedPageBreak/>
        <w:t>What is Selenium core? I have never used it!!!</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Selenium core is the core js engine of Selenium which executes tests on browser, but because of same origin policy it needs to be deployed on app server itself, which is not always feasible. Hence Selenium core is not used in isolation. Selenium IDE as well as Selenium RC use Selenium core to drive tests while over coming same origin policy. In case of Selenium IDE tests are run in context of browser hence it is not hindered by same origin policy and with Selenium RC, Selenium Server over comes same origin policy.</w:t>
      </w:r>
    </w:p>
    <w:p w:rsidR="00B172BD" w:rsidRPr="00B734AF" w:rsidRDefault="00B172BD" w:rsidP="00B172BD">
      <w:pPr>
        <w:rPr>
          <w:rFonts w:asciiTheme="minorHAnsi" w:hAnsiTheme="minorHAnsi" w:cs="Arial"/>
        </w:rPr>
      </w:pPr>
    </w:p>
    <w:p w:rsidR="00B172BD" w:rsidRPr="00B734AF" w:rsidRDefault="00B172BD" w:rsidP="00B172BD">
      <w:pPr>
        <w:ind w:firstLine="720"/>
        <w:rPr>
          <w:rFonts w:asciiTheme="minorHAnsi" w:hAnsiTheme="minorHAnsi" w:cs="Arial"/>
        </w:rPr>
      </w:pP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Question 61:</w:t>
      </w: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I am not using java to program my tests, do I still have to install java on my system?</w:t>
      </w:r>
    </w:p>
    <w:p w:rsidR="00B172BD" w:rsidRPr="00B734AF" w:rsidRDefault="00B172BD" w:rsidP="00B172BD">
      <w:pPr>
        <w:rPr>
          <w:rFonts w:asciiTheme="minorHAnsi" w:hAnsiTheme="minorHAnsi" w:cs="Arial"/>
          <w:highlight w:val="yellow"/>
        </w:rPr>
      </w:pP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Answer</w:t>
      </w:r>
    </w:p>
    <w:p w:rsidR="00B172BD" w:rsidRPr="00B734AF" w:rsidRDefault="00B172BD" w:rsidP="00B172BD">
      <w:pPr>
        <w:rPr>
          <w:rFonts w:asciiTheme="minorHAnsi" w:hAnsiTheme="minorHAnsi" w:cs="Arial"/>
          <w:highlight w:val="yellow"/>
        </w:rPr>
      </w:pPr>
    </w:p>
    <w:p w:rsidR="00B172BD" w:rsidRPr="00B734AF" w:rsidRDefault="00B172BD" w:rsidP="00B172BD">
      <w:pPr>
        <w:rPr>
          <w:rFonts w:asciiTheme="minorHAnsi" w:hAnsiTheme="minorHAnsi" w:cs="Arial"/>
        </w:rPr>
      </w:pPr>
      <w:r w:rsidRPr="00B734AF">
        <w:rPr>
          <w:rFonts w:asciiTheme="minorHAnsi" w:hAnsiTheme="minorHAnsi" w:cs="Arial"/>
          <w:highlight w:val="yellow"/>
        </w:rPr>
        <w:t>Yes, since Selenium server is written in java you need java to be installed on your system to be able to use it. Even though you might not be using java to program your tests.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73:</w:t>
      </w:r>
    </w:p>
    <w:p w:rsidR="00B172BD" w:rsidRPr="00B734AF" w:rsidRDefault="00B172BD" w:rsidP="00B172BD">
      <w:pPr>
        <w:rPr>
          <w:rFonts w:asciiTheme="minorHAnsi" w:hAnsiTheme="minorHAnsi" w:cs="Arial"/>
        </w:rPr>
      </w:pPr>
      <w:r w:rsidRPr="00B734AF">
        <w:rPr>
          <w:rFonts w:asciiTheme="minorHAnsi" w:hAnsiTheme="minorHAnsi" w:cs="Arial"/>
        </w:rPr>
        <w:t>How do I iterate through options in my test script.</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You can use loop features of the programming language, for example you can use “for” loop in java as following to type different test data in a text box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             // test data collection in an array</w:t>
      </w:r>
    </w:p>
    <w:p w:rsidR="00B172BD" w:rsidRPr="00B734AF" w:rsidRDefault="00B172BD" w:rsidP="00B172BD">
      <w:pPr>
        <w:rPr>
          <w:rFonts w:asciiTheme="minorHAnsi" w:hAnsiTheme="minorHAnsi" w:cs="Arial"/>
        </w:rPr>
      </w:pPr>
      <w:r w:rsidRPr="00B734AF">
        <w:rPr>
          <w:rFonts w:asciiTheme="minorHAnsi" w:hAnsiTheme="minorHAnsi" w:cs="Arial"/>
        </w:rPr>
        <w:t>            </w:t>
      </w:r>
      <w:r w:rsidRPr="00B734AF">
        <w:rPr>
          <w:rFonts w:asciiTheme="minorHAnsi" w:hAnsiTheme="minorHAnsi" w:cs="Arial"/>
          <w:color w:val="000000"/>
        </w:rPr>
        <w:t>String[] testData = {</w:t>
      </w:r>
      <w:r w:rsidRPr="00B734AF">
        <w:rPr>
          <w:rFonts w:asciiTheme="minorHAnsi" w:hAnsiTheme="minorHAnsi" w:cs="Arial"/>
          <w:color w:val="2A00FF"/>
        </w:rPr>
        <w:t>"test1"</w:t>
      </w:r>
      <w:r w:rsidRPr="00B734AF">
        <w:rPr>
          <w:rFonts w:asciiTheme="minorHAnsi" w:hAnsiTheme="minorHAnsi" w:cs="Arial"/>
          <w:color w:val="000000"/>
        </w:rPr>
        <w:t>, </w:t>
      </w:r>
      <w:r w:rsidRPr="00B734AF">
        <w:rPr>
          <w:rFonts w:asciiTheme="minorHAnsi" w:hAnsiTheme="minorHAnsi" w:cs="Arial"/>
          <w:color w:val="2A00FF"/>
        </w:rPr>
        <w:t>"test2"</w:t>
      </w:r>
      <w:r w:rsidRPr="00B734AF">
        <w:rPr>
          <w:rFonts w:asciiTheme="minorHAnsi" w:hAnsiTheme="minorHAnsi" w:cs="Arial"/>
          <w:color w:val="000000"/>
        </w:rPr>
        <w:t>, </w:t>
      </w:r>
      <w:r w:rsidRPr="00B734AF">
        <w:rPr>
          <w:rFonts w:asciiTheme="minorHAnsi" w:hAnsiTheme="minorHAnsi" w:cs="Arial"/>
          <w:color w:val="2A00FF"/>
        </w:rPr>
        <w:t>"test3"</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rPr>
        <w:t>// iterate through each test data</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b/>
          <w:bCs/>
          <w:color w:val="7F0055"/>
        </w:rPr>
        <w:t>for</w:t>
      </w:r>
      <w:r w:rsidRPr="00B734AF">
        <w:rPr>
          <w:rFonts w:asciiTheme="minorHAnsi" w:hAnsiTheme="minorHAnsi" w:cs="Arial"/>
          <w:color w:val="000000"/>
        </w:rPr>
        <w:t> (String s : testData)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00"/>
          <w:u w:val="single"/>
        </w:rPr>
        <w:t>selenium</w:t>
      </w:r>
      <w:r w:rsidRPr="00B734AF">
        <w:rPr>
          <w:rFonts w:asciiTheme="minorHAnsi" w:hAnsiTheme="minorHAnsi" w:cs="Arial"/>
          <w:color w:val="000000"/>
        </w:rPr>
        <w:t>.type(“elementLocator”, testData);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p>
    <w:p w:rsidR="00B172BD" w:rsidRPr="00B734AF" w:rsidRDefault="00B172BD" w:rsidP="00B172BD">
      <w:pPr>
        <w:pStyle w:val="HTMLPreformatted"/>
        <w:rPr>
          <w:rFonts w:asciiTheme="minorHAnsi" w:hAnsiTheme="minorHAnsi" w:cs="Arial"/>
          <w:sz w:val="24"/>
          <w:szCs w:val="24"/>
        </w:rPr>
      </w:pPr>
      <w:r w:rsidRPr="00B734AF">
        <w:rPr>
          <w:rFonts w:asciiTheme="minorHAnsi" w:hAnsiTheme="minorHAnsi" w:cs="Arial"/>
          <w:sz w:val="24"/>
          <w:szCs w:val="24"/>
        </w:rPr>
        <w:t>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String[] exp = {"--Title--","Mr","Mrs","Miss","Ms","Dr","Prof"};</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WebElement dropdown = driver.findElement(By.id("ddlNights"));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Select select = new Select(dropdown);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242729"/>
        </w:rPr>
      </w:pPr>
      <w:r w:rsidRPr="00B734AF">
        <w:rPr>
          <w:rFonts w:ascii="Consolas" w:hAnsi="Consolas" w:cs="Consolas"/>
          <w:b/>
          <w:color w:val="242729"/>
        </w:rPr>
        <w:t xml:space="preserve"> List&lt;WebElement&gt; options = select.getOptions();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for(WebElement we:options)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boolean match = false;</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for (int i=0; i&lt;exp.length(); i++){</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if (we.getText().equals(exp[i]){</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match = true;</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Assert.assertTrue(match);</w:t>
      </w:r>
    </w:p>
    <w:p w:rsidR="000A2C21" w:rsidRPr="00B734AF" w:rsidRDefault="000A2C21" w:rsidP="000A2C2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  </w:t>
      </w:r>
    </w:p>
    <w:p w:rsidR="000A2C21" w:rsidRPr="00B734AF" w:rsidRDefault="000A2C21" w:rsidP="000A2C21">
      <w:pPr>
        <w:shd w:val="clear" w:color="auto" w:fill="FFFFFF"/>
        <w:spacing w:after="240"/>
        <w:rPr>
          <w:rFonts w:ascii="Arial" w:hAnsi="Arial" w:cs="Arial"/>
          <w:color w:val="242729"/>
        </w:rPr>
      </w:pPr>
      <w:r w:rsidRPr="00B734AF">
        <w:rPr>
          <w:rFonts w:ascii="Arial" w:hAnsi="Arial" w:cs="Arial"/>
          <w:color w:val="242729"/>
        </w:rPr>
        <w:t>I</w:t>
      </w:r>
    </w:p>
    <w:p w:rsidR="000A2C21" w:rsidRPr="00B734AF" w:rsidRDefault="000A2C21" w:rsidP="00B172BD">
      <w:pPr>
        <w:pStyle w:val="HTMLPreformatted"/>
        <w:rPr>
          <w:rFonts w:asciiTheme="minorHAnsi" w:hAnsiTheme="minorHAnsi" w:cs="Arial"/>
          <w:sz w:val="24"/>
          <w:szCs w:val="24"/>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Question 74:</w:t>
      </w:r>
    </w:p>
    <w:p w:rsidR="001B0FC4" w:rsidRPr="00B734AF" w:rsidRDefault="00B172BD" w:rsidP="00B172BD">
      <w:pPr>
        <w:rPr>
          <w:rFonts w:asciiTheme="minorHAnsi" w:hAnsiTheme="minorHAnsi" w:cs="Arial"/>
          <w:highlight w:val="yellow"/>
        </w:rPr>
      </w:pPr>
      <w:r w:rsidRPr="00B734AF">
        <w:rPr>
          <w:rFonts w:asciiTheme="minorHAnsi" w:hAnsiTheme="minorHAnsi" w:cs="Arial"/>
          <w:highlight w:val="yellow"/>
        </w:rPr>
        <w:t>Can I execute java script from my tests?</w:t>
      </w:r>
    </w:p>
    <w:p w:rsidR="00B172BD" w:rsidRPr="00B734AF" w:rsidRDefault="001B0FC4" w:rsidP="00B172BD">
      <w:pPr>
        <w:rPr>
          <w:rFonts w:asciiTheme="minorHAnsi" w:hAnsiTheme="minorHAnsi" w:cs="Arial"/>
          <w:highlight w:val="yellow"/>
        </w:rPr>
      </w:pPr>
      <w:r w:rsidRPr="00B734AF">
        <w:rPr>
          <w:rFonts w:asciiTheme="minorHAnsi" w:hAnsiTheme="minorHAnsi" w:cs="Arial"/>
          <w:highlight w:val="yellow"/>
        </w:rPr>
        <w:t xml:space="preserve">// </w:t>
      </w:r>
      <w:r w:rsidR="00B172BD" w:rsidRPr="00B734AF">
        <w:rPr>
          <w:rFonts w:asciiTheme="minorHAnsi" w:hAnsiTheme="minorHAnsi" w:cs="Arial"/>
          <w:highlight w:val="yellow"/>
        </w:rPr>
        <w:t xml:space="preserve"> I want to count number of images on my page.</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Answer</w:t>
      </w:r>
    </w:p>
    <w:p w:rsidR="00B172BD" w:rsidRPr="00B734AF" w:rsidRDefault="00B172BD" w:rsidP="00B172BD">
      <w:pPr>
        <w:rPr>
          <w:rFonts w:asciiTheme="minorHAnsi" w:hAnsiTheme="minorHAnsi" w:cs="Arial"/>
        </w:rPr>
      </w:pPr>
      <w:r w:rsidRPr="00B734AF">
        <w:rPr>
          <w:rFonts w:asciiTheme="minorHAnsi" w:hAnsiTheme="minorHAnsi" w:cs="Arial"/>
          <w:highlight w:val="yellow"/>
        </w:rPr>
        <w:t>You can use method getEval() to evaluate java script. For example if you want to count number of images then you can pass following dom statement to getEval() as following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            selenium.getEval("window.document.images.length;");</w:t>
      </w:r>
    </w:p>
    <w:p w:rsidR="00B172BD" w:rsidRPr="00B734AF" w:rsidRDefault="00B172BD" w:rsidP="00B172BD">
      <w:pPr>
        <w:rPr>
          <w:rFonts w:asciiTheme="minorHAnsi" w:hAnsiTheme="minorHAnsi" w:cs="Arial"/>
        </w:rPr>
      </w:pPr>
      <w:r w:rsidRPr="00B734AF">
        <w:rPr>
          <w:rFonts w:asciiTheme="minorHAnsi" w:hAnsiTheme="minorHAnsi" w:cs="Arial"/>
        </w:rPr>
        <w:t>Or to get All anchor objects from a page</w:t>
      </w:r>
    </w:p>
    <w:p w:rsidR="00B172BD" w:rsidRPr="00B734AF" w:rsidRDefault="00B172BD" w:rsidP="00B172BD">
      <w:pPr>
        <w:rPr>
          <w:rFonts w:asciiTheme="minorHAnsi" w:hAnsiTheme="minorHAnsi" w:cs="Arial"/>
        </w:rPr>
      </w:pPr>
      <w:r w:rsidRPr="00B734AF">
        <w:rPr>
          <w:rFonts w:asciiTheme="minorHAnsi" w:hAnsiTheme="minorHAnsi" w:cs="Arial"/>
        </w:rPr>
        <w:t>            selenium.getEval("window.document.getElementsByTagName(‘a’);");</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79:</w:t>
      </w:r>
    </w:p>
    <w:p w:rsidR="00B172BD" w:rsidRPr="00B734AF" w:rsidRDefault="00B172BD" w:rsidP="00B172BD">
      <w:pPr>
        <w:rPr>
          <w:rFonts w:asciiTheme="minorHAnsi" w:hAnsiTheme="minorHAnsi" w:cs="Arial"/>
        </w:rPr>
      </w:pPr>
      <w:r w:rsidRPr="00B734AF">
        <w:rPr>
          <w:rFonts w:asciiTheme="minorHAnsi" w:hAnsiTheme="minorHAnsi" w:cs="Arial"/>
        </w:rPr>
        <w:t>My application has lots of pop up window, how do I work with them?</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You need to know the Window ID of pop window to be able to work with them.</w:t>
      </w:r>
    </w:p>
    <w:p w:rsidR="00B172BD" w:rsidRPr="00B734AF" w:rsidRDefault="00B172BD" w:rsidP="00B172BD">
      <w:pPr>
        <w:rPr>
          <w:rFonts w:asciiTheme="minorHAnsi" w:hAnsiTheme="minorHAnsi" w:cs="Arial"/>
        </w:rPr>
      </w:pPr>
      <w:r w:rsidRPr="00B734AF">
        <w:rPr>
          <w:rFonts w:asciiTheme="minorHAnsi" w:hAnsiTheme="minorHAnsi" w:cs="Arial"/>
        </w:rPr>
        <w:t>First you need to bring control on pop up window; execute selenium commands there, close the pop up window and then bring control back to main window. Consider following example where click on an image brings a pop up window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                         // click on image brings pop up window</w:t>
      </w:r>
    </w:p>
    <w:p w:rsidR="00B172BD" w:rsidRPr="00B734AF" w:rsidRDefault="00B172BD" w:rsidP="00B172BD">
      <w:pPr>
        <w:ind w:firstLine="720"/>
        <w:rPr>
          <w:rFonts w:asciiTheme="minorHAnsi" w:hAnsiTheme="minorHAnsi" w:cs="Arial"/>
        </w:rPr>
      </w:pPr>
      <w:r w:rsidRPr="00B734AF">
        <w:rPr>
          <w:rFonts w:asciiTheme="minorHAnsi" w:hAnsiTheme="minorHAnsi" w:cs="Arial"/>
          <w:color w:val="0000C0"/>
        </w:rPr>
        <w:t>selenium</w:t>
      </w:r>
      <w:r w:rsidRPr="00B734AF">
        <w:rPr>
          <w:rFonts w:asciiTheme="minorHAnsi" w:hAnsiTheme="minorHAnsi" w:cs="Arial"/>
          <w:color w:val="000000"/>
        </w:rPr>
        <w:t>.click(</w:t>
      </w:r>
      <w:r w:rsidRPr="00B734AF">
        <w:rPr>
          <w:rFonts w:asciiTheme="minorHAnsi" w:hAnsiTheme="minorHAnsi" w:cs="Arial"/>
          <w:color w:val="2A00FF"/>
        </w:rPr>
        <w:t>"css=img"</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p>
    <w:p w:rsidR="00B172BD" w:rsidRPr="00B734AF" w:rsidRDefault="00B172BD" w:rsidP="00B172BD">
      <w:pPr>
        <w:rPr>
          <w:rFonts w:asciiTheme="minorHAnsi" w:hAnsiTheme="minorHAnsi" w:cs="Arial"/>
        </w:rPr>
      </w:pPr>
      <w:r w:rsidRPr="00B734AF">
        <w:rPr>
          <w:rFonts w:asciiTheme="minorHAnsi" w:hAnsiTheme="minorHAnsi" w:cs="Arial"/>
          <w:color w:val="3F7F5F"/>
        </w:rPr>
        <w:t>// wait for pop up window identified using anchor target "</w:t>
      </w:r>
      <w:r w:rsidRPr="00B734AF">
        <w:rPr>
          <w:rFonts w:asciiTheme="minorHAnsi" w:hAnsiTheme="minorHAnsi" w:cs="Arial"/>
          <w:color w:val="3F7F5F"/>
          <w:u w:val="single"/>
        </w:rPr>
        <w:t>ss</w:t>
      </w:r>
      <w:r w:rsidRPr="00B734AF">
        <w:rPr>
          <w:rFonts w:asciiTheme="minorHAnsi" w:hAnsiTheme="minorHAnsi" w:cs="Arial"/>
          <w:color w:val="3F7F5F"/>
        </w:rPr>
        <w:t>"</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C0"/>
        </w:rPr>
        <w:t>selenium</w:t>
      </w:r>
      <w:r w:rsidRPr="00B734AF">
        <w:rPr>
          <w:rFonts w:asciiTheme="minorHAnsi" w:hAnsiTheme="minorHAnsi" w:cs="Arial"/>
          <w:color w:val="000000"/>
        </w:rPr>
        <w:t>.waitForPopUp(</w:t>
      </w:r>
      <w:r w:rsidRPr="00B734AF">
        <w:rPr>
          <w:rFonts w:asciiTheme="minorHAnsi" w:hAnsiTheme="minorHAnsi" w:cs="Arial"/>
          <w:color w:val="2A00FF"/>
        </w:rPr>
        <w:t>"ss"</w:t>
      </w:r>
      <w:r w:rsidRPr="00B734AF">
        <w:rPr>
          <w:rFonts w:asciiTheme="minorHAnsi" w:hAnsiTheme="minorHAnsi" w:cs="Arial"/>
          <w:color w:val="000000"/>
        </w:rPr>
        <w:t>, getWaitPeriod());</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C0"/>
        </w:rPr>
        <w:t>selenium</w:t>
      </w:r>
      <w:r w:rsidRPr="00B734AF">
        <w:rPr>
          <w:rFonts w:asciiTheme="minorHAnsi" w:hAnsiTheme="minorHAnsi" w:cs="Arial"/>
          <w:color w:val="000000"/>
        </w:rPr>
        <w:t>.selectWindow(</w:t>
      </w:r>
      <w:r w:rsidRPr="00B734AF">
        <w:rPr>
          <w:rFonts w:asciiTheme="minorHAnsi" w:hAnsiTheme="minorHAnsi" w:cs="Arial"/>
          <w:color w:val="2A00FF"/>
        </w:rPr>
        <w:t>"ss"</w:t>
      </w:r>
      <w:r w:rsidRPr="00B734AF">
        <w:rPr>
          <w:rFonts w:asciiTheme="minorHAnsi" w:hAnsiTheme="minorHAnsi" w:cs="Arial"/>
          <w:color w:val="000000"/>
        </w:rPr>
        <w:t>);</w:t>
      </w:r>
    </w:p>
    <w:p w:rsidR="00B172BD" w:rsidRPr="00B734AF" w:rsidRDefault="00B172BD" w:rsidP="00CC7D65">
      <w:pPr>
        <w:tabs>
          <w:tab w:val="left" w:pos="2760"/>
        </w:tabs>
        <w:rPr>
          <w:rFonts w:asciiTheme="minorHAnsi" w:hAnsiTheme="minorHAnsi" w:cs="Arial"/>
        </w:rPr>
      </w:pPr>
      <w:r w:rsidRPr="00B734AF">
        <w:rPr>
          <w:rFonts w:asciiTheme="minorHAnsi" w:hAnsiTheme="minorHAnsi" w:cs="Arial"/>
          <w:color w:val="000000"/>
        </w:rPr>
        <w:t>         </w:t>
      </w:r>
      <w:r w:rsidR="00CC7D65" w:rsidRPr="00B734AF">
        <w:rPr>
          <w:rFonts w:asciiTheme="minorHAnsi" w:hAnsiTheme="minorHAnsi" w:cs="Arial"/>
          <w:color w:val="000000"/>
        </w:rPr>
        <w:tab/>
      </w:r>
    </w:p>
    <w:p w:rsidR="00B172BD" w:rsidRPr="00B734AF" w:rsidRDefault="00B172BD" w:rsidP="00B172BD">
      <w:pPr>
        <w:rPr>
          <w:rFonts w:asciiTheme="minorHAnsi" w:hAnsiTheme="minorHAnsi" w:cs="Arial"/>
        </w:rPr>
      </w:pPr>
      <w:r w:rsidRPr="00B734AF">
        <w:rPr>
          <w:rFonts w:asciiTheme="minorHAnsi" w:hAnsiTheme="minorHAnsi" w:cs="Arial"/>
          <w:color w:val="000000"/>
        </w:rPr>
        <w:t>          // Some more operations on popup window</w:t>
      </w:r>
    </w:p>
    <w:p w:rsidR="00B172BD" w:rsidRPr="00B734AF" w:rsidRDefault="00B172BD" w:rsidP="00B172BD">
      <w:pPr>
        <w:rPr>
          <w:rFonts w:asciiTheme="minorHAnsi" w:hAnsiTheme="minorHAnsi" w:cs="Arial"/>
        </w:rPr>
      </w:pPr>
      <w:r w:rsidRPr="00B734AF">
        <w:rPr>
          <w:rFonts w:asciiTheme="minorHAnsi" w:hAnsiTheme="minorHAnsi" w:cs="Arial"/>
          <w:color w:val="3F7F5F"/>
        </w:rPr>
        <w:t>// Close the pop up window and Select the main application window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3F7F5F"/>
        </w:rPr>
        <w:t>// Main window is selected by adding null as argument</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C0"/>
        </w:rPr>
        <w:t>selenium</w:t>
      </w:r>
      <w:r w:rsidRPr="00B734AF">
        <w:rPr>
          <w:rFonts w:asciiTheme="minorHAnsi" w:hAnsiTheme="minorHAnsi" w:cs="Arial"/>
          <w:color w:val="000000"/>
        </w:rPr>
        <w:t>.close();</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C0"/>
        </w:rPr>
        <w:t>selenium</w:t>
      </w:r>
      <w:r w:rsidRPr="00B734AF">
        <w:rPr>
          <w:rFonts w:asciiTheme="minorHAnsi" w:hAnsiTheme="minorHAnsi" w:cs="Arial"/>
          <w:color w:val="000000"/>
        </w:rPr>
        <w:t>.selectWindow(</w:t>
      </w:r>
      <w:r w:rsidRPr="00B734AF">
        <w:rPr>
          <w:rFonts w:asciiTheme="minorHAnsi" w:hAnsiTheme="minorHAnsi" w:cs="Arial"/>
          <w:color w:val="2A00FF"/>
        </w:rPr>
        <w:t>"null"</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r w:rsidRPr="00B734AF">
        <w:rPr>
          <w:rFonts w:asciiTheme="minorHAnsi" w:hAnsiTheme="minorHAnsi" w:cs="Arial"/>
          <w:color w:val="000000"/>
        </w:rPr>
        <w:t>          // continue with usual operation </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br/>
      </w:r>
      <w:r w:rsidRPr="00B734AF">
        <w:rPr>
          <w:rFonts w:asciiTheme="minorHAnsi" w:hAnsiTheme="minorHAnsi" w:cs="Arial"/>
          <w:bCs/>
          <w:u w:val="single"/>
        </w:rPr>
        <w:t>Question 81:</w:t>
      </w:r>
    </w:p>
    <w:p w:rsidR="00B172BD" w:rsidRPr="00B734AF" w:rsidRDefault="00B172BD" w:rsidP="00B172BD">
      <w:pPr>
        <w:rPr>
          <w:rFonts w:asciiTheme="minorHAnsi" w:hAnsiTheme="minorHAnsi" w:cs="Arial"/>
        </w:rPr>
      </w:pPr>
      <w:r w:rsidRPr="00B734AF">
        <w:rPr>
          <w:rFonts w:asciiTheme="minorHAnsi" w:hAnsiTheme="minorHAnsi" w:cs="Arial"/>
        </w:rPr>
        <w:t>My application uses Ajax heavily how do I use Selenium RC to work with Ajax operations?</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Ajax operations don’t reload a page like normal form submission but they make http requests behind the scene. You cannot use waitForPageToLoad for such operations and instead should use conditional wait for change in state of application. This could as well mean waiting for presence of an element before continuing with test operations. Consider following example in which type operation triggers Ajax operation which is followed by conditional wait for presence of a text box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color w:val="000000"/>
        </w:rPr>
        <w:t>// type operation brings element “q” on screen without loading the page</w:t>
      </w:r>
    </w:p>
    <w:p w:rsidR="00B172BD" w:rsidRPr="00B734AF" w:rsidRDefault="00B172BD" w:rsidP="00B172BD">
      <w:pPr>
        <w:rPr>
          <w:rFonts w:asciiTheme="minorHAnsi" w:hAnsiTheme="minorHAnsi" w:cs="Arial"/>
        </w:rPr>
      </w:pPr>
      <w:r w:rsidRPr="00B734AF">
        <w:rPr>
          <w:rFonts w:asciiTheme="minorHAnsi" w:hAnsiTheme="minorHAnsi" w:cs="Arial"/>
          <w:color w:val="000000"/>
        </w:rPr>
        <w:t>selenium.type(</w:t>
      </w:r>
      <w:r w:rsidRPr="00B734AF">
        <w:rPr>
          <w:rFonts w:asciiTheme="minorHAnsi" w:hAnsiTheme="minorHAnsi" w:cs="Arial"/>
          <w:color w:val="2A00FF"/>
        </w:rPr>
        <w:t>"elementLocator"</w:t>
      </w:r>
      <w:r w:rsidRPr="00B734AF">
        <w:rPr>
          <w:rFonts w:asciiTheme="minorHAnsi" w:hAnsiTheme="minorHAnsi" w:cs="Arial"/>
          <w:color w:val="000000"/>
        </w:rPr>
        <w:t>, </w:t>
      </w:r>
      <w:r w:rsidRPr="00B734AF">
        <w:rPr>
          <w:rFonts w:asciiTheme="minorHAnsi" w:hAnsiTheme="minorHAnsi" w:cs="Arial"/>
          <w:color w:val="2A00FF"/>
        </w:rPr>
        <w:t>"testData"</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rPr>
        <w:t>// conditional wait for element “q”</w:t>
      </w:r>
    </w:p>
    <w:p w:rsidR="00B172BD" w:rsidRPr="00B734AF" w:rsidRDefault="00B172BD" w:rsidP="00B172BD">
      <w:pPr>
        <w:rPr>
          <w:rFonts w:asciiTheme="minorHAnsi" w:hAnsiTheme="minorHAnsi" w:cs="Arial"/>
        </w:rPr>
      </w:pPr>
      <w:r w:rsidRPr="00B734AF">
        <w:rPr>
          <w:rFonts w:asciiTheme="minorHAnsi" w:hAnsiTheme="minorHAnsi" w:cs="Arial"/>
          <w:b/>
          <w:bCs/>
          <w:color w:val="7F0055"/>
        </w:rPr>
        <w:t>for</w:t>
      </w:r>
      <w:r w:rsidRPr="00B734AF">
        <w:rPr>
          <w:rFonts w:asciiTheme="minorHAnsi" w:hAnsiTheme="minorHAnsi" w:cs="Arial"/>
          <w:color w:val="000000"/>
        </w:rPr>
        <w:t> (</w:t>
      </w:r>
      <w:r w:rsidRPr="00B734AF">
        <w:rPr>
          <w:rFonts w:asciiTheme="minorHAnsi" w:hAnsiTheme="minorHAnsi" w:cs="Arial"/>
          <w:b/>
          <w:bCs/>
          <w:color w:val="7F0055"/>
        </w:rPr>
        <w:t>int</w:t>
      </w:r>
      <w:r w:rsidRPr="00B734AF">
        <w:rPr>
          <w:rFonts w:asciiTheme="minorHAnsi" w:hAnsiTheme="minorHAnsi" w:cs="Arial"/>
          <w:color w:val="000000"/>
        </w:rPr>
        <w:t> second = 0;; second++)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b/>
          <w:bCs/>
          <w:color w:val="7F0055"/>
        </w:rPr>
        <w:t>if</w:t>
      </w:r>
      <w:r w:rsidRPr="00B734AF">
        <w:rPr>
          <w:rFonts w:asciiTheme="minorHAnsi" w:hAnsiTheme="minorHAnsi" w:cs="Arial"/>
          <w:color w:val="000000"/>
        </w:rPr>
        <w:t> (second &gt;= 60) </w:t>
      </w:r>
      <w:r w:rsidRPr="00B734AF">
        <w:rPr>
          <w:rFonts w:asciiTheme="minorHAnsi" w:hAnsiTheme="minorHAnsi" w:cs="Arial"/>
          <w:i/>
          <w:iCs/>
          <w:color w:val="000000"/>
        </w:rPr>
        <w:t>fail</w:t>
      </w:r>
      <w:r w:rsidRPr="00B734AF">
        <w:rPr>
          <w:rFonts w:asciiTheme="minorHAnsi" w:hAnsiTheme="minorHAnsi" w:cs="Arial"/>
          <w:color w:val="000000"/>
        </w:rPr>
        <w:t>(</w:t>
      </w:r>
      <w:r w:rsidRPr="00B734AF">
        <w:rPr>
          <w:rFonts w:asciiTheme="minorHAnsi" w:hAnsiTheme="minorHAnsi" w:cs="Arial"/>
          <w:color w:val="2A00FF"/>
        </w:rPr>
        <w:t>"timeout"</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r w:rsidRPr="00B734AF">
        <w:rPr>
          <w:rFonts w:asciiTheme="minorHAnsi" w:hAnsiTheme="minorHAnsi" w:cs="Arial"/>
          <w:b/>
          <w:bCs/>
          <w:color w:val="7F0055"/>
        </w:rPr>
        <w:t>try</w:t>
      </w:r>
      <w:r w:rsidRPr="00B734AF">
        <w:rPr>
          <w:rFonts w:asciiTheme="minorHAnsi" w:hAnsiTheme="minorHAnsi" w:cs="Arial"/>
          <w:color w:val="000000"/>
        </w:rPr>
        <w:t> { </w:t>
      </w:r>
      <w:r w:rsidRPr="00B734AF">
        <w:rPr>
          <w:rFonts w:asciiTheme="minorHAnsi" w:hAnsiTheme="minorHAnsi" w:cs="Arial"/>
          <w:b/>
          <w:bCs/>
          <w:color w:val="7F0055"/>
        </w:rPr>
        <w:t>if</w:t>
      </w:r>
      <w:r w:rsidRPr="00B734AF">
        <w:rPr>
          <w:rFonts w:asciiTheme="minorHAnsi" w:hAnsiTheme="minorHAnsi" w:cs="Arial"/>
          <w:color w:val="000000"/>
        </w:rPr>
        <w:t> (selenium.isElementPresent(</w:t>
      </w:r>
      <w:r w:rsidRPr="00B734AF">
        <w:rPr>
          <w:rFonts w:asciiTheme="minorHAnsi" w:hAnsiTheme="minorHAnsi" w:cs="Arial"/>
          <w:color w:val="2A00FF"/>
        </w:rPr>
        <w:t>"q"</w:t>
      </w:r>
      <w:r w:rsidRPr="00B734AF">
        <w:rPr>
          <w:rFonts w:asciiTheme="minorHAnsi" w:hAnsiTheme="minorHAnsi" w:cs="Arial"/>
          <w:color w:val="000000"/>
        </w:rPr>
        <w:t>)) </w:t>
      </w:r>
      <w:r w:rsidRPr="00B734AF">
        <w:rPr>
          <w:rFonts w:asciiTheme="minorHAnsi" w:hAnsiTheme="minorHAnsi" w:cs="Arial"/>
          <w:b/>
          <w:bCs/>
          <w:color w:val="7F0055"/>
        </w:rPr>
        <w:t>break</w:t>
      </w:r>
      <w:r w:rsidRPr="00B734AF">
        <w:rPr>
          <w:rFonts w:asciiTheme="minorHAnsi" w:hAnsiTheme="minorHAnsi" w:cs="Arial"/>
          <w:color w:val="000000"/>
        </w:rPr>
        <w:t>; } </w:t>
      </w:r>
      <w:r w:rsidRPr="00B734AF">
        <w:rPr>
          <w:rFonts w:asciiTheme="minorHAnsi" w:hAnsiTheme="minorHAnsi" w:cs="Arial"/>
          <w:b/>
          <w:bCs/>
          <w:color w:val="7F0055"/>
        </w:rPr>
        <w:t>catch</w:t>
      </w:r>
      <w:r w:rsidRPr="00B734AF">
        <w:rPr>
          <w:rFonts w:asciiTheme="minorHAnsi" w:hAnsiTheme="minorHAnsi" w:cs="Arial"/>
          <w:color w:val="000000"/>
        </w:rPr>
        <w:t> (Exception e) {}</w:t>
      </w:r>
    </w:p>
    <w:p w:rsidR="00B172BD" w:rsidRPr="00B734AF" w:rsidRDefault="00B172BD" w:rsidP="00B172BD">
      <w:pPr>
        <w:rPr>
          <w:rFonts w:asciiTheme="minorHAnsi" w:hAnsiTheme="minorHAnsi" w:cs="Arial"/>
        </w:rPr>
      </w:pPr>
      <w:r w:rsidRPr="00B734AF">
        <w:rPr>
          <w:rFonts w:asciiTheme="minorHAnsi" w:hAnsiTheme="minorHAnsi" w:cs="Arial"/>
          <w:color w:val="000000"/>
        </w:rPr>
        <w:t>          Thread.</w:t>
      </w:r>
      <w:r w:rsidRPr="00B734AF">
        <w:rPr>
          <w:rFonts w:asciiTheme="minorHAnsi" w:hAnsiTheme="minorHAnsi" w:cs="Arial"/>
          <w:i/>
          <w:iCs/>
          <w:color w:val="000000"/>
        </w:rPr>
        <w:t>sleep</w:t>
      </w:r>
      <w:r w:rsidRPr="00B734AF">
        <w:rPr>
          <w:rFonts w:asciiTheme="minorHAnsi" w:hAnsiTheme="minorHAnsi" w:cs="Arial"/>
          <w:color w:val="000000"/>
        </w:rPr>
        <w:t>(1000);</w:t>
      </w:r>
    </w:p>
    <w:p w:rsidR="00B172BD" w:rsidRPr="00B734AF" w:rsidRDefault="00B172BD" w:rsidP="00B172BD">
      <w:pPr>
        <w:rPr>
          <w:rFonts w:asciiTheme="minorHAnsi" w:hAnsiTheme="minorHAnsi" w:cs="Arial"/>
        </w:rPr>
      </w:pPr>
      <w:r w:rsidRPr="00B734AF">
        <w:rPr>
          <w:rFonts w:asciiTheme="minorHAnsi" w:hAnsiTheme="minorHAnsi" w:cs="Arial"/>
          <w:color w:val="000000"/>
        </w:rPr>
        <w: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82:</w:t>
      </w:r>
    </w:p>
    <w:p w:rsidR="00B172BD" w:rsidRPr="00B734AF" w:rsidRDefault="00B172BD" w:rsidP="00B172BD">
      <w:pPr>
        <w:rPr>
          <w:rFonts w:asciiTheme="minorHAnsi" w:hAnsiTheme="minorHAnsi" w:cs="Arial"/>
        </w:rPr>
      </w:pPr>
      <w:r w:rsidRPr="00B734AF">
        <w:rPr>
          <w:rFonts w:asciiTheme="minorHAnsi" w:hAnsiTheme="minorHAnsi" w:cs="Arial"/>
        </w:rPr>
        <w:t>How do I upload a file using Selenium? I need to upload a word file during test execution.</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If you are using Firefox then you can use “type” command to type in a File Input box of upload file. But type operation does not work with IE and you would have to use “Robot” class in java to work make file upload work.</w:t>
      </w:r>
    </w:p>
    <w:p w:rsidR="00B172BD" w:rsidRPr="00B734AF" w:rsidRDefault="00B172BD" w:rsidP="00B172BD">
      <w:pPr>
        <w:rPr>
          <w:rFonts w:asciiTheme="minorHAnsi" w:hAnsiTheme="minorHAnsi" w:cs="Arial"/>
        </w:rPr>
      </w:pPr>
    </w:p>
    <w:p w:rsidR="00B802CB" w:rsidRPr="00B734AF" w:rsidRDefault="00B802CB" w:rsidP="00B802CB">
      <w:pPr>
        <w:pStyle w:val="Heading1"/>
        <w:shd w:val="clear" w:color="auto" w:fill="FDFFE9"/>
        <w:spacing w:before="0" w:after="0"/>
        <w:rPr>
          <w:rFonts w:ascii="Droid Sans" w:hAnsi="Droid Sans"/>
          <w:color w:val="5B5B5B"/>
          <w:sz w:val="24"/>
          <w:szCs w:val="24"/>
          <w:u w:val="single"/>
        </w:rPr>
      </w:pPr>
      <w:r w:rsidRPr="00B734AF">
        <w:rPr>
          <w:rFonts w:ascii="Droid Sans" w:hAnsi="Droid Sans"/>
          <w:color w:val="5B5B5B"/>
          <w:sz w:val="24"/>
          <w:szCs w:val="24"/>
          <w:u w:val="single"/>
        </w:rPr>
        <w:t>How To Get X Y Coordinates Of Element In Selenium WebDriver</w:t>
      </w:r>
    </w:p>
    <w:p w:rsidR="00B802CB" w:rsidRPr="00B734AF" w:rsidRDefault="00B802CB" w:rsidP="00B172BD">
      <w:pPr>
        <w:rPr>
          <w:rFonts w:asciiTheme="minorHAnsi" w:hAnsiTheme="minorHAnsi" w:cs="Arial"/>
        </w:rPr>
      </w:pPr>
    </w:p>
    <w:p w:rsidR="004E44EF" w:rsidRPr="00B734AF" w:rsidRDefault="004E44EF" w:rsidP="004E44EF">
      <w:pPr>
        <w:autoSpaceDE w:val="0"/>
        <w:autoSpaceDN w:val="0"/>
        <w:adjustRightInd w:val="0"/>
        <w:rPr>
          <w:rFonts w:ascii="Consolas" w:hAnsi="Consolas" w:cs="Consolas"/>
        </w:rPr>
      </w:pP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WebElement </w:t>
      </w:r>
      <w:r w:rsidRPr="00B734AF">
        <w:rPr>
          <w:rFonts w:ascii="Consolas" w:hAnsi="Consolas" w:cs="Consolas"/>
          <w:color w:val="6A3E3E"/>
        </w:rPr>
        <w:t>Image</w:t>
      </w:r>
      <w:r w:rsidRPr="00B734AF">
        <w:rPr>
          <w:rFonts w:ascii="Consolas" w:hAnsi="Consolas" w:cs="Consolas"/>
          <w:color w:val="000000"/>
        </w:rPr>
        <w:t xml:space="preserve"> = getDriver().findElement(</w:t>
      </w:r>
      <w:r w:rsidRPr="00B734AF">
        <w:rPr>
          <w:rFonts w:ascii="Consolas" w:hAnsi="Consolas" w:cs="Consolas"/>
          <w:color w:val="000000"/>
          <w:u w:val="single"/>
        </w:rPr>
        <w:t>By</w:t>
      </w:r>
      <w:r w:rsidRPr="00B734AF">
        <w:rPr>
          <w:rFonts w:ascii="Consolas" w:hAnsi="Consolas" w:cs="Consolas"/>
          <w:color w:val="000000"/>
        </w:rPr>
        <w:t>.xpath(</w:t>
      </w:r>
      <w:r w:rsidRPr="00B734AF">
        <w:rPr>
          <w:rFonts w:ascii="Consolas" w:hAnsi="Consolas" w:cs="Consolas"/>
          <w:color w:val="2A00FF"/>
        </w:rPr>
        <w:t>"//img[@border='0']"</w:t>
      </w:r>
      <w:r w:rsidRPr="00B734AF">
        <w:rPr>
          <w:rFonts w:ascii="Consolas" w:hAnsi="Consolas" w:cs="Consolas"/>
          <w:color w:val="000000"/>
        </w:rPr>
        <w:t>));</w:t>
      </w: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Point </w:t>
      </w:r>
      <w:r w:rsidRPr="00B734AF">
        <w:rPr>
          <w:rFonts w:ascii="Consolas" w:hAnsi="Consolas" w:cs="Consolas"/>
          <w:color w:val="6A3E3E"/>
        </w:rPr>
        <w:t>point</w:t>
      </w:r>
      <w:r w:rsidRPr="00B734AF">
        <w:rPr>
          <w:rFonts w:ascii="Consolas" w:hAnsi="Consolas" w:cs="Consolas"/>
          <w:color w:val="000000"/>
        </w:rPr>
        <w:t xml:space="preserve"> = </w:t>
      </w:r>
      <w:r w:rsidRPr="00B734AF">
        <w:rPr>
          <w:rFonts w:ascii="Consolas" w:hAnsi="Consolas" w:cs="Consolas"/>
          <w:color w:val="6A3E3E"/>
        </w:rPr>
        <w:t>Image</w:t>
      </w:r>
      <w:r w:rsidRPr="00B734AF">
        <w:rPr>
          <w:rFonts w:ascii="Consolas" w:hAnsi="Consolas" w:cs="Consolas"/>
          <w:color w:val="000000"/>
        </w:rPr>
        <w:t>.getLocation();</w:t>
      </w: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b/>
          <w:bCs/>
          <w:color w:val="7F0055"/>
        </w:rPr>
        <w:t>int</w:t>
      </w:r>
      <w:r w:rsidRPr="00B734AF">
        <w:rPr>
          <w:rFonts w:ascii="Consolas" w:hAnsi="Consolas" w:cs="Consolas"/>
          <w:color w:val="000000"/>
        </w:rPr>
        <w:t xml:space="preserve"> </w:t>
      </w:r>
      <w:r w:rsidRPr="00B734AF">
        <w:rPr>
          <w:rFonts w:ascii="Consolas" w:hAnsi="Consolas" w:cs="Consolas"/>
          <w:color w:val="6A3E3E"/>
        </w:rPr>
        <w:t>xcord</w:t>
      </w:r>
      <w:r w:rsidRPr="00B734AF">
        <w:rPr>
          <w:rFonts w:ascii="Consolas" w:hAnsi="Consolas" w:cs="Consolas"/>
          <w:color w:val="000000"/>
        </w:rPr>
        <w:t xml:space="preserve"> = </w:t>
      </w:r>
      <w:r w:rsidRPr="00B734AF">
        <w:rPr>
          <w:rFonts w:ascii="Consolas" w:hAnsi="Consolas" w:cs="Consolas"/>
          <w:color w:val="6A3E3E"/>
        </w:rPr>
        <w:t>point</w:t>
      </w:r>
      <w:r w:rsidRPr="00B734AF">
        <w:rPr>
          <w:rFonts w:ascii="Consolas" w:hAnsi="Consolas" w:cs="Consolas"/>
          <w:color w:val="000000"/>
        </w:rPr>
        <w:t xml:space="preserve">.getX(); </w:t>
      </w:r>
      <w:r w:rsidRPr="00B734AF">
        <w:rPr>
          <w:rFonts w:ascii="Consolas" w:hAnsi="Consolas" w:cs="Consolas"/>
          <w:color w:val="3F7F5F"/>
        </w:rPr>
        <w:t>//suppose 3</w:t>
      </w: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System.</w:t>
      </w:r>
      <w:r w:rsidRPr="00B734AF">
        <w:rPr>
          <w:rFonts w:ascii="Consolas" w:hAnsi="Consolas" w:cs="Consolas"/>
          <w:b/>
          <w:bCs/>
          <w:i/>
          <w:iCs/>
          <w:color w:val="0000C0"/>
        </w:rPr>
        <w:t>out</w:t>
      </w:r>
      <w:r w:rsidRPr="00B734AF">
        <w:rPr>
          <w:rFonts w:ascii="Consolas" w:hAnsi="Consolas" w:cs="Consolas"/>
          <w:color w:val="000000"/>
        </w:rPr>
        <w:t>.println(</w:t>
      </w:r>
      <w:r w:rsidRPr="00B734AF">
        <w:rPr>
          <w:rFonts w:ascii="Consolas" w:hAnsi="Consolas" w:cs="Consolas"/>
          <w:color w:val="2A00FF"/>
        </w:rPr>
        <w:t>"Element's Position from left side Is "</w:t>
      </w:r>
      <w:r w:rsidRPr="00B734AF">
        <w:rPr>
          <w:rFonts w:ascii="Consolas" w:hAnsi="Consolas" w:cs="Consolas"/>
          <w:color w:val="000000"/>
        </w:rPr>
        <w:t>+</w:t>
      </w:r>
      <w:r w:rsidRPr="00B734AF">
        <w:rPr>
          <w:rFonts w:ascii="Consolas" w:hAnsi="Consolas" w:cs="Consolas"/>
          <w:color w:val="6A3E3E"/>
        </w:rPr>
        <w:t>xcord</w:t>
      </w:r>
      <w:r w:rsidRPr="00B734AF">
        <w:rPr>
          <w:rFonts w:ascii="Consolas" w:hAnsi="Consolas" w:cs="Consolas"/>
          <w:color w:val="000000"/>
        </w:rPr>
        <w:t xml:space="preserve"> +</w:t>
      </w:r>
      <w:r w:rsidRPr="00B734AF">
        <w:rPr>
          <w:rFonts w:ascii="Consolas" w:hAnsi="Consolas" w:cs="Consolas"/>
          <w:color w:val="2A00FF"/>
        </w:rPr>
        <w:t>" pixels."</w:t>
      </w:r>
      <w:r w:rsidRPr="00B734AF">
        <w:rPr>
          <w:rFonts w:ascii="Consolas" w:hAnsi="Consolas" w:cs="Consolas"/>
          <w:color w:val="000000"/>
        </w:rPr>
        <w:t>);</w:t>
      </w: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w:t>
      </w:r>
      <w:r w:rsidRPr="00B734AF">
        <w:rPr>
          <w:rFonts w:ascii="Consolas" w:hAnsi="Consolas" w:cs="Consolas"/>
          <w:b/>
          <w:bCs/>
          <w:color w:val="7F0055"/>
        </w:rPr>
        <w:t>int</w:t>
      </w:r>
      <w:r w:rsidRPr="00B734AF">
        <w:rPr>
          <w:rFonts w:ascii="Consolas" w:hAnsi="Consolas" w:cs="Consolas"/>
          <w:color w:val="000000"/>
        </w:rPr>
        <w:t xml:space="preserve"> </w:t>
      </w:r>
      <w:r w:rsidRPr="00B734AF">
        <w:rPr>
          <w:rFonts w:ascii="Consolas" w:hAnsi="Consolas" w:cs="Consolas"/>
          <w:color w:val="6A3E3E"/>
          <w:highlight w:val="yellow"/>
        </w:rPr>
        <w:t>ycord</w:t>
      </w:r>
      <w:r w:rsidRPr="00B734AF">
        <w:rPr>
          <w:rFonts w:ascii="Consolas" w:hAnsi="Consolas" w:cs="Consolas"/>
          <w:color w:val="000000"/>
        </w:rPr>
        <w:t xml:space="preserve"> = </w:t>
      </w:r>
      <w:r w:rsidRPr="00B734AF">
        <w:rPr>
          <w:rFonts w:ascii="Consolas" w:hAnsi="Consolas" w:cs="Consolas"/>
          <w:color w:val="6A3E3E"/>
        </w:rPr>
        <w:t>point</w:t>
      </w:r>
      <w:r w:rsidRPr="00B734AF">
        <w:rPr>
          <w:rFonts w:ascii="Consolas" w:hAnsi="Consolas" w:cs="Consolas"/>
          <w:color w:val="000000"/>
        </w:rPr>
        <w:t>.getY();</w:t>
      </w:r>
      <w:r w:rsidRPr="00B734AF">
        <w:rPr>
          <w:rFonts w:ascii="Consolas" w:hAnsi="Consolas" w:cs="Consolas"/>
          <w:color w:val="3F7F5F"/>
        </w:rPr>
        <w:t>//suppose 6</w:t>
      </w:r>
    </w:p>
    <w:p w:rsidR="004E44EF" w:rsidRPr="00B734AF" w:rsidRDefault="004E44EF" w:rsidP="004E44EF">
      <w:pPr>
        <w:autoSpaceDE w:val="0"/>
        <w:autoSpaceDN w:val="0"/>
        <w:adjustRightInd w:val="0"/>
        <w:rPr>
          <w:rFonts w:ascii="Consolas" w:hAnsi="Consolas" w:cs="Consolas"/>
        </w:rPr>
      </w:pPr>
      <w:r w:rsidRPr="00B734AF">
        <w:rPr>
          <w:rFonts w:ascii="Consolas" w:hAnsi="Consolas" w:cs="Consolas"/>
          <w:color w:val="000000"/>
        </w:rPr>
        <w:t xml:space="preserve">        System.</w:t>
      </w:r>
      <w:r w:rsidRPr="00B734AF">
        <w:rPr>
          <w:rFonts w:ascii="Consolas" w:hAnsi="Consolas" w:cs="Consolas"/>
          <w:b/>
          <w:bCs/>
          <w:i/>
          <w:iCs/>
          <w:color w:val="0000C0"/>
        </w:rPr>
        <w:t>out</w:t>
      </w:r>
      <w:r w:rsidRPr="00B734AF">
        <w:rPr>
          <w:rFonts w:ascii="Consolas" w:hAnsi="Consolas" w:cs="Consolas"/>
          <w:color w:val="000000"/>
        </w:rPr>
        <w:t>.println(</w:t>
      </w:r>
      <w:r w:rsidRPr="00B734AF">
        <w:rPr>
          <w:rFonts w:ascii="Consolas" w:hAnsi="Consolas" w:cs="Consolas"/>
          <w:color w:val="2A00FF"/>
        </w:rPr>
        <w:t>"Element's Position from top side Is "</w:t>
      </w:r>
      <w:r w:rsidRPr="00B734AF">
        <w:rPr>
          <w:rFonts w:ascii="Consolas" w:hAnsi="Consolas" w:cs="Consolas"/>
          <w:color w:val="000000"/>
        </w:rPr>
        <w:t>+</w:t>
      </w:r>
      <w:r w:rsidRPr="00B734AF">
        <w:rPr>
          <w:rFonts w:ascii="Consolas" w:hAnsi="Consolas" w:cs="Consolas"/>
          <w:color w:val="6A3E3E"/>
          <w:highlight w:val="lightGray"/>
        </w:rPr>
        <w:t>ycord</w:t>
      </w:r>
      <w:r w:rsidRPr="00B734AF">
        <w:rPr>
          <w:rFonts w:ascii="Consolas" w:hAnsi="Consolas" w:cs="Consolas"/>
          <w:color w:val="000000"/>
        </w:rPr>
        <w:t xml:space="preserve"> +</w:t>
      </w:r>
      <w:r w:rsidRPr="00B734AF">
        <w:rPr>
          <w:rFonts w:ascii="Consolas" w:hAnsi="Consolas" w:cs="Consolas"/>
          <w:color w:val="2A00FF"/>
        </w:rPr>
        <w:t>" pixels."</w:t>
      </w:r>
      <w:r w:rsidRPr="00B734AF">
        <w:rPr>
          <w:rFonts w:ascii="Consolas" w:hAnsi="Consolas" w:cs="Consolas"/>
          <w:color w:val="000000"/>
        </w:rPr>
        <w:t>);</w:t>
      </w:r>
    </w:p>
    <w:p w:rsidR="004E44EF" w:rsidRPr="00B734AF" w:rsidRDefault="00180F29" w:rsidP="004E44EF">
      <w:pPr>
        <w:autoSpaceDE w:val="0"/>
        <w:autoSpaceDN w:val="0"/>
        <w:adjustRightInd w:val="0"/>
        <w:rPr>
          <w:rFonts w:ascii="Consolas" w:hAnsi="Consolas" w:cs="Consolas"/>
        </w:rPr>
      </w:pPr>
      <w:r w:rsidRPr="00B734AF">
        <w:rPr>
          <w:rFonts w:ascii="Consolas" w:hAnsi="Consolas" w:cs="Consolas"/>
          <w:color w:val="000000"/>
        </w:rPr>
        <w:tab/>
      </w:r>
      <w:r w:rsidR="004E44EF" w:rsidRPr="00B734AF">
        <w:rPr>
          <w:rFonts w:ascii="Consolas" w:hAnsi="Consolas" w:cs="Consolas"/>
          <w:color w:val="000000"/>
        </w:rPr>
        <w:t xml:space="preserve">Actions </w:t>
      </w:r>
      <w:r w:rsidR="00A26561" w:rsidRPr="00B734AF">
        <w:rPr>
          <w:rFonts w:ascii="Consolas" w:hAnsi="Consolas" w:cs="Consolas"/>
          <w:color w:val="6A3E3E"/>
        </w:rPr>
        <w:t>action</w:t>
      </w:r>
      <w:r w:rsidR="004E44EF" w:rsidRPr="00B734AF">
        <w:rPr>
          <w:rFonts w:ascii="Consolas" w:hAnsi="Consolas" w:cs="Consolas"/>
          <w:color w:val="000000"/>
        </w:rPr>
        <w:t xml:space="preserve"> = </w:t>
      </w:r>
      <w:r w:rsidR="004E44EF" w:rsidRPr="00B734AF">
        <w:rPr>
          <w:rFonts w:ascii="Consolas" w:hAnsi="Consolas" w:cs="Consolas"/>
          <w:b/>
          <w:bCs/>
          <w:color w:val="7F0055"/>
        </w:rPr>
        <w:t>new</w:t>
      </w:r>
      <w:r w:rsidR="004E44EF" w:rsidRPr="00B734AF">
        <w:rPr>
          <w:rFonts w:ascii="Consolas" w:hAnsi="Consolas" w:cs="Consolas"/>
          <w:color w:val="000000"/>
        </w:rPr>
        <w:t xml:space="preserve"> Actions(getDriver());   </w:t>
      </w:r>
    </w:p>
    <w:p w:rsidR="007D60FA" w:rsidRPr="00B734AF" w:rsidRDefault="00180F29" w:rsidP="004E44EF">
      <w:pPr>
        <w:rPr>
          <w:rFonts w:asciiTheme="minorHAnsi" w:hAnsiTheme="minorHAnsi" w:cs="Arial"/>
        </w:rPr>
      </w:pPr>
      <w:r w:rsidRPr="00B734AF">
        <w:rPr>
          <w:rFonts w:ascii="Consolas" w:hAnsi="Consolas" w:cs="Consolas"/>
          <w:color w:val="6A3E3E"/>
        </w:rPr>
        <w:tab/>
      </w:r>
      <w:r w:rsidR="00A26561" w:rsidRPr="00B734AF">
        <w:rPr>
          <w:rFonts w:ascii="Consolas" w:hAnsi="Consolas" w:cs="Consolas"/>
          <w:color w:val="6A3E3E"/>
        </w:rPr>
        <w:t>action</w:t>
      </w:r>
      <w:r w:rsidR="004E44EF" w:rsidRPr="00B734AF">
        <w:rPr>
          <w:rFonts w:ascii="Consolas" w:hAnsi="Consolas" w:cs="Consolas"/>
          <w:color w:val="000000"/>
        </w:rPr>
        <w:t>.moveToElement(</w:t>
      </w:r>
      <w:r w:rsidR="004E44EF" w:rsidRPr="00B734AF">
        <w:rPr>
          <w:rFonts w:ascii="Consolas" w:hAnsi="Consolas" w:cs="Consolas"/>
          <w:color w:val="6A3E3E"/>
        </w:rPr>
        <w:t>Image</w:t>
      </w:r>
      <w:r w:rsidR="004E44EF" w:rsidRPr="00B734AF">
        <w:rPr>
          <w:rFonts w:ascii="Consolas" w:hAnsi="Consolas" w:cs="Consolas"/>
          <w:color w:val="000000"/>
        </w:rPr>
        <w:t xml:space="preserve">, </w:t>
      </w:r>
      <w:r w:rsidR="004E44EF" w:rsidRPr="00B734AF">
        <w:rPr>
          <w:rFonts w:ascii="Consolas" w:hAnsi="Consolas" w:cs="Consolas"/>
          <w:color w:val="6A3E3E"/>
        </w:rPr>
        <w:t>xcord</w:t>
      </w:r>
      <w:r w:rsidR="004E44EF" w:rsidRPr="00B734AF">
        <w:rPr>
          <w:rFonts w:ascii="Consolas" w:hAnsi="Consolas" w:cs="Consolas"/>
          <w:color w:val="000000"/>
        </w:rPr>
        <w:t xml:space="preserve">, </w:t>
      </w:r>
      <w:r w:rsidR="004E44EF" w:rsidRPr="00B734AF">
        <w:rPr>
          <w:rFonts w:ascii="Consolas" w:hAnsi="Consolas" w:cs="Consolas"/>
          <w:color w:val="6A3E3E"/>
          <w:highlight w:val="lightGray"/>
        </w:rPr>
        <w:t>ycord</w:t>
      </w:r>
      <w:r w:rsidR="004E44EF" w:rsidRPr="00B734AF">
        <w:rPr>
          <w:rFonts w:ascii="Consolas" w:hAnsi="Consolas" w:cs="Consolas"/>
          <w:color w:val="000000"/>
        </w:rPr>
        <w:t>).click().build().perform();</w:t>
      </w:r>
    </w:p>
    <w:p w:rsidR="00040312" w:rsidRPr="00B734AF" w:rsidRDefault="00040312" w:rsidP="00B172BD">
      <w:pPr>
        <w:rPr>
          <w:rFonts w:asciiTheme="minorHAnsi" w:hAnsiTheme="minorHAnsi" w:cs="Arial"/>
          <w:b/>
        </w:rPr>
      </w:pPr>
    </w:p>
    <w:p w:rsidR="00040312" w:rsidRPr="00B734AF" w:rsidRDefault="00040312" w:rsidP="00B172BD">
      <w:pPr>
        <w:rPr>
          <w:rFonts w:asciiTheme="minorHAnsi" w:hAnsiTheme="minorHAnsi" w:cs="Arial"/>
          <w:b/>
        </w:rPr>
      </w:pPr>
      <w:r w:rsidRPr="00B734AF">
        <w:rPr>
          <w:rFonts w:asciiTheme="minorHAnsi" w:hAnsiTheme="minorHAnsi" w:cs="Arial"/>
          <w:b/>
        </w:rPr>
        <w:t>Robot class</w:t>
      </w:r>
    </w:p>
    <w:p w:rsidR="00040312" w:rsidRPr="00B734AF" w:rsidRDefault="00040312" w:rsidP="00040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Robot robot = new Robot();  // Robot class throws AWT Exception</w:t>
      </w:r>
      <w:r w:rsidRPr="00B734AF">
        <w:rPr>
          <w:rFonts w:ascii="Consolas" w:hAnsi="Consolas" w:cs="Consolas"/>
          <w:color w:val="343434"/>
        </w:rPr>
        <w:tab/>
      </w:r>
    </w:p>
    <w:p w:rsidR="00040312" w:rsidRPr="00B734AF" w:rsidRDefault="00040312" w:rsidP="00040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Thread.sleep(2000); // Thread.sleep throws InterruptedException</w:t>
      </w:r>
      <w:r w:rsidRPr="00B734AF">
        <w:rPr>
          <w:rFonts w:ascii="Consolas" w:hAnsi="Consolas" w:cs="Consolas"/>
          <w:color w:val="343434"/>
        </w:rPr>
        <w:tab/>
      </w:r>
    </w:p>
    <w:p w:rsidR="00040312" w:rsidRPr="00B734AF" w:rsidRDefault="00040312" w:rsidP="0004031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7" w:lineRule="atLeast"/>
        <w:rPr>
          <w:rFonts w:ascii="Consolas" w:hAnsi="Consolas" w:cs="Consolas"/>
          <w:color w:val="343434"/>
        </w:rPr>
      </w:pPr>
      <w:r w:rsidRPr="00B734AF">
        <w:rPr>
          <w:rFonts w:ascii="Consolas" w:hAnsi="Consolas" w:cs="Consolas"/>
          <w:color w:val="343434"/>
        </w:rPr>
        <w:t xml:space="preserve">           robot.keyPress(KeyEvent.VK_DOWN);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92:</w:t>
      </w:r>
    </w:p>
    <w:p w:rsidR="00B172BD" w:rsidRPr="00B734AF" w:rsidRDefault="00B172BD" w:rsidP="00B172BD">
      <w:pPr>
        <w:rPr>
          <w:rFonts w:asciiTheme="minorHAnsi" w:hAnsiTheme="minorHAnsi" w:cs="Arial"/>
        </w:rPr>
      </w:pPr>
      <w:r w:rsidRPr="00B734AF">
        <w:rPr>
          <w:rFonts w:asciiTheme="minorHAnsi" w:hAnsiTheme="minorHAnsi" w:cs="Arial"/>
        </w:rPr>
        <w:t>How does Selenium grid works?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Selenium grid uses combination of Selenium RC servers to execute tests in multiple browsers on different machine. Herein one Selenium RC server works as hub while other RC servers work as slaves, which could be controlled by hub. Whenever there is a request for a specific configuration for test execution then hub looks for a free RC slave server and if available then test execution begins on it. Once test execution is over then RC slave server would be available for next set of test execution.</w:t>
      </w:r>
    </w:p>
    <w:p w:rsidR="003615F8" w:rsidRPr="00B734AF" w:rsidRDefault="003615F8" w:rsidP="00B172BD">
      <w:pPr>
        <w:rPr>
          <w:rFonts w:asciiTheme="minorHAnsi" w:hAnsiTheme="minorHAnsi" w:cs="Arial"/>
          <w:b/>
          <w:bCs/>
          <w:u w:val="single"/>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94:</w:t>
      </w:r>
    </w:p>
    <w:p w:rsidR="00B172BD" w:rsidRPr="00B734AF" w:rsidRDefault="00B172BD" w:rsidP="00B172BD">
      <w:pPr>
        <w:rPr>
          <w:rFonts w:asciiTheme="minorHAnsi" w:hAnsiTheme="minorHAnsi" w:cs="Arial"/>
        </w:rPr>
      </w:pPr>
      <w:r w:rsidRPr="00B734AF">
        <w:rPr>
          <w:rFonts w:asciiTheme="minorHAnsi" w:hAnsiTheme="minorHAnsi" w:cs="Arial"/>
        </w:rPr>
        <w:t>Which jar files are needed to works with Selenium GRID?</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You need to download and add following jar files to your Selenium set up to be able to work with Selenium. These jar files are –</w:t>
      </w:r>
    </w:p>
    <w:p w:rsidR="00B172BD" w:rsidRPr="00B734AF" w:rsidRDefault="005F739E" w:rsidP="00B172BD">
      <w:pPr>
        <w:ind w:hanging="360"/>
        <w:rPr>
          <w:rFonts w:asciiTheme="minorHAnsi" w:hAnsiTheme="minorHAnsi" w:cs="Arial"/>
        </w:rPr>
      </w:pPr>
      <w:r w:rsidRPr="00B734AF">
        <w:rPr>
          <w:rFonts w:asciiTheme="minorHAnsi" w:hAnsiTheme="minorHAnsi" w:cs="Arial"/>
        </w:rPr>
        <w:t xml:space="preserve">          </w:t>
      </w:r>
      <w:r w:rsidR="00B172BD" w:rsidRPr="00B734AF">
        <w:rPr>
          <w:rFonts w:asciiTheme="minorHAnsi" w:hAnsiTheme="minorHAnsi" w:cs="Arial"/>
        </w:rPr>
        <w:t>selenium-grid-remote-control-standalone-.jar</w:t>
      </w:r>
    </w:p>
    <w:p w:rsidR="00B172BD" w:rsidRPr="00B734AF" w:rsidRDefault="00B172BD" w:rsidP="00B172BD">
      <w:pPr>
        <w:ind w:hanging="360"/>
        <w:rPr>
          <w:rFonts w:asciiTheme="minorHAnsi" w:hAnsiTheme="minorHAnsi" w:cs="Arial"/>
        </w:rPr>
      </w:pPr>
      <w:r w:rsidRPr="00B734AF">
        <w:rPr>
          <w:rFonts w:asciiTheme="minorHAnsi" w:hAnsiTheme="minorHAnsi" w:cs="Arial"/>
        </w:rPr>
        <w:t>         selenium-grid-hub-standalone-.jar</w:t>
      </w:r>
    </w:p>
    <w:p w:rsidR="00B172BD" w:rsidRPr="00B734AF" w:rsidRDefault="00B172BD" w:rsidP="00B172BD">
      <w:pPr>
        <w:ind w:hanging="360"/>
        <w:rPr>
          <w:rFonts w:asciiTheme="minorHAnsi" w:hAnsiTheme="minorHAnsi" w:cs="Arial"/>
        </w:rPr>
      </w:pPr>
      <w:r w:rsidRPr="00B734AF">
        <w:rPr>
          <w:rFonts w:asciiTheme="minorHAnsi" w:hAnsiTheme="minorHAnsi" w:cs="Arial"/>
        </w:rPr>
        <w:t>         selenium-grid-tools-standalone-.jar</w:t>
      </w:r>
    </w:p>
    <w:p w:rsidR="00B172BD" w:rsidRPr="00B734AF" w:rsidRDefault="00B172BD" w:rsidP="00B172BD">
      <w:pPr>
        <w:rPr>
          <w:rFonts w:asciiTheme="minorHAnsi" w:hAnsiTheme="minorHAnsi" w:cs="Arial"/>
        </w:rPr>
      </w:pP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78"/>
        <w:gridCol w:w="3280"/>
        <w:gridCol w:w="3280"/>
      </w:tblGrid>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pStyle w:val="NormalWeb"/>
              <w:spacing w:before="240" w:beforeAutospacing="0" w:after="240" w:afterAutospacing="0"/>
              <w:jc w:val="center"/>
              <w:rPr>
                <w:rFonts w:asciiTheme="minorHAnsi" w:hAnsiTheme="minorHAnsi" w:cs="Arial"/>
                <w:color w:val="000000"/>
              </w:rPr>
            </w:pPr>
            <w:r w:rsidRPr="00B734AF">
              <w:rPr>
                <w:rFonts w:asciiTheme="minorHAnsi" w:hAnsiTheme="minorHAnsi" w:cs="Arial"/>
                <w:b/>
                <w:bCs/>
                <w:color w:val="000000"/>
              </w:rPr>
              <w:t>Selenium IDE</w:t>
            </w: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pStyle w:val="NormalWeb"/>
              <w:spacing w:before="240" w:beforeAutospacing="0" w:after="240" w:afterAutospacing="0"/>
              <w:jc w:val="center"/>
              <w:rPr>
                <w:rFonts w:asciiTheme="minorHAnsi" w:hAnsiTheme="minorHAnsi" w:cs="Arial"/>
                <w:color w:val="000000"/>
              </w:rPr>
            </w:pPr>
            <w:r w:rsidRPr="00B734AF">
              <w:rPr>
                <w:rFonts w:asciiTheme="minorHAnsi" w:hAnsiTheme="minorHAnsi" w:cs="Arial"/>
                <w:b/>
                <w:bCs/>
                <w:color w:val="000000"/>
              </w:rPr>
              <w:t>Selenium RC</w:t>
            </w: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pStyle w:val="NormalWeb"/>
              <w:spacing w:before="240" w:beforeAutospacing="0" w:after="240" w:afterAutospacing="0"/>
              <w:jc w:val="center"/>
              <w:rPr>
                <w:rFonts w:asciiTheme="minorHAnsi" w:hAnsiTheme="minorHAnsi" w:cs="Arial"/>
                <w:color w:val="000000"/>
              </w:rPr>
            </w:pPr>
            <w:r w:rsidRPr="00B734AF">
              <w:rPr>
                <w:rFonts w:asciiTheme="minorHAnsi" w:hAnsiTheme="minorHAnsi" w:cs="Arial"/>
                <w:b/>
                <w:bCs/>
                <w:color w:val="000000"/>
              </w:rPr>
              <w:t>Selenium WebDriver</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E2E2E2"/>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only works in Mozilla browser.</w:t>
            </w:r>
          </w:p>
        </w:tc>
        <w:tc>
          <w:tcPr>
            <w:tcW w:w="1667" w:type="pct"/>
            <w:tcBorders>
              <w:top w:val="outset" w:sz="6" w:space="0" w:color="auto"/>
              <w:left w:val="outset" w:sz="6" w:space="0" w:color="auto"/>
              <w:bottom w:val="single" w:sz="4" w:space="0" w:color="DDDDDD"/>
              <w:right w:val="outset" w:sz="6" w:space="0" w:color="auto"/>
            </w:tcBorders>
            <w:shd w:val="clear" w:color="auto" w:fill="E2E2E2"/>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supports with all browsers like Firefox, IE, Chrome, Safari, Opera etc.</w:t>
            </w:r>
          </w:p>
        </w:tc>
        <w:tc>
          <w:tcPr>
            <w:tcW w:w="1667" w:type="pct"/>
            <w:tcBorders>
              <w:top w:val="outset" w:sz="6" w:space="0" w:color="auto"/>
              <w:left w:val="outset" w:sz="6" w:space="0" w:color="auto"/>
              <w:bottom w:val="single" w:sz="4" w:space="0" w:color="DDDDDD"/>
            </w:tcBorders>
            <w:shd w:val="clear" w:color="auto" w:fill="E2E2E2"/>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supports with all browsers like Firefox, IE, Chrome, Safari, Opera etc.</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p>
        </w:tc>
      </w:tr>
      <w:tr w:rsidR="00B00F0D" w:rsidRPr="00B734AF" w:rsidTr="001C5FC2">
        <w:tc>
          <w:tcPr>
            <w:tcW w:w="1666" w:type="pct"/>
            <w:tcBorders>
              <w:top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rPr>
              <w:t>Doesn’t required to start server before executing the test script.</w:t>
            </w:r>
          </w:p>
        </w:tc>
        <w:tc>
          <w:tcPr>
            <w:tcW w:w="1667" w:type="pct"/>
            <w:tcBorders>
              <w:top w:val="outset" w:sz="6" w:space="0" w:color="auto"/>
              <w:left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highlight w:val="yellow"/>
              </w:rPr>
              <w:t>Required to start server before executing the test script.</w:t>
            </w:r>
          </w:p>
        </w:tc>
        <w:tc>
          <w:tcPr>
            <w:tcW w:w="1667" w:type="pct"/>
            <w:tcBorders>
              <w:top w:val="outset" w:sz="6" w:space="0" w:color="auto"/>
              <w:left w:val="outset" w:sz="6" w:space="0" w:color="auto"/>
              <w:bottom w:val="single" w:sz="4" w:space="0" w:color="DDDDDD"/>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rPr>
              <w:t xml:space="preserve">Doesn’t </w:t>
            </w:r>
            <w:r w:rsidR="00456AFF" w:rsidRPr="00B734AF">
              <w:rPr>
                <w:rFonts w:asciiTheme="minorHAnsi" w:hAnsiTheme="minorHAnsi" w:cs="Arial"/>
                <w:b/>
                <w:color w:val="000000"/>
              </w:rPr>
              <w:t>require</w:t>
            </w:r>
            <w:r w:rsidRPr="00B734AF">
              <w:rPr>
                <w:rFonts w:asciiTheme="minorHAnsi" w:hAnsiTheme="minorHAnsi" w:cs="Arial"/>
                <w:b/>
                <w:color w:val="000000"/>
              </w:rPr>
              <w:t>to start server before executing the test script.</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is a GUI Plug-in</w:t>
            </w: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lightGray"/>
              </w:rPr>
            </w:pPr>
            <w:r w:rsidRPr="00B734AF">
              <w:rPr>
                <w:rFonts w:asciiTheme="minorHAnsi" w:hAnsiTheme="minorHAnsi" w:cs="Arial"/>
                <w:b/>
                <w:color w:val="000000"/>
              </w:rPr>
              <w:t>It is standalone java program which allow you to run Html test suites.</w:t>
            </w: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actual core API which has binding in a range of languages.</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rPr>
              <w:t xml:space="preserve">Core engine is </w:t>
            </w:r>
            <w:r w:rsidR="00772B43" w:rsidRPr="00B734AF">
              <w:rPr>
                <w:rFonts w:asciiTheme="minorHAnsi" w:hAnsiTheme="minorHAnsi" w:cs="Arial"/>
                <w:b/>
                <w:color w:val="000000"/>
              </w:rPr>
              <w:t>JavaScript</w:t>
            </w:r>
            <w:r w:rsidRPr="00B734AF">
              <w:rPr>
                <w:rFonts w:asciiTheme="minorHAnsi" w:hAnsiTheme="minorHAnsi" w:cs="Arial"/>
                <w:b/>
                <w:color w:val="000000"/>
              </w:rPr>
              <w:t xml:space="preserve"> based</w:t>
            </w:r>
          </w:p>
        </w:tc>
        <w:tc>
          <w:tcPr>
            <w:tcW w:w="1667" w:type="pct"/>
            <w:tcBorders>
              <w:top w:val="outset" w:sz="6" w:space="0" w:color="auto"/>
              <w:left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lightGray"/>
              </w:rPr>
            </w:pPr>
            <w:r w:rsidRPr="00B734AF">
              <w:rPr>
                <w:rFonts w:asciiTheme="minorHAnsi" w:hAnsiTheme="minorHAnsi" w:cs="Arial"/>
                <w:b/>
                <w:color w:val="000000"/>
                <w:highlight w:val="yellow"/>
              </w:rPr>
              <w:t xml:space="preserve">Core engine is </w:t>
            </w:r>
            <w:r w:rsidR="00690BBA" w:rsidRPr="00B734AF">
              <w:rPr>
                <w:rFonts w:asciiTheme="minorHAnsi" w:hAnsiTheme="minorHAnsi" w:cs="Arial"/>
                <w:b/>
                <w:color w:val="000000"/>
                <w:highlight w:val="yellow"/>
              </w:rPr>
              <w:t>JavaScript</w:t>
            </w:r>
            <w:r w:rsidRPr="00B734AF">
              <w:rPr>
                <w:rFonts w:asciiTheme="minorHAnsi" w:hAnsiTheme="minorHAnsi" w:cs="Arial"/>
                <w:b/>
                <w:color w:val="000000"/>
                <w:highlight w:val="yellow"/>
              </w:rPr>
              <w:t xml:space="preserve"> based</w:t>
            </w:r>
          </w:p>
        </w:tc>
        <w:tc>
          <w:tcPr>
            <w:tcW w:w="1667" w:type="pct"/>
            <w:tcBorders>
              <w:top w:val="outset" w:sz="6" w:space="0" w:color="auto"/>
              <w:left w:val="outset" w:sz="6" w:space="0" w:color="auto"/>
              <w:bottom w:val="single" w:sz="4" w:space="0" w:color="DDDDDD"/>
            </w:tcBorders>
            <w:shd w:val="clear" w:color="auto" w:fill="FFFFFF"/>
            <w:tcMar>
              <w:top w:w="50" w:type="dxa"/>
              <w:left w:w="100" w:type="dxa"/>
              <w:bottom w:w="50" w:type="dxa"/>
              <w:right w:w="100" w:type="dxa"/>
            </w:tcMar>
            <w:vAlign w:val="center"/>
            <w:hideMark/>
          </w:tcPr>
          <w:p w:rsidR="00D10F2F" w:rsidRPr="00B734AF" w:rsidRDefault="00D10F2F" w:rsidP="00D10F2F">
            <w:pPr>
              <w:rPr>
                <w:rFonts w:asciiTheme="minorHAnsi" w:hAnsiTheme="minorHAnsi" w:cs="Arial"/>
                <w:b/>
                <w:color w:val="000000"/>
              </w:rPr>
            </w:pPr>
            <w:r w:rsidRPr="00B734AF">
              <w:rPr>
                <w:rStyle w:val="Strong"/>
                <w:rFonts w:asciiTheme="minorHAnsi" w:eastAsiaTheme="majorEastAsia" w:hAnsiTheme="minorHAnsi" w:cs="Arial"/>
                <w:color w:val="000000"/>
              </w:rPr>
              <w:t>Web Driver is faster than Selenium RC since it</w:t>
            </w:r>
            <w:r w:rsidRPr="00B734AF">
              <w:rPr>
                <w:rStyle w:val="apple-converted-space"/>
                <w:rFonts w:asciiTheme="minorHAnsi" w:eastAsiaTheme="majorEastAsia" w:hAnsiTheme="minorHAnsi" w:cs="Arial"/>
                <w:b/>
                <w:bCs/>
                <w:color w:val="000000"/>
              </w:rPr>
              <w:t> </w:t>
            </w:r>
            <w:r w:rsidRPr="00B734AF">
              <w:rPr>
                <w:rFonts w:asciiTheme="minorHAnsi" w:hAnsiTheme="minorHAnsi" w:cs="Arial"/>
                <w:b/>
                <w:color w:val="000000"/>
                <w:highlight w:val="yellow"/>
                <w:shd w:val="clear" w:color="auto" w:fill="FFFFFF"/>
              </w:rPr>
              <w:t>speaks directly to the browser uses the browser’s own engine to control it.</w:t>
            </w:r>
            <w:r w:rsidRPr="00B734AF">
              <w:rPr>
                <w:rFonts w:asciiTheme="minorHAnsi" w:hAnsiTheme="minorHAnsi" w:cs="Arial"/>
                <w:b/>
                <w:color w:val="000000"/>
              </w:rPr>
              <w:br/>
            </w:r>
          </w:p>
        </w:tc>
      </w:tr>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rPr>
            </w:pPr>
            <w:r w:rsidRPr="00B734AF">
              <w:rPr>
                <w:rFonts w:asciiTheme="minorHAnsi" w:hAnsiTheme="minorHAnsi" w:cs="Arial"/>
                <w:color w:val="000000"/>
              </w:rPr>
              <w:t>Very simple to use as it is record &amp; playback.</w:t>
            </w: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rPr>
            </w:pPr>
            <w:r w:rsidRPr="00B734AF">
              <w:rPr>
                <w:rFonts w:asciiTheme="minorHAnsi" w:hAnsiTheme="minorHAnsi" w:cs="Arial"/>
                <w:color w:val="000000"/>
              </w:rPr>
              <w:t>It is easy and small API</w:t>
            </w: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rPr>
            </w:pPr>
            <w:r w:rsidRPr="00B734AF">
              <w:rPr>
                <w:rFonts w:asciiTheme="minorHAnsi" w:hAnsiTheme="minorHAnsi" w:cs="Arial"/>
                <w:color w:val="000000"/>
              </w:rPr>
              <w:t>As compared to RC, it is bit complex and large API.</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rPr>
              <w:t>It is not object oriented</w:t>
            </w:r>
          </w:p>
        </w:tc>
        <w:tc>
          <w:tcPr>
            <w:tcW w:w="1667" w:type="pct"/>
            <w:tcBorders>
              <w:top w:val="outset" w:sz="6" w:space="0" w:color="auto"/>
              <w:left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API’s are less Object oriented</w:t>
            </w:r>
          </w:p>
        </w:tc>
        <w:tc>
          <w:tcPr>
            <w:tcW w:w="1667" w:type="pct"/>
            <w:tcBorders>
              <w:top w:val="outset" w:sz="6" w:space="0" w:color="auto"/>
              <w:left w:val="outset" w:sz="6" w:space="0" w:color="auto"/>
              <w:bottom w:val="single" w:sz="4" w:space="0" w:color="DDDDDD"/>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API’s are entirely Object oriented</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rPr>
            </w:pPr>
            <w:r w:rsidRPr="00B734AF">
              <w:rPr>
                <w:rFonts w:asciiTheme="minorHAnsi" w:hAnsiTheme="minorHAnsi" w:cs="Arial"/>
                <w:b/>
                <w:color w:val="000000"/>
              </w:rPr>
              <w:t>It doesn’t supports of moving mouse cursors.</w:t>
            </w:r>
            <w:r w:rsidR="009D12F6">
              <w:rPr>
                <w:rFonts w:asciiTheme="minorHAnsi" w:hAnsiTheme="minorHAnsi" w:cs="Arial"/>
                <w:b/>
                <w:color w:val="000000"/>
              </w:rPr>
              <w:t>s</w:t>
            </w: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doesn’t supports of moving mouse cursors.</w:t>
            </w: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supports of moving mouse cursors.</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does not supports listeners</w:t>
            </w:r>
          </w:p>
        </w:tc>
        <w:tc>
          <w:tcPr>
            <w:tcW w:w="1667" w:type="pct"/>
            <w:tcBorders>
              <w:top w:val="outset" w:sz="6" w:space="0" w:color="auto"/>
              <w:left w:val="outset" w:sz="6" w:space="0" w:color="auto"/>
              <w:bottom w:val="single" w:sz="4" w:space="0" w:color="DDDDDD"/>
              <w:right w:val="outset" w:sz="6" w:space="0" w:color="auto"/>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does not supports listeners</w:t>
            </w:r>
          </w:p>
        </w:tc>
        <w:tc>
          <w:tcPr>
            <w:tcW w:w="1667" w:type="pct"/>
            <w:tcBorders>
              <w:top w:val="outset" w:sz="6" w:space="0" w:color="auto"/>
              <w:left w:val="outset" w:sz="6" w:space="0" w:color="auto"/>
              <w:bottom w:val="single" w:sz="4" w:space="0" w:color="DDDDDD"/>
            </w:tcBorders>
            <w:shd w:val="clear" w:color="auto" w:fill="F4F4F4"/>
            <w:tcMar>
              <w:top w:w="50" w:type="dxa"/>
              <w:left w:w="100" w:type="dxa"/>
              <w:bottom w:w="50" w:type="dxa"/>
              <w:right w:w="100" w:type="dxa"/>
            </w:tcMar>
            <w:vAlign w:val="center"/>
            <w:hideMark/>
          </w:tcPr>
          <w:p w:rsidR="00B00F0D" w:rsidRPr="00B734AF" w:rsidRDefault="00B00F0D">
            <w:pPr>
              <w:rPr>
                <w:rFonts w:asciiTheme="minorHAnsi" w:hAnsiTheme="minorHAnsi" w:cs="Arial"/>
                <w:b/>
                <w:color w:val="000000"/>
                <w:highlight w:val="yellow"/>
              </w:rPr>
            </w:pPr>
            <w:r w:rsidRPr="00B734AF">
              <w:rPr>
                <w:rFonts w:asciiTheme="minorHAnsi" w:hAnsiTheme="minorHAnsi" w:cs="Arial"/>
                <w:b/>
                <w:color w:val="000000"/>
                <w:highlight w:val="yellow"/>
              </w:rPr>
              <w:t>It supports the implementation of listeners</w:t>
            </w:r>
          </w:p>
        </w:tc>
      </w:tr>
      <w:tr w:rsidR="00B00F0D" w:rsidRPr="00B734AF" w:rsidTr="001C5FC2">
        <w:tc>
          <w:tcPr>
            <w:tcW w:w="1666" w:type="pct"/>
            <w:tcBorders>
              <w:top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highlight w:val="yellow"/>
              </w:rPr>
            </w:pPr>
            <w:r w:rsidRPr="00B734AF">
              <w:rPr>
                <w:rFonts w:asciiTheme="minorHAnsi" w:hAnsiTheme="minorHAnsi" w:cs="Arial"/>
                <w:color w:val="000000"/>
                <w:highlight w:val="yellow"/>
              </w:rPr>
              <w:t>It does not support to test iphone/Android applications</w:t>
            </w:r>
          </w:p>
        </w:tc>
        <w:tc>
          <w:tcPr>
            <w:tcW w:w="1667" w:type="pct"/>
            <w:tcBorders>
              <w:top w:val="outset" w:sz="6" w:space="0" w:color="auto"/>
              <w:left w:val="outset" w:sz="6" w:space="0" w:color="auto"/>
              <w:bottom w:val="single" w:sz="4" w:space="0" w:color="DDDDDD"/>
              <w:right w:val="outset" w:sz="6" w:space="0" w:color="auto"/>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highlight w:val="yellow"/>
              </w:rPr>
            </w:pPr>
            <w:r w:rsidRPr="00B734AF">
              <w:rPr>
                <w:rFonts w:asciiTheme="minorHAnsi" w:hAnsiTheme="minorHAnsi" w:cs="Arial"/>
                <w:color w:val="000000"/>
                <w:highlight w:val="yellow"/>
              </w:rPr>
              <w:t>It does not support to test iphone/Android applications</w:t>
            </w:r>
          </w:p>
        </w:tc>
        <w:tc>
          <w:tcPr>
            <w:tcW w:w="1667" w:type="pct"/>
            <w:tcBorders>
              <w:top w:val="outset" w:sz="6" w:space="0" w:color="auto"/>
              <w:left w:val="outset" w:sz="6" w:space="0" w:color="auto"/>
              <w:bottom w:val="single" w:sz="4" w:space="0" w:color="DDDDDD"/>
            </w:tcBorders>
            <w:shd w:val="clear" w:color="auto" w:fill="FFFFFF"/>
            <w:tcMar>
              <w:top w:w="50" w:type="dxa"/>
              <w:left w:w="100" w:type="dxa"/>
              <w:bottom w:w="50" w:type="dxa"/>
              <w:right w:w="100" w:type="dxa"/>
            </w:tcMar>
            <w:vAlign w:val="center"/>
            <w:hideMark/>
          </w:tcPr>
          <w:p w:rsidR="00B00F0D" w:rsidRPr="00B734AF" w:rsidRDefault="00B00F0D">
            <w:pPr>
              <w:rPr>
                <w:rFonts w:asciiTheme="minorHAnsi" w:hAnsiTheme="minorHAnsi" w:cs="Arial"/>
                <w:color w:val="000000"/>
                <w:highlight w:val="yellow"/>
              </w:rPr>
            </w:pPr>
            <w:r w:rsidRPr="00B734AF">
              <w:rPr>
                <w:rFonts w:asciiTheme="minorHAnsi" w:hAnsiTheme="minorHAnsi" w:cs="Arial"/>
                <w:color w:val="000000"/>
                <w:highlight w:val="yellow"/>
              </w:rPr>
              <w:t>It support to test iphone/Android applications</w:t>
            </w:r>
          </w:p>
        </w:tc>
      </w:tr>
    </w:tbl>
    <w:p w:rsidR="00B172BD" w:rsidRPr="00B734AF" w:rsidRDefault="00B172BD" w:rsidP="00B172BD">
      <w:pPr>
        <w:rPr>
          <w:rFonts w:asciiTheme="minorHAnsi" w:hAnsiTheme="minorHAnsi" w:cs="Arial"/>
        </w:rPr>
      </w:pPr>
    </w:p>
    <w:p w:rsidR="00F87174" w:rsidRPr="00B734AF" w:rsidRDefault="00F87174" w:rsidP="00B172BD">
      <w:pPr>
        <w:rPr>
          <w:rFonts w:asciiTheme="minorHAnsi" w:hAnsiTheme="minorHAnsi" w:cs="Arial"/>
        </w:rPr>
      </w:pPr>
      <w:r w:rsidRPr="00B734AF">
        <w:rPr>
          <w:noProof/>
        </w:rPr>
        <w:lastRenderedPageBreak/>
        <w:drawing>
          <wp:inline distT="0" distB="0" distL="0" distR="0">
            <wp:extent cx="6086475" cy="1649095"/>
            <wp:effectExtent l="19050" t="0" r="9525" b="0"/>
            <wp:docPr id="17" name="Picture 1" descr="junit-vs-test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vs-testngjpg"/>
                    <pic:cNvPicPr>
                      <a:picLocks noChangeAspect="1" noChangeArrowheads="1"/>
                    </pic:cNvPicPr>
                  </pic:nvPicPr>
                  <pic:blipFill>
                    <a:blip r:embed="rId58"/>
                    <a:srcRect/>
                    <a:stretch>
                      <a:fillRect/>
                    </a:stretch>
                  </pic:blipFill>
                  <pic:spPr bwMode="auto">
                    <a:xfrm>
                      <a:off x="0" y="0"/>
                      <a:ext cx="6086475" cy="1649095"/>
                    </a:xfrm>
                    <a:prstGeom prst="rect">
                      <a:avLst/>
                    </a:prstGeom>
                    <a:noFill/>
                    <a:ln w="9525">
                      <a:noFill/>
                      <a:miter lim="800000"/>
                      <a:headEnd/>
                      <a:tailEnd/>
                    </a:ln>
                  </pic:spPr>
                </pic:pic>
              </a:graphicData>
            </a:graphic>
          </wp:inline>
        </w:drawing>
      </w:r>
    </w:p>
    <w:p w:rsidR="0004723A" w:rsidRPr="00B734AF" w:rsidRDefault="00C65D92" w:rsidP="00020847">
      <w:pPr>
        <w:pStyle w:val="Heading1"/>
        <w:shd w:val="clear" w:color="auto" w:fill="FFFFFF"/>
        <w:rPr>
          <w:rFonts w:asciiTheme="minorHAnsi" w:hAnsiTheme="minorHAnsi" w:cs="Arial"/>
          <w:bCs w:val="0"/>
          <w:i/>
          <w:iCs/>
          <w:color w:val="000000"/>
          <w:sz w:val="24"/>
          <w:szCs w:val="24"/>
        </w:rPr>
      </w:pPr>
      <w:r w:rsidRPr="00B734AF">
        <w:rPr>
          <w:rFonts w:asciiTheme="minorHAnsi" w:hAnsiTheme="minorHAnsi" w:cs="Arial"/>
          <w:bCs w:val="0"/>
          <w:i/>
          <w:iCs/>
          <w:color w:val="000000"/>
          <w:sz w:val="24"/>
          <w:szCs w:val="24"/>
        </w:rPr>
        <w:t>Listeners</w:t>
      </w:r>
    </w:p>
    <w:p w:rsidR="00020847" w:rsidRPr="00B734AF" w:rsidRDefault="00020847" w:rsidP="00020847">
      <w:pPr>
        <w:rPr>
          <w:rFonts w:ascii="Droid Sans" w:hAnsi="Droid Sans"/>
          <w:color w:val="343434"/>
        </w:rPr>
      </w:pPr>
      <w:r w:rsidRPr="00B734AF">
        <w:rPr>
          <w:rFonts w:ascii="Droid Sans" w:hAnsi="Droid Sans"/>
          <w:color w:val="343434"/>
          <w:shd w:val="clear" w:color="auto" w:fill="FFFFFF"/>
        </w:rPr>
        <w:t>Listener is defined as interface that modifes the default TestNG's behavior. As the name suggests Listeners "listen" to the event defined in the selenium script and behave accordingly. It is used in selenium by implementing Listeners Interface.</w:t>
      </w:r>
      <w:r w:rsidRPr="00B734AF">
        <w:rPr>
          <w:rFonts w:ascii="Droid Sans" w:hAnsi="Droid Sans"/>
          <w:color w:val="343434"/>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0"/>
      </w:tblGrid>
      <w:tr w:rsidR="00221F47" w:rsidRPr="00B734AF" w:rsidTr="00221F47">
        <w:trPr>
          <w:tblCellSpacing w:w="15" w:type="dxa"/>
        </w:trPr>
        <w:tc>
          <w:tcPr>
            <w:tcW w:w="0" w:type="auto"/>
            <w:vAlign w:val="center"/>
            <w:hideMark/>
          </w:tcPr>
          <w:p w:rsidR="006C0D79" w:rsidRPr="00B734AF" w:rsidRDefault="00221F47" w:rsidP="006C0D79">
            <w:r w:rsidRPr="00B734AF">
              <w:t>IAnnotationTransformer -</w:t>
            </w:r>
          </w:p>
          <w:p w:rsidR="00221F47" w:rsidRPr="00B734AF" w:rsidRDefault="00221F47" w:rsidP="006C0D79">
            <w:r w:rsidRPr="00B734AF">
              <w:rPr>
                <w:rFonts w:ascii="Courier New" w:hAnsi="Courier New" w:cs="Courier New"/>
              </w:rPr>
              <w:t>This method will be invoked by TestNG to give you a chance</w:t>
            </w:r>
          </w:p>
        </w:tc>
      </w:tr>
      <w:tr w:rsidR="00221F47" w:rsidRPr="00B734AF" w:rsidTr="00221F47">
        <w:trPr>
          <w:tblCellSpacing w:w="15" w:type="dxa"/>
        </w:trPr>
        <w:tc>
          <w:tcPr>
            <w:tcW w:w="0" w:type="auto"/>
            <w:vAlign w:val="center"/>
            <w:hideMark/>
          </w:tcPr>
          <w:p w:rsidR="00221F47" w:rsidRPr="00B734AF" w:rsidRDefault="00221F47" w:rsidP="000C5C03">
            <w:r w:rsidRPr="00B734AF">
              <w:rPr>
                <w:rFonts w:ascii="Courier New" w:hAnsi="Courier New" w:cs="Courier New"/>
              </w:rPr>
              <w:t>    to modify a TestNG annotation read from your test classes.</w:t>
            </w:r>
          </w:p>
        </w:tc>
      </w:tr>
    </w:tbl>
    <w:p w:rsidR="00221F47" w:rsidRPr="00B734AF" w:rsidRDefault="00221F47" w:rsidP="00FA2801">
      <w:pPr>
        <w:pStyle w:val="ListParagraph"/>
        <w:numPr>
          <w:ilvl w:val="0"/>
          <w:numId w:val="25"/>
        </w:num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3"/>
        <w:gridCol w:w="45"/>
      </w:tblGrid>
      <w:tr w:rsidR="00221F47" w:rsidRPr="00B734AF" w:rsidTr="00221F47">
        <w:trPr>
          <w:tblCellSpacing w:w="15" w:type="dxa"/>
        </w:trPr>
        <w:tc>
          <w:tcPr>
            <w:tcW w:w="0" w:type="auto"/>
            <w:gridSpan w:val="2"/>
            <w:vAlign w:val="center"/>
            <w:hideMark/>
          </w:tcPr>
          <w:p w:rsidR="00221F47" w:rsidRPr="00B734AF" w:rsidRDefault="000C5C03" w:rsidP="00221F47">
            <w:r w:rsidRPr="00B734AF">
              <w:rPr>
                <w:rFonts w:ascii="Courier New" w:hAnsi="Courier New" w:cs="Courier New"/>
              </w:rPr>
              <w:t>   </w:t>
            </w:r>
            <w:r w:rsidR="00221F47" w:rsidRPr="00B734AF">
              <w:rPr>
                <w:rFonts w:ascii="Courier New" w:hAnsi="Courier New" w:cs="Courier New"/>
              </w:rPr>
              <w:t>You can change the values you need by calling any of the</w:t>
            </w:r>
          </w:p>
        </w:tc>
      </w:tr>
      <w:tr w:rsidR="00221F47" w:rsidRPr="00B734AF" w:rsidTr="00221F47">
        <w:trPr>
          <w:gridAfter w:val="1"/>
          <w:tblCellSpacing w:w="15" w:type="dxa"/>
        </w:trPr>
        <w:tc>
          <w:tcPr>
            <w:tcW w:w="0" w:type="auto"/>
            <w:vAlign w:val="center"/>
            <w:hideMark/>
          </w:tcPr>
          <w:p w:rsidR="00221F47" w:rsidRPr="00B734AF" w:rsidRDefault="000C5C03" w:rsidP="00221F47">
            <w:pPr>
              <w:rPr>
                <w:rFonts w:ascii="Courier New" w:hAnsi="Courier New" w:cs="Courier New"/>
              </w:rPr>
            </w:pPr>
            <w:r w:rsidRPr="00B734AF">
              <w:rPr>
                <w:rFonts w:ascii="Courier New" w:hAnsi="Courier New" w:cs="Courier New"/>
              </w:rPr>
              <w:t>   </w:t>
            </w:r>
            <w:r w:rsidR="00221F47" w:rsidRPr="00B734AF">
              <w:rPr>
                <w:rFonts w:ascii="Courier New" w:hAnsi="Courier New" w:cs="Courier New"/>
              </w:rPr>
              <w:t xml:space="preserve"> setters on the ITest interface.</w:t>
            </w:r>
          </w:p>
          <w:p w:rsidR="00736889" w:rsidRPr="00B734AF" w:rsidRDefault="001D17CF" w:rsidP="00221F47">
            <w:r w:rsidRPr="00B734AF">
              <w:t xml:space="preserve">   1. </w:t>
            </w:r>
            <w:r w:rsidR="004F689E" w:rsidRPr="00B734AF">
              <w:t>IAnnotationTransformer </w:t>
            </w:r>
          </w:p>
          <w:p w:rsidR="004F689E" w:rsidRPr="00B734AF" w:rsidRDefault="00736889" w:rsidP="00221F47">
            <w:pPr>
              <w:rPr>
                <w:b/>
              </w:rPr>
            </w:pPr>
            <w:r w:rsidRPr="00B734AF">
              <w:rPr>
                <w:rFonts w:ascii="Tahoma" w:hAnsi="Tahoma" w:cs="Tahoma"/>
                <w:b/>
                <w:color w:val="000000"/>
              </w:rPr>
              <w:t xml:space="preserve">                                         </w:t>
            </w:r>
            <w:r w:rsidR="004F689E" w:rsidRPr="00B734AF">
              <w:rPr>
                <w:rFonts w:ascii="Tahoma" w:hAnsi="Tahoma" w:cs="Tahoma"/>
                <w:b/>
                <w:color w:val="000000"/>
              </w:rPr>
              <w:t>only lets you modify a </w:t>
            </w:r>
            <w:r w:rsidR="004F689E" w:rsidRPr="00B734AF">
              <w:rPr>
                <w:rStyle w:val="HTMLTypewriter"/>
                <w:rFonts w:eastAsiaTheme="majorEastAsia"/>
                <w:b/>
                <w:color w:val="000000"/>
                <w:sz w:val="24"/>
                <w:szCs w:val="24"/>
              </w:rPr>
              <w:t>@Test</w:t>
            </w:r>
            <w:r w:rsidR="004F689E" w:rsidRPr="00B734AF">
              <w:rPr>
                <w:rFonts w:ascii="Tahoma" w:hAnsi="Tahoma" w:cs="Tahoma"/>
                <w:b/>
                <w:color w:val="000000"/>
              </w:rPr>
              <w:t> annotation. If you need to modify another TestNG annotation (a configuration annotation, </w:t>
            </w:r>
            <w:r w:rsidR="004F689E" w:rsidRPr="00B734AF">
              <w:rPr>
                <w:rStyle w:val="HTMLTypewriter"/>
                <w:rFonts w:eastAsiaTheme="majorEastAsia"/>
                <w:b/>
                <w:color w:val="000000"/>
                <w:sz w:val="24"/>
                <w:szCs w:val="24"/>
              </w:rPr>
              <w:t>@Factory</w:t>
            </w:r>
            <w:r w:rsidR="004F689E" w:rsidRPr="00B734AF">
              <w:rPr>
                <w:rFonts w:ascii="Tahoma" w:hAnsi="Tahoma" w:cs="Tahoma"/>
                <w:b/>
                <w:color w:val="000000"/>
              </w:rPr>
              <w:t> or </w:t>
            </w:r>
            <w:r w:rsidR="004F689E" w:rsidRPr="00B734AF">
              <w:rPr>
                <w:rStyle w:val="HTMLTypewriter"/>
                <w:rFonts w:eastAsiaTheme="majorEastAsia"/>
                <w:b/>
                <w:color w:val="000000"/>
                <w:sz w:val="24"/>
                <w:szCs w:val="24"/>
              </w:rPr>
              <w:t>@DataProvider</w:t>
            </w:r>
            <w:r w:rsidRPr="00B734AF">
              <w:rPr>
                <w:rFonts w:ascii="Tahoma" w:hAnsi="Tahoma" w:cs="Tahoma"/>
                <w:b/>
                <w:color w:val="000000"/>
              </w:rPr>
              <w:t>)</w:t>
            </w:r>
            <w:r w:rsidR="004F689E" w:rsidRPr="00B734AF">
              <w:rPr>
                <w:rFonts w:ascii="Tahoma" w:hAnsi="Tahoma" w:cs="Tahoma"/>
                <w:b/>
                <w:color w:val="000000"/>
              </w:rPr>
              <w:t xml:space="preserve"> use </w:t>
            </w:r>
            <w:r w:rsidRPr="00B734AF">
              <w:rPr>
                <w:rFonts w:ascii="Tahoma" w:hAnsi="Tahoma" w:cs="Tahoma"/>
                <w:b/>
                <w:color w:val="000000"/>
              </w:rPr>
              <w:t xml:space="preserve">      </w:t>
            </w:r>
            <w:r w:rsidR="004F689E" w:rsidRPr="00B734AF">
              <w:rPr>
                <w:rStyle w:val="HTMLTypewriter"/>
                <w:rFonts w:eastAsiaTheme="majorEastAsia"/>
                <w:b/>
                <w:color w:val="000000"/>
                <w:sz w:val="24"/>
                <w:szCs w:val="24"/>
              </w:rPr>
              <w:t>IAnnotationTransformer2</w:t>
            </w:r>
            <w:r w:rsidR="004F689E" w:rsidRPr="00B734AF">
              <w:rPr>
                <w:rFonts w:ascii="Tahoma" w:hAnsi="Tahoma" w:cs="Tahoma"/>
                <w:b/>
                <w:color w:val="000000"/>
              </w:rPr>
              <w:t>.</w:t>
            </w:r>
          </w:p>
        </w:tc>
      </w:tr>
      <w:tr w:rsidR="00736889" w:rsidRPr="00B734AF" w:rsidTr="00221F47">
        <w:trPr>
          <w:gridAfter w:val="1"/>
          <w:tblCellSpacing w:w="15" w:type="dxa"/>
        </w:trPr>
        <w:tc>
          <w:tcPr>
            <w:tcW w:w="0" w:type="auto"/>
            <w:vAlign w:val="center"/>
          </w:tcPr>
          <w:p w:rsidR="00736889" w:rsidRPr="00B734AF" w:rsidRDefault="00736889" w:rsidP="00221F47">
            <w:pPr>
              <w:rPr>
                <w:rFonts w:ascii="Courier New" w:hAnsi="Courier New" w:cs="Courier New"/>
              </w:rPr>
            </w:pPr>
          </w:p>
        </w:tc>
      </w:tr>
      <w:tr w:rsidR="00736889" w:rsidRPr="00B734AF" w:rsidTr="00221F47">
        <w:trPr>
          <w:gridAfter w:val="1"/>
          <w:tblCellSpacing w:w="15" w:type="dxa"/>
        </w:trPr>
        <w:tc>
          <w:tcPr>
            <w:tcW w:w="0" w:type="auto"/>
            <w:vAlign w:val="center"/>
          </w:tcPr>
          <w:p w:rsidR="00736889" w:rsidRPr="00B734AF" w:rsidRDefault="00736889" w:rsidP="00221F47">
            <w:pPr>
              <w:rPr>
                <w:rFonts w:ascii="Courier New" w:hAnsi="Courier New" w:cs="Courier New"/>
              </w:rPr>
            </w:pPr>
          </w:p>
        </w:tc>
      </w:tr>
    </w:tbl>
    <w:p w:rsidR="00AE29F0" w:rsidRPr="00B734AF" w:rsidRDefault="000C5C03" w:rsidP="00AE29F0">
      <w:pPr>
        <w:rPr>
          <w:rFonts w:ascii="Verdana" w:hAnsi="Verdana"/>
          <w:color w:val="303030"/>
        </w:rPr>
      </w:pPr>
      <w:r w:rsidRPr="00B734AF">
        <w:t xml:space="preserve">          2</w:t>
      </w:r>
      <w:r w:rsidR="00AE29F0" w:rsidRPr="00B734AF">
        <w:t xml:space="preserve">. </w:t>
      </w:r>
      <w:r w:rsidR="00221F47" w:rsidRPr="00B734AF">
        <w:t xml:space="preserve">IAnnotationTransformer2 </w:t>
      </w:r>
      <w:r w:rsidR="00AE29F0" w:rsidRPr="00B734AF">
        <w:t>-</w:t>
      </w:r>
      <w:r w:rsidR="00AE29F0" w:rsidRPr="00B734AF">
        <w:rPr>
          <w:rFonts w:ascii="Verdana" w:hAnsi="Verdana"/>
          <w:color w:val="303030"/>
        </w:rPr>
        <w:t xml:space="preserve">  This method will be invoked by TestNG to give you a chance to modify a </w:t>
      </w:r>
    </w:p>
    <w:p w:rsidR="00221F47" w:rsidRPr="00B734AF" w:rsidRDefault="00AE29F0" w:rsidP="00AE29F0">
      <w:pPr>
        <w:rPr>
          <w:rFonts w:ascii="Verdana" w:hAnsi="Verdana"/>
          <w:color w:val="303030"/>
        </w:rPr>
      </w:pPr>
      <w:r w:rsidRPr="00B734AF">
        <w:rPr>
          <w:rFonts w:ascii="Verdana" w:hAnsi="Verdana"/>
          <w:color w:val="303030"/>
        </w:rPr>
        <w:tab/>
      </w:r>
      <w:r w:rsidRPr="00B734AF">
        <w:rPr>
          <w:rFonts w:ascii="Verdana" w:hAnsi="Verdana"/>
          <w:color w:val="303030"/>
        </w:rPr>
        <w:tab/>
      </w:r>
      <w:r w:rsidRPr="00B734AF">
        <w:rPr>
          <w:rFonts w:ascii="Verdana" w:hAnsi="Verdana"/>
          <w:color w:val="303030"/>
        </w:rPr>
        <w:tab/>
        <w:t>TestNG annotation read from your test classes.</w:t>
      </w:r>
    </w:p>
    <w:p w:rsidR="004F689E" w:rsidRPr="00B734AF" w:rsidRDefault="004F689E" w:rsidP="00AE29F0">
      <w:pPr>
        <w:rPr>
          <w:rFonts w:ascii="Verdana" w:hAnsi="Verdana"/>
          <w:color w:val="303030"/>
        </w:rPr>
      </w:pPr>
    </w:p>
    <w:p w:rsidR="00221F47" w:rsidRPr="00B734AF" w:rsidRDefault="00221F47" w:rsidP="00FA2801">
      <w:pPr>
        <w:numPr>
          <w:ilvl w:val="0"/>
          <w:numId w:val="25"/>
        </w:numPr>
        <w:spacing w:before="100" w:beforeAutospacing="1" w:after="100" w:afterAutospacing="1"/>
      </w:pPr>
      <w:r w:rsidRPr="00B734AF">
        <w:t>IConfigurable ,</w:t>
      </w:r>
    </w:p>
    <w:p w:rsidR="00221F47" w:rsidRPr="00B734AF" w:rsidRDefault="00221F47" w:rsidP="00FA2801">
      <w:pPr>
        <w:numPr>
          <w:ilvl w:val="0"/>
          <w:numId w:val="25"/>
        </w:numPr>
        <w:spacing w:before="100" w:beforeAutospacing="1" w:after="100" w:afterAutospacing="1"/>
      </w:pPr>
      <w:r w:rsidRPr="00B734AF">
        <w:t>IConfigurationListener ,</w:t>
      </w:r>
    </w:p>
    <w:p w:rsidR="00221F47" w:rsidRPr="00B734AF" w:rsidRDefault="00221F47" w:rsidP="00FA2801">
      <w:pPr>
        <w:numPr>
          <w:ilvl w:val="0"/>
          <w:numId w:val="25"/>
        </w:numPr>
        <w:spacing w:before="100" w:beforeAutospacing="1" w:after="100" w:afterAutospacing="1"/>
      </w:pPr>
      <w:r w:rsidRPr="00B734AF">
        <w:t>IExecutionListener,</w:t>
      </w:r>
    </w:p>
    <w:p w:rsidR="00221F47" w:rsidRPr="00B734AF" w:rsidRDefault="00221F47" w:rsidP="00FA2801">
      <w:pPr>
        <w:numPr>
          <w:ilvl w:val="0"/>
          <w:numId w:val="25"/>
        </w:numPr>
        <w:spacing w:before="100" w:beforeAutospacing="1" w:after="100" w:afterAutospacing="1"/>
      </w:pPr>
      <w:r w:rsidRPr="00B734AF">
        <w:t>IHookable ,</w:t>
      </w:r>
    </w:p>
    <w:p w:rsidR="00351244" w:rsidRPr="00B734AF" w:rsidRDefault="00221F47" w:rsidP="00FA2801">
      <w:pPr>
        <w:numPr>
          <w:ilvl w:val="0"/>
          <w:numId w:val="25"/>
        </w:numPr>
        <w:spacing w:before="100" w:beforeAutospacing="1" w:after="100" w:afterAutospacing="1"/>
      </w:pPr>
      <w:r w:rsidRPr="00B734AF">
        <w:t>IInvokedMethodListener ,</w:t>
      </w:r>
      <w:r w:rsidR="00351244" w:rsidRPr="00B734AF">
        <w:t>'</w:t>
      </w:r>
    </w:p>
    <w:p w:rsidR="00351244" w:rsidRPr="00B734AF" w:rsidRDefault="00351244" w:rsidP="00351244">
      <w:pPr>
        <w:spacing w:before="100" w:beforeAutospacing="1" w:after="100" w:afterAutospacing="1"/>
        <w:ind w:left="720"/>
      </w:pPr>
      <w:r w:rsidRPr="00B734AF">
        <w:rPr>
          <w:rFonts w:ascii="Verdana" w:hAnsi="Verdana"/>
          <w:color w:val="303030"/>
        </w:rPr>
        <w:t> The working of this listener is also exactly the same as ISuiteListerner &amp; ITestListerner and the only difference is that it makes the call before and after every Method. It has only two methods in it.</w:t>
      </w:r>
    </w:p>
    <w:p w:rsidR="00351244" w:rsidRPr="00B734AF" w:rsidRDefault="00351244" w:rsidP="00351244">
      <w:pPr>
        <w:pStyle w:val="ListParagraph"/>
        <w:rPr>
          <w:rFonts w:ascii="Verdana" w:hAnsi="Verdana"/>
          <w:color w:val="303030"/>
          <w:sz w:val="24"/>
          <w:szCs w:val="24"/>
        </w:rPr>
      </w:pPr>
      <w:r w:rsidRPr="00B734AF">
        <w:rPr>
          <w:rFonts w:ascii="Verdana" w:eastAsia="Times New Roman" w:hAnsi="Verdana"/>
          <w:b/>
          <w:bCs/>
          <w:color w:val="303030"/>
          <w:sz w:val="24"/>
          <w:szCs w:val="24"/>
        </w:rPr>
        <w:t>afterInvocattion(): </w:t>
      </w:r>
      <w:r w:rsidRPr="00B734AF">
        <w:rPr>
          <w:rFonts w:ascii="Verdana" w:hAnsi="Verdana"/>
          <w:color w:val="303030"/>
          <w:sz w:val="24"/>
          <w:szCs w:val="24"/>
        </w:rPr>
        <w:t>Invoke after each method</w:t>
      </w:r>
    </w:p>
    <w:p w:rsidR="00351244" w:rsidRPr="00B734AF" w:rsidRDefault="00351244" w:rsidP="00351244">
      <w:pPr>
        <w:pStyle w:val="ListParagraph"/>
        <w:rPr>
          <w:rFonts w:ascii="Verdana" w:hAnsi="Verdana"/>
          <w:color w:val="303030"/>
          <w:sz w:val="24"/>
          <w:szCs w:val="24"/>
        </w:rPr>
      </w:pPr>
      <w:r w:rsidRPr="00B734AF">
        <w:rPr>
          <w:rFonts w:ascii="Verdana" w:eastAsia="Times New Roman" w:hAnsi="Verdana"/>
          <w:b/>
          <w:bCs/>
          <w:color w:val="303030"/>
          <w:sz w:val="24"/>
          <w:szCs w:val="24"/>
        </w:rPr>
        <w:t>beforeInvocation():</w:t>
      </w:r>
      <w:r w:rsidRPr="00B734AF">
        <w:rPr>
          <w:rFonts w:ascii="Verdana" w:eastAsia="Times New Roman" w:hAnsi="Verdana"/>
          <w:color w:val="303030"/>
          <w:sz w:val="24"/>
          <w:szCs w:val="24"/>
        </w:rPr>
        <w:t> </w:t>
      </w:r>
      <w:r w:rsidRPr="00B734AF">
        <w:rPr>
          <w:rFonts w:ascii="Verdana" w:hAnsi="Verdana"/>
          <w:color w:val="303030"/>
          <w:sz w:val="24"/>
          <w:szCs w:val="24"/>
        </w:rPr>
        <w:t>Invoke before each method</w:t>
      </w:r>
    </w:p>
    <w:p w:rsidR="00221F47" w:rsidRPr="00B734AF" w:rsidRDefault="00221F47" w:rsidP="00FA2801">
      <w:pPr>
        <w:numPr>
          <w:ilvl w:val="0"/>
          <w:numId w:val="25"/>
        </w:numPr>
        <w:spacing w:before="100" w:beforeAutospacing="1" w:after="100" w:afterAutospacing="1"/>
      </w:pPr>
      <w:r w:rsidRPr="00B734AF">
        <w:t>IInvokedMethodListener2 ,</w:t>
      </w:r>
    </w:p>
    <w:p w:rsidR="00221F47" w:rsidRPr="00B734AF" w:rsidRDefault="00221F47" w:rsidP="00FA2801">
      <w:pPr>
        <w:numPr>
          <w:ilvl w:val="0"/>
          <w:numId w:val="25"/>
        </w:numPr>
        <w:spacing w:before="100" w:beforeAutospacing="1" w:after="100" w:afterAutospacing="1"/>
      </w:pPr>
      <w:r w:rsidRPr="00B734AF">
        <w:t>IMethodInterceptor ,</w:t>
      </w:r>
    </w:p>
    <w:p w:rsidR="00221F47" w:rsidRPr="00B734AF" w:rsidRDefault="00221F47" w:rsidP="00FA2801">
      <w:pPr>
        <w:numPr>
          <w:ilvl w:val="0"/>
          <w:numId w:val="25"/>
        </w:numPr>
        <w:spacing w:before="100" w:beforeAutospacing="1" w:after="100" w:afterAutospacing="1"/>
      </w:pPr>
      <w:r w:rsidRPr="00B734AF">
        <w:rPr>
          <w:b/>
        </w:rPr>
        <w:t>IReporter</w:t>
      </w:r>
      <w:r w:rsidRPr="00B734AF">
        <w:t>,</w:t>
      </w:r>
      <w:r w:rsidR="00897115" w:rsidRPr="00B734AF">
        <w:t xml:space="preserve">  </w:t>
      </w:r>
      <w:r w:rsidR="00897115" w:rsidRPr="00B734AF">
        <w:rPr>
          <w:rFonts w:ascii="Consolas" w:hAnsi="Consolas" w:cs="Consolas"/>
          <w:color w:val="000000"/>
          <w:highlight w:val="lightGray"/>
        </w:rPr>
        <w:t>generateReport</w:t>
      </w:r>
    </w:p>
    <w:p w:rsidR="00351244" w:rsidRPr="00B734AF" w:rsidRDefault="00221F47" w:rsidP="00FA2801">
      <w:pPr>
        <w:numPr>
          <w:ilvl w:val="0"/>
          <w:numId w:val="25"/>
        </w:numPr>
        <w:spacing w:before="100" w:beforeAutospacing="1" w:after="100" w:afterAutospacing="1"/>
      </w:pPr>
      <w:r w:rsidRPr="00B734AF">
        <w:rPr>
          <w:b/>
        </w:rPr>
        <w:t>ISuiteListener</w:t>
      </w:r>
      <w:r w:rsidRPr="00B734AF">
        <w:t>,</w:t>
      </w:r>
      <w:r w:rsidR="00351244" w:rsidRPr="00B734AF">
        <w:rPr>
          <w:rFonts w:ascii="Verdana" w:hAnsi="Verdana"/>
          <w:color w:val="303030"/>
        </w:rPr>
        <w:t>It has two method in it </w:t>
      </w:r>
      <w:r w:rsidR="00351244" w:rsidRPr="00B734AF">
        <w:rPr>
          <w:rFonts w:ascii="Verdana" w:hAnsi="Verdana"/>
          <w:b/>
          <w:bCs/>
          <w:color w:val="303030"/>
        </w:rPr>
        <w:t>onStart()</w:t>
      </w:r>
      <w:r w:rsidR="00351244" w:rsidRPr="00B734AF">
        <w:rPr>
          <w:rFonts w:ascii="Verdana" w:hAnsi="Verdana"/>
          <w:color w:val="303030"/>
        </w:rPr>
        <w:t> &amp; </w:t>
      </w:r>
      <w:r w:rsidR="00351244" w:rsidRPr="00B734AF">
        <w:rPr>
          <w:rFonts w:ascii="Verdana" w:hAnsi="Verdana"/>
          <w:b/>
          <w:bCs/>
          <w:color w:val="303030"/>
        </w:rPr>
        <w:t>onFinish()</w:t>
      </w:r>
      <w:r w:rsidR="00351244" w:rsidRPr="00B734AF">
        <w:rPr>
          <w:rFonts w:ascii="Verdana" w:hAnsi="Verdana"/>
          <w:color w:val="303030"/>
        </w:rPr>
        <w:t xml:space="preserve">. Whenever a class implements this listener, TestNG guarantees the end-user that it will invoke the methods onStart() and onFinish() before and after </w:t>
      </w:r>
      <w:r w:rsidR="00351244" w:rsidRPr="00B734AF">
        <w:rPr>
          <w:rFonts w:ascii="Verdana" w:hAnsi="Verdana"/>
          <w:color w:val="303030"/>
        </w:rPr>
        <w:lastRenderedPageBreak/>
        <w:t>running a TestNG Suite. So before TestNG picks up your suite for execution, it first makes a call to onStart() method and runs whatever has been scripted in this method. In a similar way, it again makes a call to onFinish() method after a suite has been run.</w:t>
      </w:r>
    </w:p>
    <w:p w:rsidR="00221F47" w:rsidRPr="00B734AF" w:rsidRDefault="005F4178" w:rsidP="00FA2801">
      <w:pPr>
        <w:numPr>
          <w:ilvl w:val="0"/>
          <w:numId w:val="25"/>
        </w:numPr>
        <w:spacing w:before="100" w:beforeAutospacing="1" w:after="100" w:afterAutospacing="1"/>
      </w:pPr>
      <w:r w:rsidRPr="00B734AF">
        <w:rPr>
          <w:b/>
        </w:rPr>
        <w:t>ITestListener</w:t>
      </w:r>
      <w:r w:rsidRPr="00B734AF">
        <w:t xml:space="preserve">   for screenshot OnTestFail, on testPass, onTestSKip</w:t>
      </w:r>
    </w:p>
    <w:p w:rsidR="005F4178" w:rsidRPr="00B734AF" w:rsidRDefault="005F4178" w:rsidP="00FA2801">
      <w:pPr>
        <w:numPr>
          <w:ilvl w:val="0"/>
          <w:numId w:val="25"/>
        </w:numPr>
        <w:spacing w:before="100" w:beforeAutospacing="1" w:after="100" w:afterAutospacing="1"/>
      </w:pPr>
      <w:r w:rsidRPr="00B734AF">
        <w:rPr>
          <w:rFonts w:ascii="Consolas" w:hAnsi="Consolas" w:cs="Consolas"/>
          <w:b/>
          <w:color w:val="000000"/>
        </w:rPr>
        <w:t>IRetryAnalyzer</w:t>
      </w:r>
      <w:r w:rsidRPr="00B734AF">
        <w:rPr>
          <w:rFonts w:ascii="Consolas" w:hAnsi="Consolas" w:cs="Consolas"/>
          <w:color w:val="000000"/>
        </w:rPr>
        <w:t xml:space="preserve">  for</w:t>
      </w:r>
      <w:r w:rsidR="001A3893" w:rsidRPr="00B734AF">
        <w:rPr>
          <w:rFonts w:ascii="Consolas" w:hAnsi="Consolas" w:cs="Consolas"/>
          <w:color w:val="000000"/>
        </w:rPr>
        <w:t xml:space="preserve"> retry methods  set count to re</w:t>
      </w:r>
      <w:r w:rsidRPr="00B734AF">
        <w:rPr>
          <w:rFonts w:ascii="Consolas" w:hAnsi="Consolas" w:cs="Consolas"/>
          <w:color w:val="000000"/>
        </w:rPr>
        <w:t>try limit</w:t>
      </w:r>
    </w:p>
    <w:p w:rsidR="00C65D92" w:rsidRPr="00B734AF" w:rsidRDefault="00C65D92" w:rsidP="00C65D92">
      <w:pPr>
        <w:pStyle w:val="NormalWeb"/>
        <w:shd w:val="clear" w:color="auto" w:fill="FFFFFF"/>
        <w:spacing w:before="120" w:beforeAutospacing="0" w:after="120" w:afterAutospacing="0" w:line="200" w:lineRule="atLeast"/>
        <w:rPr>
          <w:rFonts w:asciiTheme="minorHAnsi" w:hAnsiTheme="minorHAnsi" w:cs="Arial"/>
          <w:color w:val="444444"/>
          <w:shd w:val="clear" w:color="auto" w:fill="FFFFFF"/>
        </w:rPr>
      </w:pPr>
      <w:r w:rsidRPr="00B734AF">
        <w:rPr>
          <w:rFonts w:asciiTheme="minorHAnsi" w:hAnsiTheme="minorHAnsi" w:cs="Arial"/>
          <w:color w:val="000000"/>
        </w:rPr>
        <w:t>A</w:t>
      </w:r>
      <w:r w:rsidRPr="00B734AF">
        <w:rPr>
          <w:rStyle w:val="apple-converted-space"/>
          <w:rFonts w:asciiTheme="minorHAnsi" w:eastAsiaTheme="majorEastAsia" w:hAnsiTheme="minorHAnsi" w:cs="Arial"/>
          <w:color w:val="000000"/>
        </w:rPr>
        <w:t> </w:t>
      </w:r>
      <w:r w:rsidRPr="00B734AF">
        <w:rPr>
          <w:rFonts w:asciiTheme="minorHAnsi" w:hAnsiTheme="minorHAnsi" w:cs="Arial"/>
          <w:i/>
          <w:iCs/>
          <w:color w:val="000000"/>
        </w:rPr>
        <w:t>listener</w:t>
      </w:r>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 xml:space="preserve">is called when the user does something to the user interface that causes </w:t>
      </w:r>
      <w:r w:rsidR="0077079A" w:rsidRPr="00B734AF">
        <w:rPr>
          <w:rFonts w:asciiTheme="minorHAnsi" w:hAnsiTheme="minorHAnsi" w:cs="Arial"/>
          <w:color w:val="444444"/>
          <w:shd w:val="clear" w:color="auto" w:fill="FFFFFF"/>
        </w:rPr>
        <w:t>an event</w:t>
      </w:r>
    </w:p>
    <w:p w:rsidR="00565B46" w:rsidRPr="00B734AF" w:rsidRDefault="00565B46" w:rsidP="00C65D92">
      <w:pPr>
        <w:pStyle w:val="NormalWeb"/>
        <w:shd w:val="clear" w:color="auto" w:fill="FFFFFF"/>
        <w:spacing w:before="120" w:beforeAutospacing="0" w:after="120" w:afterAutospacing="0" w:line="200" w:lineRule="atLeast"/>
        <w:rPr>
          <w:rFonts w:asciiTheme="minorHAnsi" w:hAnsiTheme="minorHAnsi" w:cs="Arial"/>
          <w:color w:val="000000"/>
        </w:rPr>
      </w:pPr>
      <w:r w:rsidRPr="00B734AF">
        <w:rPr>
          <w:rFonts w:ascii="Helvetica" w:hAnsi="Helvetica" w:cs="Helvetica"/>
          <w:color w:val="38393A"/>
        </w:rPr>
        <w:t>Listeners gives us the ability to act before and after of every Suite, Test and Methods.</w:t>
      </w:r>
    </w:p>
    <w:p w:rsidR="00632AC2" w:rsidRPr="00B734AF" w:rsidRDefault="00632AC2" w:rsidP="00632AC2">
      <w:pPr>
        <w:pStyle w:val="NormalWeb"/>
        <w:spacing w:before="0" w:beforeAutospacing="0" w:after="240" w:afterAutospacing="0"/>
        <w:rPr>
          <w:rFonts w:ascii="Georgia" w:hAnsi="Georgia"/>
          <w:color w:val="555555"/>
        </w:rPr>
      </w:pPr>
      <w:r w:rsidRPr="00B734AF">
        <w:rPr>
          <w:rFonts w:ascii="Georgia" w:hAnsi="Georgia"/>
          <w:color w:val="555555"/>
        </w:rPr>
        <w:t>To say it in simple words, we can make TestNG to listen what we say with the help of Listeners. Listeners give us the flexibility to modify default TestNG's behaviors.</w:t>
      </w:r>
    </w:p>
    <w:p w:rsidR="00632AC2" w:rsidRPr="00B734AF" w:rsidRDefault="00632AC2" w:rsidP="00632AC2">
      <w:pPr>
        <w:pStyle w:val="NormalWeb"/>
        <w:spacing w:before="0" w:beforeAutospacing="0" w:after="240" w:afterAutospacing="0"/>
        <w:rPr>
          <w:rFonts w:ascii="Georgia" w:hAnsi="Georgia"/>
          <w:color w:val="555555"/>
        </w:rPr>
      </w:pPr>
      <w:r w:rsidRPr="00B734AF">
        <w:rPr>
          <w:rFonts w:ascii="Georgia" w:hAnsi="Georgia"/>
          <w:color w:val="555555"/>
        </w:rPr>
        <w:t>By using TestNG listeners 'ITestListener' or 'TestListenerAdapter' we can change the default behaviour write our own implementation when a Test fails or Skips etc.</w:t>
      </w:r>
    </w:p>
    <w:p w:rsidR="00C65D92" w:rsidRPr="00B734AF" w:rsidRDefault="007268BB" w:rsidP="00B172BD">
      <w:pPr>
        <w:rPr>
          <w:rFonts w:ascii="Georgia" w:hAnsi="Georgia"/>
          <w:b/>
          <w:color w:val="555555"/>
        </w:rPr>
      </w:pPr>
      <w:r w:rsidRPr="00B734AF">
        <w:rPr>
          <w:rFonts w:ascii="Georgia" w:hAnsi="Georgia"/>
          <w:color w:val="555555"/>
        </w:rPr>
        <w:t>what does they do? </w:t>
      </w:r>
      <w:r w:rsidRPr="00B734AF">
        <w:rPr>
          <w:rFonts w:ascii="Georgia" w:hAnsi="Georgia"/>
          <w:color w:val="555555"/>
        </w:rPr>
        <w:br/>
        <w:t>listeners gives the flexibility for the user to listen to the events that are generated from the start of the execution of script till the end.</w:t>
      </w:r>
      <w:r w:rsidRPr="00B734AF">
        <w:rPr>
          <w:rFonts w:ascii="Georgia" w:hAnsi="Georgia"/>
          <w:color w:val="555555"/>
        </w:rPr>
        <w:br/>
      </w:r>
      <w:r w:rsidRPr="00B734AF">
        <w:rPr>
          <w:rFonts w:ascii="Georgia" w:hAnsi="Georgia"/>
          <w:color w:val="555555"/>
        </w:rPr>
        <w:br/>
        <w:t>what kind of events?</w:t>
      </w:r>
      <w:r w:rsidRPr="00B734AF">
        <w:rPr>
          <w:rFonts w:ascii="Georgia" w:hAnsi="Georgia"/>
          <w:color w:val="555555"/>
        </w:rPr>
        <w:br/>
        <w:t>events such as, when a test method goes into one of passed/failed/skipped state.</w:t>
      </w:r>
      <w:r w:rsidRPr="00B734AF">
        <w:rPr>
          <w:rFonts w:ascii="Georgia" w:hAnsi="Georgia"/>
          <w:color w:val="555555"/>
        </w:rPr>
        <w:br/>
        <w:t>events such as, when a configuratiom annotated method goes into one of passed/failed/skipped state.</w:t>
      </w:r>
      <w:r w:rsidRPr="00B734AF">
        <w:rPr>
          <w:rFonts w:ascii="Georgia" w:hAnsi="Georgia"/>
          <w:color w:val="555555"/>
        </w:rPr>
        <w:br/>
        <w:t>events such as before and after a annotated method is executed.</w:t>
      </w:r>
      <w:r w:rsidRPr="00B734AF">
        <w:rPr>
          <w:rFonts w:ascii="Georgia" w:hAnsi="Georgia"/>
          <w:color w:val="555555"/>
        </w:rPr>
        <w:br/>
      </w:r>
      <w:r w:rsidRPr="00B734AF">
        <w:rPr>
          <w:rFonts w:ascii="Georgia" w:hAnsi="Georgia"/>
          <w:color w:val="555555"/>
        </w:rPr>
        <w:br/>
        <w:t>what is the actual purpose? </w:t>
      </w:r>
      <w:r w:rsidRPr="00B734AF">
        <w:rPr>
          <w:rFonts w:ascii="Georgia" w:hAnsi="Georgia"/>
          <w:color w:val="555555"/>
        </w:rPr>
        <w:br/>
        <w:t>the main intention for providing listeners is to extend the default reports behaviour of TestNg. Extend this feature to generate your own custom reports by listening to the above events.</w:t>
      </w:r>
      <w:r w:rsidRPr="00B734AF">
        <w:rPr>
          <w:rFonts w:ascii="Georgia" w:hAnsi="Georgia"/>
          <w:color w:val="555555"/>
        </w:rPr>
        <w:br/>
      </w:r>
      <w:r w:rsidRPr="00B734AF">
        <w:rPr>
          <w:rFonts w:ascii="Georgia" w:hAnsi="Georgia"/>
          <w:color w:val="555555"/>
        </w:rPr>
        <w:br/>
        <w:t>what else can you do?</w:t>
      </w:r>
      <w:r w:rsidRPr="00B734AF">
        <w:rPr>
          <w:rFonts w:ascii="Georgia" w:hAnsi="Georgia"/>
          <w:color w:val="555555"/>
        </w:rPr>
        <w:br/>
        <w:t>unlimited possibilities: Few imp things such as,</w:t>
      </w:r>
      <w:r w:rsidRPr="00B734AF">
        <w:rPr>
          <w:rFonts w:ascii="Georgia" w:hAnsi="Georgia"/>
          <w:color w:val="555555"/>
        </w:rPr>
        <w:br/>
      </w:r>
      <w:r w:rsidRPr="00B734AF">
        <w:rPr>
          <w:rFonts w:ascii="Georgia" w:hAnsi="Georgia"/>
          <w:b/>
          <w:color w:val="555555"/>
        </w:rPr>
        <w:t>Before the start of execution, Check if the server is up and running</w:t>
      </w:r>
      <w:r w:rsidRPr="00B734AF">
        <w:rPr>
          <w:rFonts w:ascii="Georgia" w:hAnsi="Georgia"/>
          <w:b/>
          <w:color w:val="555555"/>
        </w:rPr>
        <w:br/>
        <w:t>Sending an automatic status mail at the end of execution</w:t>
      </w:r>
      <w:r w:rsidRPr="00B734AF">
        <w:rPr>
          <w:rFonts w:ascii="Georgia" w:hAnsi="Georgia"/>
          <w:b/>
          <w:color w:val="555555"/>
        </w:rPr>
        <w:br/>
        <w:t>Any other task of your need</w:t>
      </w:r>
    </w:p>
    <w:p w:rsidR="00F87E23" w:rsidRPr="00B734AF" w:rsidRDefault="00F87E23" w:rsidP="007A4063">
      <w:pPr>
        <w:pStyle w:val="Heading1"/>
        <w:shd w:val="clear" w:color="auto" w:fill="FFFFFF"/>
        <w:spacing w:before="0" w:after="0"/>
        <w:rPr>
          <w:rFonts w:ascii="Georgia" w:eastAsia="Times New Roman" w:hAnsi="Georgia" w:cs="Times New Roman"/>
          <w:b w:val="0"/>
          <w:bCs w:val="0"/>
          <w:color w:val="555555"/>
          <w:kern w:val="0"/>
          <w:sz w:val="24"/>
          <w:szCs w:val="24"/>
        </w:rPr>
      </w:pPr>
    </w:p>
    <w:p w:rsidR="007A4063" w:rsidRPr="00B734AF" w:rsidRDefault="007A4063" w:rsidP="007A4063">
      <w:pPr>
        <w:pStyle w:val="Heading1"/>
        <w:shd w:val="clear" w:color="auto" w:fill="FFFFFF"/>
        <w:spacing w:before="0" w:after="0"/>
        <w:rPr>
          <w:rFonts w:ascii="Georgia" w:eastAsia="Times New Roman" w:hAnsi="Georgia" w:cs="Times New Roman"/>
          <w:b w:val="0"/>
          <w:bCs w:val="0"/>
          <w:color w:val="555555"/>
          <w:kern w:val="0"/>
          <w:sz w:val="24"/>
          <w:szCs w:val="24"/>
        </w:rPr>
      </w:pPr>
      <w:r w:rsidRPr="00B734AF">
        <w:rPr>
          <w:rFonts w:ascii="Georgia" w:eastAsia="Times New Roman" w:hAnsi="Georgia" w:cs="Times New Roman"/>
          <w:b w:val="0"/>
          <w:bCs w:val="0"/>
          <w:color w:val="555555"/>
          <w:kern w:val="0"/>
          <w:sz w:val="24"/>
          <w:szCs w:val="24"/>
        </w:rPr>
        <w:t>Why Selenium Server not required by Selenium WebDriver?</w:t>
      </w:r>
    </w:p>
    <w:p w:rsidR="007A4063" w:rsidRPr="00B734AF" w:rsidRDefault="007A4063" w:rsidP="00CA6D3D">
      <w:pPr>
        <w:rPr>
          <w:rFonts w:ascii="Georgia" w:hAnsi="Georgia"/>
          <w:color w:val="555555"/>
        </w:rPr>
      </w:pPr>
      <w:r w:rsidRPr="00B734AF">
        <w:rPr>
          <w:rFonts w:ascii="Georgia" w:hAnsi="Georgia"/>
          <w:color w:val="555555"/>
        </w:rPr>
        <w:t>http://www.softwaretestingclass.com/why-selenium-server-not-required-by-selenium-webdriver/</w:t>
      </w:r>
    </w:p>
    <w:p w:rsidR="007A4063" w:rsidRPr="00B734AF" w:rsidRDefault="007A4063" w:rsidP="00CA6D3D">
      <w:pPr>
        <w:pStyle w:val="NormalWeb"/>
        <w:shd w:val="clear" w:color="auto" w:fill="FFFFFF"/>
        <w:spacing w:before="240" w:beforeAutospacing="0" w:after="240" w:afterAutospacing="0"/>
        <w:rPr>
          <w:rFonts w:asciiTheme="minorHAnsi" w:hAnsiTheme="minorHAnsi"/>
          <w:color w:val="000000"/>
          <w:u w:val="single"/>
        </w:rPr>
      </w:pPr>
      <w:ins w:id="4" w:author="Unknown">
        <w:r w:rsidRPr="00B734AF">
          <w:rPr>
            <w:rFonts w:asciiTheme="minorHAnsi" w:hAnsiTheme="minorHAnsi"/>
            <w:color w:val="000000"/>
            <w:u w:val="single"/>
          </w:rPr>
          <w:t>In previous article we have seen about</w:t>
        </w:r>
        <w:r w:rsidRPr="00B734AF">
          <w:rPr>
            <w:rStyle w:val="apple-converted-space"/>
            <w:rFonts w:asciiTheme="minorHAnsi" w:eastAsiaTheme="majorEastAsia" w:hAnsiTheme="minorHAnsi"/>
            <w:color w:val="000000"/>
            <w:u w:val="single"/>
          </w:rPr>
          <w:t> </w:t>
        </w:r>
        <w:r w:rsidR="005A40FD" w:rsidRPr="00B734AF">
          <w:rPr>
            <w:rFonts w:asciiTheme="minorHAnsi" w:hAnsiTheme="minorHAnsi"/>
            <w:color w:val="000000"/>
            <w:u w:val="single"/>
          </w:rPr>
          <w:fldChar w:fldCharType="begin"/>
        </w:r>
        <w:r w:rsidRPr="00B734AF">
          <w:rPr>
            <w:rFonts w:asciiTheme="minorHAnsi" w:hAnsiTheme="minorHAnsi"/>
            <w:color w:val="000000"/>
            <w:u w:val="single"/>
          </w:rPr>
          <w:instrText xml:space="preserve"> HYPERLINK "http://www.softwaretestingclass.com/difference-between-selenium-ide-rc-webdriver/" </w:instrText>
        </w:r>
        <w:r w:rsidR="005A40FD" w:rsidRPr="00B734AF">
          <w:rPr>
            <w:rFonts w:asciiTheme="minorHAnsi" w:hAnsiTheme="minorHAnsi"/>
            <w:color w:val="000000"/>
            <w:u w:val="single"/>
          </w:rPr>
          <w:fldChar w:fldCharType="separate"/>
        </w:r>
        <w:r w:rsidRPr="00B734AF">
          <w:rPr>
            <w:rStyle w:val="Hyperlink"/>
            <w:rFonts w:asciiTheme="minorHAnsi" w:eastAsiaTheme="minorEastAsia" w:hAnsiTheme="minorHAnsi"/>
            <w:bCs/>
            <w:color w:val="A90000"/>
          </w:rPr>
          <w:t>Difference between selenium IDE, RC &amp; WebDriver</w:t>
        </w:r>
        <w:r w:rsidR="005A40FD" w:rsidRPr="00B734AF">
          <w:rPr>
            <w:rFonts w:asciiTheme="minorHAnsi" w:hAnsiTheme="minorHAnsi"/>
            <w:color w:val="000000"/>
            <w:u w:val="single"/>
          </w:rPr>
          <w:fldChar w:fldCharType="end"/>
        </w:r>
        <w:r w:rsidRPr="00B734AF">
          <w:rPr>
            <w:rFonts w:asciiTheme="minorHAnsi" w:hAnsiTheme="minorHAnsi"/>
            <w:color w:val="000000"/>
            <w:u w:val="single"/>
          </w:rPr>
          <w:t>.</w:t>
        </w:r>
        <w:r w:rsidRPr="00B734AF">
          <w:rPr>
            <w:rFonts w:asciiTheme="minorHAnsi" w:hAnsiTheme="minorHAnsi"/>
            <w:color w:val="000000"/>
            <w:u w:val="single"/>
          </w:rPr>
          <w:br/>
          <w:t>As we already know Selenium RC requires starting the server to kick of the execution of</w:t>
        </w:r>
        <w:r w:rsidRPr="00B734AF">
          <w:rPr>
            <w:rStyle w:val="apple-converted-space"/>
            <w:rFonts w:asciiTheme="minorHAnsi" w:eastAsiaTheme="majorEastAsia" w:hAnsiTheme="minorHAnsi"/>
            <w:color w:val="000000"/>
            <w:u w:val="single"/>
          </w:rPr>
          <w:t> </w:t>
        </w:r>
        <w:r w:rsidRPr="00B734AF">
          <w:rPr>
            <w:rStyle w:val="Strong"/>
            <w:rFonts w:asciiTheme="minorHAnsi" w:hAnsiTheme="minorHAnsi"/>
            <w:color w:val="000000"/>
            <w:u w:val="single"/>
          </w:rPr>
          <w:t>Selenium Automated RC</w:t>
        </w:r>
        <w:r w:rsidRPr="00B734AF">
          <w:rPr>
            <w:rStyle w:val="apple-converted-space"/>
            <w:rFonts w:asciiTheme="minorHAnsi" w:eastAsiaTheme="majorEastAsia" w:hAnsiTheme="minorHAnsi"/>
            <w:color w:val="000000"/>
            <w:u w:val="single"/>
          </w:rPr>
          <w:t> </w:t>
        </w:r>
        <w:r w:rsidRPr="00B734AF">
          <w:rPr>
            <w:rFonts w:asciiTheme="minorHAnsi" w:hAnsiTheme="minorHAnsi"/>
            <w:color w:val="000000"/>
            <w:u w:val="single"/>
          </w:rPr>
          <w:t>test suites. The Selenium server is the intermediator between browser and Selenium RC because Selenium RC won’t make direct call to browser. So we have to start Selenium server prior to start running Selenium RC test cases.</w:t>
        </w:r>
        <w:r w:rsidRPr="00B734AF">
          <w:rPr>
            <w:rFonts w:asciiTheme="minorHAnsi" w:hAnsiTheme="minorHAnsi"/>
            <w:color w:val="000000"/>
            <w:u w:val="single"/>
          </w:rPr>
          <w:br/>
          <w:t>In case of</w:t>
        </w:r>
        <w:r w:rsidRPr="00B734AF">
          <w:rPr>
            <w:rStyle w:val="apple-converted-space"/>
            <w:rFonts w:asciiTheme="minorHAnsi" w:eastAsiaTheme="majorEastAsia" w:hAnsiTheme="minorHAnsi"/>
            <w:color w:val="000000"/>
            <w:u w:val="single"/>
          </w:rPr>
          <w:t> </w:t>
        </w:r>
        <w:r w:rsidRPr="00B734AF">
          <w:rPr>
            <w:rStyle w:val="Strong"/>
            <w:rFonts w:asciiTheme="minorHAnsi" w:hAnsiTheme="minorHAnsi"/>
            <w:color w:val="000000"/>
            <w:u w:val="single"/>
          </w:rPr>
          <w:t>Selenium WebDriver</w:t>
        </w:r>
        <w:r w:rsidRPr="00B734AF">
          <w:rPr>
            <w:rFonts w:asciiTheme="minorHAnsi" w:hAnsiTheme="minorHAnsi"/>
            <w:color w:val="000000"/>
            <w:u w:val="single"/>
          </w:rPr>
          <w:t>, it does not required to start Selenium Server for executing test scripts. Selenium WebDriver makes the calls between browser &amp; automation script. Selenium WebDriver has native supports for each browser to supports Test Automation; on same machine (</w:t>
        </w:r>
        <w:r w:rsidRPr="00B734AF">
          <w:rPr>
            <w:rStyle w:val="Strong"/>
            <w:rFonts w:asciiTheme="minorHAnsi" w:hAnsiTheme="minorHAnsi"/>
            <w:color w:val="000000"/>
            <w:u w:val="single"/>
          </w:rPr>
          <w:t>both Selenium WebDriver Automation tests &amp; browsers are on same machine.</w:t>
        </w:r>
        <w:r w:rsidRPr="00B734AF">
          <w:rPr>
            <w:rFonts w:asciiTheme="minorHAnsi" w:hAnsiTheme="minorHAnsi"/>
            <w:color w:val="000000"/>
            <w:u w:val="single"/>
          </w:rPr>
          <w:t>)</w:t>
        </w:r>
      </w:ins>
    </w:p>
    <w:p w:rsidR="00A46158" w:rsidRPr="00B734AF" w:rsidRDefault="00A46158" w:rsidP="00A46158">
      <w:pPr>
        <w:shd w:val="clear" w:color="auto" w:fill="FFFFFF"/>
        <w:spacing w:before="150" w:after="150"/>
        <w:jc w:val="center"/>
        <w:rPr>
          <w:rFonts w:asciiTheme="minorHAnsi" w:hAnsiTheme="minorHAnsi"/>
          <w:color w:val="000000"/>
        </w:rPr>
      </w:pPr>
      <w:r w:rsidRPr="00B734AF">
        <w:rPr>
          <w:rFonts w:asciiTheme="minorHAnsi" w:hAnsiTheme="minorHAnsi"/>
          <w:color w:val="000000"/>
        </w:rPr>
        <w:lastRenderedPageBreak/>
        <w:t>But it might be possible to use Selenium server while running Selenium WebDriver test scripts if both </w:t>
      </w:r>
      <w:r w:rsidRPr="00B734AF">
        <w:rPr>
          <w:rFonts w:asciiTheme="minorHAnsi" w:hAnsiTheme="minorHAnsi"/>
          <w:color w:val="000000"/>
          <w:u w:val="single"/>
        </w:rPr>
        <w:t>Selenium WebDriver Automation tests</w:t>
      </w:r>
      <w:r w:rsidRPr="00B734AF">
        <w:rPr>
          <w:rFonts w:asciiTheme="minorHAnsi" w:hAnsiTheme="minorHAnsi"/>
          <w:color w:val="000000"/>
        </w:rPr>
        <w:t> &amp; browsers are on different machine. This is possible while using Selenium Grid, because of executing different test scripts simultaneously on different machines to save the execution time. If we have to execute the test suite having 5 independent test cases that might take 5 days to finish, so we use Selenium Grid with 5 machines &amp; execute test cases simultaneously to finish the automation test cases in 1 day.</w:t>
      </w: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116:</w:t>
      </w:r>
    </w:p>
    <w:p w:rsidR="00B172BD" w:rsidRPr="00B734AF" w:rsidRDefault="00B172BD" w:rsidP="00B172BD">
      <w:pPr>
        <w:rPr>
          <w:rFonts w:asciiTheme="minorHAnsi" w:hAnsiTheme="minorHAnsi" w:cs="Arial"/>
        </w:rPr>
      </w:pPr>
      <w:r w:rsidRPr="00B734AF">
        <w:rPr>
          <w:rFonts w:asciiTheme="minorHAnsi" w:hAnsiTheme="minorHAnsi" w:cs="Arial"/>
        </w:rPr>
        <w:t>How is Selenium 2.0 configuration different than Selenium 1.0?</w:t>
      </w:r>
    </w:p>
    <w:p w:rsidR="00B172BD" w:rsidRPr="00B734AF" w:rsidRDefault="00B172BD" w:rsidP="00410FBF">
      <w:pPr>
        <w:tabs>
          <w:tab w:val="left" w:pos="1369"/>
        </w:tabs>
        <w:rPr>
          <w:rFonts w:asciiTheme="minorHAnsi" w:hAnsiTheme="minorHAnsi" w:cs="Arial"/>
        </w:rPr>
      </w:pPr>
      <w:r w:rsidRPr="00B734AF">
        <w:rPr>
          <w:rFonts w:asciiTheme="minorHAnsi" w:hAnsiTheme="minorHAnsi" w:cs="Arial"/>
          <w:b/>
          <w:bCs/>
          <w:u w:val="single"/>
        </w:rPr>
        <w:t>Answer</w:t>
      </w:r>
      <w:r w:rsidR="00410FBF" w:rsidRPr="00B734AF">
        <w:rPr>
          <w:rFonts w:asciiTheme="minorHAnsi" w:hAnsiTheme="minorHAnsi" w:cs="Arial"/>
          <w:b/>
          <w:bCs/>
          <w:u w:val="single"/>
        </w:rPr>
        <w:tab/>
      </w:r>
    </w:p>
    <w:p w:rsidR="00B172BD" w:rsidRPr="00B734AF" w:rsidRDefault="00B172BD" w:rsidP="00B172BD">
      <w:pPr>
        <w:rPr>
          <w:rFonts w:asciiTheme="minorHAnsi" w:hAnsiTheme="minorHAnsi" w:cs="Arial"/>
        </w:rPr>
      </w:pPr>
      <w:r w:rsidRPr="00B734AF">
        <w:rPr>
          <w:rFonts w:asciiTheme="minorHAnsi" w:hAnsiTheme="minorHAnsi" w:cs="Arial"/>
        </w:rPr>
        <w:t>In case of Selenium 1.0 you need Selenium jar file pertaining to one library for example in case of java you need java client driver and also Selenium server jar file. While with Selenium 2.0 you need language binding (i.e. java, C# etc) and Selenium server jar if you are using Remote Control or Remote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127:</w:t>
      </w:r>
    </w:p>
    <w:p w:rsidR="00B172BD" w:rsidRPr="00B734AF" w:rsidRDefault="00B172BD" w:rsidP="00B172BD">
      <w:pPr>
        <w:rPr>
          <w:rFonts w:asciiTheme="minorHAnsi" w:hAnsiTheme="minorHAnsi" w:cs="Arial"/>
        </w:rPr>
      </w:pPr>
      <w:r w:rsidRPr="00B734AF">
        <w:rPr>
          <w:rFonts w:asciiTheme="minorHAnsi" w:hAnsiTheme="minorHAnsi" w:cs="Arial"/>
        </w:rPr>
        <w:t>What is the order of fastest browser implementation for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pStyle w:val="HTMLPreformatted"/>
        <w:rPr>
          <w:rFonts w:asciiTheme="minorHAnsi" w:hAnsiTheme="minorHAnsi" w:cs="Arial"/>
          <w:sz w:val="24"/>
          <w:szCs w:val="24"/>
        </w:rPr>
      </w:pPr>
      <w:r w:rsidRPr="00B734AF">
        <w:rPr>
          <w:rFonts w:asciiTheme="minorHAnsi" w:hAnsiTheme="minorHAnsi" w:cs="Arial"/>
          <w:sz w:val="24"/>
          <w:szCs w:val="24"/>
        </w:rPr>
        <w:t>HTMLUnitDriver is the fastest browser implementation as it does not involves interaction with a browser, This is followed by Firefox driver and then IE driver which is slower than FF driver and runs only on Windows.</w:t>
      </w:r>
    </w:p>
    <w:p w:rsidR="00B172BD" w:rsidRPr="00B734AF" w:rsidRDefault="00B172BD" w:rsidP="00B172BD">
      <w:pPr>
        <w:pStyle w:val="HTMLPreformatted"/>
        <w:rPr>
          <w:rFonts w:asciiTheme="minorHAnsi" w:hAnsiTheme="minorHAnsi" w:cs="Arial"/>
          <w:sz w:val="24"/>
          <w:szCs w:val="24"/>
        </w:rPr>
      </w:pPr>
      <w:r w:rsidRPr="00B734AF">
        <w:rPr>
          <w:rFonts w:asciiTheme="minorHAnsi" w:hAnsiTheme="minorHAnsi" w:cs="Arial"/>
          <w:sz w:val="24"/>
          <w:szCs w:val="24"/>
        </w:rPr>
        <w:t> </w:t>
      </w:r>
    </w:p>
    <w:p w:rsidR="00B172BD" w:rsidRPr="00B734AF" w:rsidRDefault="00B172BD" w:rsidP="00B172BD">
      <w:pPr>
        <w:pStyle w:val="HTMLPreformatted"/>
        <w:rPr>
          <w:rFonts w:asciiTheme="minorHAnsi" w:hAnsiTheme="minorHAnsi" w:cs="Arial"/>
          <w:sz w:val="24"/>
          <w:szCs w:val="24"/>
        </w:rPr>
      </w:pPr>
      <w:r w:rsidRPr="00B734AF">
        <w:rPr>
          <w:rFonts w:asciiTheme="minorHAnsi" w:hAnsiTheme="minorHAnsi" w:cs="Arial"/>
          <w:sz w:val="24"/>
          <w:szCs w:val="24"/>
        </w:rPr>
        <w:t> </w:t>
      </w:r>
    </w:p>
    <w:p w:rsidR="00F22BF4" w:rsidRPr="00B734AF" w:rsidRDefault="00B172BD" w:rsidP="00F22BF4">
      <w:pPr>
        <w:pStyle w:val="HTMLPreformatted"/>
        <w:rPr>
          <w:rFonts w:asciiTheme="minorHAnsi" w:hAnsiTheme="minorHAnsi" w:cs="Arial"/>
          <w:b/>
          <w:bCs/>
          <w:sz w:val="24"/>
          <w:szCs w:val="24"/>
          <w:u w:val="single"/>
        </w:rPr>
      </w:pPr>
      <w:r w:rsidRPr="00B734AF">
        <w:rPr>
          <w:rFonts w:asciiTheme="minorHAnsi" w:hAnsiTheme="minorHAnsi" w:cs="Arial"/>
          <w:sz w:val="24"/>
          <w:szCs w:val="24"/>
        </w:rPr>
        <w:t> </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Question 131:</w:t>
      </w:r>
    </w:p>
    <w:p w:rsidR="00B172BD" w:rsidRPr="00B734AF" w:rsidRDefault="00B172BD" w:rsidP="00B172BD">
      <w:pPr>
        <w:rPr>
          <w:rFonts w:asciiTheme="minorHAnsi" w:hAnsiTheme="minorHAnsi" w:cs="Arial"/>
          <w:highlight w:val="yellow"/>
        </w:rPr>
      </w:pPr>
      <w:r w:rsidRPr="00B734AF">
        <w:rPr>
          <w:rFonts w:asciiTheme="minorHAnsi" w:hAnsiTheme="minorHAnsi" w:cs="Arial"/>
          <w:highlight w:val="yellow"/>
        </w:rPr>
        <w:t>Are there any limitations while injecting capabilities in WebDriver to perform tests on a browser which is not supported by WebDriver?</w:t>
      </w:r>
    </w:p>
    <w:p w:rsidR="00B172BD" w:rsidRPr="00B734AF" w:rsidRDefault="00B172BD" w:rsidP="00B172BD">
      <w:pPr>
        <w:rPr>
          <w:rFonts w:asciiTheme="minorHAnsi" w:hAnsiTheme="minorHAnsi" w:cs="Arial"/>
          <w:highlight w:val="yellow"/>
        </w:rPr>
      </w:pPr>
      <w:r w:rsidRPr="00B734AF">
        <w:rPr>
          <w:rFonts w:asciiTheme="minorHAnsi" w:hAnsiTheme="minorHAnsi" w:cs="Arial"/>
          <w:b/>
          <w:bCs/>
          <w:highlight w:val="yellow"/>
          <w:u w:val="single"/>
        </w:rPr>
        <w:t>Answer</w:t>
      </w:r>
    </w:p>
    <w:p w:rsidR="00B172BD" w:rsidRPr="00B734AF" w:rsidRDefault="00B172BD" w:rsidP="00B172BD">
      <w:pPr>
        <w:rPr>
          <w:rFonts w:asciiTheme="minorHAnsi" w:hAnsiTheme="minorHAnsi" w:cs="Arial"/>
        </w:rPr>
      </w:pPr>
      <w:r w:rsidRPr="00B734AF">
        <w:rPr>
          <w:rFonts w:asciiTheme="minorHAnsi" w:hAnsiTheme="minorHAnsi" w:cs="Arial"/>
          <w:highlight w:val="yellow"/>
        </w:rPr>
        <w:t>Major limitation of injecting Capabilities is that “fundElement” command may not work as expected. This is because WebDriver uses Selenium Core to make “Capability injection” work which is limited by java script security policies.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133:</w:t>
      </w:r>
    </w:p>
    <w:p w:rsidR="00B172BD" w:rsidRPr="00B734AF" w:rsidRDefault="00B172BD" w:rsidP="00B172BD">
      <w:pPr>
        <w:rPr>
          <w:rFonts w:asciiTheme="minorHAnsi" w:hAnsiTheme="minorHAnsi" w:cs="Arial"/>
          <w:highlight w:val="red"/>
        </w:rPr>
      </w:pPr>
      <w:r w:rsidRPr="00B734AF">
        <w:rPr>
          <w:rFonts w:asciiTheme="minorHAnsi" w:hAnsiTheme="minorHAnsi" w:cs="Arial"/>
          <w:highlight w:val="red"/>
        </w:rPr>
        <w:t xml:space="preserve">Is there any difference in XPath implementation in different </w:t>
      </w:r>
      <w:r w:rsidR="001B72EF" w:rsidRPr="00B734AF">
        <w:rPr>
          <w:rFonts w:asciiTheme="minorHAnsi" w:hAnsiTheme="minorHAnsi" w:cs="Arial"/>
          <w:highlight w:val="red"/>
        </w:rPr>
        <w:t>WebDriver</w:t>
      </w:r>
      <w:r w:rsidRPr="00B734AF">
        <w:rPr>
          <w:rFonts w:asciiTheme="minorHAnsi" w:hAnsiTheme="minorHAnsi" w:cs="Arial"/>
          <w:highlight w:val="red"/>
        </w:rPr>
        <w:t xml:space="preserve"> implementations?</w:t>
      </w:r>
    </w:p>
    <w:p w:rsidR="00B172BD" w:rsidRPr="00B734AF" w:rsidRDefault="00B172BD" w:rsidP="00B172BD">
      <w:pPr>
        <w:rPr>
          <w:rFonts w:asciiTheme="minorHAnsi" w:hAnsiTheme="minorHAnsi" w:cs="Arial"/>
          <w:highlight w:val="red"/>
        </w:rPr>
      </w:pPr>
      <w:r w:rsidRPr="00B734AF">
        <w:rPr>
          <w:rFonts w:asciiTheme="minorHAnsi" w:hAnsiTheme="minorHAnsi" w:cs="Arial"/>
          <w:b/>
          <w:bCs/>
          <w:highlight w:val="red"/>
          <w:u w:val="single"/>
        </w:rPr>
        <w:t>Answer</w:t>
      </w:r>
    </w:p>
    <w:p w:rsidR="00B172BD" w:rsidRPr="00B734AF" w:rsidRDefault="00B172BD" w:rsidP="00B172BD">
      <w:pPr>
        <w:rPr>
          <w:rFonts w:asciiTheme="minorHAnsi" w:hAnsiTheme="minorHAnsi" w:cs="Arial"/>
        </w:rPr>
      </w:pPr>
      <w:r w:rsidRPr="00B734AF">
        <w:rPr>
          <w:rFonts w:asciiTheme="minorHAnsi" w:hAnsiTheme="minorHAnsi" w:cs="Arial"/>
          <w:highlight w:val="red"/>
        </w:rPr>
        <w:t>Since not all browsers (like IE) have support for native XPath, WebDriver provides its own implementation for XPath for such browsers. In case of HTMLUnitDriver and IEDriver, html tags and attributes names are considered lower cased while in case of FF driver they are considered case in-sensitive.</w:t>
      </w:r>
    </w:p>
    <w:p w:rsidR="00B172BD" w:rsidRPr="00B734AF" w:rsidRDefault="00542CDB" w:rsidP="00542CDB">
      <w:pPr>
        <w:tabs>
          <w:tab w:val="left" w:pos="2164"/>
        </w:tabs>
        <w:rPr>
          <w:rFonts w:asciiTheme="minorHAnsi" w:hAnsiTheme="minorHAnsi" w:cs="Arial"/>
        </w:rPr>
      </w:pPr>
      <w:r w:rsidRPr="00B734AF">
        <w:rPr>
          <w:rFonts w:asciiTheme="minorHAnsi" w:hAnsiTheme="minorHAnsi" w:cs="Arial"/>
        </w:rPr>
        <w:tab/>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140:</w:t>
      </w:r>
    </w:p>
    <w:p w:rsidR="00B172BD" w:rsidRPr="00B734AF" w:rsidRDefault="00B172BD" w:rsidP="00B172BD">
      <w:pPr>
        <w:rPr>
          <w:rFonts w:asciiTheme="minorHAnsi" w:hAnsiTheme="minorHAnsi" w:cs="Arial"/>
        </w:rPr>
      </w:pPr>
      <w:r w:rsidRPr="00B734AF">
        <w:rPr>
          <w:rFonts w:asciiTheme="minorHAnsi" w:hAnsiTheme="minorHAnsi" w:cs="Arial"/>
        </w:rPr>
        <w:t>Is it possible to interact with hidden elements using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Since WebDriver tries to exercise browser as closely as real users would, hence simple answer is No, But you can use java script execution capabilities to interact with hidden elements.</w:t>
      </w:r>
    </w:p>
    <w:p w:rsidR="00DC0A6C" w:rsidRPr="00B734AF" w:rsidRDefault="00DC0A6C" w:rsidP="00B172BD">
      <w:pPr>
        <w:rPr>
          <w:rFonts w:asciiTheme="minorHAnsi" w:hAnsiTheme="minorHAnsi" w:cs="Arial"/>
        </w:rPr>
      </w:pPr>
      <w:r w:rsidRPr="00B734AF">
        <w:rPr>
          <w:rFonts w:asciiTheme="minorHAnsi" w:hAnsiTheme="minorHAnsi" w:cs="Arial"/>
        </w:rPr>
        <w:t>Webelement element=driver.findele……..</w:t>
      </w:r>
    </w:p>
    <w:p w:rsidR="004C10B5" w:rsidRPr="00B734AF" w:rsidRDefault="004C10B5" w:rsidP="00B172BD">
      <w:pPr>
        <w:rPr>
          <w:rFonts w:asciiTheme="minorHAnsi" w:hAnsiTheme="minorHAnsi" w:cs="Arial"/>
        </w:rPr>
      </w:pPr>
    </w:p>
    <w:p w:rsidR="004C10B5" w:rsidRPr="00B734AF" w:rsidRDefault="004C10B5" w:rsidP="00DC0A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B91AF"/>
          <w:bdr w:val="none" w:sz="0" w:space="0" w:color="auto" w:frame="1"/>
          <w:shd w:val="clear" w:color="auto" w:fill="EEEEEE"/>
        </w:rPr>
      </w:pPr>
      <w:r w:rsidRPr="00B734AF">
        <w:rPr>
          <w:rFonts w:ascii="Georgia" w:hAnsi="Georgia"/>
          <w:color w:val="474747"/>
          <w:shd w:val="clear" w:color="auto" w:fill="FFFFFF"/>
        </w:rPr>
        <w:t>Indicates that a driver can execute JavaScript, providing access to the mechanism to do so.</w:t>
      </w:r>
    </w:p>
    <w:p w:rsidR="005B0AC9" w:rsidRPr="00B734AF" w:rsidRDefault="005B0AC9" w:rsidP="00DC0A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shd w:val="clear" w:color="auto" w:fill="EEEEEE"/>
        </w:rPr>
      </w:pPr>
    </w:p>
    <w:p w:rsidR="002002EC" w:rsidRPr="00B734AF" w:rsidRDefault="002002EC" w:rsidP="00DC0A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shd w:val="clear" w:color="auto" w:fill="EEEEEE"/>
        </w:rPr>
      </w:pPr>
    </w:p>
    <w:p w:rsidR="002002EC" w:rsidRPr="00B734AF" w:rsidRDefault="002002EC" w:rsidP="00DC0A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shd w:val="clear" w:color="auto" w:fill="EEEEEE"/>
        </w:rPr>
      </w:pPr>
    </w:p>
    <w:p w:rsidR="005B0AC9" w:rsidRPr="00B734AF" w:rsidRDefault="005B0AC9" w:rsidP="005B0AC9">
      <w:pPr>
        <w:shd w:val="clear" w:color="auto" w:fill="FFFFFF"/>
        <w:rPr>
          <w:rFonts w:ascii="Arial" w:hAnsi="Arial" w:cs="Arial"/>
          <w:b/>
          <w:color w:val="333333"/>
        </w:rPr>
      </w:pPr>
      <w:r w:rsidRPr="00B734AF">
        <w:rPr>
          <w:rFonts w:ascii="Verdana" w:hAnsi="Verdana" w:cs="Arial"/>
          <w:b/>
          <w:color w:val="333333"/>
        </w:rPr>
        <w:t>To click on any hidden element</w:t>
      </w:r>
    </w:p>
    <w:p w:rsidR="005B0AC9" w:rsidRPr="00B734AF" w:rsidRDefault="005B0AC9" w:rsidP="005B0AC9">
      <w:pPr>
        <w:shd w:val="clear" w:color="auto" w:fill="FFFFFF"/>
        <w:rPr>
          <w:rFonts w:ascii="Arial" w:hAnsi="Arial" w:cs="Arial"/>
          <w:color w:val="333333"/>
        </w:rPr>
      </w:pPr>
      <w:r w:rsidRPr="00B734AF">
        <w:rPr>
          <w:rFonts w:ascii="Verdana" w:hAnsi="Verdana" w:cs="Arial"/>
          <w:color w:val="333333"/>
          <w:shd w:val="clear" w:color="auto" w:fill="D3D3D3"/>
        </w:rPr>
        <w:t>String Script = "javascript:document.getElementById('testobject').click();";</w:t>
      </w:r>
    </w:p>
    <w:p w:rsidR="00A667B8" w:rsidRPr="00B734AF" w:rsidRDefault="005B0AC9" w:rsidP="00C7049F">
      <w:pPr>
        <w:shd w:val="clear" w:color="auto" w:fill="EEEEEE"/>
        <w:tabs>
          <w:tab w:val="left" w:pos="916"/>
          <w:tab w:val="left" w:pos="1832"/>
          <w:tab w:val="left" w:pos="2748"/>
          <w:tab w:val="left" w:pos="3664"/>
          <w:tab w:val="left" w:pos="4580"/>
          <w:tab w:val="left" w:pos="5496"/>
          <w:tab w:val="left" w:pos="6944"/>
        </w:tabs>
        <w:rPr>
          <w:rFonts w:ascii="Verdana" w:hAnsi="Verdana"/>
          <w:color w:val="333333"/>
          <w:shd w:val="clear" w:color="auto" w:fill="FFFFFF"/>
        </w:rPr>
      </w:pPr>
      <w:r w:rsidRPr="00B734AF">
        <w:rPr>
          <w:rFonts w:ascii="Verdana" w:hAnsi="Verdana" w:cs="Arial"/>
          <w:color w:val="333333"/>
          <w:shd w:val="clear" w:color="auto" w:fill="D3D3D3"/>
        </w:rPr>
        <w:t>((JavascriptExecutor) webdriver).executeScript(</w:t>
      </w:r>
      <w:r w:rsidRPr="00B734AF">
        <w:rPr>
          <w:rFonts w:ascii="Verdana" w:hAnsi="Verdana" w:cs="Arial"/>
          <w:b/>
          <w:bCs/>
          <w:color w:val="333333"/>
          <w:shd w:val="clear" w:color="auto" w:fill="D3D3D3"/>
        </w:rPr>
        <w:t>Script</w:t>
      </w:r>
      <w:r w:rsidRPr="00B734AF">
        <w:rPr>
          <w:rFonts w:ascii="Verdana" w:hAnsi="Verdana" w:cs="Arial"/>
          <w:color w:val="333333"/>
          <w:shd w:val="clear" w:color="auto" w:fill="D3D3D3"/>
        </w:rPr>
        <w:t>);</w:t>
      </w:r>
      <w:r w:rsidR="00C7049F" w:rsidRPr="00B734AF">
        <w:rPr>
          <w:rFonts w:ascii="Verdana" w:hAnsi="Verdana" w:cs="Arial"/>
          <w:color w:val="333333"/>
          <w:shd w:val="clear" w:color="auto" w:fill="D3D3D3"/>
        </w:rPr>
        <w:tab/>
      </w:r>
      <w:r w:rsidRPr="00B734AF">
        <w:rPr>
          <w:rFonts w:ascii="Arial" w:hAnsi="Arial" w:cs="Arial"/>
          <w:color w:val="333333"/>
        </w:rPr>
        <w:br/>
      </w:r>
    </w:p>
    <w:p w:rsidR="002002EC" w:rsidRPr="00B734AF" w:rsidRDefault="002002EC" w:rsidP="002002EC">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WebElement invisibleelement= driver.findElement(ElementLocator);  </w:t>
      </w:r>
    </w:p>
    <w:p w:rsidR="002002EC" w:rsidRPr="00B734AF" w:rsidRDefault="002002EC" w:rsidP="002002EC">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JavascriptExecutor </w:t>
      </w:r>
      <w:r w:rsidR="006564AC" w:rsidRPr="00B734AF">
        <w:rPr>
          <w:rFonts w:ascii="Consolas" w:hAnsi="Consolas" w:cs="Consolas"/>
          <w:color w:val="000000"/>
          <w:bdr w:val="none" w:sz="0" w:space="0" w:color="auto" w:frame="1"/>
          <w:shd w:val="clear" w:color="auto" w:fill="EEEEEE"/>
        </w:rPr>
        <w:t xml:space="preserve">js </w:t>
      </w:r>
      <w:r w:rsidRPr="00B734AF">
        <w:rPr>
          <w:rFonts w:ascii="Courier New" w:hAnsi="Courier New" w:cs="Courier New"/>
          <w:color w:val="000000"/>
        </w:rPr>
        <w:t xml:space="preserve">= </w:t>
      </w:r>
      <w:r w:rsidR="00C024B9" w:rsidRPr="00B734AF">
        <w:rPr>
          <w:rFonts w:ascii="Courier New" w:hAnsi="Courier New" w:cs="Courier New"/>
          <w:color w:val="000000"/>
        </w:rPr>
        <w:t>(</w:t>
      </w:r>
      <w:r w:rsidRPr="00B734AF">
        <w:rPr>
          <w:rFonts w:ascii="Courier New" w:hAnsi="Courier New" w:cs="Courier New"/>
          <w:color w:val="000000"/>
        </w:rPr>
        <w:t xml:space="preserve">JavascriptExecutor)driver;  </w:t>
      </w:r>
    </w:p>
    <w:p w:rsidR="002002EC" w:rsidRPr="00B734AF" w:rsidRDefault="002002EC" w:rsidP="002002EC">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Arial" w:hAnsi="Arial" w:cs="Arial"/>
          <w:color w:val="000000"/>
        </w:rPr>
      </w:pPr>
      <w:r w:rsidRPr="00B734AF">
        <w:rPr>
          <w:rFonts w:ascii="Courier New" w:hAnsi="Courier New" w:cs="Courier New"/>
          <w:color w:val="000000"/>
        </w:rPr>
        <w:t xml:space="preserve"> </w:t>
      </w:r>
      <w:r w:rsidR="006564AC" w:rsidRPr="00B734AF">
        <w:rPr>
          <w:rFonts w:ascii="Consolas" w:hAnsi="Consolas" w:cs="Consolas"/>
          <w:color w:val="000000"/>
          <w:bdr w:val="none" w:sz="0" w:space="0" w:color="auto" w:frame="1"/>
          <w:shd w:val="clear" w:color="auto" w:fill="EEEEEE"/>
        </w:rPr>
        <w:t>js</w:t>
      </w:r>
      <w:r w:rsidRPr="00B734AF">
        <w:rPr>
          <w:rFonts w:ascii="Courier New" w:hAnsi="Courier New" w:cs="Courier New"/>
          <w:color w:val="000000"/>
        </w:rPr>
        <w:t xml:space="preserve">.executeScript("arguments[0].click();", invisibleelement);  </w:t>
      </w:r>
    </w:p>
    <w:p w:rsidR="006564AC" w:rsidRPr="00B734AF" w:rsidRDefault="006564AC" w:rsidP="006564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p>
    <w:p w:rsidR="006564AC" w:rsidRPr="00B734AF" w:rsidRDefault="006564AC" w:rsidP="006564AC">
      <w:pPr>
        <w:shd w:val="clear" w:color="auto" w:fill="FFFFFF"/>
        <w:rPr>
          <w:rFonts w:ascii="Arial" w:hAnsi="Arial" w:cs="Arial"/>
          <w:b/>
          <w:color w:val="333333"/>
        </w:rPr>
      </w:pPr>
      <w:r w:rsidRPr="00B734AF">
        <w:rPr>
          <w:rFonts w:ascii="Verdana" w:hAnsi="Verdana" w:cs="Arial"/>
          <w:b/>
          <w:color w:val="333333"/>
        </w:rPr>
        <w:t>To getText on any hidden element</w:t>
      </w:r>
    </w:p>
    <w:p w:rsidR="006564AC" w:rsidRPr="00B734AF" w:rsidRDefault="006564AC" w:rsidP="006564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p>
    <w:p w:rsidR="006564AC" w:rsidRPr="00B734AF" w:rsidRDefault="006564AC" w:rsidP="006564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2B91AF"/>
        </w:rPr>
        <w:t>String text=js</w:t>
      </w:r>
      <w:r w:rsidRPr="00B734AF">
        <w:rPr>
          <w:rFonts w:ascii="Consolas" w:hAnsi="Consolas" w:cs="Consolas"/>
          <w:color w:val="303336"/>
        </w:rPr>
        <w:t>.executeScript(</w:t>
      </w:r>
      <w:r w:rsidRPr="00B734AF">
        <w:rPr>
          <w:rFonts w:ascii="Consolas" w:hAnsi="Consolas" w:cs="Consolas"/>
          <w:color w:val="7D2727"/>
        </w:rPr>
        <w:t>"return arguments[0].innerHTML"</w:t>
      </w:r>
      <w:r w:rsidRPr="00B734AF">
        <w:rPr>
          <w:rFonts w:ascii="Consolas" w:hAnsi="Consolas" w:cs="Consolas"/>
          <w:color w:val="303336"/>
        </w:rPr>
        <w:t>, element);</w:t>
      </w:r>
    </w:p>
    <w:p w:rsidR="002002EC" w:rsidRPr="00B734AF" w:rsidRDefault="002002EC" w:rsidP="005B0AC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333333"/>
          <w:shd w:val="clear" w:color="auto" w:fill="FFFFFF"/>
        </w:rPr>
      </w:pPr>
    </w:p>
    <w:p w:rsidR="001437E9" w:rsidRPr="00B734AF" w:rsidRDefault="00542CDB" w:rsidP="00542CDB">
      <w:pPr>
        <w:shd w:val="clear" w:color="auto" w:fill="EEEEEE"/>
        <w:tabs>
          <w:tab w:val="left" w:pos="720"/>
          <w:tab w:val="left" w:pos="1440"/>
          <w:tab w:val="left" w:pos="2160"/>
          <w:tab w:val="left" w:pos="2880"/>
          <w:tab w:val="left" w:pos="3600"/>
          <w:tab w:val="left" w:pos="4320"/>
          <w:tab w:val="left" w:pos="5040"/>
        </w:tabs>
        <w:rPr>
          <w:rFonts w:ascii="Verdana" w:hAnsi="Verdana"/>
          <w:color w:val="333333"/>
          <w:shd w:val="clear" w:color="auto" w:fill="FFFFFF"/>
        </w:rPr>
      </w:pP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r w:rsidRPr="00B734AF">
        <w:rPr>
          <w:rFonts w:ascii="Verdana" w:hAnsi="Verdana"/>
          <w:color w:val="333333"/>
          <w:shd w:val="clear" w:color="auto" w:fill="FFFFFF"/>
        </w:rPr>
        <w:tab/>
      </w:r>
    </w:p>
    <w:p w:rsidR="00A667B8" w:rsidRPr="00B734AF" w:rsidRDefault="00A667B8" w:rsidP="00A667B8">
      <w:r w:rsidRPr="00B734AF">
        <w:rPr>
          <w:b/>
          <w:bCs/>
          <w:i/>
          <w:iCs/>
        </w:rPr>
        <w:t>Clicking an invisible or hidden Element</w:t>
      </w:r>
      <w:r w:rsidRPr="00B734AF">
        <w:br/>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List&lt;WebElement&gt; number_of_display_none = driver.findElements(By.cssSelector("div[style*='none']"));  </w:t>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JavascriptExecutor executor = JavascriptExecutor)driver;  </w:t>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executor.executeScript("arguments[0].click();", number_of_display_none.get(position).getText());  </w:t>
      </w:r>
    </w:p>
    <w:p w:rsidR="00A667B8" w:rsidRPr="00B734AF" w:rsidRDefault="00A667B8" w:rsidP="00A667B8">
      <w:r w:rsidRPr="00B734AF">
        <w:rPr>
          <w:b/>
          <w:bCs/>
        </w:rPr>
        <w:t>OR</w:t>
      </w:r>
      <w:r w:rsidRPr="00B734AF">
        <w:br/>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WebElement invisibleelement= driver.findElement(ElementLocator);  </w:t>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JavascriptExecutor executor = (JavascriptExecutor)driver;  </w:t>
      </w:r>
    </w:p>
    <w:p w:rsidR="00A667B8" w:rsidRPr="00B734AF" w:rsidRDefault="00A667B8" w:rsidP="00A667B8">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000000"/>
        </w:rPr>
      </w:pPr>
      <w:r w:rsidRPr="00B734AF">
        <w:rPr>
          <w:rFonts w:ascii="Courier New" w:hAnsi="Courier New" w:cs="Courier New"/>
          <w:color w:val="000000"/>
        </w:rPr>
        <w:t xml:space="preserve"> executor.executeScript("arguments[0].click();", invisibleelement);  </w:t>
      </w:r>
    </w:p>
    <w:p w:rsidR="005B0AC9" w:rsidRPr="00B734AF" w:rsidRDefault="00802C2E" w:rsidP="00A66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93318"/>
        </w:rPr>
      </w:pPr>
      <w:hyperlink r:id="rId59" w:tgtFrame="_blank" w:tooltip="Email This" w:history="1">
        <w:r w:rsidR="00A667B8" w:rsidRPr="00B734AF">
          <w:rPr>
            <w:rFonts w:ascii="Georgia" w:hAnsi="Georgia"/>
            <w:color w:val="993322"/>
          </w:rPr>
          <w:t>Email This</w:t>
        </w:r>
      </w:hyperlink>
      <w:hyperlink r:id="rId60" w:tgtFrame="_blank" w:tooltip="BlogThis!" w:history="1">
        <w:r w:rsidR="00A667B8" w:rsidRPr="00B734AF">
          <w:rPr>
            <w:rFonts w:ascii="Georgia" w:hAnsi="Georgia"/>
            <w:color w:val="993322"/>
            <w:shd w:val="clear" w:color="auto" w:fill="66BB33"/>
          </w:rPr>
          <w:br/>
        </w:r>
      </w:hyperlink>
      <w:r w:rsidR="005B0AC9" w:rsidRPr="00B734AF">
        <w:rPr>
          <w:rFonts w:ascii="Verdana" w:hAnsi="Verdana"/>
          <w:color w:val="333333"/>
          <w:shd w:val="clear" w:color="auto" w:fill="FFFFFF"/>
        </w:rPr>
        <w:br/>
      </w:r>
    </w:p>
    <w:p w:rsidR="00B172BD" w:rsidRPr="00B734AF" w:rsidRDefault="00B172BD" w:rsidP="00B172BD">
      <w:pPr>
        <w:rPr>
          <w:rFonts w:asciiTheme="minorHAnsi" w:hAnsiTheme="minorHAnsi" w:cs="Arial"/>
        </w:rPr>
      </w:pPr>
    </w:p>
    <w:p w:rsidR="0097204C" w:rsidRPr="00B734AF" w:rsidRDefault="0097204C" w:rsidP="0097204C">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3F7F5F"/>
        </w:rPr>
        <w:t xml:space="preserve">//If id is given then can click like this on hidden element </w:t>
      </w:r>
    </w:p>
    <w:p w:rsidR="0097204C" w:rsidRPr="00B734AF" w:rsidRDefault="0097204C" w:rsidP="0097204C">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 String </w:t>
      </w:r>
      <w:r w:rsidRPr="00B734AF">
        <w:rPr>
          <w:rFonts w:ascii="Consolas" w:hAnsi="Consolas" w:cs="Consolas"/>
          <w:color w:val="6A3E3E"/>
        </w:rPr>
        <w:t>Script</w:t>
      </w:r>
      <w:r w:rsidRPr="00B734AF">
        <w:rPr>
          <w:rFonts w:ascii="Consolas" w:hAnsi="Consolas" w:cs="Consolas"/>
          <w:color w:val="000000"/>
        </w:rPr>
        <w:t xml:space="preserve"> = </w:t>
      </w:r>
      <w:r w:rsidRPr="00B734AF">
        <w:rPr>
          <w:rFonts w:ascii="Consolas" w:hAnsi="Consolas" w:cs="Consolas"/>
          <w:color w:val="2A00FF"/>
        </w:rPr>
        <w:t>"javascript:document.getElementById('loginbutton').click();"</w:t>
      </w:r>
      <w:r w:rsidRPr="00B734AF">
        <w:rPr>
          <w:rFonts w:ascii="Consolas" w:hAnsi="Consolas" w:cs="Consolas"/>
          <w:color w:val="000000"/>
        </w:rPr>
        <w:t>;</w:t>
      </w:r>
    </w:p>
    <w:p w:rsidR="0097204C" w:rsidRPr="00B734AF" w:rsidRDefault="0097204C" w:rsidP="0097204C">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 ((JavascriptExecutor) </w:t>
      </w:r>
      <w:r w:rsidRPr="00B734AF">
        <w:rPr>
          <w:rFonts w:ascii="Consolas" w:hAnsi="Consolas" w:cs="Consolas"/>
          <w:i/>
          <w:iCs/>
          <w:color w:val="0000C0"/>
        </w:rPr>
        <w:t>driver</w:t>
      </w:r>
      <w:r w:rsidRPr="00B734AF">
        <w:rPr>
          <w:rFonts w:ascii="Consolas" w:hAnsi="Consolas" w:cs="Consolas"/>
          <w:color w:val="000000"/>
        </w:rPr>
        <w:t>).executeScript(</w:t>
      </w:r>
      <w:r w:rsidRPr="00B734AF">
        <w:rPr>
          <w:rFonts w:ascii="Consolas" w:hAnsi="Consolas" w:cs="Consolas"/>
          <w:color w:val="6A3E3E"/>
        </w:rPr>
        <w:t>Script</w:t>
      </w:r>
      <w:r w:rsidRPr="00B734AF">
        <w:rPr>
          <w:rFonts w:ascii="Consolas" w:hAnsi="Consolas" w:cs="Consolas"/>
          <w:color w:val="000000"/>
        </w:rPr>
        <w:t>);</w:t>
      </w:r>
    </w:p>
    <w:p w:rsidR="0097204C" w:rsidRPr="00B734AF" w:rsidRDefault="0097204C" w:rsidP="0097204C">
      <w:pPr>
        <w:autoSpaceDE w:val="0"/>
        <w:autoSpaceDN w:val="0"/>
        <w:adjustRightInd w:val="0"/>
        <w:rPr>
          <w:rFonts w:ascii="Consolas" w:hAnsi="Consolas" w:cs="Consolas"/>
        </w:rPr>
      </w:pPr>
      <w:r w:rsidRPr="00B734AF">
        <w:rPr>
          <w:rFonts w:ascii="Consolas" w:hAnsi="Consolas" w:cs="Consolas"/>
          <w:color w:val="000000"/>
        </w:rPr>
        <w:t xml:space="preserve"> </w:t>
      </w:r>
    </w:p>
    <w:p w:rsidR="00DC0A6C" w:rsidRPr="00B734AF" w:rsidRDefault="0097204C" w:rsidP="0097204C">
      <w:pPr>
        <w:rPr>
          <w:rFonts w:asciiTheme="minorHAnsi" w:hAnsiTheme="minorHAnsi" w:cs="Arial"/>
        </w:rPr>
      </w:pPr>
      <w:r w:rsidRPr="00B734AF">
        <w:rPr>
          <w:rFonts w:ascii="Consolas" w:hAnsi="Consolas" w:cs="Consolas"/>
          <w:color w:val="000000"/>
        </w:rPr>
        <w:tab/>
      </w:r>
      <w:r w:rsidRPr="00B734AF">
        <w:rPr>
          <w:rFonts w:ascii="Consolas" w:hAnsi="Consolas" w:cs="Consolas"/>
          <w:color w:val="000000"/>
        </w:rPr>
        <w:tab/>
      </w:r>
    </w:p>
    <w:p w:rsidR="00DC0A6C" w:rsidRPr="00B734AF" w:rsidRDefault="00DC0A6C" w:rsidP="00B172BD">
      <w:pPr>
        <w:rPr>
          <w:rFonts w:asciiTheme="minorHAnsi" w:hAnsiTheme="minorHAnsi" w:cs="Arial"/>
        </w:rPr>
      </w:pPr>
    </w:p>
    <w:p w:rsidR="00DC0A6C" w:rsidRPr="00B734AF" w:rsidRDefault="00DC0A6C"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142:</w:t>
      </w:r>
    </w:p>
    <w:p w:rsidR="00B172BD" w:rsidRPr="00B734AF" w:rsidRDefault="00B172BD" w:rsidP="00B172BD">
      <w:pPr>
        <w:rPr>
          <w:rFonts w:asciiTheme="minorHAnsi" w:hAnsiTheme="minorHAnsi" w:cs="Arial"/>
        </w:rPr>
      </w:pPr>
      <w:r w:rsidRPr="00B734AF">
        <w:rPr>
          <w:rFonts w:asciiTheme="minorHAnsi" w:hAnsiTheme="minorHAnsi" w:cs="Arial"/>
        </w:rPr>
        <w:t>My XPath and CSS locators don’t always work with Selenium 2.0, but they used to with Selenium 1.0</w:t>
      </w:r>
      <w:r w:rsidRPr="00B734AF">
        <w:rPr>
          <w:rFonts w:asciiTheme="minorHAnsi" w:hAnsiTheme="minorHAnsi" w:cs="Arial"/>
        </w:rPr>
        <w:t>.</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432CB6" w:rsidRPr="00B734AF" w:rsidRDefault="00B172BD" w:rsidP="00B172BD">
      <w:pPr>
        <w:rPr>
          <w:rFonts w:asciiTheme="minorHAnsi" w:hAnsiTheme="minorHAnsi" w:cs="Arial"/>
        </w:rPr>
      </w:pPr>
      <w:r w:rsidRPr="00B734AF">
        <w:rPr>
          <w:rFonts w:asciiTheme="minorHAnsi" w:hAnsiTheme="minorHAnsi" w:cs="Arial"/>
        </w:rPr>
        <w:t xml:space="preserve">In case of XPath, it is because WebDriver uses native browser methods unless it is not available. And this cause complex XPath to be broken. In case of Selenium 1.0 css selectors are implemented </w:t>
      </w:r>
    </w:p>
    <w:p w:rsidR="00432CB6" w:rsidRPr="00B734AF" w:rsidRDefault="00432CB6" w:rsidP="00B172BD">
      <w:pPr>
        <w:rPr>
          <w:rFonts w:asciiTheme="minorHAnsi" w:hAnsiTheme="minorHAnsi" w:cs="Arial"/>
        </w:rPr>
      </w:pPr>
    </w:p>
    <w:p w:rsidR="00B172BD" w:rsidRPr="00B734AF" w:rsidRDefault="00432CB6" w:rsidP="00B172BD">
      <w:pPr>
        <w:rPr>
          <w:rFonts w:asciiTheme="minorHAnsi" w:hAnsiTheme="minorHAnsi" w:cs="Arial"/>
        </w:rPr>
      </w:pPr>
      <w:r w:rsidRPr="00B734AF">
        <w:rPr>
          <w:rFonts w:asciiTheme="minorHAnsi" w:hAnsiTheme="minorHAnsi" w:cs="Arial"/>
          <w:color w:val="444444"/>
          <w:shd w:val="clear" w:color="auto" w:fill="FAFAFA"/>
        </w:rPr>
        <w:t>WebDriver does not allow for interacting with hidden elements. It makes sense - user cannot click a hidden field</w:t>
      </w:r>
      <w:r w:rsidRPr="00B734AF">
        <w:rPr>
          <w:rFonts w:asciiTheme="minorHAnsi" w:hAnsiTheme="minorHAnsi" w:cs="Arial"/>
          <w:color w:val="444444"/>
        </w:rPr>
        <w:t> </w:t>
      </w:r>
      <w:r w:rsidR="00B172BD" w:rsidRPr="00B734AF">
        <w:rPr>
          <w:rFonts w:asciiTheme="minorHAnsi" w:hAnsiTheme="minorHAnsi" w:cs="Arial"/>
        </w:rPr>
        <w:t>using Sizzle Library and not all the capabilities like “contains” are available to be used with Selenium 2.0</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145:</w:t>
      </w:r>
    </w:p>
    <w:p w:rsidR="00B172BD" w:rsidRPr="00B734AF" w:rsidRDefault="00B172BD" w:rsidP="00B172BD">
      <w:pPr>
        <w:rPr>
          <w:rFonts w:asciiTheme="minorHAnsi" w:hAnsiTheme="minorHAnsi" w:cs="Arial"/>
        </w:rPr>
      </w:pPr>
      <w:r w:rsidRPr="00B734AF">
        <w:rPr>
          <w:rFonts w:asciiTheme="minorHAnsi" w:hAnsiTheme="minorHAnsi" w:cs="Arial"/>
        </w:rPr>
        <w:t>Are there any limitations from operating systems while using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While HTMLUnitDriver, FF Driver and Chrome Driver could be used on all operating systems, IE Driver could be used only with Windows.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151:</w:t>
      </w:r>
    </w:p>
    <w:p w:rsidR="00B172BD" w:rsidRPr="00B734AF" w:rsidRDefault="00B172BD" w:rsidP="00B172BD">
      <w:pPr>
        <w:rPr>
          <w:rFonts w:asciiTheme="minorHAnsi" w:hAnsiTheme="minorHAnsi" w:cs="Arial"/>
        </w:rPr>
      </w:pPr>
      <w:r w:rsidRPr="00B734AF">
        <w:rPr>
          <w:rFonts w:asciiTheme="minorHAnsi" w:hAnsiTheme="minorHAnsi" w:cs="Arial"/>
        </w:rPr>
        <w:t>What are the modes of Remote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Remote WebDriver has two modes of operations –</w:t>
      </w:r>
    </w:p>
    <w:p w:rsidR="00B172BD" w:rsidRPr="00B734AF" w:rsidRDefault="00B172BD" w:rsidP="00B172BD">
      <w:pPr>
        <w:rPr>
          <w:rFonts w:asciiTheme="minorHAnsi" w:hAnsiTheme="minorHAnsi" w:cs="Arial"/>
        </w:rPr>
      </w:pPr>
      <w:r w:rsidRPr="00B734AF">
        <w:rPr>
          <w:rFonts w:asciiTheme="minorHAnsi" w:hAnsiTheme="minorHAnsi" w:cs="Arial"/>
          <w:i/>
          <w:iCs/>
        </w:rPr>
        <w:t>Client Mode: </w:t>
      </w:r>
      <w:r w:rsidRPr="00B734AF">
        <w:rPr>
          <w:rFonts w:asciiTheme="minorHAnsi" w:hAnsiTheme="minorHAnsi" w:cs="Arial"/>
        </w:rPr>
        <w:t>This is where language bindings connect to remote instance. FF drive and RemoteWebDriver clients work this way.</w:t>
      </w:r>
    </w:p>
    <w:p w:rsidR="00B172BD" w:rsidRPr="00B734AF" w:rsidRDefault="00B172BD" w:rsidP="00B172BD">
      <w:pPr>
        <w:rPr>
          <w:rFonts w:asciiTheme="minorHAnsi" w:hAnsiTheme="minorHAnsi" w:cs="Arial"/>
        </w:rPr>
      </w:pPr>
      <w:r w:rsidRPr="00B734AF">
        <w:rPr>
          <w:rFonts w:asciiTheme="minorHAnsi" w:hAnsiTheme="minorHAnsi" w:cs="Arial"/>
          <w:i/>
          <w:iCs/>
        </w:rPr>
        <w:t>Server Mode: </w:t>
      </w:r>
      <w:r w:rsidRPr="00B734AF">
        <w:rPr>
          <w:rFonts w:asciiTheme="minorHAnsi" w:hAnsiTheme="minorHAnsi" w:cs="Arial"/>
        </w:rPr>
        <w:t>In this mode language bindings set up the server. ChromeDriver works this way.</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154:</w:t>
      </w:r>
    </w:p>
    <w:p w:rsidR="00B172BD" w:rsidRPr="00B734AF" w:rsidRDefault="00B172BD" w:rsidP="00B172BD">
      <w:pPr>
        <w:rPr>
          <w:rFonts w:asciiTheme="minorHAnsi" w:hAnsiTheme="minorHAnsi" w:cs="Arial"/>
        </w:rPr>
      </w:pPr>
      <w:r w:rsidRPr="00B734AF">
        <w:rPr>
          <w:rFonts w:asciiTheme="minorHAnsi" w:hAnsiTheme="minorHAnsi" w:cs="Arial"/>
        </w:rPr>
        <w:t>Is there a way to enable java script while using HTMLUnitDriver?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Use this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color w:val="000000"/>
          <w:u w:val="single"/>
        </w:rPr>
        <w:t>HtmlUnitDriver</w:t>
      </w:r>
      <w:r w:rsidRPr="00B734AF">
        <w:rPr>
          <w:rFonts w:asciiTheme="minorHAnsi" w:hAnsiTheme="minorHAnsi" w:cs="Arial"/>
          <w:color w:val="000000"/>
        </w:rPr>
        <w:t> driver = </w:t>
      </w:r>
      <w:r w:rsidRPr="00B734AF">
        <w:rPr>
          <w:rFonts w:asciiTheme="minorHAnsi" w:hAnsiTheme="minorHAnsi" w:cs="Arial"/>
          <w:b/>
          <w:bCs/>
          <w:color w:val="7F0055"/>
        </w:rPr>
        <w:t>new</w:t>
      </w:r>
      <w:r w:rsidRPr="00B734AF">
        <w:rPr>
          <w:rFonts w:asciiTheme="minorHAnsi" w:hAnsiTheme="minorHAnsi" w:cs="Arial"/>
          <w:color w:val="000000"/>
        </w:rPr>
        <w:t> </w:t>
      </w:r>
      <w:r w:rsidRPr="00B734AF">
        <w:rPr>
          <w:rFonts w:asciiTheme="minorHAnsi" w:hAnsiTheme="minorHAnsi" w:cs="Arial"/>
          <w:color w:val="000000"/>
          <w:u w:val="single"/>
        </w:rPr>
        <w:t>HtmlUnitDriver</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r w:rsidRPr="00B734AF">
        <w:rPr>
          <w:rFonts w:asciiTheme="minorHAnsi" w:hAnsiTheme="minorHAnsi" w:cs="Arial"/>
          <w:color w:val="000000"/>
        </w:rPr>
        <w:t>     driver.setJavascriptEnabled(</w:t>
      </w:r>
      <w:r w:rsidRPr="00B734AF">
        <w:rPr>
          <w:rFonts w:asciiTheme="minorHAnsi" w:hAnsiTheme="minorHAnsi" w:cs="Arial"/>
          <w:b/>
          <w:bCs/>
          <w:color w:val="7F0055"/>
        </w:rPr>
        <w:t>true</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color w:val="000000"/>
        </w:rPr>
        <w:t>or this –</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r w:rsidRPr="00B734AF">
        <w:rPr>
          <w:rFonts w:asciiTheme="minorHAnsi" w:hAnsiTheme="minorHAnsi" w:cs="Arial"/>
          <w:color w:val="000000"/>
          <w:u w:val="single"/>
        </w:rPr>
        <w:t>HtmlUnitDriver</w:t>
      </w:r>
      <w:r w:rsidRPr="00B734AF">
        <w:rPr>
          <w:rFonts w:asciiTheme="minorHAnsi" w:hAnsiTheme="minorHAnsi" w:cs="Arial"/>
          <w:color w:val="000000"/>
        </w:rPr>
        <w:t> driver = </w:t>
      </w:r>
      <w:r w:rsidRPr="00B734AF">
        <w:rPr>
          <w:rFonts w:asciiTheme="minorHAnsi" w:hAnsiTheme="minorHAnsi" w:cs="Arial"/>
          <w:b/>
          <w:bCs/>
          <w:color w:val="7F0055"/>
        </w:rPr>
        <w:t>new</w:t>
      </w:r>
      <w:r w:rsidRPr="00B734AF">
        <w:rPr>
          <w:rFonts w:asciiTheme="minorHAnsi" w:hAnsiTheme="minorHAnsi" w:cs="Arial"/>
          <w:color w:val="000000"/>
        </w:rPr>
        <w:t> </w:t>
      </w:r>
      <w:r w:rsidRPr="00B734AF">
        <w:rPr>
          <w:rFonts w:asciiTheme="minorHAnsi" w:hAnsiTheme="minorHAnsi" w:cs="Arial"/>
          <w:color w:val="000000"/>
          <w:u w:val="single"/>
        </w:rPr>
        <w:t>HtmlUnitDriver</w:t>
      </w:r>
      <w:r w:rsidRPr="00B734AF">
        <w:rPr>
          <w:rFonts w:asciiTheme="minorHAnsi" w:hAnsiTheme="minorHAnsi" w:cs="Arial"/>
          <w:color w:val="000000"/>
        </w:rPr>
        <w:t>(</w:t>
      </w:r>
      <w:r w:rsidRPr="00B734AF">
        <w:rPr>
          <w:rFonts w:asciiTheme="minorHAnsi" w:hAnsiTheme="minorHAnsi" w:cs="Arial"/>
          <w:b/>
          <w:bCs/>
          <w:color w:val="7F0055"/>
        </w:rPr>
        <w:t>true</w:t>
      </w:r>
      <w:r w:rsidRPr="00B734AF">
        <w:rPr>
          <w:rFonts w:asciiTheme="minorHAnsi" w:hAnsiTheme="minorHAnsi" w:cs="Arial"/>
          <w:color w:val="000000"/>
        </w:rPr>
        <w: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155:</w:t>
      </w:r>
    </w:p>
    <w:p w:rsidR="00B172BD" w:rsidRPr="00B734AF" w:rsidRDefault="00B172BD" w:rsidP="00B172BD">
      <w:pPr>
        <w:rPr>
          <w:rFonts w:asciiTheme="minorHAnsi" w:hAnsiTheme="minorHAnsi" w:cs="Arial"/>
        </w:rPr>
      </w:pPr>
      <w:r w:rsidRPr="00B734AF">
        <w:rPr>
          <w:rFonts w:asciiTheme="minorHAnsi" w:hAnsiTheme="minorHAnsi" w:cs="Arial"/>
        </w:rPr>
        <w:t>Is it possible to emulate a browser with HTMLUnitDriver?  </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You can emulate browser while using HTMLUnitDriver but it is not recommended as applications are coded irrespective of browser you use. You could emulate Firefox 3 browser with HTMLUnitDriver as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color w:val="000000"/>
        </w:rPr>
        <w:t>HtmlUnitDriver driver = </w:t>
      </w:r>
      <w:r w:rsidRPr="00B734AF">
        <w:rPr>
          <w:rFonts w:asciiTheme="minorHAnsi" w:hAnsiTheme="minorHAnsi" w:cs="Arial"/>
          <w:b/>
          <w:bCs/>
          <w:color w:val="7F0055"/>
        </w:rPr>
        <w:t>new</w:t>
      </w:r>
      <w:r w:rsidRPr="00B734AF">
        <w:rPr>
          <w:rFonts w:asciiTheme="minorHAnsi" w:hAnsiTheme="minorHAnsi" w:cs="Arial"/>
          <w:color w:val="000000"/>
        </w:rPr>
        <w:t> HtmlUnitDriver(BrowserVersion.FIREFOX_3);</w:t>
      </w:r>
    </w:p>
    <w:p w:rsidR="00B172BD" w:rsidRPr="00B734AF" w:rsidRDefault="00B172BD" w:rsidP="00B172BD">
      <w:pPr>
        <w:rPr>
          <w:rFonts w:asciiTheme="minorHAnsi" w:hAnsiTheme="minorHAnsi" w:cs="Arial"/>
        </w:rPr>
      </w:pPr>
    </w:p>
    <w:p w:rsidR="00D07036" w:rsidRPr="00B734AF" w:rsidRDefault="00B172BD" w:rsidP="00D07036">
      <w:pPr>
        <w:rPr>
          <w:rFonts w:asciiTheme="minorHAnsi" w:hAnsiTheme="minorHAnsi" w:cs="Arial"/>
        </w:rPr>
      </w:pPr>
      <w:r w:rsidRPr="00B734AF">
        <w:rPr>
          <w:rFonts w:asciiTheme="minorHAnsi" w:hAnsiTheme="minorHAnsi" w:cs="Arial"/>
        </w:rPr>
        <w:t>Or you can inject desired capabilities while instantiating HTMLUnitDriver as –</w:t>
      </w:r>
    </w:p>
    <w:p w:rsidR="00B172BD" w:rsidRPr="00B734AF" w:rsidRDefault="00B172BD" w:rsidP="00D07036">
      <w:pPr>
        <w:rPr>
          <w:rFonts w:asciiTheme="minorHAnsi" w:hAnsiTheme="minorHAnsi" w:cs="Arial"/>
        </w:rPr>
      </w:pPr>
      <w:r w:rsidRPr="00B734AF">
        <w:rPr>
          <w:rFonts w:asciiTheme="minorHAnsi" w:hAnsiTheme="minorHAnsi" w:cs="Arial"/>
          <w:color w:val="000000"/>
        </w:rPr>
        <w:t>HtmlUnitDriver driver = new HtmlUnitDriver(capabilities);</w:t>
      </w:r>
    </w:p>
    <w:p w:rsidR="00B172BD" w:rsidRPr="00B734AF" w:rsidRDefault="00B172BD" w:rsidP="00B172BD">
      <w:pPr>
        <w:rPr>
          <w:rFonts w:asciiTheme="minorHAnsi" w:hAnsiTheme="minorHAnsi" w:cs="Arial"/>
        </w:rPr>
      </w:pPr>
      <w:r w:rsidRPr="00B734AF">
        <w:rPr>
          <w:rFonts w:asciiTheme="minorHAnsi" w:hAnsiTheme="minorHAnsi" w:cs="Arial"/>
          <w:color w:val="000000"/>
        </w:rPr>
        <w:t>     </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158:</w:t>
      </w:r>
    </w:p>
    <w:p w:rsidR="00B172BD" w:rsidRPr="00B734AF" w:rsidRDefault="00B172BD" w:rsidP="00B172BD">
      <w:pPr>
        <w:rPr>
          <w:rFonts w:asciiTheme="minorHAnsi" w:hAnsiTheme="minorHAnsi" w:cs="Arial"/>
        </w:rPr>
      </w:pPr>
      <w:r w:rsidRPr="00B734AF">
        <w:rPr>
          <w:rFonts w:asciiTheme="minorHAnsi" w:hAnsiTheme="minorHAnsi" w:cs="Arial"/>
        </w:rPr>
        <w:t>Can WebDriver handle UntrustedSSLCertificates?</w:t>
      </w:r>
    </w:p>
    <w:p w:rsidR="00E26DB8" w:rsidRPr="00B734AF" w:rsidRDefault="009B4512" w:rsidP="00B172BD">
      <w:pPr>
        <w:rPr>
          <w:rFonts w:ascii="Consolas" w:hAnsi="Consolas" w:cs="Consolas"/>
          <w:color w:val="000000"/>
          <w:shd w:val="clear" w:color="auto" w:fill="EEEEEE"/>
        </w:rPr>
      </w:pPr>
      <w:r w:rsidRPr="00B734AF">
        <w:rPr>
          <w:rFonts w:ascii="Consolas" w:hAnsi="Consolas" w:cs="Consolas"/>
          <w:color w:val="000000"/>
          <w:shd w:val="clear" w:color="auto" w:fill="EEEEEE"/>
        </w:rPr>
        <w:lastRenderedPageBreak/>
        <w:t xml:space="preserve">DesiredCapabilities capability = DesiredCapabilities.chrome(); </w:t>
      </w:r>
      <w:r w:rsidRPr="00B734AF">
        <w:rPr>
          <w:rStyle w:val="hljs-comment"/>
          <w:rFonts w:ascii="Consolas" w:eastAsiaTheme="majorEastAsia" w:hAnsi="Consolas" w:cs="Consolas"/>
          <w:i/>
          <w:iCs/>
          <w:color w:val="999988"/>
        </w:rPr>
        <w:t>// To Accept SSL certificate</w:t>
      </w:r>
      <w:r w:rsidRPr="00B734AF">
        <w:rPr>
          <w:rFonts w:ascii="Consolas" w:hAnsi="Consolas" w:cs="Consolas"/>
          <w:color w:val="000000"/>
          <w:shd w:val="clear" w:color="auto" w:fill="EEEEEE"/>
        </w:rPr>
        <w:t xml:space="preserve"> capability.setCapability(CapabilityType.ACCEPT_SSL_CERTS, </w:t>
      </w:r>
      <w:r w:rsidRPr="00B734AF">
        <w:rPr>
          <w:rStyle w:val="hljs-keyword"/>
          <w:rFonts w:ascii="Consolas" w:eastAsiaTheme="majorEastAsia" w:hAnsi="Consolas" w:cs="Consolas"/>
          <w:b/>
          <w:bCs/>
          <w:color w:val="000000"/>
        </w:rPr>
        <w:t>true</w:t>
      </w:r>
      <w:r w:rsidRPr="00B734AF">
        <w:rPr>
          <w:rFonts w:ascii="Consolas" w:hAnsi="Consolas" w:cs="Consolas"/>
          <w:color w:val="000000"/>
          <w:shd w:val="clear" w:color="auto" w:fill="EEEEEE"/>
        </w:rPr>
        <w:t xml:space="preserve">); </w:t>
      </w:r>
      <w:r w:rsidRPr="00B734AF">
        <w:rPr>
          <w:rStyle w:val="hljs-comment"/>
          <w:rFonts w:ascii="Consolas" w:eastAsiaTheme="majorEastAsia" w:hAnsi="Consolas" w:cs="Consolas"/>
          <w:i/>
          <w:iCs/>
          <w:color w:val="999988"/>
        </w:rPr>
        <w:t>// setting system property for Chrome browser</w:t>
      </w:r>
      <w:r w:rsidRPr="00B734AF">
        <w:rPr>
          <w:rFonts w:ascii="Consolas" w:hAnsi="Consolas" w:cs="Consolas"/>
          <w:color w:val="000000"/>
          <w:shd w:val="clear" w:color="auto" w:fill="EEEEEE"/>
        </w:rPr>
        <w:t xml:space="preserve"> </w:t>
      </w:r>
    </w:p>
    <w:p w:rsidR="009B4512" w:rsidRPr="00B734AF" w:rsidRDefault="009B4512" w:rsidP="00B172BD">
      <w:pPr>
        <w:rPr>
          <w:rFonts w:asciiTheme="minorHAnsi" w:hAnsiTheme="minorHAnsi" w:cs="Arial"/>
        </w:rPr>
      </w:pPr>
      <w:r w:rsidRPr="00B734AF">
        <w:rPr>
          <w:rFonts w:ascii="Consolas" w:hAnsi="Consolas" w:cs="Consolas"/>
          <w:color w:val="000000"/>
          <w:shd w:val="clear" w:color="auto" w:fill="EEEEEE"/>
        </w:rPr>
        <w:t>System.setProperty(</w:t>
      </w:r>
      <w:r w:rsidRPr="00B734AF">
        <w:rPr>
          <w:rStyle w:val="hljs-string"/>
          <w:rFonts w:ascii="Consolas" w:eastAsiaTheme="majorEastAsia" w:hAnsi="Consolas" w:cs="Consolas"/>
          <w:color w:val="DD1144"/>
        </w:rPr>
        <w:t>"webdriver.chrome.driver"</w:t>
      </w:r>
      <w:r w:rsidRPr="00B734AF">
        <w:rPr>
          <w:rFonts w:ascii="Consolas" w:hAnsi="Consolas" w:cs="Consolas"/>
          <w:color w:val="000000"/>
          <w:shd w:val="clear" w:color="auto" w:fill="EEEEEE"/>
        </w:rPr>
        <w:t xml:space="preserve">, </w:t>
      </w:r>
      <w:r w:rsidRPr="00B734AF">
        <w:rPr>
          <w:rStyle w:val="hljs-string"/>
          <w:rFonts w:ascii="Consolas" w:eastAsiaTheme="majorEastAsia" w:hAnsi="Consolas" w:cs="Consolas"/>
          <w:color w:val="DD1144"/>
        </w:rPr>
        <w:t>"E:/chromedriver.exe"</w:t>
      </w:r>
      <w:r w:rsidRPr="00B734AF">
        <w:rPr>
          <w:rFonts w:ascii="Consolas" w:hAnsi="Consolas" w:cs="Consolas"/>
          <w:color w:val="000000"/>
          <w:shd w:val="clear" w:color="auto" w:fill="EEEEEE"/>
        </w:rPr>
        <w:t>);</w:t>
      </w:r>
    </w:p>
    <w:p w:rsidR="00E26DB8" w:rsidRPr="00B734AF" w:rsidRDefault="00E26DB8" w:rsidP="00B172BD">
      <w:pPr>
        <w:rPr>
          <w:rFonts w:asciiTheme="minorHAnsi" w:hAnsiTheme="minorHAnsi" w:cs="Arial"/>
          <w:b/>
          <w:bCs/>
          <w:u w:val="single"/>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160:</w:t>
      </w:r>
    </w:p>
    <w:p w:rsidR="00B172BD" w:rsidRPr="00B734AF" w:rsidRDefault="00B172BD" w:rsidP="00B172BD">
      <w:pPr>
        <w:rPr>
          <w:rFonts w:asciiTheme="minorHAnsi" w:hAnsiTheme="minorHAnsi" w:cs="Arial"/>
        </w:rPr>
      </w:pPr>
      <w:r w:rsidRPr="00B734AF">
        <w:rPr>
          <w:rFonts w:asciiTheme="minorHAnsi" w:hAnsiTheme="minorHAnsi" w:cs="Arial"/>
        </w:rPr>
        <w:t>How do I simulate keyboard keys using WebDriver?</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There is a KeyBoard interface which has three methods to support keyboard interaction –</w:t>
      </w:r>
    </w:p>
    <w:p w:rsidR="00B172BD" w:rsidRPr="00B734AF" w:rsidRDefault="00B172BD" w:rsidP="00B172BD">
      <w:pPr>
        <w:rPr>
          <w:rFonts w:asciiTheme="minorHAnsi" w:hAnsiTheme="minorHAnsi" w:cs="Arial"/>
        </w:rPr>
      </w:pPr>
    </w:p>
    <w:p w:rsidR="00B172BD" w:rsidRPr="00B734AF" w:rsidRDefault="00B172BD" w:rsidP="007A59C0">
      <w:pPr>
        <w:numPr>
          <w:ilvl w:val="0"/>
          <w:numId w:val="1"/>
        </w:numPr>
        <w:spacing w:before="100" w:beforeAutospacing="1" w:after="100" w:afterAutospacing="1"/>
        <w:rPr>
          <w:rFonts w:asciiTheme="minorHAnsi" w:hAnsiTheme="minorHAnsi" w:cs="Arial"/>
        </w:rPr>
      </w:pPr>
      <w:r w:rsidRPr="00B734AF">
        <w:rPr>
          <w:rFonts w:asciiTheme="minorHAnsi" w:hAnsiTheme="minorHAnsi" w:cs="Arial"/>
        </w:rPr>
        <w:t>sendKeys(CharSequence)- Sends character sequence</w:t>
      </w:r>
    </w:p>
    <w:p w:rsidR="00B172BD" w:rsidRPr="00B734AF" w:rsidRDefault="00B172BD" w:rsidP="007A59C0">
      <w:pPr>
        <w:numPr>
          <w:ilvl w:val="0"/>
          <w:numId w:val="1"/>
        </w:numPr>
        <w:spacing w:before="100" w:beforeAutospacing="1" w:after="100" w:afterAutospacing="1"/>
        <w:rPr>
          <w:rFonts w:asciiTheme="minorHAnsi" w:hAnsiTheme="minorHAnsi" w:cs="Arial"/>
        </w:rPr>
      </w:pPr>
      <w:r w:rsidRPr="00B734AF">
        <w:rPr>
          <w:rFonts w:asciiTheme="minorHAnsi" w:hAnsiTheme="minorHAnsi" w:cs="Arial"/>
        </w:rPr>
        <w:t>pressKey(Keys keyToPress) - Sends a key press without releasing it.</w:t>
      </w:r>
    </w:p>
    <w:p w:rsidR="00B172BD" w:rsidRPr="00B734AF" w:rsidRDefault="00B172BD" w:rsidP="007A59C0">
      <w:pPr>
        <w:numPr>
          <w:ilvl w:val="0"/>
          <w:numId w:val="1"/>
        </w:numPr>
        <w:spacing w:before="100" w:beforeAutospacing="1" w:after="100" w:afterAutospacing="1"/>
        <w:rPr>
          <w:rFonts w:asciiTheme="minorHAnsi" w:hAnsiTheme="minorHAnsi" w:cs="Arial"/>
        </w:rPr>
      </w:pPr>
      <w:r w:rsidRPr="00B734AF">
        <w:rPr>
          <w:rFonts w:asciiTheme="minorHAnsi" w:hAnsiTheme="minorHAnsi" w:cs="Arial"/>
        </w:rPr>
        <w:t>releaseKey(Keys keyToRelease) - Releases a modifier key</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161:</w:t>
      </w:r>
    </w:p>
    <w:p w:rsidR="00B172BD" w:rsidRPr="00B734AF" w:rsidRDefault="00B172BD" w:rsidP="00B172BD">
      <w:pPr>
        <w:rPr>
          <w:rFonts w:asciiTheme="minorHAnsi" w:hAnsiTheme="minorHAnsi" w:cs="Arial"/>
        </w:rPr>
      </w:pPr>
      <w:r w:rsidRPr="00B734AF">
        <w:rPr>
          <w:rFonts w:asciiTheme="minorHAnsi" w:hAnsiTheme="minorHAnsi" w:cs="Arial"/>
        </w:rPr>
        <w:t>What about Mouse Interaction?</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Mouse interface lets you carry out following operations –</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click(WebElement element) – Clicks an element</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doubleClick(WebElement element) - Double-clicks an element.</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void mouseDown(WebElement element) - Holds down the left mouse button on an element.</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mouseUp(WebElement element) - Releases the mouse button on an element.</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mouseMove(WebElement element) - Moves element form current location to another element.</w:t>
      </w:r>
    </w:p>
    <w:p w:rsidR="00B172BD" w:rsidRPr="00B734AF" w:rsidRDefault="00B172BD" w:rsidP="007A59C0">
      <w:pPr>
        <w:numPr>
          <w:ilvl w:val="0"/>
          <w:numId w:val="2"/>
        </w:numPr>
        <w:spacing w:before="100" w:beforeAutospacing="1" w:after="100" w:afterAutospacing="1"/>
        <w:rPr>
          <w:rFonts w:asciiTheme="minorHAnsi" w:hAnsiTheme="minorHAnsi" w:cs="Arial"/>
        </w:rPr>
      </w:pPr>
      <w:r w:rsidRPr="00B734AF">
        <w:rPr>
          <w:rFonts w:asciiTheme="minorHAnsi" w:hAnsiTheme="minorHAnsi" w:cs="Arial"/>
        </w:rPr>
        <w:t>contextClick(WebElement element) - Performs a context-click (right click) on an element.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ind w:firstLine="720"/>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165:</w:t>
      </w:r>
    </w:p>
    <w:p w:rsidR="00B172BD" w:rsidRPr="00B734AF" w:rsidRDefault="00B172BD" w:rsidP="00B172BD">
      <w:pPr>
        <w:rPr>
          <w:rFonts w:asciiTheme="minorHAnsi" w:hAnsiTheme="minorHAnsi" w:cs="Arial"/>
        </w:rPr>
      </w:pPr>
      <w:r w:rsidRPr="00B734AF">
        <w:rPr>
          <w:rFonts w:asciiTheme="minorHAnsi" w:hAnsiTheme="minorHAnsi" w:cs="Arial"/>
        </w:rPr>
        <w:t>What is grid2?</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Grid2 is Selenium grid for Selenium 1 as well as WebDriver, This allows to –</w:t>
      </w:r>
    </w:p>
    <w:p w:rsidR="00B172BD" w:rsidRPr="00B734AF" w:rsidRDefault="00B172BD" w:rsidP="00B172BD">
      <w:pPr>
        <w:rPr>
          <w:rFonts w:asciiTheme="minorHAnsi" w:hAnsiTheme="minorHAnsi" w:cs="Arial"/>
        </w:rPr>
      </w:pPr>
    </w:p>
    <w:p w:rsidR="00B172BD" w:rsidRPr="00B734AF" w:rsidRDefault="00B172BD" w:rsidP="00B172BD">
      <w:pPr>
        <w:ind w:hanging="360"/>
        <w:rPr>
          <w:rFonts w:asciiTheme="minorHAnsi" w:hAnsiTheme="minorHAnsi" w:cs="Arial"/>
        </w:rPr>
      </w:pPr>
      <w:r w:rsidRPr="00B734AF">
        <w:rPr>
          <w:rFonts w:asciiTheme="minorHAnsi" w:hAnsiTheme="minorHAnsi" w:cs="Arial"/>
        </w:rPr>
        <w:t>         Execute tests on parallel on different machines</w:t>
      </w:r>
    </w:p>
    <w:p w:rsidR="00B172BD" w:rsidRPr="00B734AF" w:rsidRDefault="00B172BD" w:rsidP="00B172BD">
      <w:pPr>
        <w:ind w:hanging="360"/>
        <w:rPr>
          <w:rFonts w:asciiTheme="minorHAnsi" w:hAnsiTheme="minorHAnsi" w:cs="Arial"/>
        </w:rPr>
      </w:pPr>
      <w:r w:rsidRPr="00B734AF">
        <w:rPr>
          <w:rFonts w:asciiTheme="minorHAnsi" w:hAnsiTheme="minorHAnsi" w:cs="Arial"/>
        </w:rPr>
        <w:t>         Managing multiple environments from one point</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color w:val="1F497D"/>
          <w:u w:val="single"/>
        </w:rPr>
        <w:t>Selenium Tool Implementation Misc Questions</w:t>
      </w:r>
    </w:p>
    <w:p w:rsidR="00B172BD" w:rsidRPr="00B734AF" w:rsidRDefault="00B172BD" w:rsidP="00B172BD">
      <w:pPr>
        <w:rPr>
          <w:rFonts w:asciiTheme="minorHAnsi" w:hAnsiTheme="minorHAnsi" w:cs="Arial"/>
        </w:rPr>
      </w:pP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169:</w:t>
      </w:r>
    </w:p>
    <w:p w:rsidR="00B172BD" w:rsidRPr="00B734AF" w:rsidRDefault="00B172BD" w:rsidP="00B172BD">
      <w:pPr>
        <w:rPr>
          <w:rFonts w:asciiTheme="minorHAnsi" w:hAnsiTheme="minorHAnsi" w:cs="Arial"/>
        </w:rPr>
      </w:pPr>
      <w:r w:rsidRPr="00B734AF">
        <w:rPr>
          <w:rFonts w:asciiTheme="minorHAnsi" w:hAnsiTheme="minorHAnsi" w:cs="Arial"/>
        </w:rPr>
        <w:t>How do I implement data driven testing using Selenium?</w:t>
      </w:r>
    </w:p>
    <w:p w:rsidR="00B172BD" w:rsidRPr="00B734AF" w:rsidRDefault="00B172BD" w:rsidP="00B172BD">
      <w:pPr>
        <w:rPr>
          <w:rFonts w:asciiTheme="minorHAnsi" w:hAnsiTheme="minorHAnsi" w:cs="Arial"/>
        </w:rPr>
      </w:pPr>
      <w:r w:rsidRPr="00B734AF">
        <w:rPr>
          <w:rFonts w:asciiTheme="minorHAnsi" w:hAnsiTheme="minorHAnsi" w:cs="Arial"/>
          <w:b/>
          <w:bCs/>
          <w:u w:val="single"/>
        </w:rPr>
        <w:t>Answer</w:t>
      </w:r>
    </w:p>
    <w:p w:rsidR="00B172BD" w:rsidRPr="00B734AF" w:rsidRDefault="00B172BD" w:rsidP="00B172BD">
      <w:pPr>
        <w:rPr>
          <w:rFonts w:asciiTheme="minorHAnsi" w:hAnsiTheme="minorHAnsi" w:cs="Arial"/>
        </w:rPr>
      </w:pPr>
      <w:r w:rsidRPr="00B734AF">
        <w:rPr>
          <w:rFonts w:asciiTheme="minorHAnsi" w:hAnsiTheme="minorHAnsi" w:cs="Arial"/>
        </w:rPr>
        <w:t>Selenium, unlike others commercial tools does not have any direct support for data driven testing. Your programming language would help you achieving this. You can you jxl library in case of java to read and write data from excel file. You can also use Data Driven Capabilities of TestNG to do data driven testing.</w:t>
      </w:r>
    </w:p>
    <w:p w:rsidR="00B172BD" w:rsidRPr="00B734AF" w:rsidRDefault="00B172BD" w:rsidP="00B172BD">
      <w:pPr>
        <w:rPr>
          <w:rFonts w:asciiTheme="minorHAnsi" w:hAnsiTheme="minorHAnsi" w:cs="Arial"/>
        </w:rPr>
      </w:pPr>
      <w:r w:rsidRPr="00B734AF">
        <w:rPr>
          <w:rFonts w:asciiTheme="minorHAnsi" w:hAnsiTheme="minorHAnsi" w:cs="Arial"/>
          <w:b/>
          <w:bCs/>
          <w:u w:val="single"/>
        </w:rPr>
        <w:t>Question 170:</w:t>
      </w:r>
    </w:p>
    <w:p w:rsidR="00B172BD" w:rsidRPr="00B734AF" w:rsidRDefault="00B172BD" w:rsidP="00B172BD">
      <w:pPr>
        <w:rPr>
          <w:rFonts w:asciiTheme="minorHAnsi" w:hAnsiTheme="minorHAnsi" w:cs="Arial"/>
        </w:rPr>
      </w:pPr>
      <w:r w:rsidRPr="00B734AF">
        <w:rPr>
          <w:rFonts w:asciiTheme="minorHAnsi" w:hAnsiTheme="minorHAnsi" w:cs="Arial"/>
        </w:rPr>
        <w:t>What is equivalent to test step, test scenario and test suite in Selenium.</w:t>
      </w:r>
    </w:p>
    <w:p w:rsidR="003C349E" w:rsidRPr="00B734AF" w:rsidRDefault="003C349E" w:rsidP="00B172BD">
      <w:pPr>
        <w:rPr>
          <w:rFonts w:asciiTheme="minorHAnsi" w:hAnsiTheme="minorHAnsi" w:cs="Arial"/>
          <w:b/>
        </w:rPr>
      </w:pPr>
    </w:p>
    <w:p w:rsidR="003C349E" w:rsidRPr="00B734AF" w:rsidRDefault="003C349E" w:rsidP="003C349E">
      <w:pPr>
        <w:rPr>
          <w:rFonts w:asciiTheme="minorHAnsi" w:hAnsiTheme="minorHAnsi" w:cs="Arial"/>
          <w:b/>
          <w:highlight w:val="yellow"/>
        </w:rPr>
      </w:pPr>
      <w:r w:rsidRPr="00B734AF">
        <w:rPr>
          <w:rFonts w:asciiTheme="minorHAnsi" w:hAnsiTheme="minorHAnsi" w:cs="Arial"/>
          <w:b/>
          <w:highlight w:val="yellow"/>
        </w:rPr>
        <w:t>Why CSS locator is better than Xptah</w:t>
      </w:r>
    </w:p>
    <w:p w:rsidR="003C349E" w:rsidRPr="00B734AF" w:rsidRDefault="003C349E" w:rsidP="00B172BD">
      <w:pPr>
        <w:rPr>
          <w:rFonts w:asciiTheme="minorHAnsi" w:hAnsiTheme="minorHAnsi" w:cs="Arial"/>
          <w:highlight w:val="yellow"/>
        </w:rPr>
      </w:pPr>
    </w:p>
    <w:p w:rsidR="003C349E" w:rsidRPr="00B734AF" w:rsidRDefault="003C349E" w:rsidP="007A59C0">
      <w:pPr>
        <w:numPr>
          <w:ilvl w:val="0"/>
          <w:numId w:val="3"/>
        </w:numPr>
        <w:spacing w:line="270" w:lineRule="atLeast"/>
        <w:ind w:left="450"/>
        <w:textAlignment w:val="baseline"/>
        <w:rPr>
          <w:rFonts w:asciiTheme="minorHAnsi" w:hAnsiTheme="minorHAnsi" w:cs="Arial"/>
          <w:color w:val="000000"/>
          <w:highlight w:val="yellow"/>
        </w:rPr>
      </w:pPr>
      <w:r w:rsidRPr="00B734AF">
        <w:rPr>
          <w:rFonts w:asciiTheme="minorHAnsi" w:hAnsiTheme="minorHAnsi" w:cs="Arial"/>
          <w:color w:val="000000"/>
          <w:highlight w:val="yellow"/>
        </w:rPr>
        <w:t>Xpath engines are different in each browser, hence make them inconsistent</w:t>
      </w:r>
    </w:p>
    <w:p w:rsidR="003C349E" w:rsidRPr="00B734AF" w:rsidRDefault="003C349E" w:rsidP="007A59C0">
      <w:pPr>
        <w:numPr>
          <w:ilvl w:val="0"/>
          <w:numId w:val="3"/>
        </w:numPr>
        <w:spacing w:line="270" w:lineRule="atLeast"/>
        <w:ind w:left="450"/>
        <w:textAlignment w:val="baseline"/>
        <w:rPr>
          <w:rFonts w:asciiTheme="minorHAnsi" w:hAnsiTheme="minorHAnsi" w:cs="Arial"/>
          <w:color w:val="000000"/>
          <w:highlight w:val="yellow"/>
        </w:rPr>
      </w:pPr>
      <w:r w:rsidRPr="00B734AF">
        <w:rPr>
          <w:rFonts w:asciiTheme="minorHAnsi" w:hAnsiTheme="minorHAnsi" w:cs="Arial"/>
          <w:color w:val="000000"/>
          <w:highlight w:val="yellow"/>
        </w:rPr>
        <w:t>IE does not have a native xpath engine, therefore selenium injects its own xpath engine for compatibility of its API. Hence we lose the advantage of using native browser features that WebDriver inherently promotes.</w:t>
      </w:r>
    </w:p>
    <w:p w:rsidR="003C349E" w:rsidRPr="00B734AF" w:rsidRDefault="00F947C2" w:rsidP="00B172BD">
      <w:pPr>
        <w:rPr>
          <w:rStyle w:val="apple-converted-space"/>
          <w:rFonts w:asciiTheme="minorHAnsi" w:eastAsiaTheme="majorEastAsia" w:hAnsiTheme="minorHAnsi" w:cs="Arial"/>
          <w:color w:val="222222"/>
          <w:shd w:val="clear" w:color="auto" w:fill="FFFFFF"/>
        </w:rPr>
      </w:pPr>
      <w:r w:rsidRPr="00B734AF">
        <w:rPr>
          <w:rStyle w:val="apple-converted-space"/>
          <w:rFonts w:asciiTheme="minorHAnsi" w:eastAsiaTheme="majorEastAsia" w:hAnsiTheme="minorHAnsi" w:cs="Arial"/>
          <w:color w:val="222222"/>
          <w:shd w:val="clear" w:color="auto" w:fill="FFFFFF"/>
        </w:rPr>
        <w:t> </w:t>
      </w:r>
      <w:r w:rsidRPr="00B734AF">
        <w:rPr>
          <w:rFonts w:asciiTheme="minorHAnsi" w:hAnsiTheme="minorHAnsi" w:cs="Arial"/>
          <w:color w:val="222222"/>
          <w:highlight w:val="yellow"/>
          <w:shd w:val="clear" w:color="auto" w:fill="FFFFFF"/>
        </w:rPr>
        <w:t>css 's an HTML standard.  While XPath on the other hand is an XML</w:t>
      </w:r>
      <w:r w:rsidRPr="00B734AF">
        <w:rPr>
          <w:rStyle w:val="apple-converted-space"/>
          <w:rFonts w:asciiTheme="minorHAnsi" w:eastAsiaTheme="majorEastAsia" w:hAnsiTheme="minorHAnsi" w:cs="Arial"/>
          <w:color w:val="222222"/>
          <w:shd w:val="clear" w:color="auto" w:fill="FFFFFF"/>
        </w:rPr>
        <w:t> </w:t>
      </w:r>
      <w:r w:rsidR="00201607" w:rsidRPr="00B734AF">
        <w:rPr>
          <w:rStyle w:val="apple-converted-space"/>
          <w:rFonts w:asciiTheme="minorHAnsi" w:eastAsiaTheme="majorEastAsia" w:hAnsiTheme="minorHAnsi" w:cs="Arial"/>
          <w:color w:val="222222"/>
          <w:shd w:val="clear" w:color="auto" w:fill="FFFFFF"/>
        </w:rPr>
        <w:t xml:space="preserve"> standard, so </w:t>
      </w:r>
    </w:p>
    <w:p w:rsidR="00B671FF" w:rsidRPr="00B734AF" w:rsidRDefault="00B671FF" w:rsidP="00B172BD">
      <w:pPr>
        <w:rPr>
          <w:rStyle w:val="apple-converted-space"/>
          <w:rFonts w:asciiTheme="minorHAnsi" w:eastAsiaTheme="majorEastAsia" w:hAnsiTheme="minorHAnsi" w:cs="Arial"/>
          <w:color w:val="222222"/>
          <w:shd w:val="clear" w:color="auto" w:fill="FFFFFF"/>
        </w:rPr>
      </w:pPr>
    </w:p>
    <w:p w:rsidR="00B671FF" w:rsidRPr="00B734AF" w:rsidRDefault="00B86560" w:rsidP="00B86560">
      <w:pPr>
        <w:tabs>
          <w:tab w:val="left" w:pos="3189"/>
        </w:tabs>
        <w:rPr>
          <w:rStyle w:val="apple-converted-space"/>
          <w:rFonts w:asciiTheme="minorHAnsi" w:eastAsiaTheme="majorEastAsia" w:hAnsiTheme="minorHAnsi" w:cs="Arial"/>
          <w:color w:val="222222"/>
          <w:shd w:val="clear" w:color="auto" w:fill="FFFFFF"/>
        </w:rPr>
      </w:pPr>
      <w:r w:rsidRPr="00B734AF">
        <w:rPr>
          <w:rStyle w:val="apple-converted-space"/>
          <w:rFonts w:asciiTheme="minorHAnsi" w:eastAsiaTheme="majorEastAsia" w:hAnsiTheme="minorHAnsi" w:cs="Arial"/>
          <w:color w:val="222222"/>
          <w:shd w:val="clear" w:color="auto" w:fill="FFFFFF"/>
        </w:rPr>
        <w:tab/>
      </w:r>
    </w:p>
    <w:p w:rsidR="003979EF" w:rsidRPr="00B734AF" w:rsidRDefault="00B671FF" w:rsidP="00C42C81">
      <w:pPr>
        <w:shd w:val="clear" w:color="auto" w:fill="FFFFFF"/>
        <w:spacing w:after="240"/>
        <w:rPr>
          <w:rFonts w:asciiTheme="minorHAnsi" w:hAnsiTheme="minorHAnsi" w:cs="Arial"/>
          <w:b/>
          <w:bCs/>
          <w:color w:val="333333"/>
        </w:rPr>
      </w:pPr>
      <w:r w:rsidRPr="00B734AF">
        <w:rPr>
          <w:rFonts w:asciiTheme="minorHAnsi" w:hAnsiTheme="minorHAnsi" w:cs="Arial"/>
          <w:b/>
          <w:bCs/>
          <w:color w:val="333333"/>
        </w:rPr>
        <w:t>Describe some problems that you had with Selenium tool ?</w:t>
      </w:r>
    </w:p>
    <w:p w:rsidR="003979EF" w:rsidRPr="00B734AF" w:rsidRDefault="003979EF" w:rsidP="00C42C81">
      <w:pPr>
        <w:shd w:val="clear" w:color="auto" w:fill="FFFFFF"/>
        <w:spacing w:after="240"/>
        <w:rPr>
          <w:rFonts w:ascii="Georgia" w:hAnsi="Georgia"/>
          <w:bCs/>
          <w:color w:val="333333"/>
        </w:rPr>
      </w:pPr>
      <w:r w:rsidRPr="00B734AF">
        <w:rPr>
          <w:rFonts w:ascii="Georgia" w:hAnsi="Georgia"/>
          <w:bCs/>
          <w:color w:val="333333"/>
        </w:rPr>
        <w:t>1 Windows Popup</w:t>
      </w:r>
    </w:p>
    <w:p w:rsidR="003979EF" w:rsidRPr="00B734AF" w:rsidRDefault="003979EF" w:rsidP="00C42C81">
      <w:pPr>
        <w:shd w:val="clear" w:color="auto" w:fill="FFFFFF"/>
        <w:spacing w:after="240"/>
        <w:rPr>
          <w:rFonts w:ascii="Georgia" w:hAnsi="Georgia"/>
          <w:color w:val="333333"/>
        </w:rPr>
      </w:pPr>
      <w:r w:rsidRPr="00B734AF">
        <w:rPr>
          <w:rFonts w:ascii="Georgia" w:hAnsi="Georgia"/>
          <w:bCs/>
          <w:color w:val="333333"/>
        </w:rPr>
        <w:t>2 Testing Flash apps:</w:t>
      </w:r>
      <w:r w:rsidRPr="00B734AF">
        <w:rPr>
          <w:rFonts w:ascii="Georgia" w:hAnsi="Georgia"/>
          <w:color w:val="333333"/>
        </w:rPr>
        <w:t> To automate flash apps with Selenium, one can use Flex Monkium.</w:t>
      </w:r>
    </w:p>
    <w:p w:rsidR="00C42C81" w:rsidRPr="00B734AF" w:rsidRDefault="00B671FF" w:rsidP="00C42C81">
      <w:pPr>
        <w:shd w:val="clear" w:color="auto" w:fill="FFFFFF"/>
        <w:spacing w:after="240"/>
        <w:rPr>
          <w:rFonts w:asciiTheme="minorHAnsi" w:hAnsiTheme="minorHAnsi" w:cs="Arial"/>
        </w:rPr>
      </w:pPr>
      <w:r w:rsidRPr="00B734AF">
        <w:rPr>
          <w:rFonts w:asciiTheme="minorHAnsi" w:hAnsiTheme="minorHAnsi" w:cs="Arial"/>
          <w:color w:val="333333"/>
        </w:rPr>
        <w:br/>
        <w:t>Solution: The one big limitation in Selenium - Select a file in a File Input field for sake of uploading.</w:t>
      </w:r>
      <w:r w:rsidRPr="00B734AF">
        <w:rPr>
          <w:rFonts w:asciiTheme="minorHAnsi" w:hAnsiTheme="minorHAnsi" w:cs="Arial"/>
          <w:color w:val="333333"/>
        </w:rPr>
        <w:br/>
        <w:t>XPaths makes tests slow</w:t>
      </w:r>
      <w:r w:rsidRPr="00B734AF">
        <w:rPr>
          <w:rFonts w:asciiTheme="minorHAnsi" w:hAnsiTheme="minorHAnsi" w:cs="Arial"/>
          <w:color w:val="333333"/>
        </w:rPr>
        <w:br/>
        <w:t>Having Ids for elements make tests faster but the UI code might not have Ids for all elements</w:t>
      </w:r>
      <w:r w:rsidRPr="00B734AF">
        <w:rPr>
          <w:rFonts w:asciiTheme="minorHAnsi" w:hAnsiTheme="minorHAnsi" w:cs="Arial"/>
          <w:color w:val="333333"/>
        </w:rPr>
        <w:br/>
        <w:t>XPaths are brittle - ie flaky because if the UI developer changes anything like adding or removing a DIV, then the XPath becomes invalid and has to be updated in the tests.</w:t>
      </w:r>
      <w:r w:rsidRPr="00B734AF">
        <w:rPr>
          <w:rFonts w:asciiTheme="minorHAnsi" w:hAnsiTheme="minorHAnsi" w:cs="Arial"/>
          <w:color w:val="333333"/>
        </w:rPr>
        <w:br/>
        <w:t>*Also look at my blog above which talks more about File Upload issue with Selenium *</w:t>
      </w:r>
      <w:r w:rsidRPr="00B734AF">
        <w:rPr>
          <w:rFonts w:asciiTheme="minorHAnsi" w:hAnsiTheme="minorHAnsi" w:cs="Arial"/>
          <w:color w:val="333333"/>
        </w:rPr>
        <w:br/>
      </w:r>
    </w:p>
    <w:p w:rsidR="00BF761A" w:rsidRPr="00B734AF" w:rsidRDefault="00BF761A" w:rsidP="00BF761A">
      <w:pPr>
        <w:pStyle w:val="Heading2"/>
        <w:rPr>
          <w:rFonts w:asciiTheme="minorHAnsi" w:hAnsiTheme="minorHAnsi" w:cs="Arial"/>
          <w:sz w:val="24"/>
          <w:szCs w:val="24"/>
        </w:rPr>
        <w:sectPr w:rsidR="00BF761A" w:rsidRPr="00B734AF">
          <w:type w:val="continuous"/>
          <w:pgSz w:w="11906" w:h="16838"/>
          <w:pgMar w:top="1134" w:right="1134" w:bottom="1134" w:left="1134" w:header="720" w:footer="720" w:gutter="0"/>
          <w:cols w:space="720"/>
        </w:sectPr>
      </w:pPr>
      <w:r w:rsidRPr="00B734AF">
        <w:rPr>
          <w:rFonts w:asciiTheme="minorHAnsi" w:hAnsiTheme="minorHAnsi" w:cs="Arial"/>
          <w:sz w:val="24"/>
          <w:szCs w:val="24"/>
        </w:rPr>
        <w:t>11. How to run test cases with dependent in Selenium using TestNG?</w:t>
      </w:r>
    </w:p>
    <w:p w:rsidR="00BF761A" w:rsidRPr="00B734AF" w:rsidRDefault="00BF761A" w:rsidP="00BF761A">
      <w:pPr>
        <w:pStyle w:val="BodyText"/>
        <w:rPr>
          <w:rFonts w:asciiTheme="minorHAnsi" w:hAnsiTheme="minorHAnsi" w:cs="Arial"/>
        </w:rPr>
      </w:pPr>
      <w:r w:rsidRPr="00B734AF">
        <w:rPr>
          <w:rFonts w:asciiTheme="minorHAnsi" w:hAnsiTheme="minorHAnsi" w:cs="Arial"/>
        </w:rPr>
        <w:lastRenderedPageBreak/>
        <w:t xml:space="preserve">Wed, 05/04/2011 - 23:29 — </w:t>
      </w:r>
      <w:hyperlink r:id="rId61" w:history="1">
        <w:r w:rsidRPr="00B734AF">
          <w:rPr>
            <w:rStyle w:val="Hyperlink"/>
            <w:rFonts w:asciiTheme="minorHAnsi" w:hAnsiTheme="minorHAnsi" w:cs="Arial"/>
          </w:rPr>
          <w:t>Srinivasa Bittla</w:t>
        </w:r>
      </w:hyperlink>
    </w:p>
    <w:p w:rsidR="00BF761A" w:rsidRPr="00B734AF" w:rsidRDefault="00BF761A" w:rsidP="00BF761A">
      <w:pPr>
        <w:pStyle w:val="BodyText"/>
        <w:rPr>
          <w:rFonts w:asciiTheme="minorHAnsi" w:hAnsiTheme="minorHAnsi" w:cs="Arial"/>
        </w:rPr>
      </w:pPr>
      <w:r w:rsidRPr="00B734AF">
        <w:rPr>
          <w:rFonts w:asciiTheme="minorHAnsi" w:hAnsiTheme="minorHAnsi" w:cs="Arial"/>
        </w:rPr>
        <w:t>The @Test should be followed by (dependsOnMethods = "testLogin")</w:t>
      </w:r>
      <w:r w:rsidRPr="00B734AF">
        <w:rPr>
          <w:rFonts w:asciiTheme="minorHAnsi" w:hAnsiTheme="minorHAnsi" w:cs="Arial"/>
        </w:rPr>
        <w:br/>
        <w:t xml:space="preserve">Note:- The test case will be executed after the testLogin case </w:t>
      </w:r>
    </w:p>
    <w:p w:rsidR="00BF761A" w:rsidRPr="00B734AF" w:rsidRDefault="00BF761A" w:rsidP="00BF761A">
      <w:pPr>
        <w:pStyle w:val="BodyText"/>
        <w:rPr>
          <w:rFonts w:asciiTheme="minorHAnsi" w:hAnsiTheme="minorHAnsi" w:cs="Arial"/>
        </w:rPr>
        <w:sectPr w:rsidR="00BF761A" w:rsidRPr="00B734AF">
          <w:type w:val="continuous"/>
          <w:pgSz w:w="11906" w:h="16838"/>
          <w:pgMar w:top="1134" w:right="1134" w:bottom="1134" w:left="1134" w:header="720" w:footer="720" w:gutter="0"/>
          <w:cols w:space="720"/>
        </w:sectPr>
      </w:pPr>
      <w:r w:rsidRPr="00B734AF">
        <w:rPr>
          <w:rFonts w:asciiTheme="minorHAnsi" w:hAnsiTheme="minorHAnsi" w:cs="Arial"/>
        </w:rPr>
        <w:t>Ex: @Test(dependsOnMethods = "testLogin")</w:t>
      </w:r>
    </w:p>
    <w:p w:rsidR="00BF761A" w:rsidRPr="00B734AF" w:rsidRDefault="00BF761A" w:rsidP="00BF761A">
      <w:pPr>
        <w:pStyle w:val="BodyText"/>
        <w:rPr>
          <w:rFonts w:asciiTheme="minorHAnsi" w:hAnsiTheme="minorHAnsi" w:cs="Arial"/>
        </w:rPr>
        <w:sectPr w:rsidR="00BF761A" w:rsidRPr="00B734AF">
          <w:type w:val="continuous"/>
          <w:pgSz w:w="11906" w:h="16838"/>
          <w:pgMar w:top="1134" w:right="1134" w:bottom="1134" w:left="1134" w:header="720" w:footer="720" w:gutter="0"/>
          <w:cols w:space="720"/>
        </w:sectPr>
      </w:pPr>
    </w:p>
    <w:p w:rsidR="00BF761A" w:rsidRPr="00B734AF" w:rsidRDefault="00BF761A" w:rsidP="00BF761A">
      <w:pPr>
        <w:pStyle w:val="Heading2"/>
        <w:rPr>
          <w:rFonts w:asciiTheme="minorHAnsi" w:hAnsiTheme="minorHAnsi" w:cs="Arial"/>
          <w:sz w:val="24"/>
          <w:szCs w:val="24"/>
        </w:rPr>
        <w:sectPr w:rsidR="00BF761A" w:rsidRPr="00B734AF">
          <w:type w:val="continuous"/>
          <w:pgSz w:w="11906" w:h="16838"/>
          <w:pgMar w:top="1134" w:right="1134" w:bottom="1134" w:left="1134" w:header="720" w:footer="720" w:gutter="0"/>
          <w:cols w:space="720"/>
        </w:sectPr>
      </w:pPr>
      <w:r w:rsidRPr="00B734AF">
        <w:rPr>
          <w:rFonts w:asciiTheme="minorHAnsi" w:hAnsiTheme="minorHAnsi" w:cs="Arial"/>
          <w:sz w:val="24"/>
          <w:szCs w:val="24"/>
        </w:rPr>
        <w:lastRenderedPageBreak/>
        <w:t>18. What are the limitations of selenium RC</w:t>
      </w:r>
    </w:p>
    <w:p w:rsidR="00BF761A" w:rsidRPr="00B734AF" w:rsidRDefault="00BF761A" w:rsidP="00BF761A">
      <w:pPr>
        <w:pStyle w:val="BodyText"/>
        <w:rPr>
          <w:rFonts w:asciiTheme="minorHAnsi" w:hAnsiTheme="minorHAnsi" w:cs="Arial"/>
        </w:rPr>
      </w:pPr>
      <w:r w:rsidRPr="00B734AF">
        <w:rPr>
          <w:rFonts w:asciiTheme="minorHAnsi" w:hAnsiTheme="minorHAnsi" w:cs="Arial"/>
        </w:rPr>
        <w:lastRenderedPageBreak/>
        <w:t>The limitations of selenium RC are:</w:t>
      </w:r>
      <w:r w:rsidRPr="00B734AF">
        <w:rPr>
          <w:rFonts w:asciiTheme="minorHAnsi" w:hAnsiTheme="minorHAnsi" w:cs="Arial"/>
        </w:rPr>
        <w:br/>
        <w:t xml:space="preserve">1) Switching between the multiple instances of the same </w:t>
      </w:r>
      <w:bookmarkStart w:id="5" w:name="IL_AD1"/>
      <w:bookmarkEnd w:id="5"/>
      <w:r w:rsidRPr="00B734AF">
        <w:rPr>
          <w:rFonts w:asciiTheme="minorHAnsi" w:hAnsiTheme="minorHAnsi" w:cs="Arial"/>
        </w:rPr>
        <w:t>browser is not possible</w:t>
      </w:r>
      <w:r w:rsidRPr="00B734AF">
        <w:rPr>
          <w:rFonts w:asciiTheme="minorHAnsi" w:hAnsiTheme="minorHAnsi" w:cs="Arial"/>
        </w:rPr>
        <w:br/>
        <w:t xml:space="preserve">2) Switching between the multiple instances of the different </w:t>
      </w:r>
      <w:bookmarkStart w:id="6" w:name="IL_AD11"/>
      <w:bookmarkEnd w:id="6"/>
      <w:r w:rsidRPr="00B734AF">
        <w:rPr>
          <w:rFonts w:asciiTheme="minorHAnsi" w:hAnsiTheme="minorHAnsi" w:cs="Arial"/>
        </w:rPr>
        <w:t>browsers is not possible</w:t>
      </w:r>
      <w:r w:rsidRPr="00B734AF">
        <w:rPr>
          <w:rFonts w:asciiTheme="minorHAnsi" w:hAnsiTheme="minorHAnsi" w:cs="Arial"/>
        </w:rPr>
        <w:br/>
        <w:t xml:space="preserve">3) </w:t>
      </w:r>
      <w:r w:rsidRPr="00B734AF">
        <w:rPr>
          <w:rFonts w:asciiTheme="minorHAnsi" w:hAnsiTheme="minorHAnsi" w:cs="Arial"/>
          <w:highlight w:val="yellow"/>
        </w:rPr>
        <w:t>Browser navigation, like back and forward button emulations is not possible</w:t>
      </w:r>
      <w:r w:rsidRPr="00B734AF">
        <w:rPr>
          <w:rFonts w:asciiTheme="minorHAnsi" w:hAnsiTheme="minorHAnsi" w:cs="Arial"/>
        </w:rPr>
        <w:br/>
      </w:r>
      <w:r w:rsidRPr="00B734AF">
        <w:rPr>
          <w:rFonts w:asciiTheme="minorHAnsi" w:hAnsiTheme="minorHAnsi" w:cs="Arial"/>
        </w:rPr>
        <w:lastRenderedPageBreak/>
        <w:t xml:space="preserve">4) </w:t>
      </w:r>
      <w:r w:rsidRPr="00B734AF">
        <w:rPr>
          <w:rFonts w:asciiTheme="minorHAnsi" w:hAnsiTheme="minorHAnsi" w:cs="Arial"/>
          <w:highlight w:val="yellow"/>
        </w:rPr>
        <w:t>Limited features in terms of drag and drop of objects</w:t>
      </w:r>
      <w:r w:rsidRPr="00B734AF">
        <w:rPr>
          <w:rFonts w:asciiTheme="minorHAnsi" w:hAnsiTheme="minorHAnsi" w:cs="Arial"/>
          <w:highlight w:val="yellow"/>
        </w:rPr>
        <w:br/>
        <w:t xml:space="preserve">5) </w:t>
      </w:r>
      <w:bookmarkStart w:id="7" w:name="IL_AD32"/>
      <w:bookmarkEnd w:id="7"/>
      <w:r w:rsidRPr="00B734AF">
        <w:rPr>
          <w:rFonts w:asciiTheme="minorHAnsi" w:hAnsiTheme="minorHAnsi" w:cs="Arial"/>
          <w:highlight w:val="yellow"/>
        </w:rPr>
        <w:t xml:space="preserve">To work with Ajax based UI </w:t>
      </w:r>
      <w:bookmarkStart w:id="8" w:name="IL_AD12"/>
      <w:bookmarkEnd w:id="8"/>
      <w:r w:rsidRPr="00B734AF">
        <w:rPr>
          <w:rFonts w:asciiTheme="minorHAnsi" w:hAnsiTheme="minorHAnsi" w:cs="Arial"/>
          <w:highlight w:val="yellow"/>
        </w:rPr>
        <w:t>elements there are very limited features are there with Selenium RC</w:t>
      </w:r>
    </w:p>
    <w:p w:rsidR="00BF761A" w:rsidRPr="00B734AF" w:rsidRDefault="00BF761A" w:rsidP="00BF761A">
      <w:pPr>
        <w:pStyle w:val="BodyText"/>
        <w:rPr>
          <w:rFonts w:asciiTheme="minorHAnsi" w:hAnsiTheme="minorHAnsi" w:cs="Arial"/>
        </w:rPr>
        <w:sectPr w:rsidR="00BF761A" w:rsidRPr="00B734AF">
          <w:type w:val="continuous"/>
          <w:pgSz w:w="11906" w:h="16838"/>
          <w:pgMar w:top="1134" w:right="1134" w:bottom="1134" w:left="1134" w:header="720" w:footer="720" w:gutter="0"/>
          <w:cols w:space="720"/>
        </w:sectPr>
      </w:pPr>
      <w:r w:rsidRPr="00B734AF">
        <w:rPr>
          <w:rFonts w:asciiTheme="minorHAnsi" w:hAnsiTheme="minorHAnsi" w:cs="Arial"/>
        </w:rPr>
        <w:t>To overcome the above limitations we use selenium web driver or google web driver</w:t>
      </w:r>
    </w:p>
    <w:p w:rsidR="00BF761A" w:rsidRPr="00B734AF" w:rsidRDefault="00BF761A" w:rsidP="00BF761A">
      <w:pPr>
        <w:pStyle w:val="Heading2"/>
        <w:rPr>
          <w:rFonts w:asciiTheme="minorHAnsi" w:hAnsiTheme="minorHAnsi" w:cs="Arial"/>
          <w:sz w:val="24"/>
          <w:szCs w:val="24"/>
        </w:rPr>
        <w:sectPr w:rsidR="00BF761A" w:rsidRPr="00B734AF">
          <w:type w:val="continuous"/>
          <w:pgSz w:w="11906" w:h="16838"/>
          <w:pgMar w:top="1134" w:right="1134" w:bottom="1134" w:left="1134" w:header="720" w:footer="720" w:gutter="0"/>
          <w:cols w:space="720"/>
        </w:sectPr>
      </w:pPr>
      <w:r w:rsidRPr="00B734AF">
        <w:rPr>
          <w:rFonts w:asciiTheme="minorHAnsi" w:hAnsiTheme="minorHAnsi" w:cs="Arial"/>
          <w:sz w:val="24"/>
          <w:szCs w:val="24"/>
        </w:rPr>
        <w:lastRenderedPageBreak/>
        <w:t>19. How to do database testing using selenium rc?</w:t>
      </w:r>
    </w:p>
    <w:p w:rsidR="00BF761A" w:rsidRPr="00B734AF" w:rsidRDefault="00BF761A" w:rsidP="00BF761A">
      <w:pPr>
        <w:pStyle w:val="BodyText"/>
        <w:rPr>
          <w:rFonts w:asciiTheme="minorHAnsi" w:hAnsiTheme="minorHAnsi" w:cs="Arial"/>
        </w:rPr>
      </w:pPr>
      <w:r w:rsidRPr="00B734AF">
        <w:rPr>
          <w:rFonts w:asciiTheme="minorHAnsi" w:hAnsiTheme="minorHAnsi" w:cs="Arial"/>
        </w:rPr>
        <w:lastRenderedPageBreak/>
        <w:br/>
        <w:t xml:space="preserve">There are no </w:t>
      </w:r>
      <w:bookmarkStart w:id="9" w:name="IL_AD9"/>
      <w:bookmarkEnd w:id="9"/>
      <w:r w:rsidRPr="00B734AF">
        <w:rPr>
          <w:rFonts w:asciiTheme="minorHAnsi" w:hAnsiTheme="minorHAnsi" w:cs="Arial"/>
        </w:rPr>
        <w:t xml:space="preserve">selenium specific commands to do the </w:t>
      </w:r>
      <w:bookmarkStart w:id="10" w:name="IL_AD52"/>
      <w:bookmarkEnd w:id="10"/>
      <w:r w:rsidRPr="00B734AF">
        <w:rPr>
          <w:rFonts w:asciiTheme="minorHAnsi" w:hAnsiTheme="minorHAnsi" w:cs="Arial"/>
        </w:rPr>
        <w:t xml:space="preserve">database </w:t>
      </w:r>
      <w:bookmarkStart w:id="11" w:name="IL_AD61"/>
      <w:bookmarkEnd w:id="11"/>
      <w:r w:rsidRPr="00B734AF">
        <w:rPr>
          <w:rFonts w:asciiTheme="minorHAnsi" w:hAnsiTheme="minorHAnsi" w:cs="Arial"/>
        </w:rPr>
        <w:t xml:space="preserve">testing. But, you have the work around with </w:t>
      </w:r>
      <w:bookmarkStart w:id="12" w:name="IL_AD44"/>
      <w:bookmarkEnd w:id="12"/>
      <w:r w:rsidRPr="00B734AF">
        <w:rPr>
          <w:rFonts w:asciiTheme="minorHAnsi" w:hAnsiTheme="minorHAnsi" w:cs="Arial"/>
        </w:rPr>
        <w:t xml:space="preserve">native language. Here is </w:t>
      </w:r>
      <w:bookmarkStart w:id="13" w:name="IL_AD10"/>
      <w:bookmarkEnd w:id="13"/>
      <w:r w:rsidRPr="00B734AF">
        <w:rPr>
          <w:rFonts w:asciiTheme="minorHAnsi" w:hAnsiTheme="minorHAnsi" w:cs="Arial"/>
        </w:rPr>
        <w:t>the example how you can make database testing in selenium. The below mentioned commands will help you to begin with.</w:t>
      </w:r>
    </w:p>
    <w:p w:rsidR="00BF761A" w:rsidRPr="00B734AF" w:rsidRDefault="00BF761A" w:rsidP="00BF761A">
      <w:pPr>
        <w:pStyle w:val="BodyText"/>
        <w:rPr>
          <w:rFonts w:asciiTheme="minorHAnsi" w:hAnsiTheme="minorHAnsi" w:cs="Arial"/>
          <w:b/>
        </w:rPr>
      </w:pPr>
      <w:r w:rsidRPr="00B734AF">
        <w:rPr>
          <w:rFonts w:asciiTheme="minorHAnsi" w:hAnsiTheme="minorHAnsi" w:cs="Arial"/>
        </w:rPr>
        <w:t xml:space="preserve">Before you use the below code </w:t>
      </w:r>
      <w:bookmarkStart w:id="14" w:name="IL_AD81"/>
      <w:bookmarkEnd w:id="14"/>
      <w:r w:rsidRPr="00B734AF">
        <w:rPr>
          <w:rFonts w:asciiTheme="minorHAnsi" w:hAnsiTheme="minorHAnsi" w:cs="Arial"/>
          <w:b/>
        </w:rPr>
        <w:t xml:space="preserve">You should have created the DSN name for </w:t>
      </w:r>
      <w:bookmarkStart w:id="15" w:name="IL_AD23"/>
      <w:bookmarkEnd w:id="15"/>
      <w:r w:rsidRPr="00B734AF">
        <w:rPr>
          <w:rFonts w:asciiTheme="minorHAnsi" w:hAnsiTheme="minorHAnsi" w:cs="Arial"/>
          <w:b/>
        </w:rPr>
        <w:t>MS SQL Server DB or Oracle DB using ODBC drivers. Here the name that we have used for the database DSN name is QT_Flight32. And the table in that database we are using is Orders. Hope the remaining steps you can easily understand.</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//KEEP THE NAME OF THE PACKAGE</w:t>
      </w:r>
      <w:r w:rsidRPr="00B734AF">
        <w:rPr>
          <w:rFonts w:asciiTheme="minorHAnsi" w:hAnsiTheme="minorHAnsi" w:cs="Arial"/>
        </w:rPr>
        <w:br/>
        <w:t>package com.src.test;</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xml:space="preserve">//IMPORT </w:t>
      </w:r>
      <w:bookmarkStart w:id="16" w:name="IL_AD71"/>
      <w:bookmarkEnd w:id="16"/>
      <w:r w:rsidRPr="00B734AF">
        <w:rPr>
          <w:rFonts w:asciiTheme="minorHAnsi" w:hAnsiTheme="minorHAnsi" w:cs="Arial"/>
          <w:b/>
        </w:rPr>
        <w:t>THE SQL PACKAGE</w:t>
      </w:r>
      <w:r w:rsidRPr="00B734AF">
        <w:rPr>
          <w:rFonts w:asciiTheme="minorHAnsi" w:hAnsiTheme="minorHAnsi" w:cs="Arial"/>
          <w:b/>
        </w:rPr>
        <w:br/>
        <w:t>import java.sql.* ;</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//DECLARE THE CLASS</w:t>
      </w:r>
      <w:r w:rsidRPr="00B734AF">
        <w:rPr>
          <w:rFonts w:asciiTheme="minorHAnsi" w:hAnsiTheme="minorHAnsi" w:cs="Arial"/>
        </w:rPr>
        <w:br/>
        <w:t>class JDBCODBCTestCase</w:t>
      </w:r>
      <w:r w:rsidRPr="00B734AF">
        <w:rPr>
          <w:rFonts w:asciiTheme="minorHAnsi" w:hAnsiTheme="minorHAnsi" w:cs="Arial"/>
        </w:rPr>
        <w:br/>
        <w:t>{</w:t>
      </w:r>
    </w:p>
    <w:p w:rsidR="00BF761A" w:rsidRPr="00B734AF" w:rsidRDefault="00BF761A" w:rsidP="00BF761A">
      <w:pPr>
        <w:pStyle w:val="BodyText"/>
        <w:rPr>
          <w:rFonts w:asciiTheme="minorHAnsi" w:hAnsiTheme="minorHAnsi" w:cs="Arial"/>
        </w:rPr>
      </w:pPr>
      <w:r w:rsidRPr="00B734AF">
        <w:rPr>
          <w:rFonts w:asciiTheme="minorHAnsi" w:hAnsiTheme="minorHAnsi" w:cs="Arial"/>
          <w:b/>
        </w:rPr>
        <w:t xml:space="preserve">//WRITE THE MAIN METHOD TO CONNECT TO THE DATABASE </w:t>
      </w:r>
      <w:r w:rsidRPr="00B734AF">
        <w:rPr>
          <w:rFonts w:asciiTheme="minorHAnsi" w:hAnsiTheme="minorHAnsi" w:cs="Arial"/>
        </w:rPr>
        <w:br/>
        <w:t>public static void main( String args[] )</w:t>
      </w:r>
      <w:r w:rsidRPr="00B734AF">
        <w:rPr>
          <w:rFonts w:asciiTheme="minorHAnsi" w:hAnsiTheme="minorHAnsi" w:cs="Arial"/>
        </w:rPr>
        <w:br/>
        <w:t>{</w:t>
      </w:r>
    </w:p>
    <w:p w:rsidR="00BF761A" w:rsidRPr="00B734AF" w:rsidRDefault="00BF761A" w:rsidP="00BF761A">
      <w:pPr>
        <w:pStyle w:val="BodyText"/>
        <w:rPr>
          <w:rFonts w:asciiTheme="minorHAnsi" w:hAnsiTheme="minorHAnsi" w:cs="Arial"/>
          <w:b/>
        </w:rPr>
      </w:pPr>
      <w:r w:rsidRPr="00B734AF">
        <w:rPr>
          <w:rFonts w:asciiTheme="minorHAnsi" w:hAnsiTheme="minorHAnsi" w:cs="Arial"/>
        </w:rPr>
        <w:t>try{</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LOAD THE DATABASE DRIVER</w:t>
      </w:r>
      <w:r w:rsidRPr="00B734AF">
        <w:rPr>
          <w:rFonts w:asciiTheme="minorHAnsi" w:hAnsiTheme="minorHAnsi" w:cs="Arial"/>
        </w:rPr>
        <w:br/>
        <w:t xml:space="preserve">Class.forName( "sun.jdbc.odbc.JdbcOdbcDriver" ) ; </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ESTABLISH THE CONNECTION TO THE DATABASE</w:t>
      </w:r>
      <w:r w:rsidRPr="00B734AF">
        <w:rPr>
          <w:rFonts w:asciiTheme="minorHAnsi" w:hAnsiTheme="minorHAnsi" w:cs="Arial"/>
        </w:rPr>
        <w:br/>
        <w:t>Connection conn = DriverManager.getConnection( "jdbc:odbc:QT_Flight32" ) ;</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GET A STATEMENT FOR THE CONNECTION</w:t>
      </w:r>
      <w:r w:rsidRPr="00B734AF">
        <w:rPr>
          <w:rFonts w:asciiTheme="minorHAnsi" w:hAnsiTheme="minorHAnsi" w:cs="Arial"/>
        </w:rPr>
        <w:br/>
        <w:t>Statement stmt = conn.createStatement() ;</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PREPARE THE SQL STATEMENT</w:t>
      </w:r>
      <w:r w:rsidRPr="00B734AF">
        <w:rPr>
          <w:rFonts w:asciiTheme="minorHAnsi" w:hAnsiTheme="minorHAnsi" w:cs="Arial"/>
        </w:rPr>
        <w:br/>
        <w:t>String strSQL = "SELECT * FROM Orders";</w:t>
      </w:r>
    </w:p>
    <w:p w:rsidR="00BF761A" w:rsidRPr="00B734AF" w:rsidRDefault="00BF761A" w:rsidP="00BF761A">
      <w:pPr>
        <w:pStyle w:val="BodyText"/>
        <w:rPr>
          <w:rFonts w:asciiTheme="minorHAnsi" w:hAnsiTheme="minorHAnsi" w:cs="Arial"/>
          <w:b/>
        </w:rPr>
      </w:pPr>
      <w:r w:rsidRPr="00B734AF">
        <w:rPr>
          <w:rFonts w:asciiTheme="minorHAnsi" w:hAnsiTheme="minorHAnsi" w:cs="Arial"/>
          <w:b/>
        </w:rPr>
        <w:t>// EXECUTE THE SQL QUERY AND STORE IN RESULTS SET</w:t>
      </w:r>
      <w:r w:rsidRPr="00B734AF">
        <w:rPr>
          <w:rFonts w:asciiTheme="minorHAnsi" w:hAnsiTheme="minorHAnsi" w:cs="Arial"/>
        </w:rPr>
        <w:br/>
        <w:t>ResultSet rs = stmt.executeQuery( strSQL ) ;</w:t>
      </w:r>
    </w:p>
    <w:p w:rsidR="00CA5EA0" w:rsidRPr="00B734AF" w:rsidRDefault="00BF761A" w:rsidP="00BF761A">
      <w:pPr>
        <w:pStyle w:val="BodyText"/>
        <w:rPr>
          <w:rFonts w:asciiTheme="minorHAnsi" w:hAnsiTheme="minorHAnsi" w:cs="Arial"/>
          <w:b/>
        </w:rPr>
      </w:pPr>
      <w:r w:rsidRPr="00B734AF">
        <w:rPr>
          <w:rFonts w:asciiTheme="minorHAnsi" w:hAnsiTheme="minorHAnsi" w:cs="Arial"/>
          <w:b/>
        </w:rPr>
        <w:t>// LOOP THE RESULT TILL IT REACHED END</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b/>
          <w:bCs/>
          <w:color w:val="000000"/>
        </w:rPr>
        <w:t>while</w:t>
      </w:r>
      <w:r w:rsidRPr="00B734AF">
        <w:rPr>
          <w:rFonts w:ascii="Consolas" w:hAnsi="Consolas" w:cs="Consolas"/>
          <w:color w:val="000000"/>
        </w:rPr>
        <w:t>(rs.next()) {</w:t>
      </w:r>
    </w:p>
    <w:p w:rsidR="00CA5EA0" w:rsidRPr="00B734AF" w:rsidRDefault="005A5CBE"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int</w:t>
      </w:r>
      <w:r w:rsidR="00CA5EA0" w:rsidRPr="00B734AF">
        <w:rPr>
          <w:rFonts w:ascii="Consolas" w:hAnsi="Consolas" w:cs="Consolas"/>
          <w:color w:val="000000"/>
        </w:rPr>
        <w:t xml:space="preserve"> EmpId= rs.getInt(</w:t>
      </w:r>
      <w:r w:rsidR="00CA5EA0" w:rsidRPr="00B734AF">
        <w:rPr>
          <w:rFonts w:ascii="Consolas" w:hAnsi="Consolas" w:cs="Consolas"/>
          <w:color w:val="DD1144"/>
        </w:rPr>
        <w:t>"EmpId"</w:t>
      </w:r>
      <w:r w:rsidR="00CA5EA0" w:rsidRPr="00B734AF">
        <w:rPr>
          <w:rFonts w:ascii="Consolas" w:hAnsi="Consolas" w:cs="Consolas"/>
          <w:color w:val="000000"/>
        </w:rPr>
        <w: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b/>
          <w:bCs/>
          <w:color w:val="000000"/>
        </w:rPr>
        <w:t>String</w:t>
      </w:r>
      <w:r w:rsidRPr="00B734AF">
        <w:rPr>
          <w:rFonts w:ascii="Consolas" w:hAnsi="Consolas" w:cs="Consolas"/>
          <w:color w:val="000000"/>
        </w:rPr>
        <w:t xml:space="preserve"> EmpName= rs.getString(</w:t>
      </w:r>
      <w:r w:rsidRPr="00B734AF">
        <w:rPr>
          <w:rFonts w:ascii="Consolas" w:hAnsi="Consolas" w:cs="Consolas"/>
          <w:color w:val="DD1144"/>
        </w:rPr>
        <w:t>"EmpName"</w:t>
      </w:r>
      <w:r w:rsidRPr="00B734AF">
        <w:rPr>
          <w:rFonts w:ascii="Consolas" w:hAnsi="Consolas" w:cs="Consolas"/>
          <w:color w:val="000000"/>
        </w:rPr>
        <w: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b/>
          <w:bCs/>
          <w:color w:val="000000"/>
        </w:rPr>
        <w:t>String</w:t>
      </w:r>
      <w:r w:rsidRPr="00B734AF">
        <w:rPr>
          <w:rFonts w:ascii="Consolas" w:hAnsi="Consolas" w:cs="Consolas"/>
          <w:color w:val="000000"/>
        </w:rPr>
        <w:t xml:space="preserve"> EmpAddress=rs.getString(</w:t>
      </w:r>
      <w:r w:rsidRPr="00B734AF">
        <w:rPr>
          <w:rFonts w:ascii="Consolas" w:hAnsi="Consolas" w:cs="Consolas"/>
          <w:color w:val="009999"/>
        </w:rPr>
        <w:t>3</w:t>
      </w:r>
      <w:r w:rsidRPr="00B734AF">
        <w:rPr>
          <w:rFonts w:ascii="Consolas" w:hAnsi="Consolas" w:cs="Consolas"/>
          <w:color w:val="000000"/>
        </w:rPr>
        <w: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Double EmpSal= rs.getDouble(</w:t>
      </w:r>
      <w:r w:rsidRPr="00B734AF">
        <w:rPr>
          <w:rFonts w:ascii="Consolas" w:hAnsi="Consolas" w:cs="Consolas"/>
          <w:color w:val="009999"/>
        </w:rPr>
        <w:t>4</w:t>
      </w:r>
      <w:r w:rsidRPr="00B734AF">
        <w:rPr>
          <w:rFonts w:ascii="Consolas" w:hAnsi="Consolas" w:cs="Consolas"/>
          <w:color w:val="000000"/>
        </w:rPr>
        <w: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b/>
          <w:bCs/>
          <w:color w:val="000000"/>
        </w:rPr>
        <w:t>String</w:t>
      </w:r>
      <w:r w:rsidRPr="00B734AF">
        <w:rPr>
          <w:rFonts w:ascii="Consolas" w:hAnsi="Consolas" w:cs="Consolas"/>
          <w:color w:val="000000"/>
        </w:rPr>
        <w:t xml:space="preserve"> EmpDept=rs.getString(</w:t>
      </w:r>
      <w:r w:rsidRPr="00B734AF">
        <w:rPr>
          <w:rFonts w:ascii="Consolas" w:hAnsi="Consolas" w:cs="Consolas"/>
          <w:color w:val="DD1144"/>
        </w:rPr>
        <w:t>"EmpDept"</w:t>
      </w:r>
      <w:r w:rsidRPr="00B734AF">
        <w:rPr>
          <w:rFonts w:ascii="Consolas" w:hAnsi="Consolas" w:cs="Consolas"/>
          <w:color w:val="000000"/>
        </w:rPr>
        <w: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lastRenderedPageBreak/>
        <w:t>System.out.println(EmpId+</w:t>
      </w:r>
      <w:r w:rsidRPr="00B734AF">
        <w:rPr>
          <w:rFonts w:ascii="Consolas" w:hAnsi="Consolas" w:cs="Consolas"/>
          <w:color w:val="DD1144"/>
        </w:rPr>
        <w:t>"\t"</w:t>
      </w:r>
      <w:r w:rsidRPr="00B734AF">
        <w:rPr>
          <w:rFonts w:ascii="Consolas" w:hAnsi="Consolas" w:cs="Consolas"/>
          <w:color w:val="000000"/>
        </w:rPr>
        <w:t>+EmpName+</w:t>
      </w:r>
      <w:r w:rsidRPr="00B734AF">
        <w:rPr>
          <w:rFonts w:ascii="Consolas" w:hAnsi="Consolas" w:cs="Consolas"/>
          <w:color w:val="DD1144"/>
        </w:rPr>
        <w:t>"\t"</w:t>
      </w:r>
      <w:r w:rsidRPr="00B734AF">
        <w:rPr>
          <w:rFonts w:ascii="Consolas" w:hAnsi="Consolas" w:cs="Consolas"/>
          <w:color w:val="000000"/>
        </w:rPr>
        <w:t>+EmpAddress+</w:t>
      </w:r>
      <w:r w:rsidRPr="00B734AF">
        <w:rPr>
          <w:rFonts w:ascii="Consolas" w:hAnsi="Consolas" w:cs="Consolas"/>
          <w:color w:val="DD1144"/>
        </w:rPr>
        <w:t>"\t"</w:t>
      </w:r>
      <w:r w:rsidRPr="00B734AF">
        <w:rPr>
          <w:rFonts w:ascii="Consolas" w:hAnsi="Consolas" w:cs="Consolas"/>
          <w:color w:val="000000"/>
        </w:rPr>
        <w:t>+EmpSal+</w:t>
      </w:r>
      <w:r w:rsidRPr="00B734AF">
        <w:rPr>
          <w:rFonts w:ascii="Consolas" w:hAnsi="Consolas" w:cs="Consolas"/>
          <w:color w:val="DD1144"/>
        </w:rPr>
        <w:t>"\t"</w:t>
      </w:r>
      <w:r w:rsidRPr="00B734AF">
        <w:rPr>
          <w:rFonts w:ascii="Consolas" w:hAnsi="Consolas" w:cs="Consolas"/>
          <w:color w:val="000000"/>
        </w:rPr>
        <w:t>+EmpDept);</w:t>
      </w:r>
    </w:p>
    <w:p w:rsidR="00CA5EA0" w:rsidRPr="00B734AF" w:rsidRDefault="00CA5EA0" w:rsidP="00CA5EA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rPr>
          <w:rFonts w:ascii="Consolas" w:hAnsi="Consolas" w:cs="Consolas"/>
          <w:color w:val="333333"/>
        </w:rPr>
      </w:pPr>
      <w:r w:rsidRPr="00B734AF">
        <w:rPr>
          <w:rFonts w:ascii="Consolas" w:hAnsi="Consolas" w:cs="Consolas"/>
          <w:color w:val="000000"/>
        </w:rPr>
        <w:t>}</w:t>
      </w:r>
    </w:p>
    <w:p w:rsidR="00BF761A" w:rsidRPr="00B734AF" w:rsidRDefault="00BF761A" w:rsidP="00BF761A">
      <w:pPr>
        <w:pStyle w:val="BodyText"/>
        <w:rPr>
          <w:rFonts w:asciiTheme="minorHAnsi" w:hAnsiTheme="minorHAnsi" w:cs="Arial"/>
          <w:b/>
        </w:rPr>
      </w:pPr>
      <w:r w:rsidRPr="00B734AF">
        <w:rPr>
          <w:rFonts w:asciiTheme="minorHAnsi" w:hAnsiTheme="minorHAnsi" w:cs="Arial"/>
        </w:rPr>
        <w:br/>
      </w:r>
      <w:r w:rsidRPr="00B734AF">
        <w:rPr>
          <w:rFonts w:asciiTheme="minorHAnsi" w:hAnsiTheme="minorHAnsi" w:cs="Arial"/>
          <w:b/>
        </w:rPr>
        <w:t>// rs.getString(1) - FIRST COLUMN</w:t>
      </w:r>
      <w:r w:rsidRPr="00B734AF">
        <w:rPr>
          <w:rFonts w:asciiTheme="minorHAnsi" w:hAnsiTheme="minorHAnsi" w:cs="Arial"/>
        </w:rPr>
        <w:br/>
      </w:r>
      <w:r w:rsidRPr="00B734AF">
        <w:rPr>
          <w:rFonts w:asciiTheme="minorHAnsi" w:hAnsiTheme="minorHAnsi" w:cs="Arial"/>
          <w:b/>
        </w:rPr>
        <w:t>// rs.getString(2) - SECOND COLUMN ETC</w:t>
      </w:r>
      <w:r w:rsidRPr="00B734AF">
        <w:rPr>
          <w:rFonts w:asciiTheme="minorHAnsi" w:hAnsiTheme="minorHAnsi" w:cs="Arial"/>
        </w:rPr>
        <w:br/>
        <w:t>while( rs.next() )</w:t>
      </w:r>
      <w:r w:rsidRPr="00B734AF">
        <w:rPr>
          <w:rFonts w:asciiTheme="minorHAnsi" w:hAnsiTheme="minorHAnsi" w:cs="Arial"/>
        </w:rPr>
        <w:br/>
        <w:t>System.out.println( rs.getString(1) + rs.getString(2)+ rs.getString(3)+ rs.getString(4)) ;</w:t>
      </w:r>
    </w:p>
    <w:p w:rsidR="00BF761A" w:rsidRPr="00B734AF" w:rsidRDefault="00BF761A" w:rsidP="00BF761A">
      <w:pPr>
        <w:pStyle w:val="BodyText"/>
        <w:rPr>
          <w:rFonts w:asciiTheme="minorHAnsi" w:hAnsiTheme="minorHAnsi" w:cs="Arial"/>
        </w:rPr>
      </w:pPr>
      <w:r w:rsidRPr="00B734AF">
        <w:rPr>
          <w:rFonts w:asciiTheme="minorHAnsi" w:hAnsiTheme="minorHAnsi" w:cs="Arial"/>
          <w:b/>
        </w:rPr>
        <w:t>// CLOSE THE RESULT, STATEMENT AND CONNECTION</w:t>
      </w:r>
      <w:r w:rsidRPr="00B734AF">
        <w:rPr>
          <w:rFonts w:asciiTheme="minorHAnsi" w:hAnsiTheme="minorHAnsi" w:cs="Arial"/>
        </w:rPr>
        <w:br/>
        <w:t>rs.close() ;</w:t>
      </w:r>
      <w:r w:rsidRPr="00B734AF">
        <w:rPr>
          <w:rFonts w:asciiTheme="minorHAnsi" w:hAnsiTheme="minorHAnsi" w:cs="Arial"/>
        </w:rPr>
        <w:br/>
        <w:t>stmt.close() ;</w:t>
      </w:r>
      <w:r w:rsidRPr="00B734AF">
        <w:rPr>
          <w:rFonts w:asciiTheme="minorHAnsi" w:hAnsiTheme="minorHAnsi" w:cs="Arial"/>
        </w:rPr>
        <w:br/>
        <w:t xml:space="preserve">conn.close() ; </w:t>
      </w:r>
    </w:p>
    <w:p w:rsidR="00BF761A" w:rsidRPr="00B734AF" w:rsidRDefault="00BF761A" w:rsidP="00BF761A">
      <w:pPr>
        <w:pStyle w:val="BodyText"/>
        <w:rPr>
          <w:rFonts w:asciiTheme="minorHAnsi" w:hAnsiTheme="minorHAnsi" w:cs="Arial"/>
        </w:rPr>
      </w:pPr>
      <w:r w:rsidRPr="00B734AF">
        <w:rPr>
          <w:rFonts w:asciiTheme="minorHAnsi" w:hAnsiTheme="minorHAnsi" w:cs="Arial"/>
        </w:rPr>
        <w:t>}</w:t>
      </w:r>
      <w:r w:rsidRPr="00B734AF">
        <w:rPr>
          <w:rFonts w:asciiTheme="minorHAnsi" w:hAnsiTheme="minorHAnsi" w:cs="Arial"/>
        </w:rPr>
        <w:br/>
      </w:r>
      <w:r w:rsidRPr="00B734AF">
        <w:rPr>
          <w:rFonts w:asciiTheme="minorHAnsi" w:hAnsiTheme="minorHAnsi" w:cs="Arial"/>
          <w:b/>
        </w:rPr>
        <w:t>// HANDLE THE SQL EXCEPTION</w:t>
      </w:r>
      <w:r w:rsidRPr="00B734AF">
        <w:rPr>
          <w:rFonts w:asciiTheme="minorHAnsi" w:hAnsiTheme="minorHAnsi" w:cs="Arial"/>
        </w:rPr>
        <w:br/>
        <w:t>catch( SQLException se ) {</w:t>
      </w:r>
    </w:p>
    <w:p w:rsidR="00BF761A" w:rsidRPr="00B734AF" w:rsidRDefault="00BF761A" w:rsidP="00BF761A">
      <w:pPr>
        <w:pStyle w:val="BodyText"/>
        <w:rPr>
          <w:rFonts w:asciiTheme="minorHAnsi" w:hAnsiTheme="minorHAnsi" w:cs="Arial"/>
          <w:b/>
        </w:rPr>
      </w:pPr>
      <w:r w:rsidRPr="00B734AF">
        <w:rPr>
          <w:rFonts w:asciiTheme="minorHAnsi" w:hAnsiTheme="minorHAnsi" w:cs="Arial"/>
        </w:rPr>
        <w:t xml:space="preserve">System.out.println( "SQL Exception:" ) ; </w:t>
      </w:r>
    </w:p>
    <w:p w:rsidR="00BF761A" w:rsidRPr="00B734AF" w:rsidRDefault="00BF761A" w:rsidP="00BF761A">
      <w:pPr>
        <w:pStyle w:val="BodyText"/>
        <w:rPr>
          <w:rFonts w:asciiTheme="minorHAnsi" w:hAnsiTheme="minorHAnsi" w:cs="Arial"/>
        </w:rPr>
      </w:pPr>
      <w:r w:rsidRPr="00B734AF">
        <w:rPr>
          <w:rFonts w:asciiTheme="minorHAnsi" w:hAnsiTheme="minorHAnsi" w:cs="Arial"/>
          <w:b/>
        </w:rPr>
        <w:t>// PRINT TILL ALL THE ECEPTIONS ARE RAISED</w:t>
      </w:r>
      <w:r w:rsidRPr="00B734AF">
        <w:rPr>
          <w:rFonts w:asciiTheme="minorHAnsi" w:hAnsiTheme="minorHAnsi" w:cs="Arial"/>
        </w:rPr>
        <w:br/>
        <w:t>while( se != null ) {</w:t>
      </w:r>
    </w:p>
    <w:p w:rsidR="00BF761A" w:rsidRPr="00B734AF" w:rsidRDefault="00BF761A" w:rsidP="00BF761A">
      <w:pPr>
        <w:pStyle w:val="BodyText"/>
        <w:rPr>
          <w:rFonts w:asciiTheme="minorHAnsi" w:hAnsiTheme="minorHAnsi" w:cs="Arial"/>
        </w:rPr>
      </w:pPr>
      <w:r w:rsidRPr="00B734AF">
        <w:rPr>
          <w:rFonts w:asciiTheme="minorHAnsi" w:hAnsiTheme="minorHAnsi" w:cs="Arial"/>
        </w:rPr>
        <w:t>System.out.println( "State : " + se.getSQLState() ) ;</w:t>
      </w:r>
      <w:r w:rsidRPr="00B734AF">
        <w:rPr>
          <w:rFonts w:asciiTheme="minorHAnsi" w:hAnsiTheme="minorHAnsi" w:cs="Arial"/>
        </w:rPr>
        <w:br/>
        <w:t>System.out.println( "Message: " + se.getMessage() ) ;</w:t>
      </w:r>
      <w:r w:rsidRPr="00B734AF">
        <w:rPr>
          <w:rFonts w:asciiTheme="minorHAnsi" w:hAnsiTheme="minorHAnsi" w:cs="Arial"/>
        </w:rPr>
        <w:br/>
        <w:t xml:space="preserve">System.out.println( "Error : " + se.getErrorCode() ) ; </w:t>
      </w:r>
    </w:p>
    <w:p w:rsidR="00BF761A" w:rsidRPr="00B734AF" w:rsidRDefault="00BF761A" w:rsidP="00BF761A">
      <w:pPr>
        <w:pStyle w:val="BodyText"/>
        <w:rPr>
          <w:rFonts w:asciiTheme="minorHAnsi" w:hAnsiTheme="minorHAnsi" w:cs="Arial"/>
        </w:rPr>
      </w:pPr>
      <w:r w:rsidRPr="00B734AF">
        <w:rPr>
          <w:rFonts w:asciiTheme="minorHAnsi" w:hAnsiTheme="minorHAnsi" w:cs="Arial"/>
        </w:rPr>
        <w:t xml:space="preserve">se = se.getNextException() ; </w:t>
      </w:r>
    </w:p>
    <w:p w:rsidR="00BF761A" w:rsidRPr="00B734AF" w:rsidRDefault="00BF761A" w:rsidP="00BF761A">
      <w:pPr>
        <w:pStyle w:val="BodyText"/>
        <w:rPr>
          <w:rFonts w:asciiTheme="minorHAnsi" w:hAnsiTheme="minorHAnsi" w:cs="Arial"/>
        </w:rPr>
      </w:pPr>
      <w:r w:rsidRPr="00B734AF">
        <w:rPr>
          <w:rFonts w:asciiTheme="minorHAnsi" w:hAnsiTheme="minorHAnsi" w:cs="Arial"/>
        </w:rPr>
        <w:t xml:space="preserve">} </w:t>
      </w:r>
    </w:p>
    <w:p w:rsidR="00BF761A" w:rsidRPr="00B734AF" w:rsidRDefault="00BF761A" w:rsidP="00BF761A">
      <w:pPr>
        <w:pStyle w:val="BodyText"/>
        <w:rPr>
          <w:rFonts w:asciiTheme="minorHAnsi" w:hAnsiTheme="minorHAnsi" w:cs="Arial"/>
        </w:rPr>
      </w:pPr>
      <w:r w:rsidRPr="00B734AF">
        <w:rPr>
          <w:rFonts w:asciiTheme="minorHAnsi" w:hAnsiTheme="minorHAnsi" w:cs="Arial"/>
        </w:rPr>
        <w:t>}</w:t>
      </w:r>
      <w:r w:rsidRPr="00B734AF">
        <w:rPr>
          <w:rFonts w:asciiTheme="minorHAnsi" w:hAnsiTheme="minorHAnsi" w:cs="Arial"/>
        </w:rPr>
        <w:br/>
      </w:r>
      <w:r w:rsidRPr="00B734AF">
        <w:rPr>
          <w:rFonts w:asciiTheme="minorHAnsi" w:hAnsiTheme="minorHAnsi" w:cs="Arial"/>
          <w:b/>
        </w:rPr>
        <w:t>//CATCH THE CLASS EXCEPTION</w:t>
      </w:r>
      <w:r w:rsidRPr="00B734AF">
        <w:rPr>
          <w:rFonts w:asciiTheme="minorHAnsi" w:hAnsiTheme="minorHAnsi" w:cs="Arial"/>
        </w:rPr>
        <w:br/>
        <w:t>catch( Exception e ) {</w:t>
      </w:r>
    </w:p>
    <w:p w:rsidR="00BF761A" w:rsidRPr="00B734AF" w:rsidRDefault="00BF761A" w:rsidP="00BF761A">
      <w:pPr>
        <w:pStyle w:val="BodyText"/>
        <w:rPr>
          <w:rFonts w:asciiTheme="minorHAnsi" w:hAnsiTheme="minorHAnsi" w:cs="Arial"/>
        </w:rPr>
      </w:pPr>
      <w:r w:rsidRPr="00B734AF">
        <w:rPr>
          <w:rFonts w:asciiTheme="minorHAnsi" w:hAnsiTheme="minorHAnsi" w:cs="Arial"/>
        </w:rPr>
        <w:t xml:space="preserve">System.out.println( e ) ; </w:t>
      </w:r>
    </w:p>
    <w:p w:rsidR="00BF761A" w:rsidRPr="00B734AF" w:rsidRDefault="00BF761A" w:rsidP="00BF761A">
      <w:pPr>
        <w:pStyle w:val="BodyText"/>
        <w:rPr>
          <w:rFonts w:asciiTheme="minorHAnsi" w:hAnsiTheme="minorHAnsi" w:cs="Arial"/>
        </w:rPr>
      </w:pPr>
      <w:r w:rsidRPr="00B734AF">
        <w:rPr>
          <w:rFonts w:asciiTheme="minorHAnsi" w:hAnsiTheme="minorHAnsi" w:cs="Arial"/>
        </w:rPr>
        <w:t>}</w:t>
      </w:r>
      <w:r w:rsidRPr="00B734AF">
        <w:rPr>
          <w:rFonts w:asciiTheme="minorHAnsi" w:hAnsiTheme="minorHAnsi" w:cs="Arial"/>
        </w:rPr>
        <w:br/>
        <w:t xml:space="preserve">} </w:t>
      </w:r>
    </w:p>
    <w:p w:rsidR="00BF761A" w:rsidRPr="00B734AF" w:rsidRDefault="00BF761A" w:rsidP="00BF761A">
      <w:pPr>
        <w:pStyle w:val="BodyText"/>
        <w:rPr>
          <w:rFonts w:asciiTheme="minorHAnsi" w:hAnsiTheme="minorHAnsi" w:cs="Arial"/>
        </w:rPr>
      </w:pPr>
      <w:r w:rsidRPr="00B734AF">
        <w:rPr>
          <w:rFonts w:asciiTheme="minorHAnsi" w:hAnsiTheme="minorHAnsi" w:cs="Arial"/>
        </w:rPr>
        <w:t>}</w:t>
      </w:r>
    </w:p>
    <w:p w:rsidR="007564C6" w:rsidRPr="00B734AF" w:rsidRDefault="007564C6" w:rsidP="00BF761A">
      <w:pPr>
        <w:pStyle w:val="BodyText"/>
        <w:rPr>
          <w:rFonts w:asciiTheme="minorHAnsi" w:hAnsiTheme="minorHAnsi" w:cs="Arial"/>
        </w:rPr>
      </w:pPr>
      <w:r w:rsidRPr="00B734AF">
        <w:rPr>
          <w:rFonts w:asciiTheme="minorHAnsi" w:hAnsiTheme="minorHAnsi" w:cs="Arial"/>
        </w:rPr>
        <w:t>Updating Records</w:t>
      </w:r>
    </w:p>
    <w:p w:rsidR="007564C6" w:rsidRPr="00B734AF" w:rsidRDefault="007564C6" w:rsidP="007564C6">
      <w:pPr>
        <w:shd w:val="clear" w:color="auto" w:fill="FFFFFF"/>
        <w:spacing w:after="240"/>
        <w:rPr>
          <w:rFonts w:ascii="Georgia" w:hAnsi="Georgia"/>
          <w:color w:val="333333"/>
        </w:rPr>
      </w:pPr>
      <w:r w:rsidRPr="00B734AF">
        <w:rPr>
          <w:rFonts w:ascii="Georgia" w:hAnsi="Georgia"/>
          <w:b/>
          <w:bCs/>
          <w:color w:val="333333"/>
        </w:rPr>
        <w:t>Updating records:</w:t>
      </w:r>
      <w:r w:rsidRPr="00B734AF">
        <w:rPr>
          <w:rFonts w:ascii="Georgia" w:hAnsi="Georgia"/>
          <w:color w:val="333333"/>
        </w:rPr>
        <w:br/>
        <w:t xml:space="preserve">To update records in a table we use a method called executeUpdate(String str) </w:t>
      </w:r>
    </w:p>
    <w:p w:rsidR="007564C6" w:rsidRPr="00B734AF" w:rsidRDefault="007564C6" w:rsidP="007564C6">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DD1144"/>
        </w:rPr>
      </w:pPr>
      <w:r w:rsidRPr="00B734AF">
        <w:rPr>
          <w:rFonts w:ascii="Consolas" w:hAnsi="Consolas" w:cs="Consolas"/>
          <w:color w:val="000000"/>
        </w:rPr>
        <w:t>int result = st.executeUpdate("</w:t>
      </w:r>
      <w:r w:rsidRPr="00B734AF">
        <w:rPr>
          <w:rFonts w:ascii="Consolas" w:hAnsi="Consolas" w:cs="Consolas"/>
          <w:b/>
          <w:bCs/>
          <w:color w:val="000000"/>
        </w:rPr>
        <w:t>update</w:t>
      </w:r>
      <w:r w:rsidRPr="00B734AF">
        <w:rPr>
          <w:rFonts w:ascii="Consolas" w:hAnsi="Consolas" w:cs="Consolas"/>
          <w:color w:val="000000"/>
        </w:rPr>
        <w:t xml:space="preserve"> Employee </w:t>
      </w:r>
      <w:r w:rsidRPr="00B734AF">
        <w:rPr>
          <w:rFonts w:ascii="Consolas" w:hAnsi="Consolas" w:cs="Consolas"/>
          <w:b/>
          <w:bCs/>
          <w:color w:val="000000"/>
        </w:rPr>
        <w:t>set</w:t>
      </w:r>
      <w:r w:rsidRPr="00B734AF">
        <w:rPr>
          <w:rFonts w:ascii="Consolas" w:hAnsi="Consolas" w:cs="Consolas"/>
          <w:color w:val="000000"/>
        </w:rPr>
        <w:t xml:space="preserve"> EmpName=</w:t>
      </w:r>
      <w:r w:rsidRPr="00B734AF">
        <w:rPr>
          <w:rFonts w:ascii="Consolas" w:hAnsi="Consolas" w:cs="Consolas"/>
          <w:color w:val="DD1144"/>
        </w:rPr>
        <w:t>'Robert'</w:t>
      </w:r>
      <w:r w:rsidRPr="00B734AF">
        <w:rPr>
          <w:rFonts w:ascii="Consolas" w:hAnsi="Consolas" w:cs="Consolas"/>
          <w:color w:val="000000"/>
        </w:rPr>
        <w:t xml:space="preserve"> </w:t>
      </w:r>
      <w:r w:rsidRPr="00B734AF">
        <w:rPr>
          <w:rFonts w:ascii="Consolas" w:hAnsi="Consolas" w:cs="Consolas"/>
          <w:b/>
          <w:bCs/>
          <w:color w:val="000000"/>
        </w:rPr>
        <w:t>where</w:t>
      </w:r>
      <w:r w:rsidRPr="00B734AF">
        <w:rPr>
          <w:rFonts w:ascii="Consolas" w:hAnsi="Consolas" w:cs="Consolas"/>
          <w:color w:val="000000"/>
        </w:rPr>
        <w:t xml:space="preserve"> EmpId=</w:t>
      </w:r>
      <w:r w:rsidRPr="00B734AF">
        <w:rPr>
          <w:rFonts w:ascii="Consolas" w:hAnsi="Consolas" w:cs="Consolas"/>
          <w:color w:val="009999"/>
        </w:rPr>
        <w:t>2</w:t>
      </w:r>
      <w:r w:rsidRPr="00B734AF">
        <w:rPr>
          <w:rFonts w:ascii="Consolas" w:hAnsi="Consolas" w:cs="Consolas"/>
          <w:color w:val="DD1144"/>
        </w:rPr>
        <w:t>");</w:t>
      </w:r>
    </w:p>
    <w:p w:rsidR="007564C6" w:rsidRPr="00B734AF" w:rsidRDefault="007564C6" w:rsidP="007564C6">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rPr>
          <w:rFonts w:ascii="Consolas" w:hAnsi="Consolas" w:cs="Consolas"/>
          <w:color w:val="333333"/>
        </w:rPr>
      </w:pPr>
      <w:r w:rsidRPr="00B734AF">
        <w:rPr>
          <w:rFonts w:ascii="Consolas" w:hAnsi="Consolas" w:cs="Consolas"/>
          <w:color w:val="DD1144"/>
        </w:rPr>
        <w:t>System.out.println("</w:t>
      </w:r>
      <w:r w:rsidRPr="00B734AF">
        <w:rPr>
          <w:rFonts w:ascii="Consolas" w:hAnsi="Consolas" w:cs="Consolas"/>
          <w:b/>
          <w:bCs/>
          <w:color w:val="000000"/>
        </w:rPr>
        <w:t>number</w:t>
      </w:r>
      <w:r w:rsidRPr="00B734AF">
        <w:rPr>
          <w:rFonts w:ascii="Consolas" w:hAnsi="Consolas" w:cs="Consolas"/>
          <w:color w:val="000000"/>
        </w:rPr>
        <w:t xml:space="preserve"> </w:t>
      </w:r>
      <w:r w:rsidRPr="00B734AF">
        <w:rPr>
          <w:rFonts w:ascii="Consolas" w:hAnsi="Consolas" w:cs="Consolas"/>
          <w:b/>
          <w:bCs/>
          <w:color w:val="000000"/>
        </w:rPr>
        <w:t>of</w:t>
      </w:r>
      <w:r w:rsidRPr="00B734AF">
        <w:rPr>
          <w:rFonts w:ascii="Consolas" w:hAnsi="Consolas" w:cs="Consolas"/>
          <w:color w:val="000000"/>
        </w:rPr>
        <w:t xml:space="preserve"> records updated </w:t>
      </w:r>
      <w:r w:rsidRPr="00B734AF">
        <w:rPr>
          <w:rFonts w:ascii="Consolas" w:hAnsi="Consolas" w:cs="Consolas"/>
          <w:b/>
          <w:bCs/>
          <w:color w:val="000000"/>
        </w:rPr>
        <w:t>is</w:t>
      </w:r>
      <w:r w:rsidRPr="00B734AF">
        <w:rPr>
          <w:rFonts w:ascii="Consolas" w:hAnsi="Consolas" w:cs="Consolas"/>
          <w:color w:val="DD1144"/>
        </w:rPr>
        <w:t>" +result);</w:t>
      </w:r>
    </w:p>
    <w:p w:rsidR="007564C6" w:rsidRPr="00B734AF" w:rsidRDefault="007564C6" w:rsidP="00BF761A">
      <w:pPr>
        <w:pStyle w:val="BodyText"/>
        <w:rPr>
          <w:rFonts w:asciiTheme="minorHAnsi" w:hAnsiTheme="minorHAnsi" w:cs="Arial"/>
        </w:rPr>
      </w:pPr>
      <w:r w:rsidRPr="00B734AF">
        <w:rPr>
          <w:rFonts w:asciiTheme="minorHAnsi" w:hAnsiTheme="minorHAnsi" w:cs="Arial"/>
        </w:rPr>
        <w:lastRenderedPageBreak/>
        <w:t>Get Coulumn count</w:t>
      </w:r>
    </w:p>
    <w:p w:rsidR="007564C6" w:rsidRPr="00B734AF" w:rsidRDefault="007564C6" w:rsidP="00BF761A">
      <w:pPr>
        <w:pStyle w:val="BodyText"/>
        <w:rPr>
          <w:rFonts w:ascii="Consolas" w:hAnsi="Consolas" w:cs="Consolas"/>
          <w:color w:val="000000"/>
          <w:shd w:val="clear" w:color="auto" w:fill="EEEEEE"/>
        </w:rPr>
      </w:pPr>
      <w:r w:rsidRPr="00B734AF">
        <w:rPr>
          <w:rFonts w:ascii="Consolas" w:hAnsi="Consolas" w:cs="Consolas"/>
          <w:color w:val="000000"/>
          <w:shd w:val="clear" w:color="auto" w:fill="EEEEEE"/>
        </w:rPr>
        <w:t xml:space="preserve">                    </w:t>
      </w:r>
      <w:r w:rsidRPr="00B734AF">
        <w:rPr>
          <w:rStyle w:val="hljs-keyword"/>
          <w:rFonts w:ascii="Consolas" w:hAnsi="Consolas" w:cs="Consolas"/>
          <w:b/>
          <w:bCs/>
          <w:color w:val="000000"/>
          <w:shd w:val="clear" w:color="auto" w:fill="EEEEEE"/>
        </w:rPr>
        <w:t>int</w:t>
      </w:r>
      <w:r w:rsidRPr="00B734AF">
        <w:rPr>
          <w:rFonts w:ascii="Consolas" w:hAnsi="Consolas" w:cs="Consolas"/>
          <w:color w:val="000000"/>
          <w:shd w:val="clear" w:color="auto" w:fill="EEEEEE"/>
        </w:rPr>
        <w:t xml:space="preserve"> columnCount = resultSet.getMetaData().getColumnCount();</w:t>
      </w:r>
    </w:p>
    <w:p w:rsidR="008A4E33" w:rsidRPr="00B734AF" w:rsidRDefault="008A4E33" w:rsidP="00BF761A">
      <w:pPr>
        <w:pStyle w:val="BodyText"/>
        <w:rPr>
          <w:rFonts w:ascii="Consolas" w:hAnsi="Consolas" w:cs="Consolas"/>
          <w:b/>
          <w:color w:val="000000"/>
          <w:shd w:val="clear" w:color="auto" w:fill="EEEEEE"/>
        </w:rPr>
      </w:pPr>
      <w:r w:rsidRPr="00B734AF">
        <w:rPr>
          <w:rFonts w:ascii="Consolas" w:hAnsi="Consolas" w:cs="Consolas"/>
          <w:b/>
          <w:color w:val="000000"/>
          <w:shd w:val="clear" w:color="auto" w:fill="EEEEEE"/>
        </w:rPr>
        <w:t>Access Priperty File</w:t>
      </w:r>
    </w:p>
    <w:p w:rsidR="00464636" w:rsidRPr="00B734AF" w:rsidRDefault="00464636" w:rsidP="00464636">
      <w:pPr>
        <w:shd w:val="clear" w:color="auto" w:fill="FFFFFF"/>
        <w:textAlignment w:val="baseline"/>
        <w:rPr>
          <w:rFonts w:ascii="Arial" w:hAnsi="Arial" w:cs="Arial"/>
          <w:b/>
          <w:color w:val="242729"/>
        </w:rPr>
      </w:pPr>
      <w:r w:rsidRPr="00B734AF">
        <w:rPr>
          <w:rFonts w:ascii="Consolas" w:hAnsi="Consolas" w:cs="Consolas"/>
          <w:b/>
          <w:color w:val="242729"/>
        </w:rPr>
        <w:t>Properties</w:t>
      </w:r>
      <w:r w:rsidRPr="00B734AF">
        <w:rPr>
          <w:rFonts w:ascii="Arial" w:hAnsi="Arial" w:cs="Arial"/>
          <w:b/>
          <w:color w:val="242729"/>
        </w:rPr>
        <w:t> extends </w:t>
      </w:r>
      <w:r w:rsidRPr="00B734AF">
        <w:rPr>
          <w:rFonts w:ascii="Consolas" w:hAnsi="Consolas" w:cs="Consolas"/>
          <w:b/>
          <w:color w:val="242729"/>
        </w:rPr>
        <w:t>HashTable</w:t>
      </w:r>
      <w:r w:rsidRPr="00B734AF">
        <w:rPr>
          <w:rFonts w:ascii="Arial" w:hAnsi="Arial" w:cs="Arial"/>
          <w:b/>
          <w:color w:val="242729"/>
        </w:rPr>
        <w:t> implements </w:t>
      </w:r>
      <w:r w:rsidRPr="00B734AF">
        <w:rPr>
          <w:rFonts w:ascii="Consolas" w:hAnsi="Consolas" w:cs="Consolas"/>
          <w:b/>
          <w:color w:val="242729"/>
        </w:rPr>
        <w:t>Map</w:t>
      </w:r>
      <w:r w:rsidRPr="00B734AF">
        <w:rPr>
          <w:rFonts w:ascii="Arial" w:hAnsi="Arial" w:cs="Arial"/>
          <w:b/>
          <w:color w:val="242729"/>
        </w:rPr>
        <w:t>, so you can get all the keys as a </w:t>
      </w:r>
      <w:r w:rsidRPr="00B734AF">
        <w:rPr>
          <w:rFonts w:ascii="Consolas" w:hAnsi="Consolas" w:cs="Consolas"/>
          <w:b/>
          <w:color w:val="242729"/>
        </w:rPr>
        <w:t>Set&lt;String&gt;</w:t>
      </w:r>
      <w:r w:rsidRPr="00B734AF">
        <w:rPr>
          <w:rFonts w:ascii="Arial" w:hAnsi="Arial" w:cs="Arial"/>
          <w:b/>
          <w:color w:val="242729"/>
        </w:rPr>
        <w:t>using </w:t>
      </w:r>
      <w:r w:rsidRPr="00B734AF">
        <w:rPr>
          <w:rFonts w:ascii="Consolas" w:hAnsi="Consolas" w:cs="Consolas"/>
          <w:b/>
          <w:color w:val="242729"/>
        </w:rPr>
        <w:t>keySet()</w:t>
      </w:r>
      <w:r w:rsidRPr="00B734AF">
        <w:rPr>
          <w:rFonts w:ascii="Arial" w:hAnsi="Arial" w:cs="Arial"/>
          <w:b/>
          <w:color w:val="242729"/>
        </w:rPr>
        <w:t>.</w:t>
      </w:r>
    </w:p>
    <w:p w:rsidR="00464636" w:rsidRPr="00B734AF" w:rsidRDefault="00464636" w:rsidP="00464636">
      <w:pPr>
        <w:shd w:val="clear" w:color="auto" w:fill="FFFFFF"/>
        <w:spacing w:after="240"/>
        <w:textAlignment w:val="baseline"/>
        <w:rPr>
          <w:rFonts w:ascii="Arial" w:hAnsi="Arial" w:cs="Arial"/>
          <w:b/>
          <w:color w:val="242729"/>
        </w:rPr>
      </w:pPr>
      <w:r w:rsidRPr="00B734AF">
        <w:rPr>
          <w:rFonts w:ascii="Arial" w:hAnsi="Arial" w:cs="Arial"/>
          <w:b/>
          <w:color w:val="242729"/>
        </w:rPr>
        <w:t>Any property value is a String. You can split the String given a delimiter.</w:t>
      </w:r>
    </w:p>
    <w:p w:rsidR="00C410DD" w:rsidRPr="00B734AF" w:rsidRDefault="008A4E33" w:rsidP="00C410DD">
      <w:pPr>
        <w:autoSpaceDE w:val="0"/>
        <w:autoSpaceDN w:val="0"/>
        <w:adjustRightInd w:val="0"/>
        <w:rPr>
          <w:rFonts w:ascii="Consolas" w:hAnsi="Consolas" w:cs="Consolas"/>
        </w:rPr>
      </w:pPr>
      <w:r w:rsidRPr="00B734AF">
        <w:rPr>
          <w:rFonts w:ascii="Courier New" w:hAnsi="Courier New" w:cs="Courier New"/>
          <w:color w:val="555555"/>
        </w:rPr>
        <w:tab/>
      </w:r>
      <w:r w:rsidRPr="00B734AF">
        <w:rPr>
          <w:rFonts w:ascii="Courier New" w:hAnsi="Courier New" w:cs="Courier New"/>
          <w:color w:val="555555"/>
        </w:rPr>
        <w:tab/>
      </w:r>
      <w:r w:rsidR="00C410DD" w:rsidRPr="00B734AF">
        <w:rPr>
          <w:rFonts w:ascii="Consolas" w:hAnsi="Consolas" w:cs="Consolas"/>
          <w:color w:val="000000"/>
        </w:rPr>
        <w:t xml:space="preserve">File </w:t>
      </w:r>
      <w:r w:rsidR="00C410DD" w:rsidRPr="00B734AF">
        <w:rPr>
          <w:rFonts w:ascii="Consolas" w:hAnsi="Consolas" w:cs="Consolas"/>
          <w:color w:val="6A3E3E"/>
        </w:rPr>
        <w:t>file</w:t>
      </w:r>
      <w:r w:rsidR="00C410DD" w:rsidRPr="00B734AF">
        <w:rPr>
          <w:rFonts w:ascii="Consolas" w:hAnsi="Consolas" w:cs="Consolas"/>
          <w:color w:val="000000"/>
        </w:rPr>
        <w:t xml:space="preserve"> = </w:t>
      </w:r>
      <w:r w:rsidR="00C410DD" w:rsidRPr="00B734AF">
        <w:rPr>
          <w:rFonts w:ascii="Consolas" w:hAnsi="Consolas" w:cs="Consolas"/>
          <w:b/>
          <w:bCs/>
          <w:color w:val="7F0055"/>
        </w:rPr>
        <w:t>new</w:t>
      </w:r>
      <w:r w:rsidR="00C410DD" w:rsidRPr="00B734AF">
        <w:rPr>
          <w:rFonts w:ascii="Consolas" w:hAnsi="Consolas" w:cs="Consolas"/>
          <w:color w:val="000000"/>
        </w:rPr>
        <w:t xml:space="preserve"> File(</w:t>
      </w:r>
      <w:r w:rsidR="00C410DD" w:rsidRPr="00B734AF">
        <w:rPr>
          <w:rFonts w:ascii="Consolas" w:hAnsi="Consolas" w:cs="Consolas"/>
          <w:color w:val="2A00FF"/>
        </w:rPr>
        <w:t>"config.properties"</w:t>
      </w:r>
      <w:r w:rsidR="00C410DD" w:rsidRPr="00B734AF">
        <w:rPr>
          <w:rFonts w:ascii="Consolas" w:hAnsi="Consolas" w:cs="Consolas"/>
          <w:color w:val="000000"/>
        </w:rPr>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FileInputStream </w:t>
      </w:r>
      <w:r w:rsidRPr="00B734AF">
        <w:rPr>
          <w:rFonts w:ascii="Consolas" w:hAnsi="Consolas" w:cs="Consolas"/>
          <w:color w:val="6A3E3E"/>
        </w:rPr>
        <w:t>fileInput</w:t>
      </w:r>
      <w:r w:rsidRPr="00B734AF">
        <w:rPr>
          <w:rFonts w:ascii="Consolas" w:hAnsi="Consolas" w:cs="Consolas"/>
          <w:color w:val="000000"/>
        </w:rPr>
        <w:t xml:space="preserve"> = </w:t>
      </w:r>
      <w:r w:rsidRPr="00B734AF">
        <w:rPr>
          <w:rFonts w:ascii="Consolas" w:hAnsi="Consolas" w:cs="Consolas"/>
          <w:b/>
          <w:bCs/>
          <w:color w:val="7F0055"/>
        </w:rPr>
        <w:t>new</w:t>
      </w:r>
      <w:r w:rsidRPr="00B734AF">
        <w:rPr>
          <w:rFonts w:ascii="Consolas" w:hAnsi="Consolas" w:cs="Consolas"/>
          <w:color w:val="000000"/>
        </w:rPr>
        <w:t xml:space="preserve"> FileInputStream(</w:t>
      </w:r>
      <w:r w:rsidRPr="00B734AF">
        <w:rPr>
          <w:rFonts w:ascii="Consolas" w:hAnsi="Consolas" w:cs="Consolas"/>
          <w:color w:val="6A3E3E"/>
        </w:rPr>
        <w:t>file</w:t>
      </w:r>
      <w:r w:rsidRPr="00B734AF">
        <w:rPr>
          <w:rFonts w:ascii="Consolas" w:hAnsi="Consolas" w:cs="Consolas"/>
          <w:color w:val="000000"/>
        </w:rPr>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Properties </w:t>
      </w:r>
      <w:r w:rsidRPr="00B734AF">
        <w:rPr>
          <w:rFonts w:ascii="Consolas" w:hAnsi="Consolas" w:cs="Consolas"/>
          <w:color w:val="6A3E3E"/>
        </w:rPr>
        <w:t>prop</w:t>
      </w:r>
      <w:r w:rsidRPr="00B734AF">
        <w:rPr>
          <w:rFonts w:ascii="Consolas" w:hAnsi="Consolas" w:cs="Consolas"/>
          <w:color w:val="000000"/>
        </w:rPr>
        <w:t xml:space="preserve"> = </w:t>
      </w:r>
      <w:r w:rsidRPr="00B734AF">
        <w:rPr>
          <w:rFonts w:ascii="Consolas" w:hAnsi="Consolas" w:cs="Consolas"/>
          <w:b/>
          <w:bCs/>
          <w:color w:val="7F0055"/>
        </w:rPr>
        <w:t>new</w:t>
      </w:r>
      <w:r w:rsidRPr="00B734AF">
        <w:rPr>
          <w:rFonts w:ascii="Consolas" w:hAnsi="Consolas" w:cs="Consolas"/>
          <w:color w:val="000000"/>
        </w:rPr>
        <w:t xml:space="preserve"> Properties();</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prop</w:t>
      </w:r>
      <w:r w:rsidRPr="00B734AF">
        <w:rPr>
          <w:rFonts w:ascii="Consolas" w:hAnsi="Consolas" w:cs="Consolas"/>
          <w:color w:val="000000"/>
        </w:rPr>
        <w:t>.load(</w:t>
      </w:r>
      <w:r w:rsidRPr="00B734AF">
        <w:rPr>
          <w:rFonts w:ascii="Consolas" w:hAnsi="Consolas" w:cs="Consolas"/>
          <w:color w:val="6A3E3E"/>
        </w:rPr>
        <w:t>fileInput</w:t>
      </w:r>
      <w:r w:rsidRPr="00B734AF">
        <w:rPr>
          <w:rFonts w:ascii="Consolas" w:hAnsi="Consolas" w:cs="Consolas"/>
          <w:color w:val="000000"/>
        </w:rPr>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System.</w:t>
      </w:r>
      <w:r w:rsidRPr="00B734AF">
        <w:rPr>
          <w:rFonts w:ascii="Consolas" w:hAnsi="Consolas" w:cs="Consolas"/>
          <w:b/>
          <w:bCs/>
          <w:i/>
          <w:iCs/>
          <w:color w:val="0000C0"/>
        </w:rPr>
        <w:t>out</w:t>
      </w:r>
      <w:r w:rsidRPr="00B734AF">
        <w:rPr>
          <w:rFonts w:ascii="Consolas" w:hAnsi="Consolas" w:cs="Consolas"/>
          <w:color w:val="000000"/>
        </w:rPr>
        <w:t>.println(</w:t>
      </w:r>
      <w:r w:rsidRPr="00B734AF">
        <w:rPr>
          <w:rFonts w:ascii="Consolas" w:hAnsi="Consolas" w:cs="Consolas"/>
          <w:color w:val="6A3E3E"/>
        </w:rPr>
        <w:t>prop</w:t>
      </w:r>
      <w:r w:rsidRPr="00B734AF">
        <w:rPr>
          <w:rFonts w:ascii="Consolas" w:hAnsi="Consolas" w:cs="Consolas"/>
          <w:color w:val="000000"/>
        </w:rPr>
        <w:t>.keySet());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Set&lt;Object&gt; </w:t>
      </w:r>
      <w:r w:rsidRPr="00B734AF">
        <w:rPr>
          <w:rFonts w:ascii="Consolas" w:hAnsi="Consolas" w:cs="Consolas"/>
          <w:color w:val="6A3E3E"/>
        </w:rPr>
        <w:t>st</w:t>
      </w:r>
      <w:r w:rsidRPr="00B734AF">
        <w:rPr>
          <w:rFonts w:ascii="Consolas" w:hAnsi="Consolas" w:cs="Consolas"/>
          <w:color w:val="000000"/>
        </w:rPr>
        <w:t xml:space="preserve"> =</w:t>
      </w:r>
      <w:r w:rsidRPr="00B734AF">
        <w:rPr>
          <w:rFonts w:ascii="Consolas" w:hAnsi="Consolas" w:cs="Consolas"/>
          <w:color w:val="6A3E3E"/>
        </w:rPr>
        <w:t>prop</w:t>
      </w:r>
      <w:r w:rsidRPr="00B734AF">
        <w:rPr>
          <w:rFonts w:ascii="Consolas" w:hAnsi="Consolas" w:cs="Consolas"/>
          <w:color w:val="000000"/>
        </w:rPr>
        <w:t>.keySet();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b/>
          <w:bCs/>
          <w:color w:val="7F0055"/>
        </w:rPr>
        <w:t>for</w:t>
      </w:r>
      <w:r w:rsidRPr="00B734AF">
        <w:rPr>
          <w:rFonts w:ascii="Consolas" w:hAnsi="Consolas" w:cs="Consolas"/>
          <w:color w:val="000000"/>
        </w:rPr>
        <w:t xml:space="preserve">(Object </w:t>
      </w:r>
      <w:r w:rsidRPr="00B734AF">
        <w:rPr>
          <w:rFonts w:ascii="Consolas" w:hAnsi="Consolas" w:cs="Consolas"/>
          <w:color w:val="6A3E3E"/>
        </w:rPr>
        <w:t>set</w:t>
      </w:r>
      <w:r w:rsidRPr="00B734AF">
        <w:rPr>
          <w:rFonts w:ascii="Consolas" w:hAnsi="Consolas" w:cs="Consolas"/>
          <w:color w:val="000000"/>
        </w:rPr>
        <w:t>:</w:t>
      </w:r>
      <w:r w:rsidRPr="00B734AF">
        <w:rPr>
          <w:rFonts w:ascii="Consolas" w:hAnsi="Consolas" w:cs="Consolas"/>
          <w:color w:val="6A3E3E"/>
        </w:rPr>
        <w:t>st</w:t>
      </w:r>
      <w:r w:rsidRPr="00B734AF">
        <w:rPr>
          <w:rFonts w:ascii="Consolas" w:hAnsi="Consolas" w:cs="Consolas"/>
          <w:color w:val="000000"/>
        </w:rPr>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000000"/>
        </w:rPr>
        <w:tab/>
        <w:t>System.</w:t>
      </w:r>
      <w:r w:rsidRPr="00B734AF">
        <w:rPr>
          <w:rFonts w:ascii="Consolas" w:hAnsi="Consolas" w:cs="Consolas"/>
          <w:b/>
          <w:bCs/>
          <w:i/>
          <w:iCs/>
          <w:color w:val="0000C0"/>
        </w:rPr>
        <w:t>out</w:t>
      </w:r>
      <w:r w:rsidRPr="00B734AF">
        <w:rPr>
          <w:rFonts w:ascii="Consolas" w:hAnsi="Consolas" w:cs="Consolas"/>
          <w:color w:val="000000"/>
        </w:rPr>
        <w:t>.println(</w:t>
      </w:r>
      <w:r w:rsidRPr="00B734AF">
        <w:rPr>
          <w:rFonts w:ascii="Consolas" w:hAnsi="Consolas" w:cs="Consolas"/>
          <w:color w:val="6A3E3E"/>
        </w:rPr>
        <w:t>set</w:t>
      </w:r>
      <w:r w:rsidRPr="00B734AF">
        <w:rPr>
          <w:rFonts w:ascii="Consolas" w:hAnsi="Consolas" w:cs="Consolas"/>
          <w:color w:val="000000"/>
        </w:rPr>
        <w:t>+</w:t>
      </w:r>
      <w:r w:rsidRPr="00B734AF">
        <w:rPr>
          <w:rFonts w:ascii="Consolas" w:hAnsi="Consolas" w:cs="Consolas"/>
          <w:color w:val="2A00FF"/>
        </w:rPr>
        <w:t>"--"</w:t>
      </w:r>
      <w:r w:rsidRPr="00B734AF">
        <w:rPr>
          <w:rFonts w:ascii="Consolas" w:hAnsi="Consolas" w:cs="Consolas"/>
          <w:color w:val="000000"/>
        </w:rPr>
        <w:t>+</w:t>
      </w:r>
      <w:r w:rsidRPr="00B734AF">
        <w:rPr>
          <w:rFonts w:ascii="Consolas" w:hAnsi="Consolas" w:cs="Consolas"/>
          <w:color w:val="6A3E3E"/>
        </w:rPr>
        <w:t>prop</w:t>
      </w:r>
      <w:r w:rsidRPr="00B734AF">
        <w:rPr>
          <w:rFonts w:ascii="Consolas" w:hAnsi="Consolas" w:cs="Consolas"/>
          <w:color w:val="000000"/>
        </w:rPr>
        <w:t>.get(</w:t>
      </w:r>
      <w:r w:rsidRPr="00B734AF">
        <w:rPr>
          <w:rFonts w:ascii="Consolas" w:hAnsi="Consolas" w:cs="Consolas"/>
          <w:color w:val="6A3E3E"/>
        </w:rPr>
        <w:t>set</w:t>
      </w:r>
      <w:r w:rsidRPr="00B734AF">
        <w:rPr>
          <w:rFonts w:ascii="Consolas" w:hAnsi="Consolas" w:cs="Consolas"/>
          <w:color w:val="000000"/>
        </w:rPr>
        <w:t>));</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3F7F5F"/>
        </w:rPr>
        <w:t>//System.out.println();</w:t>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000000"/>
        </w:rPr>
        <w:tab/>
      </w:r>
    </w:p>
    <w:p w:rsidR="00C410DD" w:rsidRPr="00B734AF" w:rsidRDefault="00C410DD" w:rsidP="00C410DD">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w:t>
      </w:r>
    </w:p>
    <w:p w:rsidR="008A4E33" w:rsidRPr="00B734AF" w:rsidRDefault="00C410DD" w:rsidP="00C410DD">
      <w:pPr>
        <w:pBdr>
          <w:top w:val="single" w:sz="4" w:space="0" w:color="CCCCCC"/>
          <w:left w:val="single" w:sz="4" w:space="0" w:color="CCCCCC"/>
          <w:bottom w:val="single" w:sz="4" w:space="0" w:color="CCCCCC"/>
          <w:right w:val="single" w:sz="4" w:space="0"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33" w:lineRule="atLeast"/>
        <w:rPr>
          <w:rFonts w:ascii="Courier New" w:hAnsi="Courier New" w:cs="Courier New"/>
          <w:color w:val="555555"/>
        </w:rPr>
      </w:pPr>
      <w:r w:rsidRPr="00B734AF">
        <w:rPr>
          <w:rFonts w:ascii="Consolas" w:hAnsi="Consolas" w:cs="Consolas"/>
          <w:color w:val="000000"/>
        </w:rPr>
        <w:tab/>
      </w:r>
      <w:r w:rsidR="008A4E33" w:rsidRPr="00B734AF">
        <w:rPr>
          <w:rFonts w:ascii="Courier New" w:hAnsi="Courier New" w:cs="Courier New"/>
          <w:color w:val="555555"/>
        </w:rPr>
        <w:tab/>
      </w:r>
      <w:r w:rsidR="008A4E33" w:rsidRPr="00B734AF">
        <w:rPr>
          <w:rFonts w:ascii="Courier New" w:hAnsi="Courier New" w:cs="Courier New"/>
          <w:color w:val="555555"/>
        </w:rPr>
        <w:tab/>
        <w:t>}</w:t>
      </w:r>
    </w:p>
    <w:p w:rsidR="008A4E33" w:rsidRPr="00B734AF" w:rsidRDefault="008A4E33" w:rsidP="00BF761A">
      <w:pPr>
        <w:pStyle w:val="BodyText"/>
        <w:rPr>
          <w:rFonts w:asciiTheme="minorHAnsi" w:hAnsiTheme="minorHAnsi" w:cs="Arial"/>
        </w:rPr>
      </w:pP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try</w:t>
      </w:r>
      <w:r w:rsidRPr="00B734AF">
        <w:rPr>
          <w:rFonts w:ascii="Consolas" w:hAnsi="Consolas" w:cs="Consolas"/>
          <w:color w:val="303336"/>
        </w:rPr>
        <w:t xml:space="preserve"> {</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858C93"/>
        </w:rPr>
        <w:t>//load a properties file from class path, inside static method</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prop.load(</w:t>
      </w:r>
      <w:r w:rsidRPr="00B734AF">
        <w:rPr>
          <w:rFonts w:ascii="Consolas" w:hAnsi="Consolas" w:cs="Consolas"/>
          <w:color w:val="2B91AF"/>
        </w:rPr>
        <w:t>App</w:t>
      </w:r>
      <w:r w:rsidRPr="00B734AF">
        <w:rPr>
          <w:rFonts w:ascii="Consolas" w:hAnsi="Consolas" w:cs="Consolas"/>
          <w:color w:val="303336"/>
        </w:rPr>
        <w:t>.</w:t>
      </w:r>
      <w:r w:rsidRPr="00B734AF">
        <w:rPr>
          <w:rFonts w:ascii="Consolas" w:hAnsi="Consolas" w:cs="Consolas"/>
          <w:color w:val="101094"/>
        </w:rPr>
        <w:t>class</w:t>
      </w:r>
      <w:r w:rsidRPr="00B734AF">
        <w:rPr>
          <w:rFonts w:ascii="Consolas" w:hAnsi="Consolas" w:cs="Consolas"/>
          <w:color w:val="303336"/>
        </w:rPr>
        <w:t>.getClassLoader().getResourceAsStream(</w:t>
      </w:r>
      <w:r w:rsidRPr="00B734AF">
        <w:rPr>
          <w:rFonts w:ascii="Consolas" w:hAnsi="Consolas" w:cs="Consolas"/>
          <w:color w:val="7D2727"/>
        </w:rPr>
        <w:t>"config.properties"</w:t>
      </w:r>
      <w:r w:rsidRPr="00B734AF">
        <w:rPr>
          <w:rFonts w:ascii="Consolas" w:hAnsi="Consolas" w:cs="Consolas"/>
          <w:color w:val="303336"/>
        </w:rPr>
        <w: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FFFFFF"/>
        </w:rPr>
        <w:t>  </w:t>
      </w:r>
      <w:r w:rsidRPr="00B734AF">
        <w:rPr>
          <w:rFonts w:ascii="Consolas" w:hAnsi="Consolas" w:cs="Consolas"/>
          <w:color w:val="000000"/>
        </w:rPr>
        <w:t>System.out.println(pro.keySet());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858C93"/>
        </w:rPr>
        <w:t>//get the property value and print it out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System</w:t>
      </w:r>
      <w:r w:rsidRPr="00B734AF">
        <w:rPr>
          <w:rFonts w:ascii="Consolas" w:hAnsi="Consolas" w:cs="Consolas"/>
          <w:color w:val="303336"/>
        </w:rPr>
        <w:t>.out.println(prop.getProperty(</w:t>
      </w:r>
      <w:r w:rsidRPr="00B734AF">
        <w:rPr>
          <w:rFonts w:ascii="Consolas" w:hAnsi="Consolas" w:cs="Consolas"/>
          <w:color w:val="7D2727"/>
        </w:rPr>
        <w:t>"database"</w:t>
      </w:r>
      <w:r w:rsidRPr="00B734AF">
        <w:rPr>
          <w:rFonts w:ascii="Consolas" w:hAnsi="Consolas" w:cs="Consolas"/>
          <w:color w:val="303336"/>
        </w:rPr>
        <w: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System</w:t>
      </w:r>
      <w:r w:rsidRPr="00B734AF">
        <w:rPr>
          <w:rFonts w:ascii="Consolas" w:hAnsi="Consolas" w:cs="Consolas"/>
          <w:color w:val="303336"/>
        </w:rPr>
        <w:t>.out.println(prop.getProperty(</w:t>
      </w:r>
      <w:r w:rsidRPr="00B734AF">
        <w:rPr>
          <w:rFonts w:ascii="Consolas" w:hAnsi="Consolas" w:cs="Consolas"/>
          <w:color w:val="7D2727"/>
        </w:rPr>
        <w:t>"dbuser"</w:t>
      </w:r>
      <w:r w:rsidRPr="00B734AF">
        <w:rPr>
          <w:rFonts w:ascii="Consolas" w:hAnsi="Consolas" w:cs="Consolas"/>
          <w:color w:val="303336"/>
        </w:rPr>
        <w: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System</w:t>
      </w:r>
      <w:r w:rsidRPr="00B734AF">
        <w:rPr>
          <w:rFonts w:ascii="Consolas" w:hAnsi="Consolas" w:cs="Consolas"/>
          <w:color w:val="303336"/>
        </w:rPr>
        <w:t>.out.println(prop.getProperty(</w:t>
      </w:r>
      <w:r w:rsidRPr="00B734AF">
        <w:rPr>
          <w:rFonts w:ascii="Consolas" w:hAnsi="Consolas" w:cs="Consolas"/>
          <w:color w:val="7D2727"/>
        </w:rPr>
        <w:t>"dbpassword"</w:t>
      </w:r>
      <w:r w:rsidRPr="00B734AF">
        <w:rPr>
          <w:rFonts w:ascii="Consolas" w:hAnsi="Consolas" w:cs="Consolas"/>
          <w:color w:val="303336"/>
        </w:rPr>
        <w:t>));</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catch</w:t>
      </w:r>
      <w:r w:rsidRPr="00B734AF">
        <w:rPr>
          <w:rFonts w:ascii="Consolas" w:hAnsi="Consolas" w:cs="Consolas"/>
          <w:color w:val="303336"/>
        </w:rPr>
        <w:t xml:space="preserve"> (</w:t>
      </w:r>
      <w:r w:rsidRPr="00B734AF">
        <w:rPr>
          <w:rFonts w:ascii="Consolas" w:hAnsi="Consolas" w:cs="Consolas"/>
          <w:color w:val="2B91AF"/>
        </w:rPr>
        <w:t>IOException</w:t>
      </w:r>
      <w:r w:rsidRPr="00B734AF">
        <w:rPr>
          <w:rFonts w:ascii="Consolas" w:hAnsi="Consolas" w:cs="Consolas"/>
          <w:color w:val="303336"/>
        </w:rPr>
        <w:t xml:space="preserve"> ex) {</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ex.printStackTrace();</w:t>
      </w:r>
    </w:p>
    <w:p w:rsidR="008A4E33" w:rsidRPr="00B734AF" w:rsidRDefault="008A4E33" w:rsidP="008A4E3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93318"/>
        </w:rPr>
      </w:pPr>
      <w:r w:rsidRPr="00B734AF">
        <w:rPr>
          <w:rFonts w:ascii="Consolas" w:hAnsi="Consolas" w:cs="Consolas"/>
          <w:color w:val="303336"/>
        </w:rPr>
        <w:t>}</w:t>
      </w:r>
    </w:p>
    <w:p w:rsidR="00AA0AF7" w:rsidRPr="00B734AF" w:rsidRDefault="00AA0AF7" w:rsidP="00AA0AF7">
      <w:pPr>
        <w:pStyle w:val="Heading3"/>
        <w:spacing w:before="177" w:beforeAutospacing="0" w:after="0" w:afterAutospacing="0"/>
        <w:rPr>
          <w:sz w:val="24"/>
          <w:szCs w:val="24"/>
        </w:rPr>
      </w:pPr>
      <w:r w:rsidRPr="00B734AF">
        <w:rPr>
          <w:sz w:val="24"/>
          <w:szCs w:val="24"/>
        </w:rPr>
        <w:t>How to iterate Properties Files in Java?</w:t>
      </w:r>
    </w:p>
    <w:p w:rsidR="00055F2A" w:rsidRPr="00B734AF" w:rsidRDefault="006E0FC2" w:rsidP="00055F2A">
      <w:pPr>
        <w:pStyle w:val="Heading3"/>
        <w:spacing w:before="177"/>
        <w:rPr>
          <w:b w:val="0"/>
          <w:sz w:val="24"/>
          <w:szCs w:val="24"/>
        </w:rPr>
      </w:pPr>
      <w:r w:rsidRPr="00B734AF">
        <w:rPr>
          <w:sz w:val="24"/>
          <w:szCs w:val="24"/>
        </w:rPr>
        <w:t>1.</w:t>
      </w:r>
      <w:r w:rsidR="00055F2A" w:rsidRPr="00B734AF">
        <w:rPr>
          <w:b w:val="0"/>
          <w:sz w:val="24"/>
          <w:szCs w:val="24"/>
        </w:rPr>
        <w:t>Properties props = System.getProperties();</w:t>
      </w:r>
    </w:p>
    <w:p w:rsidR="00055F2A" w:rsidRPr="00B734AF" w:rsidRDefault="00055F2A" w:rsidP="00055F2A">
      <w:pPr>
        <w:pStyle w:val="Heading3"/>
        <w:spacing w:before="177"/>
        <w:rPr>
          <w:b w:val="0"/>
          <w:sz w:val="24"/>
          <w:szCs w:val="24"/>
        </w:rPr>
      </w:pPr>
      <w:r w:rsidRPr="00B734AF">
        <w:rPr>
          <w:b w:val="0"/>
          <w:sz w:val="24"/>
          <w:szCs w:val="24"/>
        </w:rPr>
        <w:lastRenderedPageBreak/>
        <w:t xml:space="preserve"> for (String key : props .stringPropertyNames())</w:t>
      </w:r>
    </w:p>
    <w:p w:rsidR="00055F2A" w:rsidRPr="00B734AF" w:rsidRDefault="00055F2A" w:rsidP="00055F2A">
      <w:pPr>
        <w:pStyle w:val="Heading3"/>
        <w:spacing w:before="177"/>
        <w:rPr>
          <w:b w:val="0"/>
          <w:sz w:val="24"/>
          <w:szCs w:val="24"/>
        </w:rPr>
      </w:pPr>
      <w:r w:rsidRPr="00B734AF">
        <w:rPr>
          <w:b w:val="0"/>
          <w:sz w:val="24"/>
          <w:szCs w:val="24"/>
        </w:rPr>
        <w:t xml:space="preserve"> {</w:t>
      </w:r>
    </w:p>
    <w:p w:rsidR="00055F2A" w:rsidRPr="00B734AF" w:rsidRDefault="00055F2A" w:rsidP="00055F2A">
      <w:pPr>
        <w:pStyle w:val="Heading3"/>
        <w:spacing w:before="177"/>
        <w:rPr>
          <w:b w:val="0"/>
          <w:sz w:val="24"/>
          <w:szCs w:val="24"/>
        </w:rPr>
      </w:pPr>
      <w:r w:rsidRPr="00B734AF">
        <w:rPr>
          <w:b w:val="0"/>
          <w:sz w:val="24"/>
          <w:szCs w:val="24"/>
        </w:rPr>
        <w:t xml:space="preserve">     System.out.println(key + " = " + props .getProperty(key));</w:t>
      </w:r>
    </w:p>
    <w:p w:rsidR="00055F2A" w:rsidRPr="00B734AF" w:rsidRDefault="00055F2A" w:rsidP="00055F2A">
      <w:pPr>
        <w:pStyle w:val="Heading3"/>
        <w:spacing w:before="177"/>
        <w:rPr>
          <w:b w:val="0"/>
          <w:sz w:val="24"/>
          <w:szCs w:val="24"/>
        </w:rPr>
      </w:pPr>
      <w:r w:rsidRPr="00B734AF">
        <w:rPr>
          <w:b w:val="0"/>
          <w:sz w:val="24"/>
          <w:szCs w:val="24"/>
        </w:rPr>
        <w:t xml:space="preserve"> }</w:t>
      </w:r>
    </w:p>
    <w:p w:rsidR="00055F2A" w:rsidRPr="00B734AF" w:rsidRDefault="00055F2A" w:rsidP="00055F2A">
      <w:pPr>
        <w:pStyle w:val="Heading3"/>
        <w:spacing w:before="177"/>
        <w:rPr>
          <w:b w:val="0"/>
          <w:sz w:val="24"/>
          <w:szCs w:val="24"/>
        </w:rPr>
      </w:pPr>
    </w:p>
    <w:p w:rsidR="00055F2A" w:rsidRPr="00B734AF" w:rsidRDefault="00055F2A" w:rsidP="00055F2A">
      <w:pPr>
        <w:pStyle w:val="Heading3"/>
        <w:spacing w:before="177"/>
        <w:rPr>
          <w:b w:val="0"/>
          <w:sz w:val="24"/>
          <w:szCs w:val="24"/>
        </w:rPr>
      </w:pPr>
      <w:r w:rsidRPr="00B734AF">
        <w:rPr>
          <w:b w:val="0"/>
          <w:sz w:val="24"/>
          <w:szCs w:val="24"/>
        </w:rPr>
        <w:t>2. Properties props = System.getProperties();</w:t>
      </w:r>
    </w:p>
    <w:p w:rsidR="00055F2A" w:rsidRPr="00B734AF" w:rsidRDefault="00055F2A" w:rsidP="00055F2A">
      <w:pPr>
        <w:pStyle w:val="Heading3"/>
        <w:spacing w:before="177"/>
        <w:rPr>
          <w:b w:val="0"/>
          <w:sz w:val="24"/>
          <w:szCs w:val="24"/>
        </w:rPr>
      </w:pPr>
      <w:r w:rsidRPr="00B734AF">
        <w:rPr>
          <w:b w:val="0"/>
          <w:sz w:val="24"/>
          <w:szCs w:val="24"/>
        </w:rPr>
        <w:t xml:space="preserve"> Enumeration e = props.propertyNames();</w:t>
      </w:r>
    </w:p>
    <w:p w:rsidR="00055F2A" w:rsidRPr="00B734AF" w:rsidRDefault="00055F2A" w:rsidP="00055F2A">
      <w:pPr>
        <w:pStyle w:val="Heading3"/>
        <w:spacing w:before="177"/>
        <w:rPr>
          <w:b w:val="0"/>
          <w:sz w:val="24"/>
          <w:szCs w:val="24"/>
        </w:rPr>
      </w:pPr>
    </w:p>
    <w:p w:rsidR="00055F2A" w:rsidRPr="00B734AF" w:rsidRDefault="00055F2A" w:rsidP="00055F2A">
      <w:pPr>
        <w:pStyle w:val="Heading3"/>
        <w:spacing w:before="177"/>
        <w:rPr>
          <w:b w:val="0"/>
          <w:sz w:val="24"/>
          <w:szCs w:val="24"/>
        </w:rPr>
      </w:pPr>
      <w:r w:rsidRPr="00B734AF">
        <w:rPr>
          <w:b w:val="0"/>
          <w:sz w:val="24"/>
          <w:szCs w:val="24"/>
        </w:rPr>
        <w:t xml:space="preserve"> while (e.hasMoreElements())</w:t>
      </w:r>
    </w:p>
    <w:p w:rsidR="00055F2A" w:rsidRPr="00B734AF" w:rsidRDefault="00055F2A" w:rsidP="00055F2A">
      <w:pPr>
        <w:pStyle w:val="Heading3"/>
        <w:spacing w:before="177"/>
        <w:rPr>
          <w:b w:val="0"/>
          <w:sz w:val="24"/>
          <w:szCs w:val="24"/>
        </w:rPr>
      </w:pPr>
      <w:r w:rsidRPr="00B734AF">
        <w:rPr>
          <w:b w:val="0"/>
          <w:sz w:val="24"/>
          <w:szCs w:val="24"/>
        </w:rPr>
        <w:t xml:space="preserve"> {</w:t>
      </w:r>
    </w:p>
    <w:p w:rsidR="00055F2A" w:rsidRPr="00B734AF" w:rsidRDefault="00055F2A" w:rsidP="00055F2A">
      <w:pPr>
        <w:pStyle w:val="Heading3"/>
        <w:spacing w:before="177"/>
        <w:rPr>
          <w:b w:val="0"/>
          <w:sz w:val="24"/>
          <w:szCs w:val="24"/>
        </w:rPr>
      </w:pPr>
      <w:r w:rsidRPr="00B734AF">
        <w:rPr>
          <w:b w:val="0"/>
          <w:sz w:val="24"/>
          <w:szCs w:val="24"/>
        </w:rPr>
        <w:t xml:space="preserve">     String key = (String) e.nextElement();</w:t>
      </w:r>
    </w:p>
    <w:p w:rsidR="00055F2A" w:rsidRPr="00B734AF" w:rsidRDefault="00055F2A" w:rsidP="00055F2A">
      <w:pPr>
        <w:pStyle w:val="Heading3"/>
        <w:spacing w:before="177"/>
        <w:rPr>
          <w:b w:val="0"/>
          <w:sz w:val="24"/>
          <w:szCs w:val="24"/>
        </w:rPr>
      </w:pPr>
      <w:r w:rsidRPr="00B734AF">
        <w:rPr>
          <w:b w:val="0"/>
          <w:sz w:val="24"/>
          <w:szCs w:val="24"/>
        </w:rPr>
        <w:t xml:space="preserve">     System.out.println(key + " = " + props.getProperty(key));</w:t>
      </w:r>
    </w:p>
    <w:p w:rsidR="00055F2A" w:rsidRPr="00B734AF" w:rsidRDefault="00055F2A" w:rsidP="00055F2A">
      <w:pPr>
        <w:pStyle w:val="Heading3"/>
        <w:spacing w:before="177"/>
        <w:rPr>
          <w:b w:val="0"/>
          <w:sz w:val="24"/>
          <w:szCs w:val="24"/>
        </w:rPr>
      </w:pPr>
      <w:r w:rsidRPr="00B734AF">
        <w:rPr>
          <w:b w:val="0"/>
          <w:sz w:val="24"/>
          <w:szCs w:val="24"/>
        </w:rPr>
        <w:t xml:space="preserve"> }</w:t>
      </w:r>
      <w:r w:rsidRPr="00B734AF">
        <w:rPr>
          <w:b w:val="0"/>
          <w:sz w:val="24"/>
          <w:szCs w:val="24"/>
        </w:rPr>
        <w:tab/>
      </w:r>
    </w:p>
    <w:p w:rsidR="00055F2A" w:rsidRPr="00B734AF" w:rsidRDefault="00055F2A" w:rsidP="00055F2A">
      <w:pPr>
        <w:pStyle w:val="Heading3"/>
        <w:spacing w:before="177"/>
        <w:rPr>
          <w:b w:val="0"/>
          <w:sz w:val="24"/>
          <w:szCs w:val="24"/>
        </w:rPr>
      </w:pPr>
    </w:p>
    <w:p w:rsidR="00055F2A" w:rsidRPr="00B734AF" w:rsidRDefault="00055F2A" w:rsidP="00055F2A">
      <w:pPr>
        <w:pStyle w:val="Heading3"/>
        <w:spacing w:before="177"/>
        <w:rPr>
          <w:b w:val="0"/>
          <w:sz w:val="24"/>
          <w:szCs w:val="24"/>
        </w:rPr>
      </w:pPr>
      <w:r w:rsidRPr="00B734AF">
        <w:rPr>
          <w:b w:val="0"/>
          <w:sz w:val="24"/>
          <w:szCs w:val="24"/>
        </w:rPr>
        <w:t>3. Properties props = System.getProperties();</w:t>
      </w:r>
    </w:p>
    <w:p w:rsidR="00055F2A" w:rsidRPr="00B734AF" w:rsidRDefault="00055F2A" w:rsidP="00055F2A">
      <w:pPr>
        <w:pStyle w:val="Heading3"/>
        <w:spacing w:before="177"/>
        <w:rPr>
          <w:b w:val="0"/>
          <w:sz w:val="24"/>
          <w:szCs w:val="24"/>
        </w:rPr>
      </w:pPr>
      <w:r w:rsidRPr="00B734AF">
        <w:rPr>
          <w:b w:val="0"/>
          <w:sz w:val="24"/>
          <w:szCs w:val="24"/>
        </w:rPr>
        <w:t xml:space="preserve"> SortedMap sortedSystemProperties = new TreeMap(props);</w:t>
      </w:r>
    </w:p>
    <w:p w:rsidR="00055F2A" w:rsidRPr="00B734AF" w:rsidRDefault="00055F2A" w:rsidP="00055F2A">
      <w:pPr>
        <w:pStyle w:val="Heading3"/>
        <w:spacing w:before="177"/>
        <w:rPr>
          <w:b w:val="0"/>
          <w:sz w:val="24"/>
          <w:szCs w:val="24"/>
        </w:rPr>
      </w:pPr>
      <w:r w:rsidRPr="00B734AF">
        <w:rPr>
          <w:b w:val="0"/>
          <w:sz w:val="24"/>
          <w:szCs w:val="24"/>
        </w:rPr>
        <w:t xml:space="preserve"> Set keySet = sortedSystemProperties.keySet();</w:t>
      </w:r>
    </w:p>
    <w:p w:rsidR="00055F2A" w:rsidRPr="00B734AF" w:rsidRDefault="00055F2A" w:rsidP="00055F2A">
      <w:pPr>
        <w:pStyle w:val="Heading3"/>
        <w:spacing w:before="177"/>
        <w:rPr>
          <w:b w:val="0"/>
          <w:sz w:val="24"/>
          <w:szCs w:val="24"/>
        </w:rPr>
      </w:pPr>
      <w:r w:rsidRPr="00B734AF">
        <w:rPr>
          <w:b w:val="0"/>
          <w:sz w:val="24"/>
          <w:szCs w:val="24"/>
        </w:rPr>
        <w:t xml:space="preserve"> Iterator iterator = keySet.iterator();</w:t>
      </w:r>
    </w:p>
    <w:p w:rsidR="00055F2A" w:rsidRPr="00B734AF" w:rsidRDefault="00055F2A" w:rsidP="00055F2A">
      <w:pPr>
        <w:pStyle w:val="Heading3"/>
        <w:spacing w:before="177"/>
        <w:rPr>
          <w:b w:val="0"/>
          <w:sz w:val="24"/>
          <w:szCs w:val="24"/>
        </w:rPr>
      </w:pPr>
      <w:r w:rsidRPr="00B734AF">
        <w:rPr>
          <w:b w:val="0"/>
          <w:sz w:val="24"/>
          <w:szCs w:val="24"/>
        </w:rPr>
        <w:t xml:space="preserve"> while (iterator.hasNext())</w:t>
      </w:r>
    </w:p>
    <w:p w:rsidR="00055F2A" w:rsidRPr="00B734AF" w:rsidRDefault="00055F2A" w:rsidP="00055F2A">
      <w:pPr>
        <w:pStyle w:val="Heading3"/>
        <w:spacing w:before="177"/>
        <w:rPr>
          <w:b w:val="0"/>
          <w:sz w:val="24"/>
          <w:szCs w:val="24"/>
        </w:rPr>
      </w:pPr>
      <w:r w:rsidRPr="00B734AF">
        <w:rPr>
          <w:b w:val="0"/>
          <w:sz w:val="24"/>
          <w:szCs w:val="24"/>
        </w:rPr>
        <w:t xml:space="preserve"> {</w:t>
      </w:r>
    </w:p>
    <w:p w:rsidR="00055F2A" w:rsidRPr="00B734AF" w:rsidRDefault="00055F2A" w:rsidP="00055F2A">
      <w:pPr>
        <w:pStyle w:val="Heading3"/>
        <w:spacing w:before="177"/>
        <w:rPr>
          <w:b w:val="0"/>
          <w:sz w:val="24"/>
          <w:szCs w:val="24"/>
        </w:rPr>
      </w:pPr>
      <w:r w:rsidRPr="00B734AF">
        <w:rPr>
          <w:b w:val="0"/>
          <w:sz w:val="24"/>
          <w:szCs w:val="24"/>
        </w:rPr>
        <w:t xml:space="preserve">     String key = (String) iterator.next();</w:t>
      </w:r>
    </w:p>
    <w:p w:rsidR="00055F2A" w:rsidRPr="00B734AF" w:rsidRDefault="00055F2A" w:rsidP="00055F2A">
      <w:pPr>
        <w:pStyle w:val="Heading3"/>
        <w:spacing w:before="177"/>
        <w:rPr>
          <w:b w:val="0"/>
          <w:sz w:val="24"/>
          <w:szCs w:val="24"/>
        </w:rPr>
      </w:pPr>
      <w:r w:rsidRPr="00B734AF">
        <w:rPr>
          <w:b w:val="0"/>
          <w:sz w:val="24"/>
          <w:szCs w:val="24"/>
        </w:rPr>
        <w:t xml:space="preserve">     System.out.println(key + " = " + props .getProperty(key));</w:t>
      </w:r>
    </w:p>
    <w:p w:rsidR="00055F2A" w:rsidRPr="00B734AF" w:rsidRDefault="00055F2A" w:rsidP="00055F2A">
      <w:pPr>
        <w:pStyle w:val="Heading3"/>
        <w:spacing w:before="177" w:beforeAutospacing="0" w:after="0" w:afterAutospacing="0"/>
        <w:rPr>
          <w:b w:val="0"/>
          <w:sz w:val="24"/>
          <w:szCs w:val="24"/>
        </w:rPr>
      </w:pPr>
      <w:r w:rsidRPr="00B734AF">
        <w:rPr>
          <w:b w:val="0"/>
          <w:sz w:val="24"/>
          <w:szCs w:val="24"/>
        </w:rPr>
        <w:t xml:space="preserve"> }</w:t>
      </w:r>
    </w:p>
    <w:p w:rsidR="00814A63" w:rsidRPr="00B734AF" w:rsidRDefault="00AA0AF7" w:rsidP="00BF761A">
      <w:pPr>
        <w:pStyle w:val="BodyText"/>
      </w:pPr>
      <w:r w:rsidRPr="00B734AF">
        <w:rPr>
          <w:rFonts w:ascii="Trebuchet MS" w:eastAsia="Times New Roman" w:hAnsi="Trebuchet MS" w:cs="Times New Roman"/>
          <w:color w:val="00FFFF"/>
          <w:kern w:val="0"/>
          <w:shd w:val="clear" w:color="auto" w:fill="539BCD"/>
          <w:lang w:eastAsia="en-IN" w:bidi="ar-SA"/>
        </w:rPr>
        <w:br/>
      </w:r>
      <w:r w:rsidRPr="00B734AF">
        <w:rPr>
          <w:rFonts w:ascii="Trebuchet MS" w:eastAsia="Times New Roman" w:hAnsi="Trebuchet MS" w:cs="Times New Roman"/>
          <w:color w:val="00FFFF"/>
          <w:kern w:val="0"/>
          <w:shd w:val="clear" w:color="auto" w:fill="539BCD"/>
          <w:lang w:eastAsia="en-IN" w:bidi="ar-SA"/>
        </w:rPr>
        <w:lastRenderedPageBreak/>
        <w:t>1</w:t>
      </w:r>
      <w:r w:rsidR="00814A63" w:rsidRPr="00B734AF">
        <w:t>DB Verification</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i/>
          <w:iCs/>
          <w:color w:val="999988"/>
        </w:rPr>
        <w:t>//Test to verify Employee table has a record with employee name 'Jack'</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color w:val="000077"/>
        </w:rPr>
        <w:t>@Test</w:t>
      </w:r>
      <w:r w:rsidRPr="00B734AF">
        <w:rPr>
          <w:rFonts w:ascii="Consolas" w:hAnsi="Consolas" w:cs="Consolas"/>
          <w:color w:val="000000"/>
        </w:rPr>
        <w:t xml:space="preserve">(priority = </w:t>
      </w:r>
      <w:r w:rsidRPr="00B734AF">
        <w:rPr>
          <w:rFonts w:ascii="Consolas" w:hAnsi="Consolas" w:cs="Consolas"/>
          <w:color w:val="009999"/>
        </w:rPr>
        <w:t>2</w:t>
      </w:r>
      <w:r w:rsidRPr="00B734AF">
        <w:rPr>
          <w:rFonts w:ascii="Consolas" w:hAnsi="Consolas" w:cs="Consolas"/>
          <w:color w:val="000000"/>
        </w:rPr>
        <w: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b/>
          <w:bCs/>
          <w:color w:val="000000"/>
        </w:rPr>
        <w:t>public</w:t>
      </w:r>
      <w:r w:rsidRPr="00B734AF">
        <w:rPr>
          <w:rFonts w:ascii="Consolas" w:hAnsi="Consolas" w:cs="Consolas"/>
          <w:color w:val="000000"/>
        </w:rPr>
        <w:t xml:space="preserve"> </w:t>
      </w:r>
      <w:r w:rsidRPr="00B734AF">
        <w:rPr>
          <w:rFonts w:ascii="Consolas" w:hAnsi="Consolas" w:cs="Consolas"/>
          <w:b/>
          <w:bCs/>
          <w:color w:val="000000"/>
        </w:rPr>
        <w:t>void</w:t>
      </w:r>
      <w:r w:rsidRPr="00B734AF">
        <w:rPr>
          <w:rFonts w:ascii="Consolas" w:hAnsi="Consolas" w:cs="Consolas"/>
          <w:color w:val="000000"/>
        </w:rPr>
        <w:t xml:space="preserve"> </w:t>
      </w:r>
      <w:r w:rsidRPr="00B734AF">
        <w:rPr>
          <w:rFonts w:ascii="Consolas" w:hAnsi="Consolas" w:cs="Consolas"/>
          <w:b/>
          <w:bCs/>
          <w:color w:val="880000"/>
        </w:rPr>
        <w:t>tesVerifyListOfRecords</w:t>
      </w:r>
      <w:r w:rsidRPr="00B734AF">
        <w:rPr>
          <w:rFonts w:ascii="Consolas" w:hAnsi="Consolas" w:cs="Consolas"/>
          <w:color w:val="000000"/>
        </w:rPr>
        <w:t>() {</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b/>
          <w:bCs/>
          <w:color w:val="000000"/>
        </w:rPr>
        <w:t>boolean</w:t>
      </w:r>
      <w:r w:rsidRPr="00B734AF">
        <w:rPr>
          <w:rFonts w:ascii="Consolas" w:hAnsi="Consolas" w:cs="Consolas"/>
          <w:color w:val="000000"/>
        </w:rPr>
        <w:t xml:space="preserve"> flag = </w:t>
      </w:r>
      <w:r w:rsidRPr="00B734AF">
        <w:rPr>
          <w:rFonts w:ascii="Consolas" w:hAnsi="Consolas" w:cs="Consolas"/>
          <w:b/>
          <w:bCs/>
          <w:color w:val="000000"/>
        </w:rPr>
        <w:t>false</w:t>
      </w:r>
      <w:r w:rsidRPr="00B734AF">
        <w:rPr>
          <w:rFonts w:ascii="Consolas" w:hAnsi="Consolas" w:cs="Consolas"/>
          <w:color w:val="000000"/>
        </w:rPr>
        <w: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List&lt;String&gt; listOfDBValues = </w:t>
      </w:r>
      <w:r w:rsidRPr="00B734AF">
        <w:rPr>
          <w:rFonts w:ascii="Consolas" w:hAnsi="Consolas" w:cs="Consolas"/>
          <w:b/>
          <w:bCs/>
          <w:color w:val="000000"/>
        </w:rPr>
        <w:t>new</w:t>
      </w:r>
      <w:r w:rsidRPr="00B734AF">
        <w:rPr>
          <w:rFonts w:ascii="Consolas" w:hAnsi="Consolas" w:cs="Consolas"/>
          <w:color w:val="000000"/>
        </w:rPr>
        <w:t xml:space="preserve"> ArrayList&lt;String&gt;();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String expEmployeeName = </w:t>
      </w:r>
      <w:r w:rsidRPr="00B734AF">
        <w:rPr>
          <w:rFonts w:ascii="Consolas" w:hAnsi="Consolas" w:cs="Consolas"/>
          <w:color w:val="DD1144"/>
        </w:rPr>
        <w:t>"Jack"</w:t>
      </w:r>
      <w:r w:rsidRPr="00B734AF">
        <w:rPr>
          <w:rFonts w:ascii="Consolas" w:hAnsi="Consolas" w:cs="Consolas"/>
          <w:color w:val="000000"/>
        </w:rPr>
        <w: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String sqlQuery = </w:t>
      </w:r>
      <w:r w:rsidRPr="00B734AF">
        <w:rPr>
          <w:rFonts w:ascii="Consolas" w:hAnsi="Consolas" w:cs="Consolas"/>
          <w:color w:val="DD1144"/>
        </w:rPr>
        <w:t>"select EmpName from employee"</w:t>
      </w:r>
      <w:r w:rsidRPr="00B734AF">
        <w:rPr>
          <w:rFonts w:ascii="Consolas" w:hAnsi="Consolas" w:cs="Consolas"/>
          <w:color w:val="000000"/>
        </w:rPr>
        <w: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i/>
          <w:iCs/>
          <w:color w:val="999988"/>
        </w:rPr>
        <w:t>//Getting list of employee names from employee table</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listOfDBValues = DataBaseConnector.executeSQLQuery_List(</w:t>
      </w:r>
      <w:r w:rsidRPr="00B734AF">
        <w:rPr>
          <w:rFonts w:ascii="Consolas" w:hAnsi="Consolas" w:cs="Consolas"/>
          <w:color w:val="DD1144"/>
        </w:rPr>
        <w:t>"QA"</w:t>
      </w:r>
      <w:r w:rsidRPr="00B734AF">
        <w:rPr>
          <w:rFonts w:ascii="Consolas" w:hAnsi="Consolas" w:cs="Consolas"/>
          <w:color w:val="000000"/>
        </w:rPr>
        <w:t>, sqlQuery);</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b/>
          <w:bCs/>
          <w:color w:val="000000"/>
        </w:rPr>
        <w:t>for</w:t>
      </w:r>
      <w:r w:rsidRPr="00B734AF">
        <w:rPr>
          <w:rFonts w:ascii="Consolas" w:hAnsi="Consolas" w:cs="Consolas"/>
          <w:color w:val="000000"/>
        </w:rPr>
        <w:t xml:space="preserve"> (String strName : listOfDBValues) {</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w:t>
      </w:r>
      <w:r w:rsidRPr="00B734AF">
        <w:rPr>
          <w:rFonts w:ascii="Consolas" w:hAnsi="Consolas" w:cs="Consolas"/>
          <w:b/>
          <w:bCs/>
          <w:color w:val="000000"/>
        </w:rPr>
        <w:t>if</w:t>
      </w:r>
      <w:r w:rsidRPr="00B734AF">
        <w:rPr>
          <w:rFonts w:ascii="Consolas" w:hAnsi="Consolas" w:cs="Consolas"/>
          <w:color w:val="000000"/>
        </w:rPr>
        <w:t xml:space="preserve"> (strName.equalsIgnoreCase(expEmployeeName)) {</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flag = </w:t>
      </w:r>
      <w:r w:rsidRPr="00B734AF">
        <w:rPr>
          <w:rFonts w:ascii="Consolas" w:hAnsi="Consolas" w:cs="Consolas"/>
          <w:b/>
          <w:bCs/>
          <w:color w:val="000000"/>
        </w:rPr>
        <w:t>true</w:t>
      </w:r>
      <w:r w:rsidRPr="00B734AF">
        <w:rPr>
          <w:rFonts w:ascii="Consolas" w:hAnsi="Consolas" w:cs="Consolas"/>
          <w:color w:val="000000"/>
        </w:rPr>
        <w:t xml:space="preserve">; </w:t>
      </w:r>
      <w:r w:rsidRPr="00B734AF">
        <w:rPr>
          <w:rFonts w:ascii="Consolas" w:hAnsi="Consolas" w:cs="Consolas"/>
          <w:b/>
          <w:bCs/>
          <w:color w:val="000000"/>
        </w:rPr>
        <w:t>break</w:t>
      </w:r>
      <w:r w:rsidRPr="00B734AF">
        <w:rPr>
          <w:rFonts w:ascii="Consolas" w:hAnsi="Consolas" w:cs="Consolas"/>
          <w:color w:val="000000"/>
        </w:rPr>
        <w:t>;</w:t>
      </w:r>
    </w:p>
    <w:p w:rsidR="00814A63" w:rsidRPr="00B734AF" w:rsidRDefault="00814A63" w:rsidP="00814A63">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 }</w:t>
      </w:r>
    </w:p>
    <w:p w:rsidR="00814A63" w:rsidRPr="00B734AF" w:rsidRDefault="00814A63" w:rsidP="00041F4F">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333333"/>
        </w:rPr>
      </w:pPr>
      <w:r w:rsidRPr="00B734AF">
        <w:rPr>
          <w:rFonts w:ascii="Consolas" w:hAnsi="Consolas" w:cs="Consolas"/>
          <w:color w:val="000000"/>
        </w:rPr>
        <w:t xml:space="preserve">        Assert.assertTrue(flag, </w:t>
      </w:r>
      <w:r w:rsidRPr="00B734AF">
        <w:rPr>
          <w:rFonts w:ascii="Consolas" w:hAnsi="Consolas" w:cs="Consolas"/>
          <w:color w:val="DD1144"/>
        </w:rPr>
        <w:t>"Retrieved values are not matching with Expected values"</w:t>
      </w:r>
      <w:r w:rsidRPr="00B734AF">
        <w:rPr>
          <w:rFonts w:ascii="Consolas" w:hAnsi="Consolas" w:cs="Consolas"/>
          <w:color w:val="000000"/>
        </w:rPr>
        <w:t>);   }}</w:t>
      </w:r>
    </w:p>
    <w:p w:rsidR="00814A63" w:rsidRPr="00B734AF" w:rsidRDefault="00814A63" w:rsidP="00BF761A">
      <w:pPr>
        <w:pStyle w:val="BodyText"/>
      </w:pPr>
    </w:p>
    <w:p w:rsidR="007821FE" w:rsidRPr="00B734AF" w:rsidRDefault="00802C2E" w:rsidP="007821FE">
      <w:pPr>
        <w:pStyle w:val="Heading1"/>
        <w:shd w:val="clear" w:color="auto" w:fill="FFFFFF"/>
        <w:spacing w:before="0" w:after="0"/>
        <w:textAlignment w:val="baseline"/>
        <w:rPr>
          <w:rFonts w:asciiTheme="minorHAnsi" w:hAnsiTheme="minorHAnsi" w:cs="Arial"/>
          <w:color w:val="000000"/>
          <w:sz w:val="24"/>
          <w:szCs w:val="24"/>
          <w:u w:val="single"/>
        </w:rPr>
      </w:pPr>
      <w:hyperlink r:id="rId62" w:history="1">
        <w:r w:rsidR="007821FE" w:rsidRPr="00B734AF">
          <w:rPr>
            <w:rStyle w:val="Hyperlink"/>
            <w:rFonts w:asciiTheme="minorHAnsi" w:hAnsiTheme="minorHAnsi" w:cs="Arial"/>
            <w:color w:val="000000"/>
            <w:sz w:val="24"/>
            <w:szCs w:val="24"/>
            <w:bdr w:val="none" w:sz="0" w:space="0" w:color="auto" w:frame="1"/>
          </w:rPr>
          <w:t xml:space="preserve">implicit wait vs </w:t>
        </w:r>
        <w:r w:rsidR="007821FE" w:rsidRPr="00B734AF">
          <w:rPr>
            <w:rFonts w:asciiTheme="minorHAnsi" w:hAnsiTheme="minorHAnsi" w:cs="Arial"/>
            <w:color w:val="000000"/>
            <w:sz w:val="24"/>
            <w:szCs w:val="24"/>
            <w:u w:val="single"/>
            <w:shd w:val="clear" w:color="auto" w:fill="FFFFFF"/>
          </w:rPr>
          <w:t>Explicit wair</w:t>
        </w:r>
        <w:r w:rsidR="007821FE" w:rsidRPr="00B734AF">
          <w:rPr>
            <w:rStyle w:val="Hyperlink"/>
            <w:rFonts w:asciiTheme="minorHAnsi" w:hAnsiTheme="minorHAnsi" w:cs="Arial"/>
            <w:color w:val="000000"/>
            <w:sz w:val="24"/>
            <w:szCs w:val="24"/>
            <w:bdr w:val="none" w:sz="0" w:space="0" w:color="auto" w:frame="1"/>
          </w:rPr>
          <w:t xml:space="preserve"> vs Thread.sleep()</w:t>
        </w:r>
      </w:hyperlink>
    </w:p>
    <w:p w:rsidR="00BF761A" w:rsidRPr="00B734AF" w:rsidRDefault="003C4218" w:rsidP="00BF761A">
      <w:pPr>
        <w:pStyle w:val="BodyText"/>
        <w:rPr>
          <w:rFonts w:asciiTheme="minorHAnsi" w:hAnsiTheme="minorHAnsi" w:cs="Arial"/>
          <w:b/>
          <w:color w:val="000000"/>
          <w:shd w:val="clear" w:color="auto" w:fill="FFFFFF"/>
        </w:rPr>
      </w:pPr>
      <w:r w:rsidRPr="00B734AF">
        <w:rPr>
          <w:rFonts w:asciiTheme="minorHAnsi" w:hAnsiTheme="minorHAnsi" w:cs="Arial"/>
          <w:b/>
          <w:color w:val="000000"/>
          <w:shd w:val="clear" w:color="auto" w:fill="FFFFFF"/>
        </w:rPr>
        <w:t>Difference is</w:t>
      </w:r>
      <w:r w:rsidRPr="00B734AF">
        <w:rPr>
          <w:rFonts w:asciiTheme="minorHAnsi" w:hAnsiTheme="minorHAnsi" w:cs="Arial"/>
          <w:b/>
          <w:color w:val="000000"/>
        </w:rPr>
        <w:br/>
      </w:r>
      <w:r w:rsidRPr="00B734AF">
        <w:rPr>
          <w:rFonts w:asciiTheme="minorHAnsi" w:hAnsiTheme="minorHAnsi" w:cs="Arial"/>
          <w:b/>
          <w:color w:val="000000"/>
          <w:shd w:val="clear" w:color="auto" w:fill="FFFFFF"/>
        </w:rPr>
        <w:t>1. Obvious - Implicit wait time is applied to all elements in your</w:t>
      </w:r>
      <w:r w:rsidRPr="00B734AF">
        <w:rPr>
          <w:rFonts w:asciiTheme="minorHAnsi" w:hAnsiTheme="minorHAnsi" w:cs="Arial"/>
          <w:b/>
          <w:color w:val="000000"/>
        </w:rPr>
        <w:br/>
      </w:r>
      <w:r w:rsidRPr="00B734AF">
        <w:rPr>
          <w:rFonts w:asciiTheme="minorHAnsi" w:hAnsiTheme="minorHAnsi" w:cs="Arial"/>
          <w:b/>
          <w:color w:val="000000"/>
          <w:shd w:val="clear" w:color="auto" w:fill="FFFFFF"/>
        </w:rPr>
        <w:t>script but Explicit only for particular element</w:t>
      </w:r>
      <w:r w:rsidRPr="00B734AF">
        <w:rPr>
          <w:rFonts w:asciiTheme="minorHAnsi" w:hAnsiTheme="minorHAnsi" w:cs="Arial"/>
          <w:b/>
          <w:color w:val="000000"/>
        </w:rPr>
        <w:br/>
      </w:r>
      <w:r w:rsidRPr="00B734AF">
        <w:rPr>
          <w:rFonts w:asciiTheme="minorHAnsi" w:hAnsiTheme="minorHAnsi" w:cs="Arial"/>
          <w:b/>
          <w:color w:val="000000"/>
          <w:shd w:val="clear" w:color="auto" w:fill="FFFFFF"/>
        </w:rPr>
        <w:t>2. In Explicit you can configure, how frequently (instead of 500</w:t>
      </w:r>
      <w:r w:rsidRPr="00B734AF">
        <w:rPr>
          <w:rFonts w:asciiTheme="minorHAnsi" w:hAnsiTheme="minorHAnsi" w:cs="Arial"/>
          <w:b/>
          <w:color w:val="000000"/>
        </w:rPr>
        <w:br/>
      </w:r>
      <w:r w:rsidRPr="00B734AF">
        <w:rPr>
          <w:rFonts w:asciiTheme="minorHAnsi" w:hAnsiTheme="minorHAnsi" w:cs="Arial"/>
          <w:b/>
          <w:color w:val="000000"/>
          <w:shd w:val="clear" w:color="auto" w:fill="FFFFFF"/>
        </w:rPr>
        <w:t>millisecond) you want to check condition.</w:t>
      </w:r>
      <w:r w:rsidRPr="00B734AF">
        <w:rPr>
          <w:rFonts w:asciiTheme="minorHAnsi" w:hAnsiTheme="minorHAnsi" w:cs="Arial"/>
          <w:b/>
          <w:color w:val="000000"/>
        </w:rPr>
        <w:br/>
      </w:r>
      <w:r w:rsidRPr="00B734AF">
        <w:rPr>
          <w:rFonts w:asciiTheme="minorHAnsi" w:hAnsiTheme="minorHAnsi" w:cs="Arial"/>
          <w:b/>
          <w:color w:val="000000"/>
          <w:shd w:val="clear" w:color="auto" w:fill="FFFFFF"/>
        </w:rPr>
        <w:t>3. In Explicit you can also configure to ignore other exceptions than</w:t>
      </w:r>
      <w:r w:rsidRPr="00B734AF">
        <w:rPr>
          <w:rFonts w:asciiTheme="minorHAnsi" w:hAnsiTheme="minorHAnsi" w:cs="Arial"/>
          <w:b/>
          <w:color w:val="000000"/>
        </w:rPr>
        <w:br/>
      </w:r>
      <w:r w:rsidRPr="00B734AF">
        <w:rPr>
          <w:rFonts w:asciiTheme="minorHAnsi" w:hAnsiTheme="minorHAnsi" w:cs="Arial"/>
          <w:b/>
          <w:color w:val="000000"/>
          <w:shd w:val="clear" w:color="auto" w:fill="FFFFFF"/>
        </w:rPr>
        <w:t>"NoSuchElement" till timeout..</w:t>
      </w:r>
    </w:p>
    <w:p w:rsidR="007821FE" w:rsidRPr="00B734AF" w:rsidRDefault="00085DF1" w:rsidP="007821FE">
      <w:pPr>
        <w:shd w:val="clear" w:color="auto" w:fill="FFFFFF"/>
        <w:spacing w:after="240" w:line="225" w:lineRule="atLeast"/>
        <w:textAlignment w:val="baseline"/>
        <w:rPr>
          <w:rFonts w:asciiTheme="minorHAnsi" w:hAnsiTheme="minorHAnsi" w:cs="Arial"/>
          <w:color w:val="000000"/>
        </w:rPr>
      </w:pPr>
      <w:r w:rsidRPr="00B734AF">
        <w:rPr>
          <w:rFonts w:asciiTheme="minorHAnsi" w:hAnsiTheme="minorHAnsi" w:cs="Arial"/>
          <w:color w:val="000000"/>
        </w:rPr>
        <w:t>Implicit</w:t>
      </w:r>
      <w:r w:rsidR="007821FE" w:rsidRPr="00B734AF">
        <w:rPr>
          <w:rFonts w:asciiTheme="minorHAnsi" w:hAnsiTheme="minorHAnsi" w:cs="Arial"/>
          <w:color w:val="000000"/>
        </w:rPr>
        <w:t xml:space="preserve"> wait - It's global setting applicable for all elements and if element appear before specified time than script will start executing otherwise script will throw NoSuchElementException. Best way to use in setup method. Only affect By.findelement().</w:t>
      </w:r>
    </w:p>
    <w:p w:rsidR="007821FE" w:rsidRPr="00B734AF" w:rsidRDefault="006552A2" w:rsidP="007821FE">
      <w:pPr>
        <w:shd w:val="clear" w:color="auto" w:fill="FFFFFF"/>
        <w:spacing w:line="225" w:lineRule="atLeast"/>
        <w:textAlignment w:val="baseline"/>
        <w:rPr>
          <w:rFonts w:asciiTheme="minorHAnsi" w:hAnsiTheme="minorHAnsi" w:cs="Arial"/>
          <w:b/>
          <w:color w:val="000000"/>
        </w:rPr>
      </w:pPr>
      <w:r w:rsidRPr="00B734AF">
        <w:rPr>
          <w:rFonts w:asciiTheme="minorHAnsi" w:hAnsiTheme="minorHAnsi" w:cs="Arial"/>
          <w:color w:val="000000"/>
        </w:rPr>
        <w:t>Thread. Sleep (</w:t>
      </w:r>
      <w:r w:rsidR="007821FE" w:rsidRPr="00B734AF">
        <w:rPr>
          <w:rFonts w:asciiTheme="minorHAnsi" w:hAnsiTheme="minorHAnsi" w:cs="Arial"/>
          <w:color w:val="000000"/>
        </w:rPr>
        <w:t>) - It will sleep time for script, not </w:t>
      </w:r>
      <w:r w:rsidR="007821FE" w:rsidRPr="00B734AF">
        <w:rPr>
          <w:rFonts w:asciiTheme="minorHAnsi" w:hAnsiTheme="minorHAnsi" w:cs="Arial"/>
          <w:color w:val="009900"/>
          <w:u w:val="single"/>
        </w:rPr>
        <w:t>good way</w:t>
      </w:r>
      <w:r w:rsidR="007821FE" w:rsidRPr="00B734AF">
        <w:rPr>
          <w:rFonts w:asciiTheme="minorHAnsi" w:hAnsiTheme="minorHAnsi" w:cs="Arial"/>
          <w:color w:val="000000"/>
        </w:rPr>
        <w:t> to use in script as it's sleep without condition.</w:t>
      </w:r>
      <w:r w:rsidR="007821FE" w:rsidRPr="00B734AF">
        <w:rPr>
          <w:rFonts w:asciiTheme="minorHAnsi" w:hAnsiTheme="minorHAnsi" w:cs="Arial"/>
          <w:b/>
          <w:color w:val="000000"/>
          <w:shd w:val="clear" w:color="auto" w:fill="FFFFFF"/>
        </w:rPr>
        <w:t>*Never* use thread.sleep, it's not an explicit wait, it's a forced wait.</w:t>
      </w:r>
    </w:p>
    <w:p w:rsidR="007821FE" w:rsidRPr="00B734AF" w:rsidRDefault="007821FE" w:rsidP="00BF761A">
      <w:pPr>
        <w:pStyle w:val="BodyText"/>
        <w:rPr>
          <w:rFonts w:asciiTheme="minorHAnsi" w:hAnsiTheme="minorHAnsi" w:cs="Arial"/>
          <w:b/>
        </w:rPr>
      </w:pPr>
    </w:p>
    <w:p w:rsidR="007821FE" w:rsidRPr="00B734AF" w:rsidRDefault="007821FE" w:rsidP="00BF761A">
      <w:pPr>
        <w:pStyle w:val="BodyText"/>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Explicit wait is the wait which you normallly insert anywhere in your code .it is like this Thread.sleep(1000) for 1sec.</w:t>
      </w:r>
      <w:r w:rsidRPr="00B734AF">
        <w:rPr>
          <w:rFonts w:asciiTheme="minorHAnsi" w:hAnsiTheme="minorHAnsi" w:cs="Arial"/>
          <w:color w:val="000000"/>
        </w:rPr>
        <w:br/>
      </w:r>
      <w:r w:rsidRPr="00B734AF">
        <w:rPr>
          <w:rFonts w:asciiTheme="minorHAnsi" w:hAnsiTheme="minorHAnsi" w:cs="Arial"/>
          <w:color w:val="000000"/>
          <w:shd w:val="clear" w:color="auto" w:fill="FFFFFF"/>
        </w:rPr>
        <w:t xml:space="preserve">Implict waits are set only once at the start of the code which is used to wait for any command during the run. for example if an element is not yet visible then selenium will wait till the time </w:t>
      </w:r>
      <w:r w:rsidRPr="00B734AF">
        <w:rPr>
          <w:rFonts w:asciiTheme="minorHAnsi" w:hAnsiTheme="minorHAnsi" w:cs="Arial"/>
          <w:color w:val="000000"/>
          <w:shd w:val="clear" w:color="auto" w:fill="FFFFFF"/>
        </w:rPr>
        <w:lastRenderedPageBreak/>
        <w:t>which is set expires. it is like this :</w:t>
      </w:r>
    </w:p>
    <w:p w:rsidR="009A0E89" w:rsidRPr="00B734AF" w:rsidRDefault="009A0E89" w:rsidP="009A0E89">
      <w:pPr>
        <w:rPr>
          <w:rFonts w:asciiTheme="minorHAnsi" w:hAnsiTheme="minorHAnsi" w:cs="Arial"/>
        </w:rPr>
      </w:pPr>
      <w:r w:rsidRPr="00B734AF">
        <w:rPr>
          <w:rFonts w:asciiTheme="minorHAnsi" w:hAnsiTheme="minorHAnsi" w:cs="Arial"/>
          <w:color w:val="000000"/>
          <w:shd w:val="clear" w:color="auto" w:fill="FFFFFF"/>
        </w:rPr>
        <w:t>An explicit wait is where you explicitly define the condition you are waiting for and your code explicitly waits for that condition to occur before continuing. </w:t>
      </w:r>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rPr>
        <w:br/>
      </w:r>
      <w:r w:rsidRPr="00B734AF">
        <w:rPr>
          <w:rFonts w:asciiTheme="minorHAnsi" w:hAnsiTheme="minorHAnsi" w:cs="Arial"/>
          <w:color w:val="000000"/>
        </w:rPr>
        <w:br/>
      </w:r>
      <w:r w:rsidRPr="00B734AF">
        <w:rPr>
          <w:rFonts w:asciiTheme="minorHAnsi" w:hAnsiTheme="minorHAnsi" w:cs="Arial"/>
          <w:color w:val="000000"/>
          <w:shd w:val="clear" w:color="auto" w:fill="FFFFFF"/>
        </w:rPr>
        <w:t>Stealing an example from the Selenium docs:</w:t>
      </w:r>
      <w:r w:rsidRPr="00B734AF">
        <w:rPr>
          <w:rFonts w:asciiTheme="minorHAnsi" w:hAnsiTheme="minorHAnsi" w:cs="Arial"/>
          <w:color w:val="000000"/>
        </w:rPr>
        <w:br/>
      </w:r>
      <w:r w:rsidRPr="00B734AF">
        <w:rPr>
          <w:rFonts w:asciiTheme="minorHAnsi" w:hAnsiTheme="minorHAnsi" w:cs="Arial"/>
          <w:color w:val="000000"/>
        </w:rPr>
        <w:br/>
      </w:r>
    </w:p>
    <w:p w:rsidR="009A0E89" w:rsidRPr="00B734AF" w:rsidRDefault="009A0E89" w:rsidP="009A0E89">
      <w:pPr>
        <w:pStyle w:val="HTMLPreformatted"/>
        <w:pBdr>
          <w:top w:val="single" w:sz="4" w:space="3" w:color="auto"/>
          <w:bottom w:val="single" w:sz="4" w:space="3" w:color="auto"/>
        </w:pBdr>
        <w:shd w:val="clear" w:color="auto" w:fill="F0F0F0"/>
        <w:rPr>
          <w:rFonts w:asciiTheme="minorHAnsi" w:hAnsiTheme="minorHAnsi" w:cs="Arial"/>
          <w:color w:val="333333"/>
          <w:sz w:val="24"/>
          <w:szCs w:val="24"/>
        </w:rPr>
      </w:pPr>
      <w:r w:rsidRPr="00B734AF">
        <w:rPr>
          <w:rStyle w:val="n"/>
          <w:rFonts w:asciiTheme="minorHAnsi" w:eastAsiaTheme="minorEastAsia" w:hAnsiTheme="minorHAnsi" w:cs="Arial"/>
          <w:color w:val="333333"/>
          <w:sz w:val="24"/>
          <w:szCs w:val="24"/>
        </w:rPr>
        <w:t>WebDriverdriver</w:t>
      </w:r>
      <w:r w:rsidRPr="00B734AF">
        <w:rPr>
          <w:rStyle w:val="o"/>
          <w:rFonts w:asciiTheme="minorHAnsi" w:hAnsiTheme="minorHAnsi" w:cs="Arial"/>
          <w:color w:val="333333"/>
          <w:sz w:val="24"/>
          <w:szCs w:val="24"/>
        </w:rPr>
        <w:t>=</w:t>
      </w:r>
      <w:r w:rsidRPr="00B734AF">
        <w:rPr>
          <w:rStyle w:val="k"/>
          <w:rFonts w:asciiTheme="minorHAnsi" w:hAnsiTheme="minorHAnsi" w:cs="Arial"/>
          <w:b/>
          <w:bCs/>
          <w:color w:val="008800"/>
          <w:sz w:val="24"/>
          <w:szCs w:val="24"/>
        </w:rPr>
        <w:t>new</w:t>
      </w:r>
      <w:r w:rsidRPr="00B734AF">
        <w:rPr>
          <w:rStyle w:val="n"/>
          <w:rFonts w:asciiTheme="minorHAnsi" w:eastAsiaTheme="minorEastAsia" w:hAnsiTheme="minorHAnsi" w:cs="Arial"/>
          <w:color w:val="333333"/>
          <w:sz w:val="24"/>
          <w:szCs w:val="24"/>
        </w:rPr>
        <w:t>FirefoxDriver</w:t>
      </w:r>
      <w:r w:rsidRPr="00B734AF">
        <w:rPr>
          <w:rStyle w:val="o"/>
          <w:rFonts w:asciiTheme="minorHAnsi" w:hAnsiTheme="minorHAnsi" w:cs="Arial"/>
          <w:color w:val="333333"/>
          <w:sz w:val="24"/>
          <w:szCs w:val="24"/>
        </w:rPr>
        <w:t>();</w:t>
      </w:r>
    </w:p>
    <w:p w:rsidR="009A0E89" w:rsidRPr="00B734AF" w:rsidRDefault="009A0E89" w:rsidP="009A0E89">
      <w:pPr>
        <w:pStyle w:val="HTMLPreformatted"/>
        <w:pBdr>
          <w:top w:val="single" w:sz="4" w:space="3" w:color="auto"/>
          <w:bottom w:val="single" w:sz="4" w:space="3" w:color="auto"/>
        </w:pBdr>
        <w:shd w:val="clear" w:color="auto" w:fill="F0F0F0"/>
        <w:rPr>
          <w:rStyle w:val="o"/>
          <w:rFonts w:asciiTheme="minorHAnsi" w:hAnsiTheme="minorHAnsi" w:cs="Arial"/>
          <w:color w:val="333333"/>
          <w:sz w:val="24"/>
          <w:szCs w:val="24"/>
        </w:rPr>
      </w:pPr>
      <w:r w:rsidRPr="00B734AF">
        <w:rPr>
          <w:rStyle w:val="n"/>
          <w:rFonts w:asciiTheme="minorHAnsi" w:eastAsiaTheme="minorEastAsia" w:hAnsiTheme="minorHAnsi" w:cs="Arial"/>
          <w:color w:val="333333"/>
          <w:sz w:val="24"/>
          <w:szCs w:val="24"/>
        </w:rPr>
        <w:t>driver</w:t>
      </w:r>
      <w:r w:rsidRPr="00B734AF">
        <w:rPr>
          <w:rStyle w:val="o"/>
          <w:rFonts w:asciiTheme="minorHAnsi" w:hAnsiTheme="minorHAnsi" w:cs="Arial"/>
          <w:color w:val="333333"/>
          <w:sz w:val="24"/>
          <w:szCs w:val="24"/>
        </w:rPr>
        <w:t>.</w:t>
      </w:r>
      <w:r w:rsidRPr="00B734AF">
        <w:rPr>
          <w:rStyle w:val="na"/>
          <w:rFonts w:asciiTheme="minorHAnsi" w:hAnsiTheme="minorHAnsi" w:cs="Arial"/>
          <w:color w:val="0000CC"/>
          <w:sz w:val="24"/>
          <w:szCs w:val="24"/>
        </w:rPr>
        <w:t>get</w:t>
      </w:r>
      <w:r w:rsidRPr="00B734AF">
        <w:rPr>
          <w:rStyle w:val="o"/>
          <w:rFonts w:asciiTheme="minorHAnsi" w:hAnsiTheme="minorHAnsi" w:cs="Arial"/>
          <w:color w:val="333333"/>
          <w:sz w:val="24"/>
          <w:szCs w:val="24"/>
        </w:rPr>
        <w:t>(</w:t>
      </w:r>
      <w:hyperlink r:id="rId63" w:tgtFrame="_top" w:history="1">
        <w:r w:rsidRPr="00B734AF">
          <w:rPr>
            <w:rStyle w:val="Hyperlink"/>
            <w:rFonts w:asciiTheme="minorHAnsi" w:hAnsiTheme="minorHAnsi" w:cs="Arial"/>
            <w:color w:val="551A8B"/>
            <w:sz w:val="24"/>
            <w:szCs w:val="24"/>
            <w:shd w:val="clear" w:color="auto" w:fill="FFF0F0"/>
          </w:rPr>
          <w:t>"http://somedomain/url_that_delays_loading"</w:t>
        </w:r>
      </w:hyperlink>
      <w:r w:rsidRPr="00B734AF">
        <w:rPr>
          <w:rStyle w:val="o"/>
          <w:rFonts w:asciiTheme="minorHAnsi" w:hAnsiTheme="minorHAnsi" w:cs="Arial"/>
          <w:color w:val="333333"/>
          <w:sz w:val="24"/>
          <w:szCs w:val="24"/>
        </w:rPr>
        <w:t>);</w:t>
      </w:r>
    </w:p>
    <w:p w:rsidR="00DF6F2B" w:rsidRPr="00B734AF" w:rsidRDefault="00DF6F2B" w:rsidP="009A0E89">
      <w:pPr>
        <w:pStyle w:val="HTMLPreformatted"/>
        <w:pBdr>
          <w:top w:val="single" w:sz="4" w:space="3" w:color="auto"/>
          <w:bottom w:val="single" w:sz="4" w:space="3" w:color="auto"/>
        </w:pBdr>
        <w:shd w:val="clear" w:color="auto" w:fill="F0F0F0"/>
        <w:rPr>
          <w:rFonts w:asciiTheme="minorHAnsi" w:hAnsiTheme="minorHAnsi" w:cs="Arial"/>
          <w:color w:val="333333"/>
          <w:sz w:val="24"/>
          <w:szCs w:val="24"/>
        </w:rPr>
      </w:pPr>
      <w:r w:rsidRPr="00B734AF">
        <w:rPr>
          <w:rStyle w:val="n"/>
          <w:rFonts w:asciiTheme="minorHAnsi" w:eastAsiaTheme="minorEastAsia" w:hAnsiTheme="minorHAnsi" w:cs="Arial"/>
          <w:color w:val="333333"/>
          <w:sz w:val="24"/>
          <w:szCs w:val="24"/>
        </w:rPr>
        <w:t xml:space="preserve"> WebDriverWait</w:t>
      </w:r>
      <w:r w:rsidRPr="00B734AF">
        <w:rPr>
          <w:rStyle w:val="k"/>
          <w:rFonts w:asciiTheme="minorHAnsi" w:hAnsiTheme="minorHAnsi" w:cs="Arial"/>
          <w:b/>
          <w:bCs/>
          <w:color w:val="008800"/>
          <w:sz w:val="24"/>
          <w:szCs w:val="24"/>
        </w:rPr>
        <w:t xml:space="preserve">  wait=new </w:t>
      </w:r>
      <w:r w:rsidRPr="00B734AF">
        <w:rPr>
          <w:rStyle w:val="n"/>
          <w:rFonts w:asciiTheme="minorHAnsi" w:eastAsiaTheme="minorEastAsia" w:hAnsiTheme="minorHAnsi" w:cs="Arial"/>
          <w:color w:val="333333"/>
          <w:sz w:val="24"/>
          <w:szCs w:val="24"/>
        </w:rPr>
        <w:t>WebDriverWait</w:t>
      </w:r>
      <w:r w:rsidRPr="00B734AF">
        <w:rPr>
          <w:rStyle w:val="o"/>
          <w:rFonts w:asciiTheme="minorHAnsi" w:hAnsiTheme="minorHAnsi" w:cs="Arial"/>
          <w:color w:val="333333"/>
          <w:sz w:val="24"/>
          <w:szCs w:val="24"/>
        </w:rPr>
        <w:t>(</w:t>
      </w:r>
      <w:r w:rsidRPr="00B734AF">
        <w:rPr>
          <w:rStyle w:val="n"/>
          <w:rFonts w:asciiTheme="minorHAnsi" w:eastAsiaTheme="minorEastAsia" w:hAnsiTheme="minorHAnsi" w:cs="Arial"/>
          <w:color w:val="333333"/>
          <w:sz w:val="24"/>
          <w:szCs w:val="24"/>
        </w:rPr>
        <w:t>driver</w:t>
      </w:r>
      <w:r w:rsidRPr="00B734AF">
        <w:rPr>
          <w:rStyle w:val="o"/>
          <w:rFonts w:asciiTheme="minorHAnsi" w:hAnsiTheme="minorHAnsi" w:cs="Arial"/>
          <w:color w:val="333333"/>
          <w:sz w:val="24"/>
          <w:szCs w:val="24"/>
        </w:rPr>
        <w:t>,</w:t>
      </w:r>
      <w:r w:rsidRPr="00B734AF">
        <w:rPr>
          <w:rStyle w:val="mi"/>
          <w:rFonts w:asciiTheme="minorHAnsi" w:hAnsiTheme="minorHAnsi" w:cs="Arial"/>
          <w:b/>
          <w:bCs/>
          <w:color w:val="0000DD"/>
          <w:sz w:val="24"/>
          <w:szCs w:val="24"/>
        </w:rPr>
        <w:t>10</w:t>
      </w:r>
      <w:r w:rsidRPr="00B734AF">
        <w:rPr>
          <w:rStyle w:val="o"/>
          <w:rFonts w:asciiTheme="minorHAnsi" w:hAnsiTheme="minorHAnsi" w:cs="Arial"/>
          <w:color w:val="333333"/>
          <w:sz w:val="24"/>
          <w:szCs w:val="24"/>
        </w:rPr>
        <w:t>)</w:t>
      </w:r>
    </w:p>
    <w:p w:rsidR="009A0E89" w:rsidRPr="00B734AF" w:rsidRDefault="009A0E89" w:rsidP="009A0E89">
      <w:pPr>
        <w:pStyle w:val="HTMLPreformatted"/>
        <w:pBdr>
          <w:top w:val="single" w:sz="4" w:space="3" w:color="auto"/>
          <w:bottom w:val="single" w:sz="4" w:space="3" w:color="auto"/>
        </w:pBdr>
        <w:shd w:val="clear" w:color="auto" w:fill="F0F0F0"/>
        <w:rPr>
          <w:rFonts w:asciiTheme="minorHAnsi" w:hAnsiTheme="minorHAnsi" w:cs="Arial"/>
          <w:color w:val="333333"/>
          <w:sz w:val="24"/>
          <w:szCs w:val="24"/>
        </w:rPr>
      </w:pPr>
      <w:r w:rsidRPr="00B734AF">
        <w:rPr>
          <w:rStyle w:val="n"/>
          <w:rFonts w:asciiTheme="minorHAnsi" w:eastAsiaTheme="minorEastAsia" w:hAnsiTheme="minorHAnsi" w:cs="Arial"/>
          <w:color w:val="333333"/>
          <w:sz w:val="24"/>
          <w:szCs w:val="24"/>
        </w:rPr>
        <w:t>WebElementmy</w:t>
      </w:r>
      <w:r w:rsidR="00CC7D65" w:rsidRPr="00B734AF">
        <w:rPr>
          <w:rStyle w:val="n"/>
          <w:rFonts w:asciiTheme="minorHAnsi" w:eastAsiaTheme="minorEastAsia" w:hAnsiTheme="minorHAnsi" w:cs="Arial"/>
          <w:color w:val="333333"/>
          <w:sz w:val="24"/>
          <w:szCs w:val="24"/>
        </w:rPr>
        <w:t xml:space="preserve"> </w:t>
      </w:r>
      <w:r w:rsidRPr="00B734AF">
        <w:rPr>
          <w:rStyle w:val="n"/>
          <w:rFonts w:asciiTheme="minorHAnsi" w:eastAsiaTheme="minorEastAsia" w:hAnsiTheme="minorHAnsi" w:cs="Arial"/>
          <w:color w:val="333333"/>
          <w:sz w:val="24"/>
          <w:szCs w:val="24"/>
        </w:rPr>
        <w:t>DynamicElement</w:t>
      </w:r>
      <w:r w:rsidRPr="00B734AF">
        <w:rPr>
          <w:rStyle w:val="o"/>
          <w:rFonts w:asciiTheme="minorHAnsi" w:hAnsiTheme="minorHAnsi" w:cs="Arial"/>
          <w:color w:val="333333"/>
          <w:sz w:val="24"/>
          <w:szCs w:val="24"/>
        </w:rPr>
        <w:t>=</w:t>
      </w:r>
      <w:r w:rsidR="00DF6F2B" w:rsidRPr="00B734AF">
        <w:rPr>
          <w:rStyle w:val="o"/>
          <w:rFonts w:asciiTheme="minorHAnsi" w:hAnsiTheme="minorHAnsi" w:cs="Arial"/>
          <w:color w:val="333333"/>
          <w:sz w:val="24"/>
          <w:szCs w:val="24"/>
        </w:rPr>
        <w:t>wait</w:t>
      </w:r>
    </w:p>
    <w:p w:rsidR="009A0E89" w:rsidRPr="00B734AF" w:rsidRDefault="009A0E89" w:rsidP="009A0E89">
      <w:pPr>
        <w:pStyle w:val="HTMLPreformatted"/>
        <w:pBdr>
          <w:top w:val="single" w:sz="4" w:space="3" w:color="auto"/>
          <w:bottom w:val="single" w:sz="4" w:space="3" w:color="auto"/>
        </w:pBdr>
        <w:shd w:val="clear" w:color="auto" w:fill="F0F0F0"/>
        <w:rPr>
          <w:rFonts w:asciiTheme="minorHAnsi" w:hAnsiTheme="minorHAnsi" w:cs="Arial"/>
          <w:color w:val="333333"/>
          <w:sz w:val="24"/>
          <w:szCs w:val="24"/>
        </w:rPr>
      </w:pPr>
      <w:r w:rsidRPr="00B734AF">
        <w:rPr>
          <w:rStyle w:val="o"/>
          <w:rFonts w:asciiTheme="minorHAnsi" w:hAnsiTheme="minorHAnsi" w:cs="Arial"/>
          <w:color w:val="333333"/>
          <w:sz w:val="24"/>
          <w:szCs w:val="24"/>
        </w:rPr>
        <w:t>.</w:t>
      </w:r>
      <w:r w:rsidRPr="00B734AF">
        <w:rPr>
          <w:rStyle w:val="na"/>
          <w:rFonts w:asciiTheme="minorHAnsi" w:hAnsiTheme="minorHAnsi" w:cs="Arial"/>
          <w:color w:val="0000CC"/>
          <w:sz w:val="24"/>
          <w:szCs w:val="24"/>
        </w:rPr>
        <w:t>until</w:t>
      </w:r>
      <w:r w:rsidRPr="00B734AF">
        <w:rPr>
          <w:rStyle w:val="o"/>
          <w:rFonts w:asciiTheme="minorHAnsi" w:hAnsiTheme="minorHAnsi" w:cs="Arial"/>
          <w:color w:val="333333"/>
          <w:sz w:val="24"/>
          <w:szCs w:val="24"/>
        </w:rPr>
        <w:t>(</w:t>
      </w:r>
      <w:r w:rsidRPr="00B734AF">
        <w:rPr>
          <w:rStyle w:val="n"/>
          <w:rFonts w:asciiTheme="minorHAnsi" w:eastAsiaTheme="minorEastAsia" w:hAnsiTheme="minorHAnsi" w:cs="Arial"/>
          <w:color w:val="333333"/>
          <w:sz w:val="24"/>
          <w:szCs w:val="24"/>
        </w:rPr>
        <w:t>ExpectedConditions</w:t>
      </w:r>
      <w:r w:rsidRPr="00B734AF">
        <w:rPr>
          <w:rStyle w:val="o"/>
          <w:rFonts w:asciiTheme="minorHAnsi" w:hAnsiTheme="minorHAnsi" w:cs="Arial"/>
          <w:color w:val="333333"/>
          <w:sz w:val="24"/>
          <w:szCs w:val="24"/>
        </w:rPr>
        <w:t>.</w:t>
      </w:r>
      <w:r w:rsidRPr="00B734AF">
        <w:rPr>
          <w:rStyle w:val="na"/>
          <w:rFonts w:asciiTheme="minorHAnsi" w:hAnsiTheme="minorHAnsi" w:cs="Arial"/>
          <w:color w:val="0000CC"/>
          <w:sz w:val="24"/>
          <w:szCs w:val="24"/>
        </w:rPr>
        <w:t>presenceOfElementLocated</w:t>
      </w:r>
      <w:r w:rsidRPr="00B734AF">
        <w:rPr>
          <w:rStyle w:val="o"/>
          <w:rFonts w:asciiTheme="minorHAnsi" w:hAnsiTheme="minorHAnsi" w:cs="Arial"/>
          <w:color w:val="333333"/>
          <w:sz w:val="24"/>
          <w:szCs w:val="24"/>
        </w:rPr>
        <w:t>(</w:t>
      </w:r>
      <w:r w:rsidRPr="00B734AF">
        <w:rPr>
          <w:rStyle w:val="n"/>
          <w:rFonts w:asciiTheme="minorHAnsi" w:eastAsiaTheme="minorEastAsia" w:hAnsiTheme="minorHAnsi" w:cs="Arial"/>
          <w:color w:val="333333"/>
          <w:sz w:val="24"/>
          <w:szCs w:val="24"/>
        </w:rPr>
        <w:t>By</w:t>
      </w:r>
      <w:r w:rsidRPr="00B734AF">
        <w:rPr>
          <w:rStyle w:val="o"/>
          <w:rFonts w:asciiTheme="minorHAnsi" w:hAnsiTheme="minorHAnsi" w:cs="Arial"/>
          <w:color w:val="333333"/>
          <w:sz w:val="24"/>
          <w:szCs w:val="24"/>
        </w:rPr>
        <w:t>.</w:t>
      </w:r>
      <w:r w:rsidRPr="00B734AF">
        <w:rPr>
          <w:rStyle w:val="na"/>
          <w:rFonts w:asciiTheme="minorHAnsi" w:hAnsiTheme="minorHAnsi" w:cs="Arial"/>
          <w:color w:val="0000CC"/>
          <w:sz w:val="24"/>
          <w:szCs w:val="24"/>
        </w:rPr>
        <w:t>id</w:t>
      </w:r>
      <w:r w:rsidRPr="00B734AF">
        <w:rPr>
          <w:rStyle w:val="o"/>
          <w:rFonts w:asciiTheme="minorHAnsi" w:hAnsiTheme="minorHAnsi" w:cs="Arial"/>
          <w:color w:val="333333"/>
          <w:sz w:val="24"/>
          <w:szCs w:val="24"/>
        </w:rPr>
        <w:t>(</w:t>
      </w:r>
      <w:r w:rsidRPr="00B734AF">
        <w:rPr>
          <w:rStyle w:val="s"/>
          <w:rFonts w:asciiTheme="minorHAnsi" w:hAnsiTheme="minorHAnsi" w:cs="Arial"/>
          <w:color w:val="333333"/>
          <w:sz w:val="24"/>
          <w:szCs w:val="24"/>
          <w:shd w:val="clear" w:color="auto" w:fill="FFF0F0"/>
        </w:rPr>
        <w:t>"myDynamicElement"</w:t>
      </w:r>
      <w:r w:rsidRPr="00B734AF">
        <w:rPr>
          <w:rStyle w:val="o"/>
          <w:rFonts w:asciiTheme="minorHAnsi" w:hAnsiTheme="minorHAnsi" w:cs="Arial"/>
          <w:color w:val="333333"/>
          <w:sz w:val="24"/>
          <w:szCs w:val="24"/>
        </w:rPr>
        <w:t>)));</w:t>
      </w:r>
    </w:p>
    <w:p w:rsidR="009A0E89" w:rsidRPr="00B734AF" w:rsidRDefault="0080467E" w:rsidP="00BF761A">
      <w:pPr>
        <w:pStyle w:val="BodyText"/>
        <w:rPr>
          <w:rFonts w:asciiTheme="minorHAnsi" w:hAnsiTheme="minorHAnsi" w:cs="Arial"/>
          <w:b/>
        </w:rPr>
      </w:pPr>
      <w:r w:rsidRPr="00B734AF">
        <w:rPr>
          <w:rFonts w:asciiTheme="minorHAnsi" w:hAnsiTheme="minorHAnsi" w:cs="Arial"/>
          <w:b/>
        </w:rPr>
        <w:t>Conditions</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WebElement &gt; </w:t>
      </w:r>
      <w:r w:rsidRPr="00B734AF">
        <w:rPr>
          <w:rFonts w:ascii="Georgia" w:hAnsi="Georgia"/>
          <w:b/>
          <w:bCs/>
          <w:color w:val="333333"/>
        </w:rPr>
        <w:t>elementToBeClickable</w:t>
      </w:r>
      <w:r w:rsidRPr="00B734AF">
        <w:rPr>
          <w:rFonts w:ascii="Georgia" w:hAnsi="Georgia"/>
          <w:color w:val="333333"/>
        </w:rPr>
        <w:t>(By locator)</w:t>
      </w:r>
    </w:p>
    <w:p w:rsidR="00C579DA"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Condition &lt; Boolean &gt; </w:t>
      </w:r>
      <w:r w:rsidRPr="00B734AF">
        <w:rPr>
          <w:rFonts w:ascii="Georgia" w:hAnsi="Georgia"/>
          <w:b/>
          <w:bCs/>
          <w:color w:val="333333"/>
        </w:rPr>
        <w:t>elementToBeSelected</w:t>
      </w:r>
      <w:r w:rsidRPr="00B734AF">
        <w:rPr>
          <w:rFonts w:ascii="Georgia" w:hAnsi="Georgia"/>
          <w:color w:val="333333"/>
        </w:rPr>
        <w:t>(By locator)</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WebElement &gt; </w:t>
      </w:r>
      <w:r w:rsidRPr="00B734AF">
        <w:rPr>
          <w:rFonts w:ascii="Georgia" w:hAnsi="Georgia"/>
          <w:b/>
          <w:bCs/>
          <w:color w:val="333333"/>
        </w:rPr>
        <w:t>presenceOfElementLocated</w:t>
      </w:r>
      <w:r w:rsidRPr="00B734AF">
        <w:rPr>
          <w:rFonts w:ascii="Georgia" w:hAnsi="Georgia"/>
          <w:color w:val="333333"/>
        </w:rPr>
        <w:t>(By locator)</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Boolean &gt; </w:t>
      </w:r>
      <w:r w:rsidRPr="00B734AF">
        <w:rPr>
          <w:rFonts w:ascii="Georgia" w:hAnsi="Georgia"/>
          <w:b/>
          <w:bCs/>
          <w:color w:val="333333"/>
        </w:rPr>
        <w:t>titleContains</w:t>
      </w:r>
      <w:r w:rsidRPr="00B734AF">
        <w:rPr>
          <w:rFonts w:ascii="Georgia" w:hAnsi="Georgia"/>
          <w:color w:val="333333"/>
        </w:rPr>
        <w:t>(String title)</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Boolean &gt; </w:t>
      </w:r>
      <w:r w:rsidRPr="00B734AF">
        <w:rPr>
          <w:rFonts w:ascii="Georgia" w:hAnsi="Georgia"/>
          <w:b/>
          <w:bCs/>
          <w:color w:val="333333"/>
        </w:rPr>
        <w:t>titleIs</w:t>
      </w:r>
      <w:r w:rsidRPr="00B734AF">
        <w:rPr>
          <w:rFonts w:ascii="Georgia" w:hAnsi="Georgia"/>
          <w:color w:val="333333"/>
        </w:rPr>
        <w:t>(String title)</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Boolean &gt; </w:t>
      </w:r>
      <w:r w:rsidRPr="00B734AF">
        <w:rPr>
          <w:rFonts w:ascii="Georgia" w:hAnsi="Georgia"/>
          <w:b/>
          <w:bCs/>
          <w:color w:val="333333"/>
        </w:rPr>
        <w:t>urlContains</w:t>
      </w:r>
      <w:r w:rsidRPr="00B734AF">
        <w:rPr>
          <w:rFonts w:ascii="Georgia" w:hAnsi="Georgia"/>
          <w:color w:val="333333"/>
        </w:rPr>
        <w:t>(String fraction)</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Boolean &gt; </w:t>
      </w:r>
      <w:r w:rsidRPr="00B734AF">
        <w:rPr>
          <w:rFonts w:ascii="Georgia" w:hAnsi="Georgia"/>
          <w:b/>
          <w:bCs/>
          <w:color w:val="333333"/>
        </w:rPr>
        <w:t>urlToBe</w:t>
      </w:r>
      <w:r w:rsidRPr="00B734AF">
        <w:rPr>
          <w:rFonts w:ascii="Georgia" w:hAnsi="Georgia"/>
          <w:color w:val="333333"/>
        </w:rPr>
        <w:t>(String url)</w:t>
      </w:r>
    </w:p>
    <w:p w:rsidR="0080467E" w:rsidRPr="00B734AF" w:rsidRDefault="0080467E" w:rsidP="00FA2801">
      <w:pPr>
        <w:numPr>
          <w:ilvl w:val="0"/>
          <w:numId w:val="37"/>
        </w:numPr>
        <w:shd w:val="clear" w:color="auto" w:fill="FFFFFF"/>
        <w:spacing w:before="100" w:beforeAutospacing="1" w:after="100" w:afterAutospacing="1" w:line="212" w:lineRule="atLeast"/>
        <w:ind w:left="177"/>
        <w:rPr>
          <w:rFonts w:ascii="Georgia" w:hAnsi="Georgia"/>
          <w:color w:val="333333"/>
        </w:rPr>
      </w:pPr>
      <w:r w:rsidRPr="00B734AF">
        <w:rPr>
          <w:rFonts w:ascii="Georgia" w:hAnsi="Georgia"/>
          <w:color w:val="333333"/>
        </w:rPr>
        <w:t>ExpectedCondition &lt; WebElement &gt; </w:t>
      </w:r>
      <w:r w:rsidRPr="00B734AF">
        <w:rPr>
          <w:rFonts w:ascii="Georgia" w:hAnsi="Georgia"/>
          <w:b/>
          <w:bCs/>
          <w:color w:val="333333"/>
        </w:rPr>
        <w:t>visibilityOfElementLocated</w:t>
      </w:r>
      <w:r w:rsidRPr="00B734AF">
        <w:rPr>
          <w:rFonts w:ascii="Georgia" w:hAnsi="Georgia"/>
          <w:color w:val="333333"/>
        </w:rPr>
        <w:t>(By locator)</w:t>
      </w:r>
    </w:p>
    <w:p w:rsidR="0080467E" w:rsidRPr="00B734AF" w:rsidRDefault="0080467E" w:rsidP="00BF761A">
      <w:pPr>
        <w:pStyle w:val="BodyText"/>
        <w:rPr>
          <w:rFonts w:asciiTheme="minorHAnsi" w:hAnsiTheme="minorHAnsi" w:cs="Arial"/>
          <w:b/>
        </w:rPr>
      </w:pPr>
    </w:p>
    <w:p w:rsidR="006552A2" w:rsidRPr="00B734AF" w:rsidRDefault="006552A2" w:rsidP="00B87002">
      <w:pPr>
        <w:pStyle w:val="Heading1"/>
        <w:spacing w:before="104" w:after="52"/>
        <w:textAlignment w:val="baseline"/>
        <w:rPr>
          <w:rFonts w:asciiTheme="minorHAnsi" w:hAnsiTheme="minorHAnsi" w:cs="Arial"/>
          <w:i/>
          <w:iCs/>
          <w:color w:val="000000"/>
          <w:sz w:val="24"/>
          <w:szCs w:val="24"/>
        </w:rPr>
      </w:pPr>
    </w:p>
    <w:p w:rsidR="00084B21" w:rsidRPr="00B734AF" w:rsidRDefault="00084B21" w:rsidP="00084B21">
      <w:pPr>
        <w:pStyle w:val="BodyText"/>
        <w:rPr>
          <w:rFonts w:asciiTheme="minorHAnsi" w:hAnsiTheme="minorHAnsi" w:cs="Arial"/>
          <w:b/>
        </w:rPr>
      </w:pPr>
      <w:r w:rsidRPr="00B734AF">
        <w:rPr>
          <w:rFonts w:asciiTheme="minorHAnsi" w:hAnsiTheme="minorHAnsi" w:cs="Arial"/>
          <w:b/>
        </w:rPr>
        <w:t>Question 125:</w:t>
      </w:r>
    </w:p>
    <w:p w:rsidR="00084B21" w:rsidRPr="00B734AF" w:rsidRDefault="00084B21" w:rsidP="00A9782F">
      <w:pPr>
        <w:pStyle w:val="BodyText"/>
        <w:rPr>
          <w:rFonts w:asciiTheme="minorHAnsi" w:hAnsiTheme="minorHAnsi" w:cs="Arial"/>
        </w:rPr>
      </w:pPr>
      <w:r w:rsidRPr="00B734AF">
        <w:rPr>
          <w:rFonts w:asciiTheme="minorHAnsi" w:hAnsiTheme="minorHAnsi" w:cs="Arial"/>
        </w:rPr>
        <w:t>How about handling frames using Selenium 2.0?</w:t>
      </w:r>
    </w:p>
    <w:p w:rsidR="00084B21" w:rsidRPr="00B734AF" w:rsidRDefault="00084B21" w:rsidP="00084B21">
      <w:pPr>
        <w:pStyle w:val="BodyText"/>
        <w:rPr>
          <w:rFonts w:asciiTheme="minorHAnsi" w:hAnsiTheme="minorHAnsi" w:cs="Arial"/>
        </w:rPr>
      </w:pPr>
      <w:r w:rsidRPr="00B734AF">
        <w:rPr>
          <w:rFonts w:asciiTheme="minorHAnsi" w:hAnsiTheme="minorHAnsi" w:cs="Arial"/>
        </w:rPr>
        <w:t>driver.switchTo().frame("parentFrame.4.frameName");</w:t>
      </w:r>
    </w:p>
    <w:p w:rsidR="00084B21" w:rsidRPr="00B734AF" w:rsidRDefault="00084B21" w:rsidP="00084B21">
      <w:pPr>
        <w:pStyle w:val="BodyText"/>
        <w:rPr>
          <w:rFonts w:asciiTheme="minorHAnsi" w:hAnsiTheme="minorHAnsi" w:cs="Arial"/>
          <w:b/>
        </w:rPr>
      </w:pPr>
    </w:p>
    <w:p w:rsidR="00084B21" w:rsidRPr="00B734AF" w:rsidRDefault="00084B21" w:rsidP="00084B21">
      <w:pPr>
        <w:pStyle w:val="BodyText"/>
        <w:rPr>
          <w:rFonts w:asciiTheme="minorHAnsi" w:hAnsiTheme="minorHAnsi" w:cs="Arial"/>
          <w:b/>
        </w:rPr>
      </w:pPr>
      <w:r w:rsidRPr="00B734AF">
        <w:rPr>
          <w:rFonts w:asciiTheme="minorHAnsi" w:hAnsiTheme="minorHAnsi" w:cs="Arial"/>
          <w:b/>
        </w:rPr>
        <w:t>Question 126:</w:t>
      </w:r>
    </w:p>
    <w:p w:rsidR="00084B21" w:rsidRPr="00B734AF" w:rsidRDefault="00084B21" w:rsidP="00084B21">
      <w:pPr>
        <w:pStyle w:val="BodyText"/>
        <w:rPr>
          <w:rFonts w:asciiTheme="minorHAnsi" w:hAnsiTheme="minorHAnsi" w:cs="Arial"/>
          <w:b/>
        </w:rPr>
      </w:pPr>
      <w:r w:rsidRPr="00B734AF">
        <w:rPr>
          <w:rFonts w:asciiTheme="minorHAnsi" w:hAnsiTheme="minorHAnsi" w:cs="Arial"/>
          <w:b/>
        </w:rPr>
        <w:t>Can I navigate back and forth in a browser in Selenium 2.0?</w:t>
      </w:r>
    </w:p>
    <w:p w:rsidR="00084B21" w:rsidRPr="00B734AF" w:rsidRDefault="00084B21" w:rsidP="00084B21">
      <w:pPr>
        <w:pStyle w:val="BodyText"/>
        <w:rPr>
          <w:rFonts w:asciiTheme="minorHAnsi" w:hAnsiTheme="minorHAnsi" w:cs="Arial"/>
        </w:rPr>
      </w:pPr>
      <w:r w:rsidRPr="00B734AF">
        <w:rPr>
          <w:rFonts w:asciiTheme="minorHAnsi" w:hAnsiTheme="minorHAnsi" w:cs="Arial"/>
        </w:rPr>
        <w:t>driver.navigate().forward();</w:t>
      </w:r>
    </w:p>
    <w:p w:rsidR="00084B21" w:rsidRPr="00B734AF" w:rsidRDefault="00084B21" w:rsidP="00084B21">
      <w:pPr>
        <w:pStyle w:val="BodyText"/>
        <w:rPr>
          <w:rFonts w:asciiTheme="minorHAnsi" w:hAnsiTheme="minorHAnsi" w:cs="Arial"/>
        </w:rPr>
      </w:pPr>
      <w:r w:rsidRPr="00B734AF">
        <w:rPr>
          <w:rFonts w:asciiTheme="minorHAnsi" w:hAnsiTheme="minorHAnsi" w:cs="Arial"/>
        </w:rPr>
        <w:t>driver.navigate().back();</w:t>
      </w:r>
    </w:p>
    <w:p w:rsidR="00084B21" w:rsidRPr="00B734AF" w:rsidRDefault="00084B21" w:rsidP="00084B21">
      <w:pPr>
        <w:pStyle w:val="BodyText"/>
        <w:rPr>
          <w:rFonts w:asciiTheme="minorHAnsi" w:hAnsiTheme="minorHAnsi" w:cs="Arial"/>
        </w:rPr>
      </w:pPr>
      <w:r w:rsidRPr="00B734AF">
        <w:rPr>
          <w:rFonts w:asciiTheme="minorHAnsi" w:hAnsiTheme="minorHAnsi" w:cs="Arial"/>
        </w:rPr>
        <w:t>driver.navigate().refresh();</w:t>
      </w:r>
    </w:p>
    <w:p w:rsidR="00CF0BA9" w:rsidRPr="00B734AF" w:rsidRDefault="00802C2E" w:rsidP="00CF0BA9">
      <w:pPr>
        <w:shd w:val="clear" w:color="auto" w:fill="FFFFFF"/>
        <w:textAlignment w:val="baseline"/>
        <w:outlineLvl w:val="2"/>
        <w:rPr>
          <w:rFonts w:asciiTheme="minorHAnsi" w:hAnsiTheme="minorHAnsi" w:cs="Arial"/>
          <w:b/>
          <w:bCs/>
          <w:spacing w:val="-10"/>
        </w:rPr>
      </w:pPr>
      <w:hyperlink r:id="rId64" w:history="1">
        <w:r w:rsidR="00CF0BA9" w:rsidRPr="00B734AF">
          <w:rPr>
            <w:rFonts w:asciiTheme="minorHAnsi" w:hAnsiTheme="minorHAnsi" w:cs="Arial"/>
            <w:b/>
            <w:bCs/>
            <w:spacing w:val="-7"/>
          </w:rPr>
          <w:t>What are the types of Assertions there in Selenium? | Selenium</w:t>
        </w:r>
      </w:hyperlink>
    </w:p>
    <w:p w:rsidR="00CF0BA9" w:rsidRPr="00B734AF" w:rsidRDefault="00CF0BA9" w:rsidP="00CF0BA9">
      <w:pPr>
        <w:shd w:val="clear" w:color="auto" w:fill="FFFFFF"/>
        <w:spacing w:line="408" w:lineRule="atLeast"/>
        <w:ind w:left="360"/>
        <w:textAlignment w:val="baseline"/>
        <w:rPr>
          <w:rFonts w:asciiTheme="minorHAnsi" w:hAnsiTheme="minorHAnsi" w:cs="Arial"/>
        </w:rPr>
      </w:pPr>
      <w:r w:rsidRPr="00B734AF">
        <w:rPr>
          <w:rFonts w:asciiTheme="minorHAnsi" w:hAnsiTheme="minorHAnsi" w:cs="Arial"/>
        </w:rPr>
        <w:t>Assertion is nothing but a check or verification point.</w:t>
      </w:r>
      <w:r w:rsidRPr="00B734AF">
        <w:rPr>
          <w:rFonts w:asciiTheme="minorHAnsi" w:hAnsiTheme="minorHAnsi" w:cs="Arial"/>
        </w:rPr>
        <w:br/>
      </w:r>
      <w:r w:rsidRPr="00B734AF">
        <w:rPr>
          <w:rFonts w:asciiTheme="minorHAnsi" w:hAnsiTheme="minorHAnsi" w:cs="Arial"/>
          <w:b/>
          <w:bCs/>
          <w:bdr w:val="none" w:sz="0" w:space="0" w:color="auto" w:frame="1"/>
        </w:rPr>
        <w:t>Selenium Assertions can be used in 3 modes:</w:t>
      </w:r>
      <w:r w:rsidRPr="00B734AF">
        <w:rPr>
          <w:rFonts w:asciiTheme="minorHAnsi" w:hAnsiTheme="minorHAnsi" w:cs="Arial"/>
        </w:rPr>
        <w:br/>
      </w:r>
      <w:r w:rsidRPr="00B734AF">
        <w:rPr>
          <w:rFonts w:asciiTheme="minorHAnsi" w:hAnsiTheme="minorHAnsi" w:cs="Arial"/>
          <w:b/>
          <w:bCs/>
          <w:bdr w:val="none" w:sz="0" w:space="0" w:color="auto" w:frame="1"/>
        </w:rPr>
        <w:lastRenderedPageBreak/>
        <w:t>1) assert -</w:t>
      </w:r>
      <w:r w:rsidRPr="00B734AF">
        <w:rPr>
          <w:rFonts w:asciiTheme="minorHAnsi" w:hAnsiTheme="minorHAnsi" w:cs="Arial"/>
          <w:b/>
          <w:bCs/>
        </w:rPr>
        <w:t> </w:t>
      </w:r>
      <w:r w:rsidRPr="00B734AF">
        <w:rPr>
          <w:rFonts w:asciiTheme="minorHAnsi" w:hAnsiTheme="minorHAnsi" w:cs="Arial"/>
        </w:rPr>
        <w:t>When an “assert” fails, the test will be aborted. If you are executing test suite, the next state case will start</w:t>
      </w:r>
      <w:r w:rsidRPr="00B734AF">
        <w:rPr>
          <w:rFonts w:asciiTheme="minorHAnsi" w:hAnsiTheme="minorHAnsi" w:cs="Arial"/>
        </w:rPr>
        <w:br/>
      </w:r>
      <w:r w:rsidRPr="00B734AF">
        <w:rPr>
          <w:rFonts w:asciiTheme="minorHAnsi" w:hAnsiTheme="minorHAnsi" w:cs="Arial"/>
          <w:b/>
          <w:bCs/>
          <w:bdr w:val="none" w:sz="0" w:space="0" w:color="auto" w:frame="1"/>
        </w:rPr>
        <w:t>2) verify -</w:t>
      </w:r>
      <w:r w:rsidRPr="00B734AF">
        <w:rPr>
          <w:rFonts w:asciiTheme="minorHAnsi" w:hAnsiTheme="minorHAnsi" w:cs="Arial"/>
          <w:b/>
          <w:bCs/>
        </w:rPr>
        <w:t> </w:t>
      </w:r>
      <w:r w:rsidRPr="00B734AF">
        <w:rPr>
          <w:rFonts w:asciiTheme="minorHAnsi" w:hAnsiTheme="minorHAnsi" w:cs="Arial"/>
        </w:rPr>
        <w:t>When a “verify” fails, the test will continue execution, logging the failure.</w:t>
      </w:r>
      <w:r w:rsidRPr="00B734AF">
        <w:rPr>
          <w:rFonts w:asciiTheme="minorHAnsi" w:hAnsiTheme="minorHAnsi" w:cs="Arial"/>
        </w:rPr>
        <w:br/>
      </w:r>
      <w:r w:rsidRPr="00B734AF">
        <w:rPr>
          <w:rFonts w:asciiTheme="minorHAnsi" w:hAnsiTheme="minorHAnsi" w:cs="Arial"/>
          <w:b/>
          <w:bCs/>
          <w:bdr w:val="none" w:sz="0" w:space="0" w:color="auto" w:frame="1"/>
        </w:rPr>
        <w:t>3) waitFor -</w:t>
      </w:r>
      <w:r w:rsidRPr="00B734AF">
        <w:rPr>
          <w:rFonts w:asciiTheme="minorHAnsi" w:hAnsiTheme="minorHAnsi" w:cs="Arial"/>
          <w:b/>
          <w:bCs/>
        </w:rPr>
        <w:t> </w:t>
      </w:r>
      <w:r w:rsidRPr="00B734AF">
        <w:rPr>
          <w:rFonts w:asciiTheme="minorHAnsi" w:hAnsiTheme="minorHAnsi" w:cs="Arial"/>
        </w:rPr>
        <w:t>“waitFor” commands wait for some condition to become true (which can be useful for testing Ajax applications). They will succeed immediately if the condition is already true. However, they will fail and halt the test if the condition does not become true within the current timeout setting.</w:t>
      </w:r>
    </w:p>
    <w:p w:rsidR="00CF0BA9" w:rsidRPr="00B734AF" w:rsidRDefault="00CF0BA9" w:rsidP="00CF0BA9">
      <w:pPr>
        <w:shd w:val="clear" w:color="auto" w:fill="FFFFFF"/>
        <w:spacing w:line="408" w:lineRule="atLeast"/>
        <w:textAlignment w:val="baseline"/>
        <w:rPr>
          <w:rFonts w:asciiTheme="minorHAnsi" w:hAnsiTheme="minorHAnsi" w:cs="Arial"/>
        </w:rPr>
      </w:pPr>
      <w:r w:rsidRPr="00B734AF">
        <w:rPr>
          <w:rFonts w:asciiTheme="minorHAnsi" w:hAnsiTheme="minorHAnsi" w:cs="Arial"/>
          <w:b/>
          <w:bCs/>
          <w:bdr w:val="none" w:sz="0" w:space="0" w:color="auto" w:frame="1"/>
        </w:rPr>
        <w:t>There are three types of Selenese, those are:</w:t>
      </w:r>
      <w:r w:rsidRPr="00B734AF">
        <w:rPr>
          <w:rFonts w:asciiTheme="minorHAnsi" w:hAnsiTheme="minorHAnsi" w:cs="Arial"/>
        </w:rPr>
        <w:br/>
      </w:r>
      <w:r w:rsidRPr="00B734AF">
        <w:rPr>
          <w:rFonts w:asciiTheme="minorHAnsi" w:hAnsiTheme="minorHAnsi" w:cs="Arial"/>
          <w:b/>
          <w:bCs/>
          <w:bdr w:val="none" w:sz="0" w:space="0" w:color="auto" w:frame="1"/>
        </w:rPr>
        <w:t>1. Actions -</w:t>
      </w:r>
      <w:r w:rsidRPr="00B734AF">
        <w:rPr>
          <w:rFonts w:asciiTheme="minorHAnsi" w:hAnsiTheme="minorHAnsi" w:cs="Arial"/>
        </w:rPr>
        <w:t> used for performing the operations and interactions with the target elements</w:t>
      </w:r>
      <w:r w:rsidRPr="00B734AF">
        <w:rPr>
          <w:rFonts w:asciiTheme="minorHAnsi" w:hAnsiTheme="minorHAnsi" w:cs="Arial"/>
        </w:rPr>
        <w:br/>
      </w:r>
      <w:r w:rsidRPr="00B734AF">
        <w:rPr>
          <w:rFonts w:asciiTheme="minorHAnsi" w:hAnsiTheme="minorHAnsi" w:cs="Arial"/>
          <w:b/>
          <w:bCs/>
          <w:bdr w:val="none" w:sz="0" w:space="0" w:color="auto" w:frame="1"/>
        </w:rPr>
        <w:t>2. Assertions -</w:t>
      </w:r>
      <w:r w:rsidRPr="00B734AF">
        <w:rPr>
          <w:rFonts w:asciiTheme="minorHAnsi" w:hAnsiTheme="minorHAnsi" w:cs="Arial"/>
        </w:rPr>
        <w:t> used as check points</w:t>
      </w:r>
      <w:r w:rsidRPr="00B734AF">
        <w:rPr>
          <w:rFonts w:asciiTheme="minorHAnsi" w:hAnsiTheme="minorHAnsi" w:cs="Arial"/>
        </w:rPr>
        <w:br/>
      </w:r>
      <w:r w:rsidRPr="00B734AF">
        <w:rPr>
          <w:rFonts w:asciiTheme="minorHAnsi" w:hAnsiTheme="minorHAnsi" w:cs="Arial"/>
          <w:b/>
          <w:bCs/>
          <w:bdr w:val="none" w:sz="0" w:space="0" w:color="auto" w:frame="1"/>
        </w:rPr>
        <w:t>3.Accessors -</w:t>
      </w:r>
      <w:r w:rsidRPr="00B734AF">
        <w:rPr>
          <w:rFonts w:asciiTheme="minorHAnsi" w:hAnsiTheme="minorHAnsi" w:cs="Arial"/>
        </w:rPr>
        <w:t> used for storing the values in a variable.</w:t>
      </w:r>
    </w:p>
    <w:p w:rsidR="004F6D79" w:rsidRPr="00B734AF" w:rsidRDefault="004F6D79" w:rsidP="004F6D79">
      <w:pPr>
        <w:shd w:val="clear" w:color="auto" w:fill="FFFFFF"/>
        <w:spacing w:line="408" w:lineRule="atLeast"/>
        <w:textAlignment w:val="baseline"/>
        <w:rPr>
          <w:rFonts w:asciiTheme="minorHAnsi" w:hAnsiTheme="minorHAnsi" w:cs="Arial"/>
        </w:rPr>
      </w:pPr>
      <w:r w:rsidRPr="00B734AF">
        <w:rPr>
          <w:rFonts w:asciiTheme="minorHAnsi" w:hAnsiTheme="minorHAnsi" w:cs="Arial"/>
          <w:b/>
          <w:bCs/>
          <w:bdr w:val="none" w:sz="0" w:space="0" w:color="auto" w:frame="1"/>
        </w:rPr>
        <w:t>There are many challenges with Selenium.</w:t>
      </w:r>
      <w:r w:rsidRPr="00B734AF">
        <w:rPr>
          <w:rFonts w:asciiTheme="minorHAnsi" w:hAnsiTheme="minorHAnsi" w:cs="Arial"/>
        </w:rPr>
        <w:br/>
        <w:t>1. Selenium Supports only web based applications</w:t>
      </w:r>
      <w:r w:rsidRPr="00B734AF">
        <w:rPr>
          <w:rFonts w:asciiTheme="minorHAnsi" w:hAnsiTheme="minorHAnsi" w:cs="Arial"/>
        </w:rPr>
        <w:br/>
        <w:t>2. It doesn’t support any non web based (Like Win 32, Java Applet, Java Swing, .Net Client Server etc) applications</w:t>
      </w:r>
      <w:r w:rsidRPr="00B734AF">
        <w:rPr>
          <w:rFonts w:asciiTheme="minorHAnsi" w:hAnsiTheme="minorHAnsi" w:cs="Arial"/>
        </w:rPr>
        <w:br/>
        <w:t>3. When you compare selenium with QTP, Silk Test, Test Partner and RFT, there are many challenges in terms of maintainability of the test cases</w:t>
      </w:r>
      <w:r w:rsidRPr="00B734AF">
        <w:rPr>
          <w:rFonts w:asciiTheme="minorHAnsi" w:hAnsiTheme="minorHAnsi" w:cs="Arial"/>
        </w:rPr>
        <w:br/>
        <w:t>4. Since Selenium is a freeware tool, there is no direct support if one is in trouble with the support of applications</w:t>
      </w:r>
      <w:r w:rsidRPr="00B734AF">
        <w:rPr>
          <w:rFonts w:asciiTheme="minorHAnsi" w:hAnsiTheme="minorHAnsi" w:cs="Arial"/>
        </w:rPr>
        <w:br/>
        <w:t>5. There is no object repository concept in Selenium, so maintainability of the objects is very high</w:t>
      </w:r>
      <w:r w:rsidRPr="00B734AF">
        <w:rPr>
          <w:rFonts w:asciiTheme="minorHAnsi" w:hAnsiTheme="minorHAnsi" w:cs="Arial"/>
        </w:rPr>
        <w:br/>
        <w:t>6. There are many challenges if one have to interact with Win 32 windows even when you are working with Web based applications</w:t>
      </w:r>
      <w:r w:rsidRPr="00B734AF">
        <w:rPr>
          <w:rFonts w:asciiTheme="minorHAnsi" w:hAnsiTheme="minorHAnsi" w:cs="Arial"/>
        </w:rPr>
        <w:br/>
        <w:t>7. Bitmap comparison is not supported by Selenium</w:t>
      </w:r>
      <w:r w:rsidRPr="00B734AF">
        <w:rPr>
          <w:rFonts w:asciiTheme="minorHAnsi" w:hAnsiTheme="minorHAnsi" w:cs="Arial"/>
        </w:rPr>
        <w:br/>
        <w:t>8. Any reporting related capabilities, you need to depend on third party tools</w:t>
      </w:r>
      <w:r w:rsidRPr="00B734AF">
        <w:rPr>
          <w:rFonts w:asciiTheme="minorHAnsi" w:hAnsiTheme="minorHAnsi" w:cs="Arial"/>
        </w:rPr>
        <w:br/>
        <w:t>9. You need to learn any one of the native language like (.Net, Java, Perl, Python, PHP, Ruby) to work efficiently with the scripting side of selenium.</w:t>
      </w:r>
    </w:p>
    <w:p w:rsidR="00CF0BA9" w:rsidRPr="00B734AF" w:rsidRDefault="00CF0BA9" w:rsidP="00CF0BA9">
      <w:pPr>
        <w:shd w:val="clear" w:color="auto" w:fill="FFFFFF"/>
        <w:spacing w:line="408" w:lineRule="atLeast"/>
        <w:ind w:left="360"/>
        <w:textAlignment w:val="baseline"/>
        <w:rPr>
          <w:rFonts w:asciiTheme="minorHAnsi" w:hAnsiTheme="minorHAnsi" w:cs="Arial"/>
        </w:rPr>
      </w:pPr>
    </w:p>
    <w:p w:rsidR="000E475B" w:rsidRPr="00B734AF" w:rsidRDefault="000E475B" w:rsidP="000E475B">
      <w:pPr>
        <w:pStyle w:val="BodyText"/>
        <w:rPr>
          <w:rFonts w:asciiTheme="minorHAnsi" w:hAnsiTheme="minorHAnsi" w:cs="Arial"/>
          <w:b/>
        </w:rPr>
      </w:pPr>
    </w:p>
    <w:p w:rsidR="000E475B" w:rsidRPr="00B734AF" w:rsidRDefault="000E475B" w:rsidP="000E475B">
      <w:pPr>
        <w:pStyle w:val="BodyText"/>
        <w:rPr>
          <w:rFonts w:asciiTheme="minorHAnsi" w:hAnsiTheme="minorHAnsi" w:cs="Arial"/>
          <w:b/>
        </w:rPr>
      </w:pPr>
      <w:r w:rsidRPr="00B734AF">
        <w:rPr>
          <w:rFonts w:asciiTheme="minorHAnsi" w:hAnsiTheme="minorHAnsi" w:cs="Arial"/>
          <w:b/>
        </w:rPr>
        <w:t>Question 175:</w:t>
      </w:r>
    </w:p>
    <w:p w:rsidR="000E475B" w:rsidRPr="00B734AF" w:rsidRDefault="000E475B" w:rsidP="000E475B">
      <w:pPr>
        <w:pStyle w:val="BodyText"/>
        <w:rPr>
          <w:rFonts w:asciiTheme="minorHAnsi" w:hAnsiTheme="minorHAnsi" w:cs="Arial"/>
          <w:b/>
        </w:rPr>
      </w:pPr>
      <w:r w:rsidRPr="00B734AF">
        <w:rPr>
          <w:rFonts w:asciiTheme="minorHAnsi" w:hAnsiTheme="minorHAnsi" w:cs="Arial"/>
          <w:b/>
        </w:rPr>
        <w:t>Why should I use Page Object?</w:t>
      </w:r>
    </w:p>
    <w:p w:rsidR="000E475B" w:rsidRPr="00B734AF" w:rsidRDefault="000E475B" w:rsidP="000E475B">
      <w:pPr>
        <w:pStyle w:val="BodyText"/>
        <w:rPr>
          <w:rFonts w:asciiTheme="minorHAnsi" w:hAnsiTheme="minorHAnsi" w:cs="Arial"/>
        </w:rPr>
      </w:pPr>
      <w:r w:rsidRPr="00B734AF">
        <w:rPr>
          <w:rFonts w:asciiTheme="minorHAnsi" w:hAnsiTheme="minorHAnsi" w:cs="Arial"/>
        </w:rPr>
        <w:t>Answer</w:t>
      </w:r>
    </w:p>
    <w:p w:rsidR="000E475B" w:rsidRPr="00B734AF" w:rsidRDefault="000E475B" w:rsidP="000E475B">
      <w:pPr>
        <w:pStyle w:val="BodyText"/>
        <w:rPr>
          <w:rFonts w:asciiTheme="minorHAnsi" w:hAnsiTheme="minorHAnsi" w:cs="Arial"/>
        </w:rPr>
      </w:pPr>
      <w:r w:rsidRPr="00B734AF">
        <w:rPr>
          <w:rFonts w:asciiTheme="minorHAnsi" w:hAnsiTheme="minorHAnsi" w:cs="Arial"/>
        </w:rPr>
        <w:lastRenderedPageBreak/>
        <w:t>Page object is a design pattern which distinguishes the code carrying out operations on page and code which carries out tests (assertion/verification). While implementing page object you abstract functioning of a page or part of it in a dedicated “Classs” which is then used by test script to perform actions on page and reach a stage when actual test could be performed.</w:t>
      </w:r>
    </w:p>
    <w:p w:rsidR="000E475B" w:rsidRPr="00B734AF" w:rsidRDefault="000E475B" w:rsidP="000E475B">
      <w:pPr>
        <w:pStyle w:val="BodyText"/>
        <w:rPr>
          <w:rFonts w:asciiTheme="minorHAnsi" w:hAnsiTheme="minorHAnsi" w:cs="Arial"/>
        </w:rPr>
      </w:pPr>
    </w:p>
    <w:p w:rsidR="000E475B" w:rsidRPr="00B734AF" w:rsidRDefault="000E475B" w:rsidP="000E475B">
      <w:pPr>
        <w:pStyle w:val="BodyText"/>
        <w:rPr>
          <w:rFonts w:asciiTheme="minorHAnsi" w:hAnsiTheme="minorHAnsi" w:cs="Arial"/>
        </w:rPr>
      </w:pPr>
      <w:r w:rsidRPr="00B734AF">
        <w:rPr>
          <w:rFonts w:asciiTheme="minorHAnsi" w:hAnsiTheme="minorHAnsi" w:cs="Arial"/>
        </w:rPr>
        <w:t>Advantage of using page object is the fact that if application lay out changes then you only need to modify the navigation part and test would function intact.</w:t>
      </w:r>
    </w:p>
    <w:p w:rsidR="00A2133A" w:rsidRPr="00B734AF" w:rsidRDefault="00A2133A" w:rsidP="00A2133A">
      <w:pPr>
        <w:shd w:val="clear" w:color="auto" w:fill="FFFFFF"/>
        <w:spacing w:after="120"/>
        <w:outlineLvl w:val="1"/>
        <w:rPr>
          <w:rFonts w:asciiTheme="minorHAnsi" w:hAnsiTheme="minorHAnsi" w:cs="Arial"/>
          <w:color w:val="000000"/>
        </w:rPr>
      </w:pPr>
      <w:r w:rsidRPr="00B734AF">
        <w:rPr>
          <w:rFonts w:asciiTheme="minorHAnsi" w:hAnsiTheme="minorHAnsi" w:cs="Arial"/>
          <w:color w:val="000000"/>
        </w:rPr>
        <w:t>Check If An Element Exists</w:t>
      </w:r>
    </w:p>
    <w:p w:rsidR="00A2133A" w:rsidRPr="00B734AF" w:rsidRDefault="00A2133A" w:rsidP="00A04D92">
      <w:pPr>
        <w:pBdr>
          <w:left w:val="single" w:sz="12" w:space="0" w:color="6CE26C"/>
        </w:pBdr>
        <w:shd w:val="clear" w:color="auto" w:fill="FFFFFF"/>
        <w:spacing w:before="100" w:beforeAutospacing="1" w:line="175" w:lineRule="atLeast"/>
        <w:ind w:left="720"/>
        <w:rPr>
          <w:rFonts w:asciiTheme="minorHAnsi" w:hAnsiTheme="minorHAnsi" w:cs="Arial"/>
          <w:color w:val="000000"/>
          <w:bdr w:val="none" w:sz="0" w:space="0" w:color="auto" w:frame="1"/>
        </w:rPr>
      </w:pPr>
      <w:r w:rsidRPr="00B734AF">
        <w:rPr>
          <w:rFonts w:asciiTheme="minorHAnsi" w:hAnsiTheme="minorHAnsi" w:cs="Arial"/>
          <w:color w:val="000000"/>
          <w:bdr w:val="none" w:sz="0" w:space="0" w:color="auto" w:frame="1"/>
        </w:rPr>
        <w:t>driver.findElements(By.id(</w:t>
      </w:r>
      <w:r w:rsidRPr="00B734AF">
        <w:rPr>
          <w:rStyle w:val="string"/>
          <w:rFonts w:asciiTheme="minorHAnsi" w:eastAsiaTheme="majorEastAsia" w:hAnsiTheme="minorHAnsi" w:cs="Arial"/>
          <w:color w:val="000000"/>
          <w:bdr w:val="none" w:sz="0" w:space="0" w:color="auto" w:frame="1"/>
        </w:rPr>
        <w:t>"element-id"</w:t>
      </w:r>
      <w:r w:rsidRPr="00B734AF">
        <w:rPr>
          <w:rFonts w:asciiTheme="minorHAnsi" w:hAnsiTheme="minorHAnsi" w:cs="Arial"/>
          <w:color w:val="000000"/>
          <w:bdr w:val="none" w:sz="0" w:space="0" w:color="auto" w:frame="1"/>
        </w:rPr>
        <w:t>)).size()!=</w:t>
      </w:r>
      <w:r w:rsidRPr="00B734AF">
        <w:rPr>
          <w:rStyle w:val="number"/>
          <w:rFonts w:asciiTheme="minorHAnsi" w:eastAsiaTheme="majorEastAsia" w:hAnsiTheme="minorHAnsi" w:cs="Arial"/>
          <w:color w:val="C00000"/>
          <w:bdr w:val="none" w:sz="0" w:space="0" w:color="auto" w:frame="1"/>
        </w:rPr>
        <w:t>0</w:t>
      </w:r>
      <w:r w:rsidRPr="00B734AF">
        <w:rPr>
          <w:rFonts w:asciiTheme="minorHAnsi" w:hAnsiTheme="minorHAnsi" w:cs="Arial"/>
          <w:color w:val="000000"/>
          <w:bdr w:val="none" w:sz="0" w:space="0" w:color="auto" w:frame="1"/>
        </w:rPr>
        <w:t>  </w:t>
      </w:r>
    </w:p>
    <w:p w:rsidR="00340132" w:rsidRPr="00B734AF" w:rsidRDefault="00340132" w:rsidP="00340132">
      <w:pPr>
        <w:shd w:val="clear" w:color="auto" w:fill="FFFFFF"/>
        <w:spacing w:after="120"/>
        <w:outlineLvl w:val="1"/>
        <w:rPr>
          <w:rFonts w:asciiTheme="minorHAnsi" w:hAnsiTheme="minorHAnsi" w:cs="Arial"/>
          <w:color w:val="000000"/>
        </w:rPr>
      </w:pPr>
    </w:p>
    <w:p w:rsidR="00340132" w:rsidRPr="00B734AF" w:rsidRDefault="00340132" w:rsidP="00340132">
      <w:pPr>
        <w:shd w:val="clear" w:color="auto" w:fill="FFFFFF"/>
        <w:spacing w:after="120"/>
        <w:outlineLvl w:val="1"/>
        <w:rPr>
          <w:rFonts w:asciiTheme="minorHAnsi" w:hAnsiTheme="minorHAnsi" w:cs="Arial"/>
          <w:b/>
          <w:color w:val="000000"/>
        </w:rPr>
      </w:pPr>
      <w:r w:rsidRPr="00B734AF">
        <w:rPr>
          <w:rFonts w:asciiTheme="minorHAnsi" w:hAnsiTheme="minorHAnsi" w:cs="Arial"/>
          <w:color w:val="000000"/>
        </w:rPr>
        <w:t>Refresh Page</w:t>
      </w:r>
    </w:p>
    <w:p w:rsidR="00340132" w:rsidRPr="00B734AF" w:rsidRDefault="00340132" w:rsidP="00340132">
      <w:pPr>
        <w:pBdr>
          <w:left w:val="single" w:sz="12" w:space="0" w:color="6CE26C"/>
        </w:pBdr>
        <w:shd w:val="clear" w:color="auto" w:fill="FFFFFF"/>
        <w:spacing w:beforeAutospacing="1" w:line="175" w:lineRule="atLeast"/>
        <w:ind w:left="720"/>
        <w:rPr>
          <w:rFonts w:asciiTheme="minorHAnsi" w:hAnsiTheme="minorHAnsi" w:cs="Arial"/>
          <w:color w:val="5C5C5C"/>
        </w:rPr>
      </w:pPr>
      <w:r w:rsidRPr="00B734AF">
        <w:rPr>
          <w:rFonts w:asciiTheme="minorHAnsi" w:hAnsiTheme="minorHAnsi" w:cs="Arial"/>
          <w:b/>
          <w:color w:val="000000"/>
          <w:bdr w:val="none" w:sz="0" w:space="0" w:color="auto" w:frame="1"/>
        </w:rPr>
        <w:t>driver.navigate().refresh()</w:t>
      </w:r>
      <w:r w:rsidRPr="00B734AF">
        <w:rPr>
          <w:rFonts w:asciiTheme="minorHAnsi" w:hAnsiTheme="minorHAnsi" w:cs="Arial"/>
          <w:color w:val="000000"/>
          <w:bdr w:val="none" w:sz="0" w:space="0" w:color="auto" w:frame="1"/>
        </w:rPr>
        <w:t>;  </w:t>
      </w:r>
    </w:p>
    <w:p w:rsidR="0015500B" w:rsidRPr="00B734AF" w:rsidRDefault="0015500B" w:rsidP="0015500B">
      <w:pPr>
        <w:shd w:val="clear" w:color="auto" w:fill="FFFFFF"/>
        <w:spacing w:after="120"/>
        <w:outlineLvl w:val="1"/>
        <w:rPr>
          <w:rFonts w:asciiTheme="minorHAnsi" w:hAnsiTheme="minorHAnsi" w:cs="Arial"/>
          <w:color w:val="000000"/>
        </w:rPr>
      </w:pPr>
      <w:r w:rsidRPr="00B734AF">
        <w:rPr>
          <w:rFonts w:asciiTheme="minorHAnsi" w:hAnsiTheme="minorHAnsi" w:cs="Arial"/>
          <w:color w:val="000000"/>
        </w:rPr>
        <w:t>Wait For Element To Be Available</w:t>
      </w:r>
    </w:p>
    <w:p w:rsidR="0015500B" w:rsidRPr="00B734AF" w:rsidRDefault="0015500B" w:rsidP="0015500B">
      <w:pPr>
        <w:shd w:val="clear" w:color="auto" w:fill="FFFFFF"/>
        <w:spacing w:after="120"/>
        <w:outlineLvl w:val="1"/>
        <w:rPr>
          <w:rFonts w:asciiTheme="minorHAnsi" w:hAnsiTheme="minorHAnsi" w:cs="Arial"/>
          <w:color w:val="000000"/>
          <w:bdr w:val="none" w:sz="0" w:space="0" w:color="auto" w:frame="1"/>
        </w:rPr>
      </w:pPr>
      <w:r w:rsidRPr="00B734AF">
        <w:rPr>
          <w:rFonts w:asciiTheme="minorHAnsi" w:hAnsiTheme="minorHAnsi" w:cs="Arial"/>
          <w:color w:val="000000"/>
          <w:bdr w:val="none" w:sz="0" w:space="0" w:color="auto" w:frame="1"/>
        </w:rPr>
        <w:t xml:space="preserve">WebDriverWait wait = new WebDriverWait(driver, 30);  </w:t>
      </w:r>
    </w:p>
    <w:p w:rsidR="00340132" w:rsidRPr="00B734AF" w:rsidRDefault="0015500B" w:rsidP="0015500B">
      <w:pPr>
        <w:shd w:val="clear" w:color="auto" w:fill="FFFFFF"/>
        <w:spacing w:after="120"/>
        <w:outlineLvl w:val="1"/>
        <w:rPr>
          <w:rFonts w:asciiTheme="minorHAnsi" w:hAnsiTheme="minorHAnsi" w:cs="Arial"/>
          <w:color w:val="000000"/>
          <w:bdr w:val="none" w:sz="0" w:space="0" w:color="auto" w:frame="1"/>
        </w:rPr>
      </w:pPr>
      <w:r w:rsidRPr="00B734AF">
        <w:rPr>
          <w:rFonts w:asciiTheme="minorHAnsi" w:hAnsiTheme="minorHAnsi" w:cs="Arial"/>
          <w:color w:val="000000"/>
          <w:bdr w:val="none" w:sz="0" w:space="0" w:color="auto" w:frame="1"/>
        </w:rPr>
        <w:t>WebElement element = wait.until(ExpectedConditions.elementToBeClickable(By.id("id1</w:t>
      </w:r>
      <w:r w:rsidR="006D5E43" w:rsidRPr="00B734AF">
        <w:rPr>
          <w:rFonts w:asciiTheme="minorHAnsi" w:hAnsiTheme="minorHAnsi" w:cs="Arial"/>
          <w:color w:val="000000"/>
          <w:bdr w:val="none" w:sz="0" w:space="0" w:color="auto" w:frame="1"/>
        </w:rPr>
        <w:t>)</w:t>
      </w:r>
    </w:p>
    <w:p w:rsidR="00340132" w:rsidRPr="00B734AF" w:rsidRDefault="00340132" w:rsidP="00340132">
      <w:pPr>
        <w:shd w:val="clear" w:color="auto" w:fill="FFFFFF"/>
        <w:spacing w:after="120"/>
        <w:outlineLvl w:val="1"/>
        <w:rPr>
          <w:rFonts w:asciiTheme="minorHAnsi" w:hAnsiTheme="minorHAnsi" w:cs="Arial"/>
          <w:color w:val="000000"/>
        </w:rPr>
      </w:pPr>
      <w:r w:rsidRPr="00B734AF">
        <w:rPr>
          <w:rFonts w:asciiTheme="minorHAnsi" w:hAnsiTheme="minorHAnsi" w:cs="Arial"/>
          <w:color w:val="000000"/>
        </w:rPr>
        <w:t>How To Check If An Element Is Visible With WebDriver</w:t>
      </w:r>
    </w:p>
    <w:p w:rsidR="00340132" w:rsidRPr="00B734AF" w:rsidRDefault="00340132" w:rsidP="00340132">
      <w:pPr>
        <w:pStyle w:val="BodyText"/>
        <w:rPr>
          <w:rFonts w:asciiTheme="minorHAnsi" w:hAnsiTheme="minorHAnsi" w:cs="Arial"/>
          <w:b/>
        </w:rPr>
      </w:pPr>
      <w:r w:rsidRPr="00B734AF">
        <w:rPr>
          <w:rFonts w:asciiTheme="minorHAnsi" w:hAnsiTheme="minorHAnsi" w:cs="Arial"/>
          <w:b/>
        </w:rPr>
        <w:t>http://www.fromdev.com/2013/09/webdriver-selenium-code-snippets.html</w:t>
      </w:r>
    </w:p>
    <w:p w:rsidR="00340132" w:rsidRPr="00B734AF" w:rsidRDefault="00340132" w:rsidP="0080467E">
      <w:pPr>
        <w:pStyle w:val="BodyText"/>
        <w:tabs>
          <w:tab w:val="left" w:pos="5380"/>
        </w:tabs>
        <w:rPr>
          <w:rFonts w:asciiTheme="minorHAnsi" w:hAnsiTheme="minorHAnsi" w:cs="Arial"/>
        </w:rPr>
      </w:pPr>
      <w:r w:rsidRPr="00B734AF">
        <w:rPr>
          <w:rFonts w:asciiTheme="minorHAnsi" w:hAnsiTheme="minorHAnsi" w:cs="Arial"/>
        </w:rPr>
        <w:t xml:space="preserve">WebElement element  = driver.findElement(By.id("element-id"));  </w:t>
      </w:r>
      <w:r w:rsidR="0080467E" w:rsidRPr="00B734AF">
        <w:rPr>
          <w:rFonts w:asciiTheme="minorHAnsi" w:hAnsiTheme="minorHAnsi" w:cs="Arial"/>
        </w:rPr>
        <w:tab/>
      </w:r>
    </w:p>
    <w:p w:rsidR="00340132" w:rsidRPr="00B734AF" w:rsidRDefault="00340132" w:rsidP="00340132">
      <w:pPr>
        <w:pStyle w:val="BodyText"/>
        <w:rPr>
          <w:rFonts w:asciiTheme="minorHAnsi" w:hAnsiTheme="minorHAnsi" w:cs="Arial"/>
        </w:rPr>
      </w:pPr>
      <w:r w:rsidRPr="00B734AF">
        <w:rPr>
          <w:rFonts w:asciiTheme="minorHAnsi" w:hAnsiTheme="minorHAnsi" w:cs="Arial"/>
        </w:rPr>
        <w:t xml:space="preserve">if(element instanceof RenderedWebElement) {  </w:t>
      </w:r>
    </w:p>
    <w:p w:rsidR="00340132" w:rsidRPr="00B734AF" w:rsidRDefault="00340132" w:rsidP="00340132">
      <w:pPr>
        <w:pStyle w:val="BodyText"/>
        <w:rPr>
          <w:rFonts w:asciiTheme="minorHAnsi" w:hAnsiTheme="minorHAnsi" w:cs="Arial"/>
        </w:rPr>
      </w:pPr>
      <w:r w:rsidRPr="00B734AF">
        <w:rPr>
          <w:rFonts w:asciiTheme="minorHAnsi" w:hAnsiTheme="minorHAnsi" w:cs="Arial"/>
        </w:rPr>
        <w:t xml:space="preserve">System.out.println("Element visible");  </w:t>
      </w:r>
    </w:p>
    <w:p w:rsidR="00340132" w:rsidRPr="00B734AF" w:rsidRDefault="00340132" w:rsidP="00340132">
      <w:pPr>
        <w:pStyle w:val="BodyText"/>
        <w:rPr>
          <w:rFonts w:asciiTheme="minorHAnsi" w:hAnsiTheme="minorHAnsi" w:cs="Arial"/>
        </w:rPr>
      </w:pPr>
      <w:r w:rsidRPr="00B734AF">
        <w:rPr>
          <w:rFonts w:asciiTheme="minorHAnsi" w:hAnsiTheme="minorHAnsi" w:cs="Arial"/>
        </w:rPr>
        <w:t xml:space="preserve">} else {  </w:t>
      </w:r>
    </w:p>
    <w:p w:rsidR="00340132" w:rsidRPr="00B734AF" w:rsidRDefault="00340132" w:rsidP="00340132">
      <w:pPr>
        <w:pStyle w:val="BodyText"/>
        <w:rPr>
          <w:rFonts w:asciiTheme="minorHAnsi" w:hAnsiTheme="minorHAnsi" w:cs="Arial"/>
        </w:rPr>
      </w:pPr>
      <w:r w:rsidRPr="00B734AF">
        <w:rPr>
          <w:rFonts w:asciiTheme="minorHAnsi" w:hAnsiTheme="minorHAnsi" w:cs="Arial"/>
        </w:rPr>
        <w:t xml:space="preserve">System.out.println("Element Not visible");  </w:t>
      </w:r>
    </w:p>
    <w:p w:rsidR="00340132" w:rsidRPr="00B734AF" w:rsidRDefault="00340132" w:rsidP="00340132">
      <w:pPr>
        <w:pStyle w:val="BodyText"/>
        <w:rPr>
          <w:rFonts w:asciiTheme="minorHAnsi" w:hAnsiTheme="minorHAnsi" w:cs="Arial"/>
          <w:b/>
        </w:rPr>
      </w:pPr>
      <w:r w:rsidRPr="00B734AF">
        <w:rPr>
          <w:rFonts w:asciiTheme="minorHAnsi" w:hAnsiTheme="minorHAnsi" w:cs="Arial"/>
          <w:b/>
        </w:rPr>
        <w:t xml:space="preserve">}  </w:t>
      </w:r>
    </w:p>
    <w:p w:rsidR="0015500B" w:rsidRPr="00B734AF" w:rsidRDefault="00802C2E" w:rsidP="0015500B">
      <w:pPr>
        <w:pStyle w:val="Heading1"/>
        <w:shd w:val="clear" w:color="auto" w:fill="FFFFFF"/>
        <w:spacing w:before="0" w:after="0"/>
        <w:textAlignment w:val="baseline"/>
        <w:rPr>
          <w:rFonts w:asciiTheme="minorHAnsi" w:hAnsiTheme="minorHAnsi" w:cs="Arial"/>
          <w:color w:val="000000"/>
          <w:sz w:val="24"/>
          <w:szCs w:val="24"/>
        </w:rPr>
      </w:pPr>
      <w:hyperlink r:id="rId65" w:history="1">
        <w:r w:rsidR="0015500B" w:rsidRPr="00B734AF">
          <w:rPr>
            <w:rStyle w:val="Hyperlink"/>
            <w:rFonts w:asciiTheme="minorHAnsi" w:hAnsiTheme="minorHAnsi" w:cs="Arial"/>
            <w:color w:val="000000"/>
            <w:sz w:val="24"/>
            <w:szCs w:val="24"/>
            <w:bdr w:val="none" w:sz="0" w:space="0" w:color="auto" w:frame="1"/>
          </w:rPr>
          <w:t>Use Selenium to find all “hoverable” elements on a webpage</w:t>
        </w:r>
      </w:hyperlink>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2B91AF"/>
        </w:rPr>
        <w:t>WebDriver</w:t>
      </w:r>
      <w:r w:rsidRPr="00B734AF">
        <w:rPr>
          <w:rFonts w:asciiTheme="minorHAnsi" w:hAnsiTheme="minorHAnsi" w:cs="Arial"/>
          <w:color w:val="000000"/>
        </w:rPr>
        <w:t xml:space="preserve"> driver = </w:t>
      </w:r>
      <w:r w:rsidRPr="00B734AF">
        <w:rPr>
          <w:rFonts w:asciiTheme="minorHAnsi" w:hAnsiTheme="minorHAnsi" w:cs="Arial"/>
          <w:color w:val="00008B"/>
        </w:rPr>
        <w:t>new</w:t>
      </w:r>
      <w:r w:rsidRPr="00B734AF">
        <w:rPr>
          <w:rFonts w:asciiTheme="minorHAnsi" w:hAnsiTheme="minorHAnsi" w:cs="Arial"/>
          <w:color w:val="2B91AF"/>
        </w:rPr>
        <w:t>FirefoxDriver</w:t>
      </w:r>
      <w:r w:rsidRPr="00B734AF">
        <w:rPr>
          <w:rFonts w:asciiTheme="minorHAnsi" w:hAnsiTheme="minorHAnsi" w:cs="Arial"/>
          <w:color w:val="000000"/>
        </w:rPr>
        <w:t>();</w:t>
      </w:r>
    </w:p>
    <w:p w:rsidR="0015500B" w:rsidRPr="00B734AF" w:rsidRDefault="0015500B" w:rsidP="00C86854">
      <w:pPr>
        <w:shd w:val="clear" w:color="auto" w:fill="EEEEEE"/>
        <w:tabs>
          <w:tab w:val="left" w:pos="916"/>
          <w:tab w:val="left" w:pos="1832"/>
          <w:tab w:val="left" w:pos="2748"/>
          <w:tab w:val="left" w:pos="3664"/>
        </w:tabs>
        <w:spacing w:line="223" w:lineRule="atLeast"/>
        <w:textAlignment w:val="baseline"/>
        <w:rPr>
          <w:rFonts w:asciiTheme="minorHAnsi" w:hAnsiTheme="minorHAnsi" w:cs="Arial"/>
          <w:color w:val="000000"/>
        </w:rPr>
      </w:pPr>
      <w:r w:rsidRPr="00B734AF">
        <w:rPr>
          <w:rFonts w:asciiTheme="minorHAnsi" w:hAnsiTheme="minorHAnsi" w:cs="Arial"/>
          <w:color w:val="000000"/>
        </w:rPr>
        <w:t>driver.navigate().to(</w:t>
      </w:r>
      <w:r w:rsidRPr="00B734AF">
        <w:rPr>
          <w:rFonts w:asciiTheme="minorHAnsi" w:hAnsiTheme="minorHAnsi" w:cs="Arial"/>
          <w:color w:val="800000"/>
        </w:rPr>
        <w:t>"http://yourdomain.com/page.html"</w:t>
      </w:r>
      <w:r w:rsidRPr="00B734AF">
        <w:rPr>
          <w:rFonts w:asciiTheme="minorHAnsi" w:hAnsiTheme="minorHAnsi" w:cs="Arial"/>
          <w:color w:val="000000"/>
        </w:rPr>
        <w:t>);</w:t>
      </w:r>
      <w:r w:rsidR="00C86854" w:rsidRPr="00B734AF">
        <w:rPr>
          <w:rFonts w:asciiTheme="minorHAnsi" w:hAnsiTheme="minorHAnsi" w:cs="Arial"/>
          <w:color w:val="000000"/>
        </w:rPr>
        <w:tab/>
      </w:r>
      <w:r w:rsidR="00C86854" w:rsidRPr="00B734AF">
        <w:rPr>
          <w:rFonts w:asciiTheme="minorHAnsi" w:hAnsiTheme="minorHAnsi" w:cs="Arial"/>
          <w:color w:val="000000"/>
        </w:rPr>
        <w:tab/>
      </w:r>
      <w:r w:rsidR="00C86854" w:rsidRPr="00B734AF">
        <w:rPr>
          <w:rFonts w:asciiTheme="minorHAnsi" w:hAnsiTheme="minorHAnsi" w:cs="Arial"/>
          <w:color w:val="000000"/>
        </w:rPr>
        <w:tab/>
      </w:r>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2B91AF"/>
        </w:rPr>
        <w:t>List</w:t>
      </w:r>
      <w:r w:rsidRPr="00B734AF">
        <w:rPr>
          <w:rFonts w:asciiTheme="minorHAnsi" w:hAnsiTheme="minorHAnsi" w:cs="Arial"/>
          <w:color w:val="000000"/>
        </w:rPr>
        <w:t>&lt;</w:t>
      </w:r>
      <w:r w:rsidRPr="00B734AF">
        <w:rPr>
          <w:rFonts w:asciiTheme="minorHAnsi" w:hAnsiTheme="minorHAnsi" w:cs="Arial"/>
          <w:color w:val="2B91AF"/>
        </w:rPr>
        <w:t>WebElement</w:t>
      </w:r>
      <w:r w:rsidRPr="00B734AF">
        <w:rPr>
          <w:rFonts w:asciiTheme="minorHAnsi" w:hAnsiTheme="minorHAnsi" w:cs="Arial"/>
          <w:color w:val="000000"/>
        </w:rPr>
        <w:t>&gt; mouseoverElements = driver.findElements(</w:t>
      </w:r>
      <w:r w:rsidRPr="00B734AF">
        <w:rPr>
          <w:rFonts w:asciiTheme="minorHAnsi" w:hAnsiTheme="minorHAnsi" w:cs="Arial"/>
          <w:color w:val="2B91AF"/>
        </w:rPr>
        <w:t>By</w:t>
      </w:r>
      <w:r w:rsidRPr="00B734AF">
        <w:rPr>
          <w:rFonts w:asciiTheme="minorHAnsi" w:hAnsiTheme="minorHAnsi" w:cs="Arial"/>
          <w:color w:val="000000"/>
        </w:rPr>
        <w:t>.xpath(</w:t>
      </w:r>
      <w:r w:rsidRPr="00B734AF">
        <w:rPr>
          <w:rFonts w:asciiTheme="minorHAnsi" w:hAnsiTheme="minorHAnsi" w:cs="Arial"/>
          <w:color w:val="800000"/>
        </w:rPr>
        <w:t>"//*[@onmouseover]"</w:t>
      </w:r>
      <w:r w:rsidRPr="00B734AF">
        <w:rPr>
          <w:rFonts w:asciiTheme="minorHAnsi" w:hAnsiTheme="minorHAnsi" w:cs="Arial"/>
          <w:color w:val="000000"/>
        </w:rPr>
        <w:t>));</w:t>
      </w:r>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2B91AF"/>
        </w:rPr>
        <w:t>System</w:t>
      </w:r>
      <w:r w:rsidRPr="00B734AF">
        <w:rPr>
          <w:rFonts w:asciiTheme="minorHAnsi" w:hAnsiTheme="minorHAnsi" w:cs="Arial"/>
          <w:color w:val="000000"/>
        </w:rPr>
        <w:t>.out.println(</w:t>
      </w:r>
      <w:r w:rsidRPr="00B734AF">
        <w:rPr>
          <w:rFonts w:asciiTheme="minorHAnsi" w:hAnsiTheme="minorHAnsi" w:cs="Arial"/>
          <w:color w:val="800000"/>
        </w:rPr>
        <w:t>"Number of elements with a mouseover attribute: "</w:t>
      </w:r>
      <w:r w:rsidRPr="00B734AF">
        <w:rPr>
          <w:rFonts w:asciiTheme="minorHAnsi" w:hAnsiTheme="minorHAnsi" w:cs="Arial"/>
          <w:color w:val="000000"/>
        </w:rPr>
        <w:t xml:space="preserve"> + mouseoverElements.size());</w:t>
      </w:r>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8B"/>
        </w:rPr>
        <w:t>for</w:t>
      </w:r>
      <w:r w:rsidRPr="00B734AF">
        <w:rPr>
          <w:rFonts w:asciiTheme="minorHAnsi" w:hAnsiTheme="minorHAnsi" w:cs="Arial"/>
          <w:color w:val="000000"/>
        </w:rPr>
        <w:t xml:space="preserve"> (</w:t>
      </w:r>
      <w:r w:rsidRPr="00B734AF">
        <w:rPr>
          <w:rFonts w:asciiTheme="minorHAnsi" w:hAnsiTheme="minorHAnsi" w:cs="Arial"/>
          <w:color w:val="2B91AF"/>
        </w:rPr>
        <w:t>WebElement</w:t>
      </w:r>
      <w:r w:rsidRPr="00B734AF">
        <w:rPr>
          <w:rFonts w:asciiTheme="minorHAnsi" w:hAnsiTheme="minorHAnsi" w:cs="Arial"/>
          <w:color w:val="000000"/>
        </w:rPr>
        <w:t xml:space="preserve"> e : mouseoverElements) {</w:t>
      </w:r>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2B91AF"/>
        </w:rPr>
        <w:t>System</w:t>
      </w:r>
      <w:r w:rsidRPr="00B734AF">
        <w:rPr>
          <w:rFonts w:asciiTheme="minorHAnsi" w:hAnsiTheme="minorHAnsi" w:cs="Arial"/>
          <w:color w:val="000000"/>
        </w:rPr>
        <w:t xml:space="preserve">.out.println(e.getTagName() + </w:t>
      </w:r>
      <w:r w:rsidRPr="00B734AF">
        <w:rPr>
          <w:rFonts w:asciiTheme="minorHAnsi" w:hAnsiTheme="minorHAnsi" w:cs="Arial"/>
          <w:color w:val="800000"/>
        </w:rPr>
        <w:t>": "</w:t>
      </w:r>
      <w:r w:rsidRPr="00B734AF">
        <w:rPr>
          <w:rFonts w:asciiTheme="minorHAnsi" w:hAnsiTheme="minorHAnsi" w:cs="Arial"/>
          <w:color w:val="000000"/>
        </w:rPr>
        <w:t xml:space="preserve"> + e.toString());</w:t>
      </w:r>
    </w:p>
    <w:p w:rsidR="0015500B" w:rsidRPr="00B734AF" w:rsidRDefault="0015500B" w:rsidP="0015500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3" w:lineRule="atLeast"/>
        <w:textAlignment w:val="baseline"/>
        <w:rPr>
          <w:rFonts w:asciiTheme="minorHAnsi" w:hAnsiTheme="minorHAnsi" w:cs="Arial"/>
          <w:color w:val="000000"/>
        </w:rPr>
      </w:pPr>
      <w:r w:rsidRPr="00B734AF">
        <w:rPr>
          <w:rFonts w:asciiTheme="minorHAnsi" w:hAnsiTheme="minorHAnsi" w:cs="Arial"/>
          <w:color w:val="000000"/>
        </w:rPr>
        <w:t xml:space="preserve">    }</w:t>
      </w:r>
    </w:p>
    <w:p w:rsidR="00EF3C58" w:rsidRPr="00B734AF" w:rsidRDefault="00A2133A" w:rsidP="00BF761A">
      <w:pPr>
        <w:pStyle w:val="BodyText"/>
        <w:rPr>
          <w:rFonts w:asciiTheme="minorHAnsi" w:hAnsiTheme="minorHAnsi" w:cs="Arial"/>
          <w:b/>
        </w:rPr>
      </w:pPr>
      <w:r w:rsidRPr="00B734AF">
        <w:rPr>
          <w:rFonts w:asciiTheme="minorHAnsi" w:hAnsiTheme="minorHAnsi" w:cs="Arial"/>
          <w:b/>
        </w:rPr>
        <w:t xml:space="preserve">Count of Elements </w:t>
      </w:r>
      <w:r w:rsidR="00AC0A4F" w:rsidRPr="00B734AF">
        <w:rPr>
          <w:rFonts w:asciiTheme="minorHAnsi" w:hAnsiTheme="minorHAnsi" w:cs="Arial"/>
          <w:b/>
        </w:rPr>
        <w:t>TextBox Selenium</w:t>
      </w:r>
    </w:p>
    <w:p w:rsidR="00AC0A4F" w:rsidRPr="00B734AF" w:rsidRDefault="00AC0A4F" w:rsidP="00BF761A">
      <w:pPr>
        <w:pStyle w:val="BodyText"/>
        <w:rPr>
          <w:rFonts w:asciiTheme="minorHAnsi" w:hAnsiTheme="minorHAnsi" w:cs="Arial"/>
          <w:b/>
        </w:rPr>
      </w:pPr>
      <w:r w:rsidRPr="00B734AF">
        <w:rPr>
          <w:rFonts w:asciiTheme="minorHAnsi" w:hAnsiTheme="minorHAnsi" w:cs="Arial"/>
          <w:b/>
        </w:rPr>
        <w:t>No of text Boxes/pages/Elements/Images in Page</w:t>
      </w:r>
      <w:r w:rsidR="00C759AB" w:rsidRPr="00B734AF">
        <w:rPr>
          <w:rFonts w:asciiTheme="minorHAnsi" w:hAnsiTheme="minorHAnsi" w:cs="Arial"/>
          <w:b/>
        </w:rPr>
        <w:t>- According to tag we can count</w:t>
      </w:r>
    </w:p>
    <w:p w:rsidR="003816E0" w:rsidRPr="00B734AF" w:rsidRDefault="003816E0" w:rsidP="003816E0">
      <w:pPr>
        <w:autoSpaceDE w:val="0"/>
        <w:autoSpaceDN w:val="0"/>
        <w:adjustRightInd w:val="0"/>
        <w:rPr>
          <w:rFonts w:asciiTheme="minorHAnsi" w:hAnsiTheme="minorHAnsi" w:cs="Arial"/>
        </w:rPr>
      </w:pPr>
      <w:r w:rsidRPr="00B734AF">
        <w:rPr>
          <w:rFonts w:asciiTheme="minorHAnsi" w:hAnsiTheme="minorHAnsi" w:cs="Arial"/>
          <w:color w:val="000000"/>
        </w:rPr>
        <w:lastRenderedPageBreak/>
        <w:t xml:space="preserve">WebDriver driver = </w:t>
      </w:r>
      <w:r w:rsidRPr="00B734AF">
        <w:rPr>
          <w:rFonts w:asciiTheme="minorHAnsi" w:hAnsiTheme="minorHAnsi" w:cs="Arial"/>
          <w:b/>
          <w:bCs/>
          <w:color w:val="7F0055"/>
        </w:rPr>
        <w:t>new</w:t>
      </w:r>
      <w:r w:rsidRPr="00B734AF">
        <w:rPr>
          <w:rFonts w:asciiTheme="minorHAnsi" w:hAnsiTheme="minorHAnsi" w:cs="Arial"/>
          <w:color w:val="000000"/>
        </w:rPr>
        <w:t>FirefoxDriver();</w:t>
      </w:r>
    </w:p>
    <w:p w:rsidR="003816E0" w:rsidRPr="00B734AF" w:rsidRDefault="003816E0" w:rsidP="003816E0">
      <w:pPr>
        <w:autoSpaceDE w:val="0"/>
        <w:autoSpaceDN w:val="0"/>
        <w:adjustRightInd w:val="0"/>
        <w:rPr>
          <w:rFonts w:asciiTheme="minorHAnsi" w:hAnsiTheme="minorHAnsi" w:cs="Arial"/>
        </w:rPr>
      </w:pPr>
      <w:r w:rsidRPr="00B734AF">
        <w:rPr>
          <w:rFonts w:asciiTheme="minorHAnsi" w:hAnsiTheme="minorHAnsi" w:cs="Arial"/>
          <w:color w:val="000000"/>
        </w:rPr>
        <w:t>driver.get(</w:t>
      </w:r>
      <w:r w:rsidRPr="00B734AF">
        <w:rPr>
          <w:rFonts w:asciiTheme="minorHAnsi" w:hAnsiTheme="minorHAnsi" w:cs="Arial"/>
          <w:color w:val="2A00FF"/>
        </w:rPr>
        <w:t>"http://www.makemytrip.com/"</w:t>
      </w:r>
      <w:r w:rsidRPr="00B734AF">
        <w:rPr>
          <w:rFonts w:asciiTheme="minorHAnsi" w:hAnsiTheme="minorHAnsi" w:cs="Arial"/>
          <w:color w:val="000000"/>
        </w:rPr>
        <w:t>);</w:t>
      </w:r>
    </w:p>
    <w:p w:rsidR="003816E0" w:rsidRPr="00B734AF" w:rsidRDefault="00916420" w:rsidP="003816E0">
      <w:pPr>
        <w:autoSpaceDE w:val="0"/>
        <w:autoSpaceDN w:val="0"/>
        <w:adjustRightInd w:val="0"/>
        <w:rPr>
          <w:rFonts w:asciiTheme="minorHAnsi" w:hAnsiTheme="minorHAnsi" w:cs="Arial"/>
        </w:rPr>
      </w:pPr>
      <w:r w:rsidRPr="00B734AF">
        <w:rPr>
          <w:rFonts w:asciiTheme="minorHAnsi" w:hAnsiTheme="minorHAnsi" w:cs="Arial"/>
          <w:color w:val="000000"/>
        </w:rPr>
        <w:t>driver. manage</w:t>
      </w:r>
      <w:r w:rsidR="003816E0" w:rsidRPr="00B734AF">
        <w:rPr>
          <w:rFonts w:asciiTheme="minorHAnsi" w:hAnsiTheme="minorHAnsi" w:cs="Arial"/>
          <w:color w:val="000000"/>
        </w:rPr>
        <w:t>().timeouts().implicitlyWait(20,TimeUnit.</w:t>
      </w:r>
      <w:r w:rsidR="003816E0" w:rsidRPr="00B734AF">
        <w:rPr>
          <w:rFonts w:asciiTheme="minorHAnsi" w:hAnsiTheme="minorHAnsi" w:cs="Arial"/>
          <w:i/>
          <w:iCs/>
          <w:color w:val="0000C0"/>
        </w:rPr>
        <w:t>SECONDS</w:t>
      </w:r>
      <w:r w:rsidR="003816E0" w:rsidRPr="00B734AF">
        <w:rPr>
          <w:rFonts w:asciiTheme="minorHAnsi" w:hAnsiTheme="minorHAnsi" w:cs="Arial"/>
          <w:color w:val="000000"/>
        </w:rPr>
        <w:t>);</w:t>
      </w:r>
    </w:p>
    <w:p w:rsidR="003816E0" w:rsidRPr="00B734AF" w:rsidRDefault="003816E0" w:rsidP="003816E0">
      <w:pPr>
        <w:autoSpaceDE w:val="0"/>
        <w:autoSpaceDN w:val="0"/>
        <w:adjustRightInd w:val="0"/>
        <w:rPr>
          <w:rFonts w:asciiTheme="minorHAnsi" w:hAnsiTheme="minorHAnsi" w:cs="Arial"/>
        </w:rPr>
      </w:pPr>
      <w:r w:rsidRPr="00B734AF">
        <w:rPr>
          <w:rFonts w:asciiTheme="minorHAnsi" w:hAnsiTheme="minorHAnsi" w:cs="Arial"/>
          <w:color w:val="000000"/>
        </w:rPr>
        <w:t xml:space="preserve">       List&lt;</w:t>
      </w:r>
      <w:r w:rsidRPr="00B734AF">
        <w:rPr>
          <w:rFonts w:asciiTheme="minorHAnsi" w:hAnsiTheme="minorHAnsi" w:cs="Arial"/>
          <w:color w:val="000000"/>
          <w:highlight w:val="lightGray"/>
        </w:rPr>
        <w:t>WebElement</w:t>
      </w:r>
      <w:r w:rsidRPr="00B734AF">
        <w:rPr>
          <w:rFonts w:asciiTheme="minorHAnsi" w:hAnsiTheme="minorHAnsi" w:cs="Arial"/>
          <w:color w:val="000000"/>
        </w:rPr>
        <w:t>&gt; e1 = driver.findElements(By.</w:t>
      </w:r>
      <w:r w:rsidRPr="00B734AF">
        <w:rPr>
          <w:rFonts w:asciiTheme="minorHAnsi" w:hAnsiTheme="minorHAnsi" w:cs="Arial"/>
          <w:i/>
          <w:iCs/>
          <w:color w:val="000000"/>
        </w:rPr>
        <w:t>tagName</w:t>
      </w:r>
      <w:r w:rsidRPr="00B734AF">
        <w:rPr>
          <w:rFonts w:asciiTheme="minorHAnsi" w:hAnsiTheme="minorHAnsi" w:cs="Arial"/>
          <w:color w:val="000000"/>
        </w:rPr>
        <w:t>(</w:t>
      </w:r>
      <w:r w:rsidRPr="00B734AF">
        <w:rPr>
          <w:rFonts w:asciiTheme="minorHAnsi" w:hAnsiTheme="minorHAnsi" w:cs="Arial"/>
          <w:color w:val="2A00FF"/>
        </w:rPr>
        <w:t>"a"</w:t>
      </w:r>
      <w:r w:rsidRPr="00B734AF">
        <w:rPr>
          <w:rFonts w:asciiTheme="minorHAnsi" w:hAnsiTheme="minorHAnsi" w:cs="Arial"/>
          <w:color w:val="000000"/>
        </w:rPr>
        <w:t>));</w:t>
      </w:r>
    </w:p>
    <w:p w:rsidR="003816E0" w:rsidRPr="00B734AF" w:rsidRDefault="00245A73" w:rsidP="003816E0">
      <w:pPr>
        <w:autoSpaceDE w:val="0"/>
        <w:autoSpaceDN w:val="0"/>
        <w:adjustRightInd w:val="0"/>
        <w:rPr>
          <w:rFonts w:asciiTheme="minorHAnsi" w:hAnsiTheme="minorHAnsi" w:cs="Arial"/>
        </w:rPr>
      </w:pPr>
      <w:r w:rsidRPr="00B734AF">
        <w:rPr>
          <w:rFonts w:asciiTheme="minorHAnsi" w:hAnsiTheme="minorHAnsi" w:cs="Arial"/>
          <w:color w:val="000000"/>
        </w:rPr>
        <w:t>System.</w:t>
      </w:r>
      <w:r w:rsidRPr="00B734AF">
        <w:rPr>
          <w:rFonts w:asciiTheme="minorHAnsi" w:hAnsiTheme="minorHAnsi" w:cs="Arial"/>
          <w:i/>
          <w:iCs/>
          <w:color w:val="0000C0"/>
        </w:rPr>
        <w:t>out</w:t>
      </w:r>
      <w:r w:rsidRPr="00B734AF">
        <w:rPr>
          <w:rFonts w:asciiTheme="minorHAnsi" w:hAnsiTheme="minorHAnsi" w:cs="Arial"/>
          <w:color w:val="000000"/>
        </w:rPr>
        <w:t>.println(e1.size());</w:t>
      </w:r>
    </w:p>
    <w:p w:rsidR="003816E0" w:rsidRPr="00B734AF" w:rsidRDefault="003816E0" w:rsidP="003816E0">
      <w:pPr>
        <w:autoSpaceDE w:val="0"/>
        <w:autoSpaceDN w:val="0"/>
        <w:adjustRightInd w:val="0"/>
        <w:rPr>
          <w:rFonts w:asciiTheme="minorHAnsi" w:hAnsiTheme="minorHAnsi" w:cs="Arial"/>
        </w:rPr>
      </w:pPr>
      <w:r w:rsidRPr="00B734AF">
        <w:rPr>
          <w:rFonts w:asciiTheme="minorHAnsi" w:hAnsiTheme="minorHAnsi" w:cs="Arial"/>
          <w:b/>
          <w:bCs/>
          <w:color w:val="7F0055"/>
        </w:rPr>
        <w:t>for</w:t>
      </w:r>
      <w:r w:rsidRPr="00B734AF">
        <w:rPr>
          <w:rFonts w:asciiTheme="minorHAnsi" w:hAnsiTheme="minorHAnsi" w:cs="Arial"/>
          <w:color w:val="000000"/>
        </w:rPr>
        <w:t xml:space="preserve"> (</w:t>
      </w:r>
      <w:r w:rsidRPr="00B734AF">
        <w:rPr>
          <w:rFonts w:asciiTheme="minorHAnsi" w:hAnsiTheme="minorHAnsi" w:cs="Arial"/>
          <w:color w:val="000000"/>
          <w:highlight w:val="lightGray"/>
        </w:rPr>
        <w:t>WebElement</w:t>
      </w:r>
      <w:r w:rsidRPr="00B734AF">
        <w:rPr>
          <w:rFonts w:asciiTheme="minorHAnsi" w:hAnsiTheme="minorHAnsi" w:cs="Arial"/>
          <w:color w:val="000000"/>
        </w:rPr>
        <w:t xml:space="preserve"> e : e1)</w:t>
      </w:r>
    </w:p>
    <w:p w:rsidR="003816E0" w:rsidRPr="00B734AF" w:rsidRDefault="003816E0" w:rsidP="003816E0">
      <w:pPr>
        <w:autoSpaceDE w:val="0"/>
        <w:autoSpaceDN w:val="0"/>
        <w:adjustRightInd w:val="0"/>
        <w:rPr>
          <w:rFonts w:asciiTheme="minorHAnsi" w:hAnsiTheme="minorHAnsi" w:cs="Arial"/>
        </w:rPr>
      </w:pPr>
      <w:r w:rsidRPr="00B734AF">
        <w:rPr>
          <w:rFonts w:asciiTheme="minorHAnsi" w:hAnsiTheme="minorHAnsi" w:cs="Arial"/>
          <w:color w:val="000000"/>
        </w:rPr>
        <w:t>{</w:t>
      </w:r>
    </w:p>
    <w:p w:rsidR="003816E0" w:rsidRPr="00B734AF" w:rsidRDefault="003816E0" w:rsidP="003816E0">
      <w:pPr>
        <w:autoSpaceDE w:val="0"/>
        <w:autoSpaceDN w:val="0"/>
        <w:adjustRightInd w:val="0"/>
        <w:rPr>
          <w:rFonts w:asciiTheme="minorHAnsi" w:hAnsiTheme="minorHAnsi" w:cs="Arial"/>
          <w:color w:val="000000"/>
        </w:rPr>
      </w:pPr>
      <w:r w:rsidRPr="00B734AF">
        <w:rPr>
          <w:rFonts w:asciiTheme="minorHAnsi" w:hAnsiTheme="minorHAnsi" w:cs="Arial"/>
          <w:color w:val="000000"/>
        </w:rPr>
        <w:tab/>
        <w:t>System.</w:t>
      </w:r>
      <w:r w:rsidRPr="00B734AF">
        <w:rPr>
          <w:rFonts w:asciiTheme="minorHAnsi" w:hAnsiTheme="minorHAnsi" w:cs="Arial"/>
          <w:i/>
          <w:iCs/>
          <w:color w:val="0000C0"/>
        </w:rPr>
        <w:t>out</w:t>
      </w:r>
      <w:r w:rsidRPr="00B734AF">
        <w:rPr>
          <w:rFonts w:asciiTheme="minorHAnsi" w:hAnsiTheme="minorHAnsi" w:cs="Arial"/>
          <w:color w:val="000000"/>
        </w:rPr>
        <w:t>.println(e.getText());</w:t>
      </w:r>
    </w:p>
    <w:p w:rsidR="00AC0A4F" w:rsidRPr="00B734AF" w:rsidRDefault="003816E0" w:rsidP="00A2133A">
      <w:pPr>
        <w:autoSpaceDE w:val="0"/>
        <w:autoSpaceDN w:val="0"/>
        <w:adjustRightInd w:val="0"/>
        <w:rPr>
          <w:rFonts w:asciiTheme="minorHAnsi" w:hAnsiTheme="minorHAnsi" w:cs="Arial"/>
          <w:b/>
        </w:rPr>
      </w:pPr>
      <w:r w:rsidRPr="00B734AF">
        <w:rPr>
          <w:rFonts w:asciiTheme="minorHAnsi" w:hAnsiTheme="minorHAnsi" w:cs="Arial"/>
          <w:color w:val="000000"/>
        </w:rPr>
        <w:tab/>
        <w:t>}</w:t>
      </w:r>
    </w:p>
    <w:p w:rsidR="00A2133A" w:rsidRPr="00B734AF" w:rsidRDefault="00A2133A" w:rsidP="00BF761A">
      <w:pPr>
        <w:pStyle w:val="BodyText"/>
        <w:rPr>
          <w:rFonts w:asciiTheme="minorHAnsi" w:hAnsiTheme="minorHAnsi" w:cs="Arial"/>
          <w:b/>
        </w:rPr>
      </w:pPr>
    </w:p>
    <w:p w:rsidR="00A2133A" w:rsidRPr="00B734AF" w:rsidRDefault="00A2133A" w:rsidP="00BF761A">
      <w:pPr>
        <w:pStyle w:val="BodyText"/>
        <w:rPr>
          <w:rFonts w:asciiTheme="minorHAnsi" w:hAnsiTheme="minorHAnsi" w:cs="Arial"/>
          <w:b/>
        </w:rPr>
      </w:pPr>
      <w:r w:rsidRPr="00B734AF">
        <w:rPr>
          <w:rFonts w:asciiTheme="minorHAnsi" w:hAnsiTheme="minorHAnsi" w:cs="Arial"/>
          <w:b/>
        </w:rPr>
        <w:t>TextBox</w:t>
      </w:r>
    </w:p>
    <w:p w:rsidR="00A2133A" w:rsidRPr="00B734AF" w:rsidRDefault="00A2133A" w:rsidP="00FA2801">
      <w:pPr>
        <w:numPr>
          <w:ilvl w:val="0"/>
          <w:numId w:val="4"/>
        </w:numPr>
        <w:pBdr>
          <w:left w:val="single" w:sz="12" w:space="0" w:color="6CE26C"/>
        </w:pBdr>
        <w:shd w:val="clear" w:color="auto" w:fill="FFFFFF"/>
        <w:spacing w:before="100" w:beforeAutospacing="1" w:line="175" w:lineRule="atLeast"/>
        <w:ind w:firstLine="0"/>
        <w:rPr>
          <w:rFonts w:asciiTheme="minorHAnsi" w:hAnsiTheme="minorHAnsi" w:cs="Arial"/>
          <w:color w:val="5C5C5C"/>
        </w:rPr>
      </w:pPr>
      <w:r w:rsidRPr="00B734AF">
        <w:rPr>
          <w:rFonts w:asciiTheme="minorHAnsi" w:hAnsiTheme="minorHAnsi" w:cs="Arial"/>
          <w:color w:val="000000"/>
          <w:bdr w:val="none" w:sz="0" w:space="0" w:color="auto" w:frame="1"/>
        </w:rPr>
        <w:t>WebElement element  = driver.findElement(By.id(</w:t>
      </w:r>
      <w:r w:rsidRPr="00B734AF">
        <w:rPr>
          <w:rStyle w:val="string"/>
          <w:rFonts w:asciiTheme="minorHAnsi" w:eastAsiaTheme="majorEastAsia" w:hAnsiTheme="minorHAnsi" w:cs="Arial"/>
          <w:color w:val="000000"/>
          <w:bdr w:val="none" w:sz="0" w:space="0" w:color="auto" w:frame="1"/>
        </w:rPr>
        <w:t>"element-id"</w:t>
      </w:r>
      <w:r w:rsidRPr="00B734AF">
        <w:rPr>
          <w:rFonts w:asciiTheme="minorHAnsi" w:hAnsiTheme="minorHAnsi" w:cs="Arial"/>
          <w:color w:val="000000"/>
          <w:bdr w:val="none" w:sz="0" w:space="0" w:color="auto" w:frame="1"/>
        </w:rPr>
        <w:t>));  </w:t>
      </w:r>
    </w:p>
    <w:p w:rsidR="00A2133A" w:rsidRPr="00B734AF" w:rsidRDefault="00A2133A" w:rsidP="00FA2801">
      <w:pPr>
        <w:numPr>
          <w:ilvl w:val="0"/>
          <w:numId w:val="4"/>
        </w:numPr>
        <w:pBdr>
          <w:left w:val="single" w:sz="12" w:space="0" w:color="6CE26C"/>
        </w:pBdr>
        <w:shd w:val="clear" w:color="auto" w:fill="F8F8F8"/>
        <w:spacing w:beforeAutospacing="1" w:line="175" w:lineRule="atLeast"/>
        <w:ind w:firstLine="0"/>
        <w:rPr>
          <w:rFonts w:asciiTheme="minorHAnsi" w:hAnsiTheme="minorHAnsi" w:cs="Arial"/>
          <w:color w:val="5C5C5C"/>
        </w:rPr>
      </w:pPr>
      <w:r w:rsidRPr="00B734AF">
        <w:rPr>
          <w:rStyle w:val="comment"/>
          <w:rFonts w:asciiTheme="minorHAnsi" w:eastAsiaTheme="majorEastAsia" w:hAnsiTheme="minorHAnsi" w:cs="Arial"/>
          <w:color w:val="000000"/>
          <w:bdr w:val="none" w:sz="0" w:space="0" w:color="auto" w:frame="1"/>
        </w:rPr>
        <w:t>//Send empty message to element for setting focus on it.</w:t>
      </w:r>
      <w:r w:rsidRPr="00B734AF">
        <w:rPr>
          <w:rFonts w:asciiTheme="minorHAnsi" w:hAnsiTheme="minorHAnsi" w:cs="Arial"/>
          <w:color w:val="000000"/>
          <w:bdr w:val="none" w:sz="0" w:space="0" w:color="auto" w:frame="1"/>
        </w:rPr>
        <w:t>  </w:t>
      </w:r>
    </w:p>
    <w:p w:rsidR="00A2133A" w:rsidRPr="00B734AF" w:rsidRDefault="00A2133A" w:rsidP="00FA2801">
      <w:pPr>
        <w:numPr>
          <w:ilvl w:val="0"/>
          <w:numId w:val="4"/>
        </w:numPr>
        <w:pBdr>
          <w:left w:val="single" w:sz="12" w:space="0" w:color="6CE26C"/>
        </w:pBdr>
        <w:shd w:val="clear" w:color="auto" w:fill="FFFFFF"/>
        <w:spacing w:beforeAutospacing="1" w:line="175" w:lineRule="atLeast"/>
        <w:ind w:firstLine="0"/>
        <w:rPr>
          <w:rFonts w:asciiTheme="minorHAnsi" w:hAnsiTheme="minorHAnsi" w:cs="Arial"/>
          <w:color w:val="5C5C5C"/>
        </w:rPr>
      </w:pPr>
      <w:r w:rsidRPr="00B734AF">
        <w:rPr>
          <w:rFonts w:asciiTheme="minorHAnsi" w:hAnsiTheme="minorHAnsi" w:cs="Arial"/>
          <w:color w:val="000000"/>
          <w:bdr w:val="none" w:sz="0" w:space="0" w:color="auto" w:frame="1"/>
        </w:rPr>
        <w:t>element.sendKeys(</w:t>
      </w:r>
      <w:r w:rsidRPr="00B734AF">
        <w:rPr>
          <w:rStyle w:val="string"/>
          <w:rFonts w:asciiTheme="minorHAnsi" w:eastAsiaTheme="majorEastAsia" w:hAnsiTheme="minorHAnsi" w:cs="Arial"/>
          <w:color w:val="000000"/>
          <w:bdr w:val="none" w:sz="0" w:space="0" w:color="auto" w:frame="1"/>
        </w:rPr>
        <w:t>""</w:t>
      </w:r>
      <w:r w:rsidRPr="00B734AF">
        <w:rPr>
          <w:rFonts w:asciiTheme="minorHAnsi" w:hAnsiTheme="minorHAnsi" w:cs="Arial"/>
          <w:color w:val="000000"/>
          <w:bdr w:val="none" w:sz="0" w:space="0" w:color="auto" w:frame="1"/>
        </w:rPr>
        <w:t>);  </w:t>
      </w:r>
    </w:p>
    <w:p w:rsidR="00A2133A" w:rsidRPr="00B734AF" w:rsidRDefault="00A2133A" w:rsidP="00BF761A">
      <w:pPr>
        <w:pStyle w:val="BodyText"/>
        <w:rPr>
          <w:rFonts w:asciiTheme="minorHAnsi" w:hAnsiTheme="minorHAnsi" w:cs="Arial"/>
          <w:b/>
        </w:rPr>
      </w:pPr>
    </w:p>
    <w:p w:rsidR="00A2133A" w:rsidRPr="00B734AF" w:rsidRDefault="00A2133A" w:rsidP="00BF761A">
      <w:pPr>
        <w:pStyle w:val="BodyText"/>
        <w:rPr>
          <w:rFonts w:asciiTheme="minorHAnsi" w:hAnsiTheme="minorHAnsi" w:cs="Arial"/>
          <w:b/>
        </w:rPr>
      </w:pPr>
      <w:r w:rsidRPr="00B734AF">
        <w:rPr>
          <w:rFonts w:asciiTheme="minorHAnsi" w:hAnsiTheme="minorHAnsi" w:cs="Arial"/>
          <w:b/>
        </w:rPr>
        <w:t>Drop Down</w:t>
      </w:r>
    </w:p>
    <w:p w:rsidR="00A2133A" w:rsidRPr="00B734AF" w:rsidRDefault="00A2133A" w:rsidP="00A2133A">
      <w:pPr>
        <w:pStyle w:val="BodyText"/>
        <w:ind w:left="720"/>
        <w:rPr>
          <w:rFonts w:asciiTheme="minorHAnsi" w:hAnsiTheme="minorHAnsi" w:cs="Arial"/>
          <w:b/>
        </w:rPr>
      </w:pPr>
      <w:r w:rsidRPr="00B734AF">
        <w:rPr>
          <w:rFonts w:asciiTheme="minorHAnsi" w:hAnsiTheme="minorHAnsi" w:cs="Arial"/>
          <w:b/>
        </w:rPr>
        <w:t>How do I select a drop down value using Selenium2.0?</w:t>
      </w:r>
    </w:p>
    <w:p w:rsidR="00A2133A" w:rsidRPr="00B734AF" w:rsidRDefault="00A2133A" w:rsidP="00A2133A">
      <w:pPr>
        <w:pStyle w:val="BodyText"/>
        <w:ind w:left="720"/>
        <w:rPr>
          <w:rFonts w:asciiTheme="minorHAnsi" w:hAnsiTheme="minorHAnsi" w:cs="Arial"/>
        </w:rPr>
      </w:pPr>
      <w:r w:rsidRPr="00B734AF">
        <w:rPr>
          <w:rFonts w:asciiTheme="minorHAnsi" w:hAnsiTheme="minorHAnsi" w:cs="Arial"/>
        </w:rPr>
        <w:t>To select a drop down value, you first need to get the select element using one of element locator and then you can select element using visible text –</w:t>
      </w:r>
    </w:p>
    <w:p w:rsidR="00BD42E2" w:rsidRPr="00B734AF" w:rsidRDefault="00BD42E2" w:rsidP="00B23B68">
      <w:pPr>
        <w:autoSpaceDE w:val="0"/>
        <w:autoSpaceDN w:val="0"/>
        <w:adjustRightInd w:val="0"/>
        <w:rPr>
          <w:rFonts w:asciiTheme="minorHAnsi" w:hAnsiTheme="minorHAnsi" w:cs="Arial"/>
        </w:rPr>
      </w:pPr>
      <w:r w:rsidRPr="00B734AF">
        <w:rPr>
          <w:rFonts w:asciiTheme="minorHAnsi" w:hAnsiTheme="minorHAnsi" w:cs="Arial"/>
          <w:color w:val="000000"/>
        </w:rPr>
        <w:t xml:space="preserve">WebElement dropDownListBox = </w:t>
      </w:r>
    </w:p>
    <w:p w:rsidR="00B23B68" w:rsidRPr="00B734AF" w:rsidRDefault="00B23B68" w:rsidP="00B23B68">
      <w:pPr>
        <w:pStyle w:val="HTMLPreformatted"/>
        <w:shd w:val="clear" w:color="auto" w:fill="EEEEEE"/>
        <w:spacing w:line="270" w:lineRule="atLeast"/>
        <w:textAlignment w:val="baseline"/>
        <w:rPr>
          <w:rStyle w:val="pln"/>
          <w:rFonts w:asciiTheme="minorHAnsi" w:hAnsiTheme="minorHAnsi" w:cs="Arial"/>
          <w:color w:val="000000"/>
          <w:sz w:val="24"/>
          <w:szCs w:val="24"/>
          <w:bdr w:val="none" w:sz="0" w:space="0" w:color="auto" w:frame="1"/>
        </w:rPr>
      </w:pPr>
      <w:r w:rsidRPr="00B734AF">
        <w:rPr>
          <w:rStyle w:val="pln"/>
          <w:rFonts w:asciiTheme="minorHAnsi" w:hAnsiTheme="minorHAnsi" w:cs="Arial"/>
          <w:color w:val="000000"/>
          <w:sz w:val="24"/>
          <w:szCs w:val="24"/>
          <w:bdr w:val="none" w:sz="0" w:space="0" w:color="auto" w:frame="1"/>
        </w:rPr>
        <w:t>driver</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get</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eastAsiaTheme="majorEastAsia" w:hAnsiTheme="minorHAnsi" w:cs="Arial"/>
          <w:color w:val="800000"/>
          <w:sz w:val="24"/>
          <w:szCs w:val="24"/>
          <w:bdr w:val="none" w:sz="0" w:space="0" w:color="auto" w:frame="1"/>
        </w:rPr>
        <w:t>"http://www.theatrepeople.com/"</w:t>
      </w:r>
      <w:r w:rsidRPr="00B734AF">
        <w:rPr>
          <w:rStyle w:val="pun"/>
          <w:rFonts w:asciiTheme="minorHAnsi" w:hAnsiTheme="minorHAnsi" w:cs="Arial"/>
          <w:color w:val="000000"/>
          <w:sz w:val="24"/>
          <w:szCs w:val="24"/>
          <w:bdr w:val="none" w:sz="0" w:space="0" w:color="auto" w:frame="1"/>
        </w:rPr>
        <w:t>);</w:t>
      </w:r>
    </w:p>
    <w:p w:rsidR="00B23B68" w:rsidRPr="00B734AF" w:rsidRDefault="00B23B68" w:rsidP="00B23B68">
      <w:pPr>
        <w:pStyle w:val="HTMLPreformatted"/>
        <w:shd w:val="clear" w:color="auto" w:fill="EEEEEE"/>
        <w:spacing w:line="270" w:lineRule="atLeast"/>
        <w:textAlignment w:val="baseline"/>
        <w:rPr>
          <w:rStyle w:val="pln"/>
          <w:rFonts w:asciiTheme="minorHAnsi" w:hAnsiTheme="minorHAnsi" w:cs="Arial"/>
          <w:color w:val="000000"/>
          <w:sz w:val="24"/>
          <w:szCs w:val="24"/>
          <w:bdr w:val="none" w:sz="0" w:space="0" w:color="auto" w:frame="1"/>
        </w:rPr>
      </w:pPr>
      <w:r w:rsidRPr="00B734AF">
        <w:rPr>
          <w:rStyle w:val="typ"/>
          <w:rFonts w:asciiTheme="minorHAnsi" w:hAnsiTheme="minorHAnsi" w:cs="Arial"/>
          <w:color w:val="2B91AF"/>
          <w:sz w:val="24"/>
          <w:szCs w:val="24"/>
          <w:bdr w:val="none" w:sz="0" w:space="0" w:color="auto" w:frame="1"/>
        </w:rPr>
        <w:t>WebElement</w:t>
      </w:r>
      <w:r w:rsidRPr="00B734AF">
        <w:rPr>
          <w:rStyle w:val="pln"/>
          <w:rFonts w:asciiTheme="minorHAnsi" w:hAnsiTheme="minorHAnsi" w:cs="Arial"/>
          <w:color w:val="000000"/>
          <w:sz w:val="24"/>
          <w:szCs w:val="24"/>
          <w:bdr w:val="none" w:sz="0" w:space="0" w:color="auto" w:frame="1"/>
        </w:rPr>
        <w:t xml:space="preserve"> dropDown </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driver</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findElement</w:t>
      </w:r>
      <w:r w:rsidRPr="00B734AF">
        <w:rPr>
          <w:rStyle w:val="pun"/>
          <w:rFonts w:asciiTheme="minorHAnsi" w:hAnsiTheme="minorHAnsi" w:cs="Arial"/>
          <w:color w:val="000000"/>
          <w:sz w:val="24"/>
          <w:szCs w:val="24"/>
          <w:bdr w:val="none" w:sz="0" w:space="0" w:color="auto" w:frame="1"/>
        </w:rPr>
        <w:t>(</w:t>
      </w:r>
      <w:r w:rsidRPr="00B734AF">
        <w:rPr>
          <w:rStyle w:val="typ"/>
          <w:rFonts w:asciiTheme="minorHAnsi" w:hAnsiTheme="minorHAnsi" w:cs="Arial"/>
          <w:color w:val="2B91AF"/>
          <w:sz w:val="24"/>
          <w:szCs w:val="24"/>
          <w:bdr w:val="none" w:sz="0" w:space="0" w:color="auto" w:frame="1"/>
        </w:rPr>
        <w:t>By</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id</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eastAsiaTheme="majorEastAsia" w:hAnsiTheme="minorHAnsi" w:cs="Arial"/>
          <w:color w:val="800000"/>
          <w:sz w:val="24"/>
          <w:szCs w:val="24"/>
          <w:bdr w:val="none" w:sz="0" w:space="0" w:color="auto" w:frame="1"/>
        </w:rPr>
        <w:t>"edit-ticket-no"</w:t>
      </w:r>
      <w:r w:rsidRPr="00B734AF">
        <w:rPr>
          <w:rStyle w:val="pun"/>
          <w:rFonts w:asciiTheme="minorHAnsi" w:hAnsiTheme="minorHAnsi" w:cs="Arial"/>
          <w:color w:val="000000"/>
          <w:sz w:val="24"/>
          <w:szCs w:val="24"/>
          <w:bdr w:val="none" w:sz="0" w:space="0" w:color="auto" w:frame="1"/>
        </w:rPr>
        <w:t>));</w:t>
      </w:r>
    </w:p>
    <w:p w:rsidR="00B23B68" w:rsidRPr="00B734AF" w:rsidRDefault="00B23B68" w:rsidP="00B23B68">
      <w:pPr>
        <w:pStyle w:val="HTMLPreformatted"/>
        <w:shd w:val="clear" w:color="auto" w:fill="EEEEEE"/>
        <w:spacing w:line="270" w:lineRule="atLeast"/>
        <w:textAlignment w:val="baseline"/>
        <w:rPr>
          <w:rStyle w:val="pln"/>
          <w:rFonts w:asciiTheme="minorHAnsi" w:hAnsiTheme="minorHAnsi" w:cs="Arial"/>
          <w:color w:val="000000"/>
          <w:sz w:val="24"/>
          <w:szCs w:val="24"/>
          <w:bdr w:val="none" w:sz="0" w:space="0" w:color="auto" w:frame="1"/>
        </w:rPr>
      </w:pPr>
      <w:r w:rsidRPr="00B734AF">
        <w:rPr>
          <w:rStyle w:val="typ"/>
          <w:rFonts w:asciiTheme="minorHAnsi" w:hAnsiTheme="minorHAnsi" w:cs="Arial"/>
          <w:color w:val="2B91AF"/>
          <w:sz w:val="24"/>
          <w:szCs w:val="24"/>
          <w:bdr w:val="none" w:sz="0" w:space="0" w:color="auto" w:frame="1"/>
        </w:rPr>
        <w:t>Select</w:t>
      </w:r>
      <w:r w:rsidRPr="00B734AF">
        <w:rPr>
          <w:rStyle w:val="pln"/>
          <w:rFonts w:asciiTheme="minorHAnsi" w:hAnsiTheme="minorHAnsi" w:cs="Arial"/>
          <w:color w:val="000000"/>
          <w:sz w:val="24"/>
          <w:szCs w:val="24"/>
          <w:bdr w:val="none" w:sz="0" w:space="0" w:color="auto" w:frame="1"/>
        </w:rPr>
        <w:t xml:space="preserve"> sel </w:t>
      </w:r>
      <w:r w:rsidRPr="00B734AF">
        <w:rPr>
          <w:rStyle w:val="pun"/>
          <w:rFonts w:asciiTheme="minorHAnsi" w:hAnsiTheme="minorHAnsi" w:cs="Arial"/>
          <w:color w:val="000000"/>
          <w:sz w:val="24"/>
          <w:szCs w:val="24"/>
          <w:bdr w:val="none" w:sz="0" w:space="0" w:color="auto" w:frame="1"/>
        </w:rPr>
        <w:t>=</w:t>
      </w:r>
      <w:r w:rsidRPr="00B734AF">
        <w:rPr>
          <w:rStyle w:val="kwd"/>
          <w:rFonts w:asciiTheme="minorHAnsi" w:hAnsiTheme="minorHAnsi" w:cs="Arial"/>
          <w:color w:val="00008B"/>
          <w:sz w:val="24"/>
          <w:szCs w:val="24"/>
          <w:bdr w:val="none" w:sz="0" w:space="0" w:color="auto" w:frame="1"/>
        </w:rPr>
        <w:t>new</w:t>
      </w:r>
      <w:r w:rsidR="00C42C81" w:rsidRPr="00B734AF">
        <w:rPr>
          <w:rStyle w:val="kwd"/>
          <w:rFonts w:asciiTheme="minorHAnsi" w:hAnsiTheme="minorHAnsi" w:cs="Arial"/>
          <w:color w:val="00008B"/>
          <w:sz w:val="24"/>
          <w:szCs w:val="24"/>
          <w:bdr w:val="none" w:sz="0" w:space="0" w:color="auto" w:frame="1"/>
        </w:rPr>
        <w:t xml:space="preserve"> </w:t>
      </w:r>
      <w:r w:rsidRPr="00B734AF">
        <w:rPr>
          <w:rStyle w:val="typ"/>
          <w:rFonts w:asciiTheme="minorHAnsi" w:hAnsiTheme="minorHAnsi" w:cs="Arial"/>
          <w:color w:val="2B91AF"/>
          <w:sz w:val="24"/>
          <w:szCs w:val="24"/>
          <w:bdr w:val="none" w:sz="0" w:space="0" w:color="auto" w:frame="1"/>
        </w:rPr>
        <w:t>Select</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dropDown</w:t>
      </w:r>
      <w:r w:rsidRPr="00B734AF">
        <w:rPr>
          <w:rStyle w:val="pun"/>
          <w:rFonts w:asciiTheme="minorHAnsi" w:hAnsiTheme="minorHAnsi" w:cs="Arial"/>
          <w:color w:val="000000"/>
          <w:sz w:val="24"/>
          <w:szCs w:val="24"/>
          <w:bdr w:val="none" w:sz="0" w:space="0" w:color="auto" w:frame="1"/>
        </w:rPr>
        <w:t>);</w:t>
      </w:r>
    </w:p>
    <w:p w:rsidR="00B23B68" w:rsidRPr="00B734AF" w:rsidRDefault="00B23B68" w:rsidP="00B23B68">
      <w:pPr>
        <w:pStyle w:val="HTMLPreformatted"/>
        <w:shd w:val="clear" w:color="auto" w:fill="EEEEEE"/>
        <w:spacing w:line="270" w:lineRule="atLeast"/>
        <w:textAlignment w:val="baseline"/>
        <w:rPr>
          <w:rFonts w:asciiTheme="minorHAnsi" w:hAnsiTheme="minorHAnsi" w:cs="Arial"/>
          <w:color w:val="000000"/>
          <w:sz w:val="24"/>
          <w:szCs w:val="24"/>
        </w:rPr>
      </w:pPr>
      <w:r w:rsidRPr="00B734AF">
        <w:rPr>
          <w:rStyle w:val="pln"/>
          <w:rFonts w:asciiTheme="minorHAnsi" w:hAnsiTheme="minorHAnsi" w:cs="Arial"/>
          <w:color w:val="000000"/>
          <w:sz w:val="24"/>
          <w:szCs w:val="24"/>
          <w:bdr w:val="none" w:sz="0" w:space="0" w:color="auto" w:frame="1"/>
        </w:rPr>
        <w:t>sel</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selectByVisibleText</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eastAsiaTheme="majorEastAsia" w:hAnsiTheme="minorHAnsi" w:cs="Arial"/>
          <w:color w:val="800000"/>
          <w:sz w:val="24"/>
          <w:szCs w:val="24"/>
          <w:bdr w:val="none" w:sz="0" w:space="0" w:color="auto" w:frame="1"/>
        </w:rPr>
        <w:t>"1 ticket"</w:t>
      </w:r>
      <w:r w:rsidRPr="00B734AF">
        <w:rPr>
          <w:rStyle w:val="pun"/>
          <w:rFonts w:asciiTheme="minorHAnsi" w:hAnsiTheme="minorHAnsi" w:cs="Arial"/>
          <w:color w:val="000000"/>
          <w:sz w:val="24"/>
          <w:szCs w:val="24"/>
          <w:bdr w:val="none" w:sz="0" w:space="0" w:color="auto" w:frame="1"/>
        </w:rPr>
        <w:t>);</w:t>
      </w:r>
    </w:p>
    <w:p w:rsidR="00325269" w:rsidRPr="00B734AF" w:rsidRDefault="00325269" w:rsidP="00BF761A">
      <w:pPr>
        <w:pStyle w:val="BodyText"/>
        <w:rPr>
          <w:rFonts w:asciiTheme="minorHAnsi" w:hAnsiTheme="minorHAnsi" w:cs="Arial"/>
          <w:b/>
        </w:rPr>
      </w:pPr>
    </w:p>
    <w:p w:rsidR="00AE3631" w:rsidRPr="00B734AF" w:rsidRDefault="00AE3631" w:rsidP="00BF761A">
      <w:pPr>
        <w:pStyle w:val="BodyText"/>
        <w:rPr>
          <w:rFonts w:asciiTheme="minorHAnsi" w:hAnsiTheme="minorHAnsi" w:cs="Arial"/>
          <w:b/>
        </w:rPr>
      </w:pPr>
      <w:r w:rsidRPr="00B734AF">
        <w:rPr>
          <w:rFonts w:asciiTheme="minorHAnsi" w:hAnsiTheme="minorHAnsi" w:cs="Arial"/>
          <w:b/>
        </w:rPr>
        <w:t>Get All Elements with particual Attribute</w:t>
      </w:r>
    </w:p>
    <w:p w:rsidR="00AE3631" w:rsidRPr="00B734AF" w:rsidRDefault="00AE3631" w:rsidP="00AE3631">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List&lt;WebElement&gt; </w:t>
      </w:r>
      <w:r w:rsidRPr="00B734AF">
        <w:rPr>
          <w:rFonts w:ascii="Consolas" w:hAnsi="Consolas" w:cs="Consolas"/>
          <w:color w:val="6A3E3E"/>
        </w:rPr>
        <w:t>ls</w:t>
      </w:r>
      <w:r w:rsidRPr="00B734AF">
        <w:rPr>
          <w:rFonts w:ascii="Consolas" w:hAnsi="Consolas" w:cs="Consolas"/>
          <w:color w:val="000000"/>
        </w:rPr>
        <w:t>=</w:t>
      </w:r>
      <w:r w:rsidRPr="00B734AF">
        <w:rPr>
          <w:rFonts w:ascii="Consolas" w:hAnsi="Consolas" w:cs="Consolas"/>
          <w:color w:val="6A3E3E"/>
        </w:rPr>
        <w:t>edriver</w:t>
      </w:r>
      <w:r w:rsidRPr="00B734AF">
        <w:rPr>
          <w:rFonts w:ascii="Consolas" w:hAnsi="Consolas" w:cs="Consolas"/>
          <w:color w:val="000000"/>
        </w:rPr>
        <w:t>.findElements(By.</w:t>
      </w:r>
      <w:r w:rsidRPr="00B734AF">
        <w:rPr>
          <w:rFonts w:ascii="Consolas" w:hAnsi="Consolas" w:cs="Consolas"/>
          <w:i/>
          <w:iCs/>
          <w:color w:val="000000"/>
        </w:rPr>
        <w:t>xpath</w:t>
      </w:r>
      <w:r w:rsidRPr="00B734AF">
        <w:rPr>
          <w:rFonts w:ascii="Consolas" w:hAnsi="Consolas" w:cs="Consolas"/>
          <w:color w:val="000000"/>
        </w:rPr>
        <w:t>(</w:t>
      </w:r>
      <w:r w:rsidRPr="00B734AF">
        <w:rPr>
          <w:rFonts w:ascii="Consolas" w:hAnsi="Consolas" w:cs="Consolas"/>
          <w:color w:val="2A00FF"/>
        </w:rPr>
        <w:t>"//*[@class='darla']"</w:t>
      </w:r>
      <w:r w:rsidRPr="00B734AF">
        <w:rPr>
          <w:rFonts w:ascii="Consolas" w:hAnsi="Consolas" w:cs="Consolas"/>
          <w:color w:val="000000"/>
        </w:rPr>
        <w:t>));</w:t>
      </w:r>
    </w:p>
    <w:p w:rsidR="00AE3631" w:rsidRPr="00B734AF" w:rsidRDefault="00AE3631" w:rsidP="00AE3631">
      <w:pPr>
        <w:autoSpaceDE w:val="0"/>
        <w:autoSpaceDN w:val="0"/>
        <w:adjustRightInd w:val="0"/>
        <w:rPr>
          <w:rFonts w:ascii="Consolas" w:hAnsi="Consolas" w:cs="Consolas"/>
        </w:rPr>
      </w:pPr>
    </w:p>
    <w:p w:rsidR="00AE3631" w:rsidRPr="00B734AF" w:rsidRDefault="00AE3631" w:rsidP="00AE3631">
      <w:pPr>
        <w:pStyle w:val="BodyText"/>
        <w:rPr>
          <w:rFonts w:asciiTheme="minorHAnsi" w:hAnsiTheme="minorHAnsi" w:cs="Arial"/>
          <w:b/>
        </w:rPr>
      </w:pPr>
      <w:r w:rsidRPr="00B734AF">
        <w:rPr>
          <w:rFonts w:ascii="Consolas" w:hAnsi="Consolas" w:cs="Consolas"/>
          <w:color w:val="000000"/>
        </w:rPr>
        <w:tab/>
      </w:r>
      <w:r w:rsidRPr="00B734AF">
        <w:rPr>
          <w:rFonts w:ascii="Consolas" w:hAnsi="Consolas" w:cs="Consolas"/>
          <w:color w:val="000000"/>
        </w:rPr>
        <w:tab/>
        <w:t>System.</w:t>
      </w:r>
      <w:r w:rsidRPr="00B734AF">
        <w:rPr>
          <w:rFonts w:ascii="Consolas" w:hAnsi="Consolas" w:cs="Consolas"/>
          <w:b/>
          <w:bCs/>
          <w:i/>
          <w:iCs/>
          <w:color w:val="0000C0"/>
        </w:rPr>
        <w:t>out</w:t>
      </w:r>
      <w:r w:rsidRPr="00B734AF">
        <w:rPr>
          <w:rFonts w:ascii="Consolas" w:hAnsi="Consolas" w:cs="Consolas"/>
          <w:color w:val="000000"/>
        </w:rPr>
        <w:t>.println(</w:t>
      </w:r>
      <w:r w:rsidRPr="00B734AF">
        <w:rPr>
          <w:rFonts w:ascii="Consolas" w:hAnsi="Consolas" w:cs="Consolas"/>
          <w:color w:val="6A3E3E"/>
        </w:rPr>
        <w:t>ls</w:t>
      </w:r>
      <w:r w:rsidRPr="00B734AF">
        <w:rPr>
          <w:rFonts w:ascii="Consolas" w:hAnsi="Consolas" w:cs="Consolas"/>
          <w:color w:val="000000"/>
        </w:rPr>
        <w:t>.size());</w:t>
      </w:r>
    </w:p>
    <w:p w:rsidR="00AE3631" w:rsidRPr="00B734AF" w:rsidRDefault="00AE3631" w:rsidP="00BF761A">
      <w:pPr>
        <w:pStyle w:val="BodyText"/>
        <w:rPr>
          <w:rFonts w:asciiTheme="minorHAnsi" w:hAnsiTheme="minorHAnsi" w:cs="Arial"/>
          <w:b/>
        </w:rPr>
      </w:pPr>
    </w:p>
    <w:p w:rsidR="000E1C6A" w:rsidRPr="00B734AF" w:rsidRDefault="000E1C6A" w:rsidP="00BF761A">
      <w:pPr>
        <w:pStyle w:val="BodyText"/>
        <w:rPr>
          <w:rFonts w:asciiTheme="minorHAnsi" w:hAnsiTheme="minorHAnsi" w:cs="Arial"/>
          <w:b/>
        </w:rPr>
      </w:pPr>
      <w:r w:rsidRPr="00B734AF">
        <w:rPr>
          <w:rFonts w:asciiTheme="minorHAnsi" w:hAnsiTheme="minorHAnsi" w:cs="Arial"/>
          <w:b/>
        </w:rPr>
        <w:t>Get All options Element in Select</w:t>
      </w:r>
    </w:p>
    <w:p w:rsidR="000E1C6A" w:rsidRPr="00B734AF" w:rsidRDefault="000E1C6A" w:rsidP="000E1C6A">
      <w:pPr>
        <w:pStyle w:val="BodyText"/>
        <w:rPr>
          <w:rFonts w:asciiTheme="minorHAnsi" w:hAnsiTheme="minorHAnsi" w:cs="Arial"/>
        </w:rPr>
      </w:pPr>
      <w:r w:rsidRPr="00B734AF">
        <w:rPr>
          <w:rFonts w:asciiTheme="minorHAnsi" w:hAnsiTheme="minorHAnsi" w:cs="Arial"/>
        </w:rPr>
        <w:t>Select oSelect = new Select(driver.findElement(By.id("yy_date_8")));</w:t>
      </w:r>
    </w:p>
    <w:p w:rsidR="000E1C6A" w:rsidRPr="00B734AF" w:rsidRDefault="000E1C6A" w:rsidP="000E1C6A">
      <w:pPr>
        <w:pStyle w:val="BodyText"/>
        <w:rPr>
          <w:rFonts w:asciiTheme="minorHAnsi" w:hAnsiTheme="minorHAnsi" w:cs="Arial"/>
        </w:rPr>
      </w:pPr>
      <w:r w:rsidRPr="00B734AF">
        <w:rPr>
          <w:rFonts w:asciiTheme="minorHAnsi" w:hAnsiTheme="minorHAnsi" w:cs="Arial"/>
        </w:rPr>
        <w:tab/>
        <w:t>List &lt;WebElement&gt; elementCount = oSelect.getOptions();</w:t>
      </w:r>
    </w:p>
    <w:p w:rsidR="000E1C6A" w:rsidRPr="00B734AF" w:rsidRDefault="000E1C6A" w:rsidP="000E1C6A">
      <w:pPr>
        <w:pStyle w:val="BodyText"/>
        <w:rPr>
          <w:rFonts w:asciiTheme="minorHAnsi" w:hAnsiTheme="minorHAnsi" w:cs="Arial"/>
        </w:rPr>
      </w:pPr>
      <w:r w:rsidRPr="00B734AF">
        <w:rPr>
          <w:rFonts w:asciiTheme="minorHAnsi" w:hAnsiTheme="minorHAnsi" w:cs="Arial"/>
        </w:rPr>
        <w:tab/>
        <w:t>int iSize = elementCount.size();</w:t>
      </w:r>
    </w:p>
    <w:p w:rsidR="000E1C6A" w:rsidRPr="00B734AF" w:rsidRDefault="000E1C6A" w:rsidP="000E1C6A">
      <w:pPr>
        <w:pStyle w:val="BodyText"/>
        <w:rPr>
          <w:rFonts w:asciiTheme="minorHAnsi" w:hAnsiTheme="minorHAnsi" w:cs="Arial"/>
        </w:rPr>
      </w:pPr>
      <w:r w:rsidRPr="00B734AF">
        <w:rPr>
          <w:rFonts w:asciiTheme="minorHAnsi" w:hAnsiTheme="minorHAnsi" w:cs="Arial"/>
        </w:rPr>
        <w:tab/>
        <w:t>for(int i =0; i&lt;iSize ; i++){</w:t>
      </w:r>
    </w:p>
    <w:p w:rsidR="000E1C6A" w:rsidRPr="00B734AF" w:rsidRDefault="000E1C6A" w:rsidP="000E1C6A">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String sValue = elementCount.get(i).getText();</w:t>
      </w:r>
    </w:p>
    <w:p w:rsidR="000E1C6A" w:rsidRPr="00B734AF" w:rsidRDefault="000E1C6A" w:rsidP="000E1C6A">
      <w:pPr>
        <w:pStyle w:val="BodyText"/>
        <w:rPr>
          <w:rFonts w:asciiTheme="minorHAnsi" w:hAnsiTheme="minorHAnsi" w:cs="Arial"/>
        </w:rPr>
      </w:pPr>
      <w:r w:rsidRPr="00B734AF">
        <w:rPr>
          <w:rFonts w:asciiTheme="minorHAnsi" w:hAnsiTheme="minorHAnsi" w:cs="Arial"/>
        </w:rPr>
        <w:lastRenderedPageBreak/>
        <w:tab/>
      </w:r>
      <w:r w:rsidRPr="00B734AF">
        <w:rPr>
          <w:rFonts w:asciiTheme="minorHAnsi" w:hAnsiTheme="minorHAnsi" w:cs="Arial"/>
        </w:rPr>
        <w:tab/>
        <w:t>System.out.println(sValue);</w:t>
      </w:r>
    </w:p>
    <w:p w:rsidR="00AC0A4F" w:rsidRPr="00B734AF" w:rsidRDefault="00AC0A4F" w:rsidP="00BF761A">
      <w:pPr>
        <w:pStyle w:val="BodyText"/>
        <w:rPr>
          <w:rFonts w:asciiTheme="minorHAnsi" w:hAnsiTheme="minorHAnsi" w:cs="Arial"/>
          <w:b/>
        </w:rPr>
      </w:pPr>
      <w:r w:rsidRPr="00B734AF">
        <w:rPr>
          <w:rFonts w:asciiTheme="minorHAnsi" w:hAnsiTheme="minorHAnsi" w:cs="Arial"/>
          <w:b/>
        </w:rPr>
        <w:t>Windows handling</w:t>
      </w:r>
    </w:p>
    <w:p w:rsidR="00397D6E" w:rsidRPr="00B734AF" w:rsidRDefault="007917B1" w:rsidP="00397D6E">
      <w:pPr>
        <w:pStyle w:val="BodyText"/>
        <w:rPr>
          <w:rFonts w:asciiTheme="minorHAnsi" w:hAnsiTheme="minorHAnsi" w:cs="Arial"/>
        </w:rPr>
      </w:pPr>
      <w:r w:rsidRPr="00B734AF">
        <w:rPr>
          <w:rFonts w:asciiTheme="minorHAnsi" w:hAnsiTheme="minorHAnsi" w:cs="Arial"/>
          <w:b/>
        </w:rPr>
        <w:t>1</w:t>
      </w:r>
      <w:r w:rsidR="00397D6E" w:rsidRPr="00B734AF">
        <w:rPr>
          <w:rFonts w:asciiTheme="minorHAnsi" w:hAnsiTheme="minorHAnsi" w:cs="Arial"/>
        </w:rPr>
        <w:t>public void OpenBrowser(){</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driver=new FirefoxDriver();</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driver.manage().window().maximize();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driver.manage().timeouts().implicitlyWait(30,TimeUnit.SECONDS);</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driver.get(http://www.hdfcbank.com/);</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@Test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public void windowSwitching(){</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WebElement Loginbutton=driver.findElement(By.id("loginsubmit"));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String Parentwin=driver.getWindowHandle();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Loginbutton.click();</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Set&lt;String&gt; allwin=driver.getWindowHandles();</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for(String childwin:allwin){</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if(!childwin.equals(Parentwin)){</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driver.switchTo().window(childwin);</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if(driver.getTitle().equals("netbanking")){</w:t>
      </w:r>
    </w:p>
    <w:p w:rsidR="00D85AC1" w:rsidRPr="00B734AF" w:rsidRDefault="00D85AC1" w:rsidP="00D85AC1">
      <w:pPr>
        <w:pStyle w:val="BodyText"/>
        <w:rPr>
          <w:rFonts w:asciiTheme="minorHAnsi" w:hAnsiTheme="minorHAnsi" w:cs="Arial"/>
        </w:rPr>
      </w:pPr>
      <w:r w:rsidRPr="00B734AF">
        <w:rPr>
          <w:rFonts w:asciiTheme="minorHAnsi" w:hAnsiTheme="minorHAnsi" w:cs="Arial"/>
        </w:rPr>
        <w:t>OR //</w:t>
      </w:r>
      <w:r w:rsidRPr="00B734AF">
        <w:rPr>
          <w:rFonts w:asciiTheme="minorHAnsi" w:hAnsiTheme="minorHAnsi" w:cs="Arial"/>
        </w:rPr>
        <w:tab/>
        <w:t>By GetURL</w:t>
      </w:r>
      <w:r w:rsidRPr="00B734AF">
        <w:rPr>
          <w:rFonts w:asciiTheme="minorHAnsi" w:hAnsiTheme="minorHAnsi" w:cs="Arial"/>
        </w:rPr>
        <w:tab/>
        <w:t>if(driver.getURL ().equals("</w:t>
      </w:r>
      <w:r w:rsidRPr="00B734AF">
        <w:rPr>
          <w:rFonts w:ascii="Consolas" w:hAnsi="Consolas" w:cs="Consolas"/>
          <w:color w:val="000000"/>
          <w:lang w:eastAsia="en-IN"/>
        </w:rPr>
        <w:t>https://accounts.google.com/ServiceLogin?hl=en&amp;passive=true&amp;continue</w:t>
      </w:r>
      <w:r w:rsidRPr="00B734AF">
        <w:rPr>
          <w:rFonts w:asciiTheme="minorHAnsi" w:hAnsiTheme="minorHAnsi" w:cs="Arial"/>
        </w:rPr>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WebElement Continuebutton=driver.findElement(By.xpath("//img[@alt='Continue']"));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t>Continuebutton.click();</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//Switch on frame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//driver.switchTo().frame(1); basis of index</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//driver.switchTo().frame(1); basis of frame name</w:t>
      </w:r>
    </w:p>
    <w:p w:rsidR="00397D6E"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driver.switchTo().frame(driver.findElement(By.name("login_page")));</w:t>
      </w:r>
    </w:p>
    <w:p w:rsidR="00AD0616" w:rsidRPr="00B734AF" w:rsidRDefault="00AD0616" w:rsidP="00397D6E">
      <w:pPr>
        <w:pStyle w:val="BodyText"/>
        <w:rPr>
          <w:rFonts w:asciiTheme="minorHAnsi" w:hAnsiTheme="minorHAnsi" w:cs="Arial"/>
        </w:rPr>
      </w:pPr>
      <w:r>
        <w:rPr>
          <w:rFonts w:asciiTheme="minorHAnsi" w:hAnsiTheme="minorHAnsi" w:cs="Arial"/>
          <w:noProof/>
          <w:lang w:eastAsia="en-IN" w:bidi="ar-SA"/>
        </w:rPr>
        <w:lastRenderedPageBreak/>
        <w:drawing>
          <wp:inline distT="0" distB="0" distL="0" distR="0">
            <wp:extent cx="5943600" cy="129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WebElement button=driver.findElement(By.xpath("//img[@alt='continue']"));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button.click();</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//Handling alert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Alert alt=driver.switchTo().alert();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System.out.println(alt.getText());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if(alt.getText().equals("Customer ID  cannot be left blank.")){</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alt.accept();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w:t>
      </w:r>
      <w:r w:rsidRPr="00B734AF">
        <w:rPr>
          <w:rFonts w:asciiTheme="minorHAnsi" w:hAnsiTheme="minorHAnsi" w:cs="Arial"/>
        </w:rPr>
        <w:tab/>
        <w:t>alt.dismiss(); click on cancel button</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driver.close();</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driver.switchTo().window(Parentwin);</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if(driver.getTitle().equals("HDFC Bank: Personal Banking Services")){</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driver.quit();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w:t>
      </w:r>
    </w:p>
    <w:p w:rsidR="004F75B7" w:rsidRPr="00B734AF" w:rsidRDefault="004F75B7" w:rsidP="00397D6E">
      <w:pPr>
        <w:pStyle w:val="BodyText"/>
        <w:rPr>
          <w:rFonts w:asciiTheme="minorHAnsi" w:hAnsiTheme="minorHAnsi" w:cs="Arial"/>
        </w:rPr>
      </w:pP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else{</w:t>
      </w:r>
      <w:r w:rsidRPr="00B734AF">
        <w:rPr>
          <w:rFonts w:asciiTheme="minorHAnsi" w:hAnsiTheme="minorHAnsi" w:cs="Arial"/>
        </w:rPr>
        <w:tab/>
        <w:t>System.out.println("fail");}</w:t>
      </w:r>
      <w:r w:rsidRPr="00B734AF">
        <w:rPr>
          <w:rFonts w:asciiTheme="minorHAnsi" w:hAnsiTheme="minorHAnsi" w:cs="Arial"/>
        </w:rPr>
        <w:tab/>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else{</w:t>
      </w:r>
      <w:r w:rsidRPr="00B734AF">
        <w:rPr>
          <w:rFonts w:asciiTheme="minorHAnsi" w:hAnsiTheme="minorHAnsi" w:cs="Arial"/>
        </w:rPr>
        <w:tab/>
      </w:r>
      <w:r w:rsidRPr="00B734AF">
        <w:rPr>
          <w:rFonts w:asciiTheme="minorHAnsi" w:hAnsiTheme="minorHAnsi" w:cs="Arial"/>
        </w:rPr>
        <w:tab/>
      </w:r>
      <w:r w:rsidRPr="00B734AF">
        <w:rPr>
          <w:rFonts w:asciiTheme="minorHAnsi" w:hAnsiTheme="minorHAnsi" w:cs="Arial"/>
        </w:rPr>
        <w:tab/>
        <w:t>System.out.println("Switching fail");</w:t>
      </w:r>
    </w:p>
    <w:p w:rsidR="00397D6E" w:rsidRPr="00B734AF" w:rsidRDefault="00397D6E" w:rsidP="00397D6E">
      <w:pPr>
        <w:pStyle w:val="BodyText"/>
        <w:rPr>
          <w:rFonts w:asciiTheme="minorHAnsi" w:hAnsiTheme="minorHAnsi" w:cs="Arial"/>
        </w:rPr>
      </w:pPr>
      <w:r w:rsidRPr="00B734AF">
        <w:rPr>
          <w:rFonts w:asciiTheme="minorHAnsi" w:hAnsiTheme="minorHAnsi" w:cs="Arial"/>
        </w:rPr>
        <w:tab/>
      </w:r>
      <w:r w:rsidRPr="00B734AF">
        <w:rPr>
          <w:rFonts w:asciiTheme="minorHAnsi" w:hAnsiTheme="minorHAnsi" w:cs="Arial"/>
        </w:rPr>
        <w:tab/>
        <w:t>}</w:t>
      </w:r>
    </w:p>
    <w:p w:rsidR="00397D6E" w:rsidRPr="00B734AF" w:rsidRDefault="00397D6E" w:rsidP="00BF761A">
      <w:pPr>
        <w:pStyle w:val="BodyText"/>
        <w:rPr>
          <w:rFonts w:asciiTheme="minorHAnsi" w:hAnsiTheme="minorHAnsi" w:cs="Arial"/>
          <w:b/>
        </w:rPr>
      </w:pPr>
      <w:r w:rsidRPr="00B734AF">
        <w:rPr>
          <w:rFonts w:asciiTheme="minorHAnsi" w:hAnsiTheme="minorHAnsi" w:cs="Arial"/>
          <w:b/>
        </w:rPr>
        <w:tab/>
      </w:r>
      <w:r w:rsidRPr="00B734AF">
        <w:rPr>
          <w:rFonts w:asciiTheme="minorHAnsi" w:hAnsiTheme="minorHAnsi" w:cs="Arial"/>
          <w:b/>
        </w:rPr>
        <w:tab/>
      </w:r>
    </w:p>
    <w:p w:rsidR="00D620AE" w:rsidRPr="00B734AF" w:rsidRDefault="00D620AE" w:rsidP="00BF761A">
      <w:pPr>
        <w:pStyle w:val="BodyText"/>
        <w:rPr>
          <w:rFonts w:asciiTheme="minorHAnsi" w:hAnsiTheme="minorHAnsi" w:cs="Arial"/>
          <w:b/>
        </w:rPr>
      </w:pPr>
    </w:p>
    <w:p w:rsidR="00D620AE" w:rsidRPr="00B734AF" w:rsidRDefault="007917B1" w:rsidP="00BF761A">
      <w:pPr>
        <w:pStyle w:val="BodyText"/>
        <w:rPr>
          <w:rFonts w:asciiTheme="minorHAnsi" w:hAnsiTheme="minorHAnsi" w:cs="Arial"/>
          <w:b/>
        </w:rPr>
      </w:pPr>
      <w:r w:rsidRPr="00B734AF">
        <w:rPr>
          <w:rFonts w:asciiTheme="minorHAnsi" w:hAnsiTheme="minorHAnsi" w:cs="Arial"/>
          <w:b/>
        </w:rPr>
        <w:t xml:space="preserve">2 </w:t>
      </w:r>
      <w:r w:rsidR="0021615E" w:rsidRPr="00B734AF">
        <w:rPr>
          <w:rFonts w:asciiTheme="minorHAnsi" w:hAnsiTheme="minorHAnsi" w:cs="Arial"/>
          <w:b/>
        </w:rPr>
        <w:t>–Windows handling</w:t>
      </w:r>
      <w:r w:rsidR="00D620AE" w:rsidRPr="00B734AF">
        <w:rPr>
          <w:rFonts w:asciiTheme="minorHAnsi" w:hAnsiTheme="minorHAnsi" w:cs="Arial"/>
          <w:b/>
        </w:rPr>
        <w:t xml:space="preserve"> By Iterator</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package</w:t>
      </w:r>
      <w:r w:rsidRPr="00B734AF">
        <w:rPr>
          <w:rFonts w:asciiTheme="minorHAnsi" w:hAnsiTheme="minorHAnsi" w:cs="Arial"/>
          <w:color w:val="000000"/>
        </w:rPr>
        <w:t xml:space="preserve"> Core;</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java.util.Iterator;</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lastRenderedPageBreak/>
        <w:t>import</w:t>
      </w:r>
      <w:r w:rsidRPr="00B734AF">
        <w:rPr>
          <w:rFonts w:asciiTheme="minorHAnsi" w:hAnsiTheme="minorHAnsi" w:cs="Arial"/>
          <w:color w:val="000000"/>
          <w:u w:val="single"/>
        </w:rPr>
        <w:t>java.util.List</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java.util.Set;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u w:val="single"/>
        </w:rPr>
        <w:t>java.util.concurrent.TimeUnit</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//import org.apache.jasper.tagplugins.jstl.core.Set;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org.openqa.selenium.By;</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org.openqa.selenium.WebDriver;</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org.openqa.selenium.WebElement;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rPr>
        <w:t xml:space="preserve"> org.openqa.selenium.firefox.FirefoxDriver;</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import</w:t>
      </w:r>
      <w:r w:rsidRPr="00B734AF">
        <w:rPr>
          <w:rFonts w:asciiTheme="minorHAnsi" w:hAnsiTheme="minorHAnsi" w:cs="Arial"/>
          <w:color w:val="000000"/>
          <w:u w:val="single"/>
        </w:rPr>
        <w:t>org.openqa.selenium.support.ui.Select</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b/>
          <w:bCs/>
          <w:color w:val="7F0055"/>
        </w:rPr>
        <w:t>publicclass</w:t>
      </w:r>
      <w:r w:rsidRPr="00B734AF">
        <w:rPr>
          <w:rFonts w:asciiTheme="minorHAnsi" w:hAnsiTheme="minorHAnsi" w:cs="Arial"/>
          <w:color w:val="000000"/>
        </w:rPr>
        <w:t xml:space="preserve"> BrowserOpenClose {</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b/>
          <w:bCs/>
          <w:color w:val="7F0055"/>
        </w:rPr>
        <w:t>publicstaticvoid</w:t>
      </w:r>
      <w:r w:rsidRPr="00B734AF">
        <w:rPr>
          <w:rFonts w:asciiTheme="minorHAnsi" w:hAnsiTheme="minorHAnsi" w:cs="Arial"/>
          <w:color w:val="000000"/>
        </w:rPr>
        <w:t xml:space="preserve"> main(String[] args) </w:t>
      </w:r>
      <w:r w:rsidRPr="00B734AF">
        <w:rPr>
          <w:rFonts w:asciiTheme="minorHAnsi" w:hAnsiTheme="minorHAnsi" w:cs="Arial"/>
          <w:b/>
          <w:bCs/>
          <w:color w:val="7F0055"/>
        </w:rPr>
        <w:t>throws</w:t>
      </w:r>
      <w:r w:rsidRPr="00B734AF">
        <w:rPr>
          <w:rFonts w:asciiTheme="minorHAnsi" w:hAnsiTheme="minorHAnsi" w:cs="Arial"/>
          <w:color w:val="000000"/>
        </w:rPr>
        <w:t xml:space="preserve"> InterruptedException </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ab/>
        <w:t>{</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xml:space="preserve">/*  WebDriver driver= new FirefoxDriver(); </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driver.get("http://www.naukri.com/");</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xml:space="preserve">      WebElement sign = driver.findElement(By.id("//*[@id='topBg']/</w:t>
      </w:r>
      <w:r w:rsidRPr="00B734AF">
        <w:rPr>
          <w:rFonts w:asciiTheme="minorHAnsi" w:hAnsiTheme="minorHAnsi" w:cs="Arial"/>
          <w:color w:val="3F7F5F"/>
          <w:u w:val="single"/>
        </w:rPr>
        <w:t>div</w:t>
      </w:r>
      <w:r w:rsidRPr="00B734AF">
        <w:rPr>
          <w:rFonts w:asciiTheme="minorHAnsi" w:hAnsiTheme="minorHAnsi" w:cs="Arial"/>
          <w:color w:val="3F7F5F"/>
        </w:rPr>
        <w:t>/</w:t>
      </w:r>
      <w:r w:rsidRPr="00B734AF">
        <w:rPr>
          <w:rFonts w:asciiTheme="minorHAnsi" w:hAnsiTheme="minorHAnsi" w:cs="Arial"/>
          <w:color w:val="3F7F5F"/>
          <w:u w:val="single"/>
        </w:rPr>
        <w:t>div</w:t>
      </w:r>
      <w:r w:rsidRPr="00B734AF">
        <w:rPr>
          <w:rFonts w:asciiTheme="minorHAnsi" w:hAnsiTheme="minorHAnsi" w:cs="Arial"/>
          <w:color w:val="3F7F5F"/>
        </w:rPr>
        <w:t>[1]/a[2]"));</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sign.click();*/</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 xml:space="preserve">WebDriver driver= </w:t>
      </w:r>
      <w:r w:rsidRPr="00B734AF">
        <w:rPr>
          <w:rFonts w:asciiTheme="minorHAnsi" w:hAnsiTheme="minorHAnsi" w:cs="Arial"/>
          <w:b/>
          <w:bCs/>
          <w:color w:val="7F0055"/>
        </w:rPr>
        <w:t>new</w:t>
      </w:r>
      <w:r w:rsidRPr="00B734AF">
        <w:rPr>
          <w:rFonts w:asciiTheme="minorHAnsi" w:hAnsiTheme="minorHAnsi" w:cs="Arial"/>
          <w:color w:val="000000"/>
        </w:rPr>
        <w:t xml:space="preserve">FirefoxDriver(); </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driver.get(</w:t>
      </w:r>
      <w:r w:rsidRPr="00B734AF">
        <w:rPr>
          <w:rFonts w:asciiTheme="minorHAnsi" w:hAnsiTheme="minorHAnsi" w:cs="Arial"/>
          <w:color w:val="2A00FF"/>
        </w:rPr>
        <w:t>"http://www.hdfcbank.com/"</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WebElement sign = driver.findElement(By.</w:t>
      </w:r>
      <w:r w:rsidRPr="00B734AF">
        <w:rPr>
          <w:rFonts w:asciiTheme="minorHAnsi" w:hAnsiTheme="minorHAnsi" w:cs="Arial"/>
          <w:i/>
          <w:iCs/>
          <w:color w:val="000000"/>
        </w:rPr>
        <w:t>id</w:t>
      </w:r>
      <w:r w:rsidRPr="00B734AF">
        <w:rPr>
          <w:rFonts w:asciiTheme="minorHAnsi" w:hAnsiTheme="minorHAnsi" w:cs="Arial"/>
          <w:color w:val="000000"/>
        </w:rPr>
        <w:t>(</w:t>
      </w:r>
      <w:r w:rsidRPr="00B734AF">
        <w:rPr>
          <w:rFonts w:asciiTheme="minorHAnsi" w:hAnsiTheme="minorHAnsi" w:cs="Arial"/>
          <w:color w:val="2A00FF"/>
        </w:rPr>
        <w:t>"loginsubmit"</w:t>
      </w:r>
      <w:r w:rsidRPr="00B734AF">
        <w:rPr>
          <w:rFonts w:asciiTheme="minorHAnsi" w:hAnsiTheme="minorHAnsi" w:cs="Arial"/>
          <w:color w:val="000000"/>
        </w:rPr>
        <w:t>));</w:t>
      </w:r>
    </w:p>
    <w:p w:rsidR="00D620AE" w:rsidRPr="00B734AF" w:rsidRDefault="00D56081"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w:t>
      </w:r>
      <w:r w:rsidR="00D620AE" w:rsidRPr="00B734AF">
        <w:rPr>
          <w:rFonts w:asciiTheme="minorHAnsi" w:hAnsiTheme="minorHAnsi" w:cs="Arial"/>
          <w:color w:val="000000"/>
        </w:rPr>
        <w:t>sign.click();</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Set&lt;String&gt; windowId = driver.getWindowHandles();    </w:t>
      </w:r>
      <w:r w:rsidRPr="00B734AF">
        <w:rPr>
          <w:rFonts w:asciiTheme="minorHAnsi" w:hAnsiTheme="minorHAnsi" w:cs="Arial"/>
          <w:color w:val="3F7F5F"/>
        </w:rPr>
        <w:t>// get  window id of current window</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Iterator&lt;String&gt; itererator = windowId.iterator();   </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xml:space="preserve">//make iterator for all </w:t>
      </w:r>
      <w:r w:rsidRPr="00B734AF">
        <w:rPr>
          <w:rFonts w:asciiTheme="minorHAnsi" w:hAnsiTheme="minorHAnsi" w:cs="Arial"/>
          <w:color w:val="3F7F5F"/>
          <w:u w:val="single"/>
        </w:rPr>
        <w:t>winodows</w:t>
      </w:r>
      <w:r w:rsidRPr="00B734AF">
        <w:rPr>
          <w:rFonts w:asciiTheme="minorHAnsi" w:hAnsiTheme="minorHAnsi" w:cs="Arial"/>
          <w:color w:val="3F7F5F"/>
        </w:rPr>
        <w:t xml:space="preserve"> which has to close like we have now 3 windows and now want close 2 window</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String mainWinID = itererator.next();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String  newAdwinID = itererator.next();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String  newAdwinID1 = itererator.next();</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driver.switchTo().window(newAdwinID);</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System.</w:t>
      </w:r>
      <w:r w:rsidRPr="00B734AF">
        <w:rPr>
          <w:rFonts w:asciiTheme="minorHAnsi" w:hAnsiTheme="minorHAnsi" w:cs="Arial"/>
          <w:i/>
          <w:iCs/>
          <w:color w:val="0000C0"/>
        </w:rPr>
        <w:t>out</w:t>
      </w:r>
      <w:r w:rsidRPr="00B734AF">
        <w:rPr>
          <w:rFonts w:asciiTheme="minorHAnsi" w:hAnsiTheme="minorHAnsi" w:cs="Arial"/>
          <w:color w:val="000000"/>
        </w:rPr>
        <w:t>.println(driver.getTitle());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WebElement button=driver.findElement(By.</w:t>
      </w:r>
      <w:r w:rsidRPr="00B734AF">
        <w:rPr>
          <w:rFonts w:asciiTheme="minorHAnsi" w:hAnsiTheme="minorHAnsi" w:cs="Arial"/>
          <w:i/>
          <w:iCs/>
          <w:color w:val="000000"/>
        </w:rPr>
        <w:t>xpath</w:t>
      </w:r>
      <w:r w:rsidRPr="00B734AF">
        <w:rPr>
          <w:rFonts w:asciiTheme="minorHAnsi" w:hAnsiTheme="minorHAnsi" w:cs="Arial"/>
          <w:color w:val="000000"/>
        </w:rPr>
        <w:t>(</w:t>
      </w:r>
      <w:r w:rsidRPr="00B734AF">
        <w:rPr>
          <w:rFonts w:asciiTheme="minorHAnsi" w:hAnsiTheme="minorHAnsi" w:cs="Arial"/>
          <w:color w:val="2A00FF"/>
        </w:rPr>
        <w:t>"//*[@id='wrapper']/div[6]/a/img"</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button.click();</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//Thread.sleep(3000);</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driver.close();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driver.switchTo().window(newAdwinID1);</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System.out.println(driver.getTitle());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Thread.sleep(3000);</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lastRenderedPageBreak/>
        <w:t>driver.close();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driver.switchTo().window(mainWinID);</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System.</w:t>
      </w:r>
      <w:r w:rsidRPr="00B734AF">
        <w:rPr>
          <w:rFonts w:asciiTheme="minorHAnsi" w:hAnsiTheme="minorHAnsi" w:cs="Arial"/>
          <w:i/>
          <w:iCs/>
          <w:color w:val="0000C0"/>
        </w:rPr>
        <w:t>out</w:t>
      </w:r>
      <w:r w:rsidRPr="00B734AF">
        <w:rPr>
          <w:rFonts w:asciiTheme="minorHAnsi" w:hAnsiTheme="minorHAnsi" w:cs="Arial"/>
          <w:color w:val="000000"/>
        </w:rPr>
        <w:t>.println(driver.getTitle());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3F7F5F"/>
        </w:rPr>
        <w:t>//  Thread.sleep(2000);*/</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WebElement email_id= driver.findElement(By.</w:t>
      </w:r>
      <w:r w:rsidRPr="00B734AF">
        <w:rPr>
          <w:rFonts w:asciiTheme="minorHAnsi" w:hAnsiTheme="minorHAnsi" w:cs="Arial"/>
          <w:i/>
          <w:iCs/>
          <w:color w:val="000000"/>
        </w:rPr>
        <w:t>id</w:t>
      </w:r>
      <w:r w:rsidRPr="00B734AF">
        <w:rPr>
          <w:rFonts w:asciiTheme="minorHAnsi" w:hAnsiTheme="minorHAnsi" w:cs="Arial"/>
          <w:color w:val="000000"/>
        </w:rPr>
        <w:t>(</w:t>
      </w:r>
      <w:r w:rsidRPr="00B734AF">
        <w:rPr>
          <w:rFonts w:asciiTheme="minorHAnsi" w:hAnsiTheme="minorHAnsi" w:cs="Arial"/>
          <w:color w:val="2A00FF"/>
        </w:rPr>
        <w:t>"qp"</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email_id.sendKeys(</w:t>
      </w:r>
      <w:r w:rsidRPr="00B734AF">
        <w:rPr>
          <w:rFonts w:asciiTheme="minorHAnsi" w:hAnsiTheme="minorHAnsi" w:cs="Arial"/>
          <w:color w:val="2A00FF"/>
        </w:rPr>
        <w:t>"hi"</w:t>
      </w:r>
      <w:r w:rsidRPr="00B734AF">
        <w:rPr>
          <w:rFonts w:asciiTheme="minorHAnsi" w:hAnsiTheme="minorHAnsi" w:cs="Arial"/>
          <w:color w:val="000000"/>
        </w:rPr>
        <w: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Thread.</w:t>
      </w:r>
      <w:r w:rsidRPr="00B734AF">
        <w:rPr>
          <w:rFonts w:asciiTheme="minorHAnsi" w:hAnsiTheme="minorHAnsi" w:cs="Arial"/>
          <w:i/>
          <w:iCs/>
          <w:color w:val="000000"/>
        </w:rPr>
        <w:t>sleep</w:t>
      </w:r>
      <w:r w:rsidRPr="00B734AF">
        <w:rPr>
          <w:rFonts w:asciiTheme="minorHAnsi" w:hAnsiTheme="minorHAnsi" w:cs="Arial"/>
          <w:color w:val="000000"/>
        </w:rPr>
        <w:t>(5000);</w:t>
      </w:r>
    </w:p>
    <w:p w:rsidR="00D620AE" w:rsidRPr="00B734AF" w:rsidRDefault="00D620AE" w:rsidP="00D620AE">
      <w:pPr>
        <w:autoSpaceDE w:val="0"/>
        <w:autoSpaceDN w:val="0"/>
        <w:adjustRightInd w:val="0"/>
        <w:rPr>
          <w:rFonts w:asciiTheme="minorHAnsi" w:hAnsiTheme="minorHAnsi" w:cs="Arial"/>
        </w:rPr>
      </w:pP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driver.close();</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driver.quit();</w:t>
      </w:r>
    </w:p>
    <w:p w:rsidR="00D620AE" w:rsidRPr="00B734AF" w:rsidRDefault="00D620AE" w:rsidP="00D620AE">
      <w:pPr>
        <w:autoSpaceDE w:val="0"/>
        <w:autoSpaceDN w:val="0"/>
        <w:adjustRightInd w:val="0"/>
        <w:rPr>
          <w:rFonts w:asciiTheme="minorHAnsi" w:hAnsiTheme="minorHAnsi" w:cs="Arial"/>
        </w:rPr>
      </w:pPr>
      <w:r w:rsidRPr="00B734AF">
        <w:rPr>
          <w:rFonts w:asciiTheme="minorHAnsi" w:hAnsiTheme="minorHAnsi" w:cs="Arial"/>
          <w:color w:val="000000"/>
        </w:rPr>
        <w:t xml:space="preserve">    }  </w:t>
      </w:r>
    </w:p>
    <w:p w:rsidR="00D620AE" w:rsidRPr="00B734AF" w:rsidRDefault="00D620AE" w:rsidP="00D620AE">
      <w:pPr>
        <w:pStyle w:val="BodyText"/>
        <w:rPr>
          <w:rFonts w:asciiTheme="minorHAnsi" w:hAnsiTheme="minorHAnsi" w:cs="Arial"/>
          <w:b/>
        </w:rPr>
      </w:pPr>
      <w:r w:rsidRPr="00B734AF">
        <w:rPr>
          <w:rFonts w:asciiTheme="minorHAnsi" w:hAnsiTheme="minorHAnsi" w:cs="Arial"/>
          <w:color w:val="000000"/>
          <w:lang w:eastAsia="en-IN"/>
        </w:rPr>
        <w:t>}</w:t>
      </w:r>
    </w:p>
    <w:p w:rsidR="00AC0A4F" w:rsidRPr="00B734AF" w:rsidRDefault="00AC0A4F" w:rsidP="00BF761A">
      <w:pPr>
        <w:pStyle w:val="BodyText"/>
        <w:rPr>
          <w:rFonts w:asciiTheme="minorHAnsi" w:hAnsiTheme="minorHAnsi" w:cs="Arial"/>
          <w:b/>
        </w:rPr>
      </w:pPr>
    </w:p>
    <w:p w:rsidR="00AC0A4F" w:rsidRPr="00B734AF" w:rsidRDefault="00AC0A4F" w:rsidP="00BF761A">
      <w:pPr>
        <w:pStyle w:val="BodyText"/>
        <w:rPr>
          <w:rFonts w:asciiTheme="minorHAnsi" w:hAnsiTheme="minorHAnsi" w:cs="Arial"/>
          <w:b/>
        </w:rPr>
      </w:pPr>
    </w:p>
    <w:p w:rsidR="00AC0A4F" w:rsidRPr="00B734AF" w:rsidRDefault="00AC0A4F" w:rsidP="00BF761A">
      <w:pPr>
        <w:pStyle w:val="BodyText"/>
        <w:rPr>
          <w:rFonts w:asciiTheme="minorHAnsi" w:hAnsiTheme="minorHAnsi" w:cs="Arial"/>
          <w:b/>
        </w:rPr>
      </w:pPr>
      <w:r w:rsidRPr="00B734AF">
        <w:rPr>
          <w:rFonts w:asciiTheme="minorHAnsi" w:hAnsiTheme="minorHAnsi" w:cs="Arial"/>
          <w:b/>
        </w:rPr>
        <w:t>Action Classes</w:t>
      </w:r>
    </w:p>
    <w:p w:rsidR="002B5293" w:rsidRPr="00B734AF" w:rsidRDefault="002B5293" w:rsidP="00BF761A">
      <w:pPr>
        <w:pStyle w:val="BodyText"/>
        <w:rPr>
          <w:rFonts w:asciiTheme="minorHAnsi" w:hAnsiTheme="minorHAnsi" w:cs="Arial"/>
        </w:rPr>
      </w:pPr>
      <w:r w:rsidRPr="00B734AF">
        <w:rPr>
          <w:rFonts w:asciiTheme="minorHAnsi" w:hAnsiTheme="minorHAnsi" w:cs="Arial"/>
        </w:rPr>
        <w:t>Double Click</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b/>
          <w:bCs/>
          <w:color w:val="7F0055"/>
        </w:rPr>
        <w:t>publicvoid</w:t>
      </w:r>
      <w:r w:rsidRPr="00B734AF">
        <w:rPr>
          <w:rFonts w:asciiTheme="minorHAnsi" w:hAnsiTheme="minorHAnsi" w:cs="Arial"/>
          <w:color w:val="000000"/>
        </w:rPr>
        <w:t xml:space="preserve"> f() </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 xml:space="preserve">  {</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 xml:space="preserve">  WebElement web1 = </w:t>
      </w:r>
      <w:r w:rsidRPr="00B734AF">
        <w:rPr>
          <w:rFonts w:asciiTheme="minorHAnsi" w:hAnsiTheme="minorHAnsi" w:cs="Arial"/>
          <w:color w:val="0000C0"/>
          <w:highlight w:val="lightGray"/>
        </w:rPr>
        <w:t>driver</w:t>
      </w:r>
      <w:r w:rsidRPr="00B734AF">
        <w:rPr>
          <w:rFonts w:asciiTheme="minorHAnsi" w:hAnsiTheme="minorHAnsi" w:cs="Arial"/>
          <w:color w:val="000000"/>
        </w:rPr>
        <w:t>.findElement(By.</w:t>
      </w:r>
      <w:r w:rsidRPr="00B734AF">
        <w:rPr>
          <w:rFonts w:asciiTheme="minorHAnsi" w:hAnsiTheme="minorHAnsi" w:cs="Arial"/>
          <w:i/>
          <w:iCs/>
          <w:color w:val="000000"/>
        </w:rPr>
        <w:t>xpath</w:t>
      </w:r>
      <w:r w:rsidRPr="00B734AF">
        <w:rPr>
          <w:rFonts w:asciiTheme="minorHAnsi" w:hAnsiTheme="minorHAnsi" w:cs="Arial"/>
          <w:color w:val="000000"/>
        </w:rPr>
        <w:t>(</w:t>
      </w:r>
      <w:r w:rsidRPr="00B734AF">
        <w:rPr>
          <w:rFonts w:asciiTheme="minorHAnsi" w:hAnsiTheme="minorHAnsi" w:cs="Arial"/>
          <w:color w:val="2A00FF"/>
        </w:rPr>
        <w:t>"html/body/div[3]/table/tbody/tr[2]/td[1]/div/table/tbody/tr[2]/td[2]/div/table/tbody/tr[2]/td/table/tbody/tr[4]/td[5]"</w:t>
      </w:r>
      <w:r w:rsidRPr="00B734AF">
        <w:rPr>
          <w:rFonts w:asciiTheme="minorHAnsi" w:hAnsiTheme="minorHAnsi" w:cs="Arial"/>
          <w:color w:val="000000"/>
        </w:rPr>
        <w:t>));</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web1.click();</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 xml:space="preserve">  WebElement myElemment = </w:t>
      </w:r>
      <w:r w:rsidRPr="00B734AF">
        <w:rPr>
          <w:rFonts w:asciiTheme="minorHAnsi" w:hAnsiTheme="minorHAnsi" w:cs="Arial"/>
          <w:color w:val="0000C0"/>
          <w:highlight w:val="lightGray"/>
        </w:rPr>
        <w:t>driver</w:t>
      </w:r>
      <w:r w:rsidRPr="00B734AF">
        <w:rPr>
          <w:rFonts w:asciiTheme="minorHAnsi" w:hAnsiTheme="minorHAnsi" w:cs="Arial"/>
          <w:color w:val="000000"/>
        </w:rPr>
        <w:t>.findElement(By.</w:t>
      </w:r>
      <w:r w:rsidRPr="00B734AF">
        <w:rPr>
          <w:rFonts w:asciiTheme="minorHAnsi" w:hAnsiTheme="minorHAnsi" w:cs="Arial"/>
          <w:i/>
          <w:iCs/>
          <w:color w:val="000000"/>
        </w:rPr>
        <w:t>xpath</w:t>
      </w:r>
      <w:r w:rsidRPr="00B734AF">
        <w:rPr>
          <w:rFonts w:asciiTheme="minorHAnsi" w:hAnsiTheme="minorHAnsi" w:cs="Arial"/>
          <w:color w:val="000000"/>
        </w:rPr>
        <w:t>(</w:t>
      </w:r>
      <w:r w:rsidRPr="00B734AF">
        <w:rPr>
          <w:rFonts w:asciiTheme="minorHAnsi" w:hAnsiTheme="minorHAnsi" w:cs="Arial"/>
          <w:color w:val="2A00FF"/>
        </w:rPr>
        <w:t>"html/body/div[3]/table/tbody/tr[2]/td[2]/table/tbody/tr[2]/td[2]/div/div/div/div/table/tbody/tr/td[2]/div/div[53]/div[2]"</w:t>
      </w:r>
      <w:r w:rsidRPr="00B734AF">
        <w:rPr>
          <w:rFonts w:asciiTheme="minorHAnsi" w:hAnsiTheme="minorHAnsi" w:cs="Arial"/>
          <w:color w:val="000000"/>
        </w:rPr>
        <w:t>));</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 xml:space="preserve">  Actions action = </w:t>
      </w:r>
      <w:r w:rsidRPr="00B734AF">
        <w:rPr>
          <w:rFonts w:asciiTheme="minorHAnsi" w:hAnsiTheme="minorHAnsi" w:cs="Arial"/>
          <w:b/>
          <w:bCs/>
          <w:color w:val="7F0055"/>
        </w:rPr>
        <w:t>new</w:t>
      </w:r>
      <w:r w:rsidRPr="00B734AF">
        <w:rPr>
          <w:rFonts w:asciiTheme="minorHAnsi" w:hAnsiTheme="minorHAnsi" w:cs="Arial"/>
          <w:color w:val="000000"/>
        </w:rPr>
        <w:t>Actions(</w:t>
      </w:r>
      <w:r w:rsidRPr="00B734AF">
        <w:rPr>
          <w:rFonts w:asciiTheme="minorHAnsi" w:hAnsiTheme="minorHAnsi" w:cs="Arial"/>
          <w:color w:val="0000C0"/>
          <w:highlight w:val="lightGray"/>
        </w:rPr>
        <w:t>driver</w:t>
      </w:r>
      <w:r w:rsidRPr="00B734AF">
        <w:rPr>
          <w:rFonts w:asciiTheme="minorHAnsi" w:hAnsiTheme="minorHAnsi" w:cs="Arial"/>
          <w:color w:val="000000"/>
        </w:rPr>
        <w:t>);</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action.doubleClick(myElemment);</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t>action.perform();</w:t>
      </w:r>
    </w:p>
    <w:p w:rsidR="00496290" w:rsidRPr="00B734AF" w:rsidRDefault="00496290" w:rsidP="00496290">
      <w:pPr>
        <w:autoSpaceDE w:val="0"/>
        <w:autoSpaceDN w:val="0"/>
        <w:adjustRightInd w:val="0"/>
        <w:rPr>
          <w:rFonts w:asciiTheme="minorHAnsi" w:hAnsiTheme="minorHAnsi" w:cs="Arial"/>
        </w:rPr>
      </w:pPr>
      <w:r w:rsidRPr="00B734AF">
        <w:rPr>
          <w:rFonts w:asciiTheme="minorHAnsi" w:hAnsiTheme="minorHAnsi" w:cs="Arial"/>
          <w:color w:val="000000"/>
        </w:rPr>
        <w:tab/>
      </w:r>
    </w:p>
    <w:p w:rsidR="00496290" w:rsidRPr="00B734AF" w:rsidRDefault="00496290" w:rsidP="00496290">
      <w:pPr>
        <w:pStyle w:val="BodyText"/>
        <w:rPr>
          <w:rFonts w:asciiTheme="minorHAnsi" w:hAnsiTheme="minorHAnsi" w:cs="Arial"/>
        </w:rPr>
      </w:pPr>
      <w:r w:rsidRPr="00B734AF">
        <w:rPr>
          <w:rFonts w:asciiTheme="minorHAnsi" w:hAnsiTheme="minorHAnsi" w:cs="Arial"/>
          <w:color w:val="000000"/>
          <w:lang w:eastAsia="en-IN"/>
        </w:rPr>
        <w:t xml:space="preserve">  }</w:t>
      </w:r>
    </w:p>
    <w:p w:rsidR="002C00A5" w:rsidRPr="00B734AF" w:rsidRDefault="002C00A5" w:rsidP="002C00A5">
      <w:pPr>
        <w:rPr>
          <w:rFonts w:asciiTheme="minorHAnsi" w:hAnsiTheme="minorHAnsi" w:cs="Arial"/>
        </w:rPr>
      </w:pPr>
      <w:r w:rsidRPr="00B734AF">
        <w:rPr>
          <w:rFonts w:asciiTheme="minorHAnsi" w:hAnsiTheme="minorHAnsi" w:cs="Arial"/>
        </w:rPr>
        <w:t>Text selection</w:t>
      </w:r>
      <w:r w:rsidR="00424A33" w:rsidRPr="00B734AF">
        <w:rPr>
          <w:rFonts w:asciiTheme="minorHAnsi" w:hAnsiTheme="minorHAnsi" w:cs="Arial"/>
        </w:rPr>
        <w:t>ke</w:t>
      </w:r>
    </w:p>
    <w:p w:rsidR="002C00A5" w:rsidRPr="00B734AF" w:rsidRDefault="002C00A5" w:rsidP="002C00A5">
      <w:pPr>
        <w:rPr>
          <w:rFonts w:asciiTheme="minorHAnsi" w:hAnsiTheme="minorHAnsi" w:cs="Arial"/>
        </w:rPr>
      </w:pPr>
      <w:r w:rsidRPr="00B734AF">
        <w:rPr>
          <w:rFonts w:asciiTheme="minorHAnsi" w:hAnsiTheme="minorHAnsi" w:cs="Arial"/>
        </w:rPr>
        <w:t>Drag and drop</w:t>
      </w:r>
    </w:p>
    <w:p w:rsidR="002C00A5" w:rsidRPr="00B734AF" w:rsidRDefault="002C00A5" w:rsidP="002C00A5">
      <w:pPr>
        <w:rPr>
          <w:rFonts w:asciiTheme="minorHAnsi" w:hAnsiTheme="minorHAnsi" w:cs="Arial"/>
        </w:rPr>
      </w:pPr>
      <w:r w:rsidRPr="00B734AF">
        <w:rPr>
          <w:rFonts w:asciiTheme="minorHAnsi" w:hAnsiTheme="minorHAnsi" w:cs="Arial"/>
        </w:rPr>
        <w:t>Right click done</w:t>
      </w:r>
    </w:p>
    <w:p w:rsidR="002C00A5" w:rsidRPr="00B734AF" w:rsidRDefault="002C00A5" w:rsidP="002C00A5">
      <w:pPr>
        <w:rPr>
          <w:rFonts w:asciiTheme="minorHAnsi" w:hAnsiTheme="minorHAnsi" w:cs="Arial"/>
        </w:rPr>
      </w:pPr>
      <w:r w:rsidRPr="00B734AF">
        <w:rPr>
          <w:rFonts w:asciiTheme="minorHAnsi" w:hAnsiTheme="minorHAnsi" w:cs="Arial"/>
        </w:rPr>
        <w:t>Slider done</w:t>
      </w:r>
    </w:p>
    <w:p w:rsidR="002C00A5" w:rsidRPr="00B734AF" w:rsidRDefault="002C00A5" w:rsidP="002C00A5">
      <w:pPr>
        <w:rPr>
          <w:rFonts w:asciiTheme="minorHAnsi" w:hAnsiTheme="minorHAnsi" w:cs="Arial"/>
        </w:rPr>
      </w:pPr>
      <w:r w:rsidRPr="00B734AF">
        <w:rPr>
          <w:rFonts w:asciiTheme="minorHAnsi" w:hAnsiTheme="minorHAnsi" w:cs="Arial"/>
        </w:rPr>
        <w:t>Double click done</w:t>
      </w:r>
    </w:p>
    <w:p w:rsidR="002C00A5" w:rsidRPr="00B734AF" w:rsidRDefault="002C00A5" w:rsidP="002C00A5">
      <w:pPr>
        <w:rPr>
          <w:rFonts w:asciiTheme="minorHAnsi" w:hAnsiTheme="minorHAnsi" w:cs="Arial"/>
        </w:rPr>
      </w:pPr>
      <w:r w:rsidRPr="00B734AF">
        <w:rPr>
          <w:rFonts w:asciiTheme="minorHAnsi" w:hAnsiTheme="minorHAnsi" w:cs="Arial"/>
        </w:rPr>
        <w:t>Move to element  done</w:t>
      </w:r>
    </w:p>
    <w:p w:rsidR="002C00A5" w:rsidRPr="00B734AF" w:rsidRDefault="002C00A5" w:rsidP="002C00A5">
      <w:pPr>
        <w:rPr>
          <w:rFonts w:asciiTheme="minorHAnsi" w:hAnsiTheme="minorHAnsi" w:cs="Arial"/>
        </w:rPr>
      </w:pPr>
      <w:r w:rsidRPr="00B734AF">
        <w:rPr>
          <w:rFonts w:asciiTheme="minorHAnsi" w:hAnsiTheme="minorHAnsi" w:cs="Arial"/>
        </w:rPr>
        <w:t>clickAndHold</w:t>
      </w:r>
    </w:p>
    <w:p w:rsidR="00AA03EB" w:rsidRPr="00B734AF" w:rsidRDefault="00AA03EB" w:rsidP="002C00A5">
      <w:pPr>
        <w:rPr>
          <w:rFonts w:asciiTheme="minorHAnsi" w:hAnsiTheme="minorHAnsi" w:cs="Arial"/>
        </w:rPr>
      </w:pPr>
      <w:r w:rsidRPr="00B734AF">
        <w:rPr>
          <w:rFonts w:asciiTheme="minorHAnsi" w:hAnsiTheme="minorHAnsi" w:cs="Arial"/>
        </w:rPr>
        <w:t>selectmultiple</w:t>
      </w:r>
    </w:p>
    <w:p w:rsidR="00496290" w:rsidRPr="00B734AF" w:rsidRDefault="00496290" w:rsidP="00BF761A">
      <w:pPr>
        <w:pStyle w:val="BodyText"/>
        <w:rPr>
          <w:rFonts w:asciiTheme="minorHAnsi" w:hAnsiTheme="minorHAnsi" w:cs="Arial"/>
        </w:rPr>
      </w:pPr>
      <w:r w:rsidRPr="00B734AF">
        <w:rPr>
          <w:rFonts w:asciiTheme="minorHAnsi" w:hAnsiTheme="minorHAnsi" w:cs="Arial"/>
        </w:rPr>
        <w:lastRenderedPageBreak/>
        <w:t>http://selenium-training-way2automation.blogspot.in/2013/04/magic-of-actions-class-with-webdriver.html</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ButtonReleaseAction - Releasing a held mouse button.</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ClickAction - Equivalent to WebElement.click()</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ClickAndHoldAction - Holding down the left mouse button.</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ContextClickAction - Clicking the mouse button that (usually) brings up the contextual menu.</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DoubleClickAction - double-clicking an element.</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KeyDownAction - Holding down a modifier key.</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KeyUpAction - Releasing a modifier key.</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MoveMouseAction - Moving the mouse from its current location to another element.</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MoveToOffsetAction - Moving the mouse to an offset from an element (The offset could be negative and the element could be the same element that the mouse has just moved to).</w:t>
      </w:r>
    </w:p>
    <w:p w:rsidR="00496290" w:rsidRPr="00B734AF" w:rsidRDefault="00496290" w:rsidP="00FA2801">
      <w:pPr>
        <w:numPr>
          <w:ilvl w:val="0"/>
          <w:numId w:val="5"/>
        </w:numPr>
        <w:spacing w:before="100" w:beforeAutospacing="1" w:after="72"/>
        <w:rPr>
          <w:rFonts w:asciiTheme="minorHAnsi" w:hAnsiTheme="minorHAnsi" w:cs="Arial"/>
          <w:color w:val="000000"/>
        </w:rPr>
      </w:pPr>
      <w:r w:rsidRPr="00B734AF">
        <w:rPr>
          <w:rFonts w:asciiTheme="minorHAnsi" w:hAnsiTheme="minorHAnsi" w:cs="Arial"/>
          <w:color w:val="000000"/>
        </w:rPr>
        <w:t>SendKeysAction - Equivalent to WebElement.sendKey(...)</w:t>
      </w:r>
    </w:p>
    <w:p w:rsidR="00496290" w:rsidRPr="00B734AF" w:rsidRDefault="00496290" w:rsidP="00BF761A">
      <w:pPr>
        <w:pStyle w:val="BodyText"/>
        <w:rPr>
          <w:rFonts w:asciiTheme="minorHAnsi" w:hAnsiTheme="minorHAnsi" w:cs="Arial"/>
          <w:b/>
        </w:rPr>
      </w:pPr>
    </w:p>
    <w:p w:rsidR="00C759AB" w:rsidRPr="00B734AF" w:rsidRDefault="00C759AB" w:rsidP="00BF761A">
      <w:pPr>
        <w:pStyle w:val="BodyText"/>
        <w:rPr>
          <w:rFonts w:asciiTheme="minorHAnsi" w:hAnsiTheme="minorHAnsi" w:cs="Arial"/>
          <w:b/>
        </w:rPr>
      </w:pPr>
      <w:r w:rsidRPr="00B734AF">
        <w:rPr>
          <w:rFonts w:asciiTheme="minorHAnsi" w:hAnsiTheme="minorHAnsi" w:cs="Arial"/>
          <w:b/>
        </w:rPr>
        <w:t>ScreenShot-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b/>
          <w:bCs/>
          <w:color w:val="7F0055"/>
        </w:rPr>
        <w:t>public</w:t>
      </w:r>
      <w:r w:rsidR="00AD4C77" w:rsidRPr="00B734AF">
        <w:rPr>
          <w:rFonts w:asciiTheme="minorHAnsi" w:hAnsiTheme="minorHAnsi" w:cs="Arial"/>
          <w:b/>
          <w:bCs/>
          <w:color w:val="7F0055"/>
        </w:rPr>
        <w:t xml:space="preserve"> </w:t>
      </w:r>
      <w:r w:rsidRPr="00B734AF">
        <w:rPr>
          <w:rFonts w:asciiTheme="minorHAnsi" w:hAnsiTheme="minorHAnsi" w:cs="Arial"/>
          <w:b/>
          <w:bCs/>
          <w:color w:val="7F0055"/>
        </w:rPr>
        <w:t>void</w:t>
      </w:r>
      <w:r w:rsidRPr="00B734AF">
        <w:rPr>
          <w:rFonts w:asciiTheme="minorHAnsi" w:hAnsiTheme="minorHAnsi" w:cs="Arial"/>
          <w:color w:val="000000"/>
        </w:rPr>
        <w:t xml:space="preserve"> screenshot(ITestResult tr){</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 xml:space="preserve">  WebDriver driver=BrowserOpenAndClose.</w:t>
      </w:r>
      <w:r w:rsidRPr="00B734AF">
        <w:rPr>
          <w:rFonts w:asciiTheme="minorHAnsi" w:hAnsiTheme="minorHAnsi" w:cs="Arial"/>
          <w:i/>
          <w:iCs/>
          <w:color w:val="000000"/>
        </w:rPr>
        <w:t>getInstance</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b/>
          <w:bCs/>
          <w:color w:val="7F0055"/>
        </w:rPr>
        <w:t>if</w:t>
      </w:r>
      <w:r w:rsidRPr="00B734AF">
        <w:rPr>
          <w:rFonts w:asciiTheme="minorHAnsi" w:hAnsiTheme="minorHAnsi" w:cs="Arial"/>
          <w:color w:val="000000"/>
        </w:rPr>
        <w:t xml:space="preserve"> ( (driver </w:t>
      </w:r>
      <w:r w:rsidRPr="00B734AF">
        <w:rPr>
          <w:rFonts w:asciiTheme="minorHAnsi" w:hAnsiTheme="minorHAnsi" w:cs="Arial"/>
          <w:b/>
          <w:bCs/>
          <w:color w:val="7F0055"/>
        </w:rPr>
        <w:t>instanceof</w:t>
      </w:r>
      <w:r w:rsidRPr="00B734AF">
        <w:rPr>
          <w:rFonts w:asciiTheme="minorHAnsi" w:hAnsiTheme="minorHAnsi" w:cs="Arial"/>
          <w:color w:val="000000"/>
        </w:rPr>
        <w:t xml:space="preserve"> InternetExplorerDriver) || (driver </w:t>
      </w:r>
      <w:r w:rsidRPr="00B734AF">
        <w:rPr>
          <w:rFonts w:asciiTheme="minorHAnsi" w:hAnsiTheme="minorHAnsi" w:cs="Arial"/>
          <w:b/>
          <w:bCs/>
          <w:color w:val="7F0055"/>
        </w:rPr>
        <w:t>instanceof</w:t>
      </w:r>
      <w:r w:rsidRPr="00B734AF">
        <w:rPr>
          <w:rFonts w:asciiTheme="minorHAnsi" w:hAnsiTheme="minorHAnsi" w:cs="Arial"/>
          <w:color w:val="000000"/>
        </w:rPr>
        <w:t xml:space="preserve"> FirefoxDriver) </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 (driver </w:t>
      </w:r>
      <w:r w:rsidRPr="00B734AF">
        <w:rPr>
          <w:rFonts w:asciiTheme="minorHAnsi" w:hAnsiTheme="minorHAnsi" w:cs="Arial"/>
          <w:b/>
          <w:bCs/>
          <w:color w:val="7F0055"/>
        </w:rPr>
        <w:t>instanceof</w:t>
      </w:r>
      <w:r w:rsidRPr="00B734AF">
        <w:rPr>
          <w:rFonts w:asciiTheme="minorHAnsi" w:hAnsiTheme="minorHAnsi" w:cs="Arial"/>
          <w:color w:val="000000"/>
        </w:rPr>
        <w:t xml:space="preserve"> ChromeDriver)|| (driver </w:t>
      </w:r>
      <w:r w:rsidRPr="00B734AF">
        <w:rPr>
          <w:rFonts w:asciiTheme="minorHAnsi" w:hAnsiTheme="minorHAnsi" w:cs="Arial"/>
          <w:b/>
          <w:bCs/>
          <w:color w:val="7F0055"/>
        </w:rPr>
        <w:t>instanceof</w:t>
      </w:r>
      <w:r w:rsidRPr="00B734AF">
        <w:rPr>
          <w:rFonts w:asciiTheme="minorHAnsi" w:hAnsiTheme="minorHAnsi" w:cs="Arial"/>
          <w:color w:val="000000"/>
        </w:rPr>
        <w:t xml:space="preserve"> OperaDesktopDriver)) {</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b/>
          <w:bCs/>
          <w:color w:val="7F0055"/>
        </w:rPr>
        <w:t>try</w:t>
      </w:r>
      <w:r w:rsidRPr="00B734AF">
        <w:rPr>
          <w:rFonts w:asciiTheme="minorHAnsi" w:hAnsiTheme="minorHAnsi" w:cs="Arial"/>
          <w:color w:val="000000"/>
        </w:rPr>
        <w:t xml:space="preserve"> {</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String ScreenshotPath;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 xml:space="preserve">// Get the </w:t>
      </w:r>
      <w:r w:rsidRPr="00B734AF">
        <w:rPr>
          <w:rFonts w:asciiTheme="minorHAnsi" w:hAnsiTheme="minorHAnsi" w:cs="Arial"/>
          <w:color w:val="3F7F5F"/>
          <w:u w:val="single"/>
        </w:rPr>
        <w:t>dir</w:t>
      </w:r>
      <w:r w:rsidRPr="00B734AF">
        <w:rPr>
          <w:rFonts w:asciiTheme="minorHAnsi" w:hAnsiTheme="minorHAnsi" w:cs="Arial"/>
          <w:color w:val="3F7F5F"/>
        </w:rPr>
        <w:t xml:space="preserve"> 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File folder = </w:t>
      </w:r>
      <w:r w:rsidRPr="00B734AF">
        <w:rPr>
          <w:rFonts w:asciiTheme="minorHAnsi" w:hAnsiTheme="minorHAnsi" w:cs="Arial"/>
          <w:b/>
          <w:bCs/>
          <w:color w:val="7F0055"/>
        </w:rPr>
        <w:t>new</w:t>
      </w:r>
      <w:r w:rsidRPr="00B734AF">
        <w:rPr>
          <w:rFonts w:asciiTheme="minorHAnsi" w:hAnsiTheme="minorHAnsi" w:cs="Arial"/>
          <w:color w:val="000000"/>
        </w:rPr>
        <w:t>File(</w:t>
      </w:r>
      <w:r w:rsidRPr="00B734AF">
        <w:rPr>
          <w:rFonts w:asciiTheme="minorHAnsi" w:hAnsiTheme="minorHAnsi" w:cs="Arial"/>
          <w:color w:val="2A00FF"/>
        </w:rPr>
        <w:t>"E:\\Docs"</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DateFormat dateFormat = </w:t>
      </w:r>
      <w:r w:rsidRPr="00B734AF">
        <w:rPr>
          <w:rFonts w:asciiTheme="minorHAnsi" w:hAnsiTheme="minorHAnsi" w:cs="Arial"/>
          <w:b/>
          <w:bCs/>
          <w:color w:val="7F0055"/>
        </w:rPr>
        <w:t>new</w:t>
      </w:r>
      <w:r w:rsidRPr="00B734AF">
        <w:rPr>
          <w:rFonts w:asciiTheme="minorHAnsi" w:hAnsiTheme="minorHAnsi" w:cs="Arial"/>
          <w:color w:val="000000"/>
        </w:rPr>
        <w:t>SimpleDateFormat(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2A00FF"/>
        </w:rPr>
        <w:t>"dd_MMM_yyyy__hh_mm_ssaa"</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 get current date time with Date()</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Date date = </w:t>
      </w:r>
      <w:r w:rsidRPr="00B734AF">
        <w:rPr>
          <w:rFonts w:asciiTheme="minorHAnsi" w:hAnsiTheme="minorHAnsi" w:cs="Arial"/>
          <w:b/>
          <w:bCs/>
          <w:color w:val="7F0055"/>
        </w:rPr>
        <w:t>new</w:t>
      </w:r>
      <w:r w:rsidRPr="00B734AF">
        <w:rPr>
          <w:rFonts w:asciiTheme="minorHAnsi" w:hAnsiTheme="minorHAnsi" w:cs="Arial"/>
          <w:color w:val="000000"/>
        </w:rPr>
        <w:t>Date();</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 To identify the system</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//InetAddress ownIP = InetAddress.getLocalHost();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ScreenshotPath = folder.getCanonicalPath() + </w:t>
      </w:r>
      <w:r w:rsidRPr="00B734AF">
        <w:rPr>
          <w:rFonts w:asciiTheme="minorHAnsi" w:hAnsiTheme="minorHAnsi" w:cs="Arial"/>
          <w:color w:val="2A00FF"/>
        </w:rPr>
        <w:t>"\\screenshot\\"</w:t>
      </w:r>
      <w:r w:rsidRPr="00B734AF">
        <w:rPr>
          <w:rFonts w:asciiTheme="minorHAnsi" w:hAnsiTheme="minorHAnsi" w:cs="Arial"/>
          <w:color w:val="000000"/>
        </w:rPr>
        <w:t>+tr.getName()</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dateFormat.format(date) + </w:t>
      </w:r>
      <w:r w:rsidRPr="00B734AF">
        <w:rPr>
          <w:rFonts w:asciiTheme="minorHAnsi" w:hAnsiTheme="minorHAnsi" w:cs="Arial"/>
          <w:color w:val="2A00FF"/>
        </w:rPr>
        <w:t>"_"</w:t>
      </w:r>
      <w:r w:rsidRPr="00B734AF">
        <w:rPr>
          <w:rFonts w:asciiTheme="minorHAnsi" w:hAnsiTheme="minorHAnsi" w:cs="Arial"/>
          <w:color w:val="000000"/>
        </w:rPr>
        <w:t xml:space="preserve"> + </w:t>
      </w:r>
      <w:r w:rsidRPr="00B734AF">
        <w:rPr>
          <w:rFonts w:asciiTheme="minorHAnsi" w:hAnsiTheme="minorHAnsi" w:cs="Arial"/>
          <w:color w:val="2A00FF"/>
        </w:rPr>
        <w:t>".png"</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//Count++;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3F7F5F"/>
        </w:rPr>
        <w:t>/*Robot robot = new Robot();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3F7F5F"/>
        </w:rPr>
        <w:lastRenderedPageBreak/>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t xml:space="preserve">BufferedImage </w:t>
      </w:r>
      <w:r w:rsidRPr="00B734AF">
        <w:rPr>
          <w:rFonts w:asciiTheme="minorHAnsi" w:hAnsiTheme="minorHAnsi" w:cs="Arial"/>
          <w:color w:val="3F7F5F"/>
          <w:u w:val="single"/>
        </w:rPr>
        <w:t>bi</w:t>
      </w:r>
      <w:r w:rsidRPr="00B734AF">
        <w:rPr>
          <w:rFonts w:asciiTheme="minorHAnsi" w:hAnsiTheme="minorHAnsi" w:cs="Arial"/>
          <w:color w:val="3F7F5F"/>
        </w:rPr>
        <w:t xml:space="preserve"> = robot.createScreenCapture(new Rectangle(1280,</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t>1024));</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r>
      <w:r w:rsidRPr="00B734AF">
        <w:rPr>
          <w:rFonts w:asciiTheme="minorHAnsi" w:hAnsiTheme="minorHAnsi" w:cs="Arial"/>
          <w:color w:val="3F7F5F"/>
        </w:rPr>
        <w:tab/>
        <w:t>ImageIO.write(</w:t>
      </w:r>
      <w:r w:rsidRPr="00B734AF">
        <w:rPr>
          <w:rFonts w:asciiTheme="minorHAnsi" w:hAnsiTheme="minorHAnsi" w:cs="Arial"/>
          <w:color w:val="3F7F5F"/>
          <w:u w:val="single"/>
        </w:rPr>
        <w:t>bi</w:t>
      </w:r>
      <w:r w:rsidRPr="00B734AF">
        <w:rPr>
          <w:rFonts w:asciiTheme="minorHAnsi" w:hAnsiTheme="minorHAnsi" w:cs="Arial"/>
          <w:color w:val="3F7F5F"/>
        </w:rPr>
        <w:t>, "</w:t>
      </w:r>
      <w:r w:rsidRPr="00B734AF">
        <w:rPr>
          <w:rFonts w:asciiTheme="minorHAnsi" w:hAnsiTheme="minorHAnsi" w:cs="Arial"/>
          <w:color w:val="3F7F5F"/>
          <w:u w:val="single"/>
        </w:rPr>
        <w:t>png</w:t>
      </w:r>
      <w:r w:rsidRPr="00B734AF">
        <w:rPr>
          <w:rFonts w:asciiTheme="minorHAnsi" w:hAnsiTheme="minorHAnsi" w:cs="Arial"/>
          <w:color w:val="3F7F5F"/>
        </w:rPr>
        <w:t>", new File(NewFileNamePath));*/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C0"/>
        </w:rPr>
        <w:t>count</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System.</w:t>
      </w:r>
      <w:r w:rsidRPr="00B734AF">
        <w:rPr>
          <w:rFonts w:asciiTheme="minorHAnsi" w:hAnsiTheme="minorHAnsi" w:cs="Arial"/>
          <w:i/>
          <w:iCs/>
          <w:color w:val="0000C0"/>
        </w:rPr>
        <w:t>out</w:t>
      </w:r>
      <w:r w:rsidRPr="00B734AF">
        <w:rPr>
          <w:rFonts w:asciiTheme="minorHAnsi" w:hAnsiTheme="minorHAnsi" w:cs="Arial"/>
          <w:color w:val="000000"/>
        </w:rPr>
        <w:t>.println(ScreenshotPath);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File scrFile = ((TakesScreenshot)driver).getScreenshotAs(OutputType.</w:t>
      </w:r>
      <w:r w:rsidRPr="00B734AF">
        <w:rPr>
          <w:rFonts w:asciiTheme="minorHAnsi" w:hAnsiTheme="minorHAnsi" w:cs="Arial"/>
          <w:i/>
          <w:iCs/>
          <w:color w:val="0000C0"/>
        </w:rPr>
        <w:t>FILE</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FileUtils.</w:t>
      </w:r>
      <w:r w:rsidRPr="00B734AF">
        <w:rPr>
          <w:rFonts w:asciiTheme="minorHAnsi" w:hAnsiTheme="minorHAnsi" w:cs="Arial"/>
          <w:i/>
          <w:iCs/>
          <w:color w:val="000000"/>
        </w:rPr>
        <w:t>copyFile</w:t>
      </w:r>
      <w:r w:rsidRPr="00B734AF">
        <w:rPr>
          <w:rFonts w:asciiTheme="minorHAnsi" w:hAnsiTheme="minorHAnsi" w:cs="Arial"/>
          <w:color w:val="000000"/>
        </w:rPr>
        <w:t xml:space="preserve">(scrFile, </w:t>
      </w:r>
      <w:r w:rsidRPr="00B734AF">
        <w:rPr>
          <w:rFonts w:asciiTheme="minorHAnsi" w:hAnsiTheme="minorHAnsi" w:cs="Arial"/>
          <w:b/>
          <w:bCs/>
          <w:color w:val="7F0055"/>
        </w:rPr>
        <w:t>new</w:t>
      </w:r>
      <w:r w:rsidRPr="00B734AF">
        <w:rPr>
          <w:rFonts w:asciiTheme="minorHAnsi" w:hAnsiTheme="minorHAnsi" w:cs="Arial"/>
          <w:color w:val="000000"/>
        </w:rPr>
        <w:t xml:space="preserve"> File(ScreenshotPath));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ScreenshotPath = </w:t>
      </w:r>
      <w:r w:rsidRPr="00B734AF">
        <w:rPr>
          <w:rFonts w:asciiTheme="minorHAnsi" w:hAnsiTheme="minorHAnsi" w:cs="Arial"/>
          <w:color w:val="2A00FF"/>
        </w:rPr>
        <w:t>"&lt;a href="</w:t>
      </w:r>
      <w:r w:rsidRPr="00B734AF">
        <w:rPr>
          <w:rFonts w:asciiTheme="minorHAnsi" w:hAnsiTheme="minorHAnsi" w:cs="Arial"/>
          <w:color w:val="000000"/>
        </w:rPr>
        <w:t xml:space="preserve"> + ScreenshotPath + </w:t>
      </w:r>
      <w:r w:rsidRPr="00B734AF">
        <w:rPr>
          <w:rFonts w:asciiTheme="minorHAnsi" w:hAnsiTheme="minorHAnsi" w:cs="Arial"/>
          <w:color w:val="2A00FF"/>
        </w:rPr>
        <w:t>"&gt;ScreenShot"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w:t>
      </w:r>
      <w:r w:rsidRPr="00B734AF">
        <w:rPr>
          <w:rFonts w:asciiTheme="minorHAnsi" w:hAnsiTheme="minorHAnsi" w:cs="Arial"/>
          <w:color w:val="0000C0"/>
        </w:rPr>
        <w:t>count</w:t>
      </w:r>
      <w:r w:rsidRPr="00B734AF">
        <w:rPr>
          <w:rFonts w:asciiTheme="minorHAnsi" w:hAnsiTheme="minorHAnsi" w:cs="Arial"/>
          <w:color w:val="000000"/>
        </w:rPr>
        <w:t>+</w:t>
      </w:r>
      <w:r w:rsidRPr="00B734AF">
        <w:rPr>
          <w:rFonts w:asciiTheme="minorHAnsi" w:hAnsiTheme="minorHAnsi" w:cs="Arial"/>
          <w:color w:val="2A00FF"/>
        </w:rPr>
        <w:t>"&lt;/a&gt;"</w:t>
      </w:r>
      <w:r w:rsidRPr="00B734AF">
        <w:rPr>
          <w:rFonts w:asciiTheme="minorHAnsi" w:hAnsiTheme="minorHAnsi" w:cs="Arial"/>
          <w:color w:val="000000"/>
        </w:rPr>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Reporter.</w:t>
      </w:r>
      <w:r w:rsidRPr="00B734AF">
        <w:rPr>
          <w:rFonts w:asciiTheme="minorHAnsi" w:hAnsiTheme="minorHAnsi" w:cs="Arial"/>
          <w:i/>
          <w:iCs/>
          <w:color w:val="000000"/>
        </w:rPr>
        <w:t>log</w:t>
      </w:r>
      <w:r w:rsidRPr="00B734AF">
        <w:rPr>
          <w:rFonts w:asciiTheme="minorHAnsi" w:hAnsiTheme="minorHAnsi" w:cs="Arial"/>
          <w:color w:val="000000"/>
        </w:rPr>
        <w:t>(ScreenshotPath);</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 xml:space="preserve">} </w:t>
      </w:r>
      <w:r w:rsidRPr="00B734AF">
        <w:rPr>
          <w:rFonts w:asciiTheme="minorHAnsi" w:hAnsiTheme="minorHAnsi" w:cs="Arial"/>
          <w:b/>
          <w:bCs/>
          <w:color w:val="7F0055"/>
        </w:rPr>
        <w:t>catch</w:t>
      </w:r>
      <w:r w:rsidRPr="00B734AF">
        <w:rPr>
          <w:rFonts w:asciiTheme="minorHAnsi" w:hAnsiTheme="minorHAnsi" w:cs="Arial"/>
          <w:color w:val="000000"/>
        </w:rPr>
        <w:t xml:space="preserve"> (IOException e) {</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e.printStackTrace();</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rPr>
        <w:tab/>
        <w:t>}</w:t>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w:t>
      </w:r>
    </w:p>
    <w:p w:rsidR="002B5293" w:rsidRPr="00B734AF" w:rsidRDefault="002B5293" w:rsidP="002B5293">
      <w:pPr>
        <w:autoSpaceDE w:val="0"/>
        <w:autoSpaceDN w:val="0"/>
        <w:adjustRightInd w:val="0"/>
        <w:rPr>
          <w:rFonts w:asciiTheme="minorHAnsi" w:hAnsiTheme="minorHAnsi" w:cs="Arial"/>
        </w:rPr>
      </w:pPr>
    </w:p>
    <w:p w:rsidR="002B5293" w:rsidRPr="00B734AF" w:rsidRDefault="002B5293" w:rsidP="002B5293">
      <w:pPr>
        <w:autoSpaceDE w:val="0"/>
        <w:autoSpaceDN w:val="0"/>
        <w:adjustRightInd w:val="0"/>
        <w:rPr>
          <w:rFonts w:asciiTheme="minorHAnsi" w:hAnsiTheme="minorHAnsi" w:cs="Arial"/>
        </w:rPr>
      </w:pP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p>
    <w:p w:rsidR="002B5293" w:rsidRPr="00B734AF" w:rsidRDefault="002B5293" w:rsidP="002B5293">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p>
    <w:p w:rsidR="002B5293" w:rsidRPr="00B734AF" w:rsidRDefault="002B5293" w:rsidP="002B5293">
      <w:pPr>
        <w:pStyle w:val="BodyText"/>
        <w:rPr>
          <w:rFonts w:asciiTheme="minorHAnsi" w:hAnsiTheme="minorHAnsi" w:cs="Arial"/>
          <w:b/>
        </w:rPr>
      </w:pPr>
      <w:r w:rsidRPr="00B734AF">
        <w:rPr>
          <w:rFonts w:asciiTheme="minorHAnsi" w:hAnsiTheme="minorHAnsi" w:cs="Arial"/>
          <w:color w:val="000000"/>
          <w:lang w:eastAsia="en-IN"/>
        </w:rPr>
        <w:tab/>
      </w:r>
      <w:r w:rsidRPr="00B734AF">
        <w:rPr>
          <w:rFonts w:asciiTheme="minorHAnsi" w:hAnsiTheme="minorHAnsi" w:cs="Arial"/>
          <w:color w:val="000000"/>
          <w:lang w:eastAsia="en-IN"/>
        </w:rPr>
        <w:tab/>
      </w:r>
    </w:p>
    <w:p w:rsidR="002F377F" w:rsidRPr="00B734AF" w:rsidRDefault="00C759AB" w:rsidP="002F377F">
      <w:pPr>
        <w:pStyle w:val="Heading2"/>
        <w:shd w:val="clear" w:color="auto" w:fill="FFFFFF"/>
        <w:spacing w:before="0" w:beforeAutospacing="0" w:after="120" w:afterAutospacing="0"/>
        <w:rPr>
          <w:rFonts w:asciiTheme="minorHAnsi" w:hAnsiTheme="minorHAnsi" w:cs="Arial"/>
          <w:b w:val="0"/>
          <w:bCs w:val="0"/>
          <w:color w:val="000000"/>
          <w:sz w:val="24"/>
          <w:szCs w:val="24"/>
        </w:rPr>
      </w:pPr>
      <w:r w:rsidRPr="00B734AF">
        <w:rPr>
          <w:rFonts w:asciiTheme="minorHAnsi" w:hAnsiTheme="minorHAnsi" w:cs="Arial"/>
          <w:b w:val="0"/>
          <w:bCs w:val="0"/>
          <w:color w:val="000000"/>
          <w:sz w:val="24"/>
          <w:szCs w:val="24"/>
        </w:rPr>
        <w:t>Take A Screenshot On The Page</w:t>
      </w:r>
    </w:p>
    <w:p w:rsidR="00C759AB" w:rsidRPr="00B734AF" w:rsidRDefault="00C759AB" w:rsidP="002F377F">
      <w:pPr>
        <w:pStyle w:val="Heading2"/>
        <w:shd w:val="clear" w:color="auto" w:fill="FFFFFF"/>
        <w:spacing w:before="0" w:beforeAutospacing="0" w:after="120" w:afterAutospacing="0"/>
        <w:rPr>
          <w:rFonts w:asciiTheme="minorHAnsi" w:hAnsiTheme="minorHAnsi" w:cs="Arial"/>
          <w:b w:val="0"/>
          <w:bCs w:val="0"/>
          <w:color w:val="000000"/>
          <w:sz w:val="24"/>
          <w:szCs w:val="24"/>
        </w:rPr>
      </w:pPr>
      <w:r w:rsidRPr="00B734AF">
        <w:rPr>
          <w:rFonts w:asciiTheme="minorHAnsi" w:hAnsiTheme="minorHAnsi" w:cs="Arial"/>
          <w:color w:val="000000"/>
          <w:sz w:val="24"/>
          <w:szCs w:val="24"/>
          <w:bdr w:val="none" w:sz="0" w:space="0" w:color="auto" w:frame="1"/>
        </w:rPr>
        <w:t>File snapshot =((TakesScreenshot)driver).getScreenshotAs(OutputType.FILE);  </w:t>
      </w:r>
    </w:p>
    <w:p w:rsidR="002F377F" w:rsidRPr="00B734AF" w:rsidRDefault="00C759AB" w:rsidP="002F377F">
      <w:pPr>
        <w:pStyle w:val="Heading2"/>
        <w:shd w:val="clear" w:color="auto" w:fill="FFFFFF"/>
        <w:spacing w:before="0" w:beforeAutospacing="0" w:after="120" w:afterAutospacing="0"/>
        <w:rPr>
          <w:rFonts w:asciiTheme="minorHAnsi" w:hAnsiTheme="minorHAnsi" w:cs="Arial"/>
          <w:bCs w:val="0"/>
          <w:color w:val="000000"/>
          <w:sz w:val="24"/>
          <w:szCs w:val="24"/>
        </w:rPr>
      </w:pPr>
      <w:r w:rsidRPr="00B734AF">
        <w:rPr>
          <w:rFonts w:asciiTheme="minorHAnsi" w:hAnsiTheme="minorHAnsi" w:cs="Arial"/>
          <w:bCs w:val="0"/>
          <w:color w:val="000000"/>
          <w:sz w:val="24"/>
          <w:szCs w:val="24"/>
        </w:rPr>
        <w:t xml:space="preserve">Switch </w:t>
      </w:r>
      <w:r w:rsidR="00BA20AD" w:rsidRPr="00B734AF">
        <w:rPr>
          <w:rFonts w:asciiTheme="minorHAnsi" w:hAnsiTheme="minorHAnsi" w:cs="Arial"/>
          <w:bCs w:val="0"/>
          <w:color w:val="000000"/>
          <w:sz w:val="24"/>
          <w:szCs w:val="24"/>
        </w:rPr>
        <w:t>between</w:t>
      </w:r>
      <w:r w:rsidRPr="00B734AF">
        <w:rPr>
          <w:rFonts w:asciiTheme="minorHAnsi" w:hAnsiTheme="minorHAnsi" w:cs="Arial"/>
          <w:bCs w:val="0"/>
          <w:color w:val="000000"/>
          <w:sz w:val="24"/>
          <w:szCs w:val="24"/>
        </w:rPr>
        <w:t xml:space="preserve"> Frames </w:t>
      </w:r>
      <w:r w:rsidR="00BA20AD" w:rsidRPr="00B734AF">
        <w:rPr>
          <w:rFonts w:asciiTheme="minorHAnsi" w:hAnsiTheme="minorHAnsi" w:cs="Arial"/>
          <w:bCs w:val="0"/>
          <w:color w:val="000000"/>
          <w:sz w:val="24"/>
          <w:szCs w:val="24"/>
        </w:rPr>
        <w:t>in</w:t>
      </w:r>
      <w:r w:rsidRPr="00B734AF">
        <w:rPr>
          <w:rFonts w:asciiTheme="minorHAnsi" w:hAnsiTheme="minorHAnsi" w:cs="Arial"/>
          <w:bCs w:val="0"/>
          <w:color w:val="000000"/>
          <w:sz w:val="24"/>
          <w:szCs w:val="24"/>
        </w:rPr>
        <w:t xml:space="preserve"> Java Using </w:t>
      </w:r>
      <w:r w:rsidR="00BA20AD" w:rsidRPr="00B734AF">
        <w:rPr>
          <w:rFonts w:asciiTheme="minorHAnsi" w:hAnsiTheme="minorHAnsi" w:cs="Arial"/>
          <w:bCs w:val="0"/>
          <w:color w:val="000000"/>
          <w:sz w:val="24"/>
          <w:szCs w:val="24"/>
        </w:rPr>
        <w:t>Webdriver</w:t>
      </w:r>
    </w:p>
    <w:p w:rsidR="002F377F" w:rsidRPr="00B734AF" w:rsidRDefault="00C759AB" w:rsidP="002F377F">
      <w:pPr>
        <w:pStyle w:val="Heading2"/>
        <w:shd w:val="clear" w:color="auto" w:fill="FFFFFF"/>
        <w:spacing w:before="0" w:beforeAutospacing="0" w:after="120" w:afterAutospacing="0"/>
        <w:rPr>
          <w:rFonts w:asciiTheme="minorHAnsi" w:hAnsiTheme="minorHAnsi" w:cs="Arial"/>
          <w:b w:val="0"/>
          <w:color w:val="000000"/>
          <w:sz w:val="24"/>
          <w:szCs w:val="24"/>
          <w:bdr w:val="none" w:sz="0" w:space="0" w:color="auto" w:frame="1"/>
        </w:rPr>
      </w:pPr>
      <w:r w:rsidRPr="00B734AF">
        <w:rPr>
          <w:rFonts w:asciiTheme="minorHAnsi" w:hAnsiTheme="minorHAnsi" w:cs="Arial"/>
          <w:b w:val="0"/>
          <w:color w:val="000000"/>
          <w:sz w:val="24"/>
          <w:szCs w:val="24"/>
          <w:bdr w:val="none" w:sz="0" w:space="0" w:color="auto" w:frame="1"/>
        </w:rPr>
        <w:t>WebElement frameElement = driver.findElement(By.id(</w:t>
      </w:r>
      <w:r w:rsidRPr="00B734AF">
        <w:rPr>
          <w:rStyle w:val="string"/>
          <w:rFonts w:asciiTheme="minorHAnsi" w:hAnsiTheme="minorHAnsi" w:cs="Arial"/>
          <w:b w:val="0"/>
          <w:color w:val="000000"/>
          <w:sz w:val="24"/>
          <w:szCs w:val="24"/>
          <w:bdr w:val="none" w:sz="0" w:space="0" w:color="auto" w:frame="1"/>
        </w:rPr>
        <w:t>"id-of-frame"</w:t>
      </w:r>
      <w:r w:rsidRPr="00B734AF">
        <w:rPr>
          <w:rFonts w:asciiTheme="minorHAnsi" w:hAnsiTheme="minorHAnsi" w:cs="Arial"/>
          <w:b w:val="0"/>
          <w:color w:val="000000"/>
          <w:sz w:val="24"/>
          <w:szCs w:val="24"/>
          <w:bdr w:val="none" w:sz="0" w:space="0" w:color="auto" w:frame="1"/>
        </w:rPr>
        <w:t>));  </w:t>
      </w:r>
    </w:p>
    <w:p w:rsidR="00C759AB" w:rsidRPr="00B734AF" w:rsidRDefault="00C759AB" w:rsidP="002F377F">
      <w:pPr>
        <w:pStyle w:val="Heading2"/>
        <w:shd w:val="clear" w:color="auto" w:fill="FFFFFF"/>
        <w:spacing w:before="0" w:beforeAutospacing="0" w:after="120" w:afterAutospacing="0"/>
        <w:rPr>
          <w:rFonts w:asciiTheme="minorHAnsi" w:hAnsiTheme="minorHAnsi" w:cs="Arial"/>
          <w:b w:val="0"/>
          <w:color w:val="000000"/>
          <w:sz w:val="24"/>
          <w:szCs w:val="24"/>
          <w:bdr w:val="none" w:sz="0" w:space="0" w:color="auto" w:frame="1"/>
        </w:rPr>
      </w:pPr>
      <w:r w:rsidRPr="00B734AF">
        <w:rPr>
          <w:rFonts w:asciiTheme="minorHAnsi" w:hAnsiTheme="minorHAnsi" w:cs="Arial"/>
          <w:b w:val="0"/>
          <w:color w:val="000000"/>
          <w:sz w:val="24"/>
          <w:szCs w:val="24"/>
          <w:bdr w:val="none" w:sz="0" w:space="0" w:color="auto" w:frame="1"/>
        </w:rPr>
        <w:t>driver.switchTo().frame(frameElement);  </w:t>
      </w:r>
    </w:p>
    <w:p w:rsidR="006542BA" w:rsidRPr="00B734AF" w:rsidRDefault="006542BA" w:rsidP="002F377F">
      <w:pPr>
        <w:pStyle w:val="Heading2"/>
        <w:shd w:val="clear" w:color="auto" w:fill="FFFFFF"/>
        <w:spacing w:before="0" w:beforeAutospacing="0" w:after="120" w:afterAutospacing="0"/>
        <w:rPr>
          <w:rFonts w:asciiTheme="minorHAnsi" w:hAnsiTheme="minorHAnsi" w:cs="Arial"/>
          <w:b w:val="0"/>
          <w:color w:val="000000"/>
          <w:sz w:val="24"/>
          <w:szCs w:val="24"/>
          <w:bdr w:val="none" w:sz="0" w:space="0" w:color="auto" w:frame="1"/>
        </w:rPr>
      </w:pPr>
    </w:p>
    <w:p w:rsidR="006542BA" w:rsidRPr="00B734AF" w:rsidRDefault="006542BA" w:rsidP="002F377F">
      <w:pPr>
        <w:pStyle w:val="Heading2"/>
        <w:shd w:val="clear" w:color="auto" w:fill="FFFFFF"/>
        <w:spacing w:before="0" w:beforeAutospacing="0" w:after="120" w:afterAutospacing="0"/>
        <w:rPr>
          <w:rFonts w:asciiTheme="minorHAnsi" w:hAnsiTheme="minorHAnsi" w:cs="Arial"/>
          <w:color w:val="000000"/>
          <w:sz w:val="24"/>
          <w:szCs w:val="24"/>
          <w:bdr w:val="none" w:sz="0" w:space="0" w:color="auto" w:frame="1"/>
        </w:rPr>
      </w:pPr>
      <w:r w:rsidRPr="00B734AF">
        <w:rPr>
          <w:rFonts w:asciiTheme="minorHAnsi" w:hAnsiTheme="minorHAnsi" w:cs="Arial"/>
          <w:color w:val="000000"/>
          <w:sz w:val="24"/>
          <w:szCs w:val="24"/>
          <w:bdr w:val="none" w:sz="0" w:space="0" w:color="auto" w:frame="1"/>
        </w:rPr>
        <w:t>Scroll End of the Page</w:t>
      </w:r>
    </w:p>
    <w:p w:rsidR="00E4756A" w:rsidRPr="00B734AF" w:rsidRDefault="00E4756A" w:rsidP="00E4756A">
      <w:pPr>
        <w:autoSpaceDE w:val="0"/>
        <w:autoSpaceDN w:val="0"/>
        <w:adjustRightInd w:val="0"/>
        <w:rPr>
          <w:rFonts w:ascii="Consolas" w:hAnsi="Consolas" w:cs="Consolas"/>
        </w:rPr>
      </w:pPr>
      <w:r w:rsidRPr="00B734AF">
        <w:rPr>
          <w:rFonts w:ascii="Consolas" w:hAnsi="Consolas" w:cs="Consolas"/>
          <w:color w:val="6A3E3E"/>
        </w:rPr>
        <w:t>jsx</w:t>
      </w:r>
      <w:r w:rsidRPr="00B734AF">
        <w:rPr>
          <w:rFonts w:ascii="Consolas" w:hAnsi="Consolas" w:cs="Consolas"/>
          <w:color w:val="000000"/>
        </w:rPr>
        <w:t>.executeScript(</w:t>
      </w:r>
      <w:r w:rsidRPr="00B734AF">
        <w:rPr>
          <w:rFonts w:ascii="Consolas" w:hAnsi="Consolas" w:cs="Consolas"/>
          <w:color w:val="2A00FF"/>
        </w:rPr>
        <w:t>"window.scrollTo(0, document.body.scrollHeight)"</w:t>
      </w:r>
      <w:r w:rsidRPr="00B734AF">
        <w:rPr>
          <w:rFonts w:ascii="Consolas" w:hAnsi="Consolas" w:cs="Consolas"/>
          <w:color w:val="000000"/>
        </w:rPr>
        <w:t>);</w:t>
      </w:r>
    </w:p>
    <w:p w:rsidR="00E4756A" w:rsidRPr="00B734AF" w:rsidRDefault="00E4756A" w:rsidP="00E4756A">
      <w:pPr>
        <w:autoSpaceDE w:val="0"/>
        <w:autoSpaceDN w:val="0"/>
        <w:adjustRightInd w:val="0"/>
        <w:rPr>
          <w:rFonts w:asciiTheme="minorHAnsi" w:hAnsiTheme="minorHAnsi" w:cs="Arial"/>
          <w:b/>
          <w:bCs/>
          <w:color w:val="000000"/>
          <w:bdr w:val="none" w:sz="0" w:space="0" w:color="auto" w:frame="1"/>
        </w:rPr>
      </w:pPr>
      <w:r w:rsidRPr="00B734AF">
        <w:rPr>
          <w:rFonts w:asciiTheme="minorHAnsi" w:hAnsiTheme="minorHAnsi" w:cs="Arial"/>
          <w:b/>
          <w:bCs/>
          <w:color w:val="000000"/>
          <w:bdr w:val="none" w:sz="0" w:space="0" w:color="auto" w:frame="1"/>
        </w:rPr>
        <w:t>Scroll Up full window</w:t>
      </w:r>
    </w:p>
    <w:p w:rsidR="00E4756A" w:rsidRPr="00B734AF" w:rsidRDefault="00E4756A" w:rsidP="00E4756A">
      <w:pPr>
        <w:autoSpaceDE w:val="0"/>
        <w:autoSpaceDN w:val="0"/>
        <w:adjustRightInd w:val="0"/>
        <w:rPr>
          <w:rFonts w:ascii="Consolas" w:hAnsi="Consolas" w:cs="Consolas"/>
        </w:rPr>
      </w:pPr>
      <w:r w:rsidRPr="00B734AF">
        <w:rPr>
          <w:rFonts w:ascii="Consolas" w:hAnsi="Consolas" w:cs="Consolas"/>
          <w:color w:val="6A3E3E"/>
        </w:rPr>
        <w:t>jsx</w:t>
      </w:r>
      <w:r w:rsidRPr="00B734AF">
        <w:rPr>
          <w:rFonts w:ascii="Consolas" w:hAnsi="Consolas" w:cs="Consolas"/>
          <w:color w:val="000000"/>
        </w:rPr>
        <w:t>.executeScript(</w:t>
      </w:r>
      <w:r w:rsidRPr="00B734AF">
        <w:rPr>
          <w:rFonts w:ascii="Consolas" w:hAnsi="Consolas" w:cs="Consolas"/>
          <w:color w:val="2A00FF"/>
        </w:rPr>
        <w:t>"window.scrollTo(document.body.scrollHeight,0)"</w:t>
      </w:r>
      <w:r w:rsidRPr="00B734AF">
        <w:rPr>
          <w:rFonts w:ascii="Consolas" w:hAnsi="Consolas" w:cs="Consolas"/>
          <w:color w:val="000000"/>
        </w:rPr>
        <w:t>);</w:t>
      </w:r>
    </w:p>
    <w:p w:rsidR="00E4756A" w:rsidRPr="00B734AF" w:rsidRDefault="00E4756A" w:rsidP="00E4756A">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p>
    <w:p w:rsidR="00E4756A" w:rsidRPr="00B734AF" w:rsidRDefault="00E4756A" w:rsidP="00E4756A">
      <w:pPr>
        <w:pStyle w:val="Heading2"/>
        <w:shd w:val="clear" w:color="auto" w:fill="FFFFFF"/>
        <w:spacing w:before="0" w:beforeAutospacing="0" w:after="120" w:afterAutospacing="0"/>
        <w:rPr>
          <w:rFonts w:asciiTheme="minorHAnsi" w:hAnsiTheme="minorHAnsi" w:cs="Arial"/>
          <w:color w:val="000000"/>
          <w:sz w:val="24"/>
          <w:szCs w:val="24"/>
          <w:bdr w:val="none" w:sz="0" w:space="0" w:color="auto" w:frame="1"/>
        </w:rPr>
      </w:pPr>
      <w:r w:rsidRPr="00B734AF">
        <w:rPr>
          <w:rFonts w:ascii="Consolas" w:hAnsi="Consolas" w:cs="Consolas"/>
          <w:color w:val="000000"/>
          <w:sz w:val="24"/>
          <w:szCs w:val="24"/>
        </w:rPr>
        <w:tab/>
      </w:r>
      <w:r w:rsidRPr="00B734AF">
        <w:rPr>
          <w:rFonts w:ascii="Consolas" w:hAnsi="Consolas" w:cs="Consolas"/>
          <w:color w:val="000000"/>
          <w:sz w:val="24"/>
          <w:szCs w:val="24"/>
        </w:rPr>
        <w:tab/>
      </w:r>
    </w:p>
    <w:p w:rsidR="00215E6E" w:rsidRPr="00B734AF" w:rsidRDefault="00215E6E" w:rsidP="002F377F">
      <w:pPr>
        <w:pStyle w:val="Heading2"/>
        <w:shd w:val="clear" w:color="auto" w:fill="FFFFFF"/>
        <w:spacing w:before="0" w:beforeAutospacing="0" w:after="120" w:afterAutospacing="0"/>
        <w:rPr>
          <w:rFonts w:asciiTheme="minorHAnsi" w:hAnsiTheme="minorHAnsi" w:cs="Arial"/>
          <w:bCs w:val="0"/>
          <w:color w:val="000000"/>
          <w:sz w:val="24"/>
          <w:szCs w:val="24"/>
        </w:rPr>
      </w:pPr>
      <w:r w:rsidRPr="00B734AF">
        <w:rPr>
          <w:rFonts w:asciiTheme="minorHAnsi" w:hAnsiTheme="minorHAnsi" w:cs="Arial"/>
          <w:color w:val="000000"/>
          <w:sz w:val="24"/>
          <w:szCs w:val="24"/>
          <w:bdr w:val="none" w:sz="0" w:space="0" w:color="auto" w:frame="1"/>
        </w:rPr>
        <w:t>vertical + horizontal scroll</w:t>
      </w:r>
    </w:p>
    <w:p w:rsidR="00405350" w:rsidRPr="00B734AF" w:rsidRDefault="00405350" w:rsidP="00405350">
      <w:pPr>
        <w:autoSpaceDE w:val="0"/>
        <w:autoSpaceDN w:val="0"/>
        <w:adjustRightInd w:val="0"/>
        <w:rPr>
          <w:rFonts w:ascii="Consolas" w:hAnsi="Consolas" w:cs="Consolas"/>
        </w:rPr>
      </w:pPr>
      <w:r w:rsidRPr="00B734AF">
        <w:rPr>
          <w:rFonts w:ascii="Consolas" w:hAnsi="Consolas" w:cs="Consolas"/>
          <w:color w:val="6A3E3E"/>
          <w:highlight w:val="lightGray"/>
        </w:rPr>
        <w:t>1st jsx</w:t>
      </w:r>
      <w:r w:rsidRPr="00B734AF">
        <w:rPr>
          <w:rFonts w:ascii="Consolas" w:hAnsi="Consolas" w:cs="Consolas"/>
          <w:color w:val="000000"/>
        </w:rPr>
        <w:t>.executeScript(</w:t>
      </w:r>
      <w:r w:rsidRPr="00B734AF">
        <w:rPr>
          <w:rFonts w:ascii="Consolas" w:hAnsi="Consolas" w:cs="Consolas"/>
          <w:color w:val="2A00FF"/>
        </w:rPr>
        <w:t>"window.scrollTo(100,document.body.scrollHeight)"</w:t>
      </w:r>
      <w:r w:rsidRPr="00B734AF">
        <w:rPr>
          <w:rFonts w:ascii="Consolas" w:hAnsi="Consolas" w:cs="Consolas"/>
          <w:color w:val="000000"/>
        </w:rPr>
        <w:t>);</w:t>
      </w:r>
    </w:p>
    <w:p w:rsidR="00405350" w:rsidRPr="00B734AF" w:rsidRDefault="00405350" w:rsidP="00405350">
      <w:pPr>
        <w:autoSpaceDE w:val="0"/>
        <w:autoSpaceDN w:val="0"/>
        <w:adjustRightInd w:val="0"/>
        <w:rPr>
          <w:rFonts w:ascii="Consolas" w:hAnsi="Consolas" w:cs="Consolas"/>
          <w:color w:val="6A3E3E"/>
          <w:highlight w:val="lightGray"/>
        </w:rPr>
      </w:pPr>
    </w:p>
    <w:p w:rsidR="00405350" w:rsidRPr="00B734AF" w:rsidRDefault="00405350" w:rsidP="00405350">
      <w:pPr>
        <w:autoSpaceDE w:val="0"/>
        <w:autoSpaceDN w:val="0"/>
        <w:adjustRightInd w:val="0"/>
        <w:rPr>
          <w:rFonts w:ascii="Consolas" w:hAnsi="Consolas" w:cs="Consolas"/>
          <w:color w:val="6A3E3E"/>
          <w:highlight w:val="lightGray"/>
        </w:rPr>
      </w:pPr>
      <w:r w:rsidRPr="00B734AF">
        <w:rPr>
          <w:rFonts w:ascii="Consolas" w:hAnsi="Consolas" w:cs="Consolas"/>
          <w:color w:val="6A3E3E"/>
          <w:highlight w:val="lightGray"/>
        </w:rPr>
        <w:t>2nd</w:t>
      </w:r>
    </w:p>
    <w:p w:rsidR="00405350" w:rsidRPr="00B734AF" w:rsidRDefault="00405350" w:rsidP="00405350">
      <w:pPr>
        <w:autoSpaceDE w:val="0"/>
        <w:autoSpaceDN w:val="0"/>
        <w:adjustRightInd w:val="0"/>
        <w:rPr>
          <w:rFonts w:ascii="Consolas" w:hAnsi="Consolas" w:cs="Consolas"/>
        </w:rPr>
      </w:pPr>
      <w:r w:rsidRPr="00B734AF">
        <w:rPr>
          <w:rFonts w:ascii="Consolas" w:hAnsi="Consolas" w:cs="Consolas"/>
          <w:color w:val="6A3E3E"/>
          <w:highlight w:val="lightGray"/>
        </w:rPr>
        <w:lastRenderedPageBreak/>
        <w:t>jsx</w:t>
      </w:r>
      <w:r w:rsidRPr="00B734AF">
        <w:rPr>
          <w:rFonts w:ascii="Consolas" w:hAnsi="Consolas" w:cs="Consolas"/>
          <w:color w:val="000000"/>
        </w:rPr>
        <w:t>.executeScript(</w:t>
      </w:r>
      <w:r w:rsidRPr="00B734AF">
        <w:rPr>
          <w:rFonts w:ascii="Consolas" w:hAnsi="Consolas" w:cs="Consolas"/>
          <w:color w:val="2A00FF"/>
        </w:rPr>
        <w:t>"window.scrollBy(100,500)"</w:t>
      </w:r>
      <w:r w:rsidRPr="00B734AF">
        <w:rPr>
          <w:rFonts w:ascii="Consolas" w:hAnsi="Consolas" w:cs="Consolas"/>
          <w:color w:val="000000"/>
        </w:rPr>
        <w:t xml:space="preserve">, </w:t>
      </w:r>
      <w:r w:rsidRPr="00B734AF">
        <w:rPr>
          <w:rFonts w:ascii="Consolas" w:hAnsi="Consolas" w:cs="Consolas"/>
          <w:color w:val="2A00FF"/>
        </w:rPr>
        <w:t>""</w:t>
      </w:r>
      <w:r w:rsidRPr="00B734AF">
        <w:rPr>
          <w:rFonts w:ascii="Consolas" w:hAnsi="Consolas" w:cs="Consolas"/>
          <w:color w:val="000000"/>
        </w:rPr>
        <w:t xml:space="preserve">);  </w:t>
      </w:r>
    </w:p>
    <w:p w:rsidR="006542BA" w:rsidRPr="00B734AF" w:rsidRDefault="00405350" w:rsidP="00405350">
      <w:pPr>
        <w:pStyle w:val="BodyText"/>
        <w:rPr>
          <w:rFonts w:asciiTheme="minorHAnsi" w:hAnsiTheme="minorHAnsi" w:cs="Arial"/>
          <w:b/>
        </w:rPr>
      </w:pPr>
      <w:r w:rsidRPr="00B734AF">
        <w:rPr>
          <w:rFonts w:ascii="Consolas" w:hAnsi="Consolas" w:cs="Consolas"/>
          <w:color w:val="000000"/>
        </w:rPr>
        <w:tab/>
      </w:r>
      <w:r w:rsidRPr="00B734AF">
        <w:rPr>
          <w:rFonts w:ascii="Consolas" w:hAnsi="Consolas" w:cs="Consolas"/>
          <w:color w:val="000000"/>
        </w:rPr>
        <w:tab/>
      </w:r>
      <w:r w:rsidR="006542BA" w:rsidRPr="00B734AF">
        <w:rPr>
          <w:rFonts w:ascii="Consolas" w:hAnsi="Consolas" w:cs="Consolas"/>
          <w:color w:val="000000"/>
        </w:rPr>
        <w:tab/>
      </w:r>
      <w:r w:rsidR="006542BA" w:rsidRPr="00B734AF">
        <w:rPr>
          <w:rFonts w:ascii="Consolas" w:hAnsi="Consolas" w:cs="Consolas"/>
          <w:color w:val="000000"/>
        </w:rPr>
        <w:tab/>
      </w:r>
    </w:p>
    <w:p w:rsidR="009E6859" w:rsidRPr="00B734AF" w:rsidRDefault="009E6859" w:rsidP="00BF761A">
      <w:pPr>
        <w:pStyle w:val="BodyText"/>
        <w:rPr>
          <w:rFonts w:asciiTheme="minorHAnsi" w:hAnsiTheme="minorHAnsi" w:cs="Arial"/>
          <w:b/>
        </w:rPr>
      </w:pPr>
    </w:p>
    <w:p w:rsidR="006C35DF" w:rsidRPr="00B734AF" w:rsidRDefault="006C35DF" w:rsidP="006C35DF">
      <w:pPr>
        <w:pStyle w:val="BodyText"/>
        <w:rPr>
          <w:rFonts w:asciiTheme="minorHAnsi" w:hAnsiTheme="minorHAnsi" w:cs="Arial"/>
          <w:b/>
        </w:rPr>
      </w:pPr>
      <w:r w:rsidRPr="00B734AF">
        <w:rPr>
          <w:rFonts w:asciiTheme="minorHAnsi" w:hAnsiTheme="minorHAnsi" w:cs="Arial"/>
          <w:b/>
        </w:rPr>
        <w:t>Report</w:t>
      </w:r>
    </w:p>
    <w:p w:rsidR="00863BB9" w:rsidRPr="00B734AF" w:rsidRDefault="00863BB9" w:rsidP="006C35DF">
      <w:pPr>
        <w:pStyle w:val="BodyText"/>
        <w:rPr>
          <w:rFonts w:asciiTheme="minorHAnsi" w:hAnsiTheme="minorHAnsi" w:cs="Arial"/>
          <w:b/>
        </w:rPr>
      </w:pPr>
      <w:r w:rsidRPr="00B734AF">
        <w:rPr>
          <w:rFonts w:asciiTheme="minorHAnsi" w:eastAsia="Times New Roman" w:hAnsiTheme="minorHAnsi" w:cs="Arial"/>
          <w:color w:val="000000"/>
          <w:kern w:val="0"/>
          <w:shd w:val="clear" w:color="auto" w:fill="FFFFFF"/>
          <w:lang w:val="en-US" w:eastAsia="en-US" w:bidi="ar-SA"/>
        </w:rPr>
        <w:t>The report is generated by default under the folder named</w:t>
      </w:r>
      <w:r w:rsidRPr="00B734AF">
        <w:rPr>
          <w:rFonts w:asciiTheme="minorHAnsi" w:eastAsia="Times New Roman" w:hAnsiTheme="minorHAnsi" w:cs="Arial"/>
          <w:color w:val="000000"/>
          <w:kern w:val="0"/>
          <w:lang w:val="en-US" w:eastAsia="en-US" w:bidi="ar-SA"/>
        </w:rPr>
        <w:t> </w:t>
      </w:r>
      <w:r w:rsidRPr="00B734AF">
        <w:rPr>
          <w:rFonts w:asciiTheme="minorHAnsi" w:eastAsia="Times New Roman" w:hAnsiTheme="minorHAnsi" w:cs="Arial"/>
          <w:b/>
          <w:bCs/>
          <w:color w:val="000000"/>
          <w:kern w:val="0"/>
          <w:shd w:val="clear" w:color="auto" w:fill="FFFFFF"/>
          <w:lang w:val="en-US" w:eastAsia="en-US" w:bidi="ar-SA"/>
        </w:rPr>
        <w:t>testoutput</w:t>
      </w:r>
      <w:r w:rsidRPr="00B734AF">
        <w:rPr>
          <w:rFonts w:asciiTheme="minorHAnsi" w:eastAsia="Times New Roman" w:hAnsiTheme="minorHAnsi" w:cs="Arial"/>
          <w:color w:val="000000"/>
          <w:kern w:val="0"/>
          <w:lang w:val="en-US" w:eastAsia="en-US" w:bidi="ar-SA"/>
        </w:rPr>
        <w:t> </w:t>
      </w:r>
      <w:r w:rsidRPr="00B734AF">
        <w:rPr>
          <w:rFonts w:asciiTheme="minorHAnsi" w:eastAsia="Times New Roman" w:hAnsiTheme="minorHAnsi" w:cs="Arial"/>
          <w:color w:val="000000"/>
          <w:kern w:val="0"/>
          <w:shd w:val="clear" w:color="auto" w:fill="FFFFFF"/>
          <w:lang w:val="en-US" w:eastAsia="en-US" w:bidi="ar-SA"/>
        </w:rPr>
        <w:t>and can be changed to any other folder by configuring it. These reports consist of certain HTML and XML reports that are TestNG</w:t>
      </w:r>
      <w:r w:rsidRPr="00B734AF">
        <w:rPr>
          <w:rFonts w:asciiTheme="minorHAnsi" w:eastAsia="Times New Roman" w:hAnsiTheme="minorHAnsi" w:cs="Arial"/>
          <w:color w:val="000000"/>
          <w:kern w:val="0"/>
          <w:lang w:val="en-US" w:eastAsia="en-US" w:bidi="ar-SA"/>
        </w:rPr>
        <w:t> </w:t>
      </w:r>
    </w:p>
    <w:p w:rsidR="00863BB9" w:rsidRPr="00B734AF" w:rsidRDefault="00863BB9" w:rsidP="00FA2801">
      <w:pPr>
        <w:pStyle w:val="ListParagraph"/>
        <w:numPr>
          <w:ilvl w:val="0"/>
          <w:numId w:val="16"/>
        </w:numPr>
        <w:shd w:val="clear" w:color="auto" w:fill="FFFFFF"/>
        <w:spacing w:before="192" w:after="240"/>
        <w:jc w:val="both"/>
        <w:rPr>
          <w:rFonts w:cs="Arial"/>
          <w:color w:val="000000"/>
          <w:sz w:val="24"/>
          <w:szCs w:val="24"/>
        </w:rPr>
      </w:pPr>
      <w:r w:rsidRPr="00B734AF">
        <w:rPr>
          <w:rFonts w:cs="Arial"/>
          <w:color w:val="000000"/>
          <w:sz w:val="24"/>
          <w:szCs w:val="24"/>
        </w:rPr>
        <w:t>There are two main ways to generate a report with TestNG:</w:t>
      </w:r>
    </w:p>
    <w:p w:rsidR="00863BB9" w:rsidRPr="00B734AF" w:rsidRDefault="00863BB9" w:rsidP="00FA2801">
      <w:pPr>
        <w:numPr>
          <w:ilvl w:val="0"/>
          <w:numId w:val="15"/>
        </w:numPr>
        <w:shd w:val="clear" w:color="auto" w:fill="FFFFFF"/>
        <w:ind w:left="0"/>
        <w:jc w:val="both"/>
        <w:rPr>
          <w:rFonts w:asciiTheme="minorHAnsi" w:hAnsiTheme="minorHAnsi" w:cs="Arial"/>
          <w:color w:val="000000"/>
        </w:rPr>
      </w:pPr>
      <w:r w:rsidRPr="00B734AF">
        <w:rPr>
          <w:rFonts w:asciiTheme="minorHAnsi" w:hAnsiTheme="minorHAnsi" w:cs="Arial"/>
          <w:b/>
          <w:bCs/>
          <w:color w:val="000000"/>
        </w:rPr>
        <w:t>Listeners :</w:t>
      </w:r>
      <w:r w:rsidRPr="00B734AF">
        <w:rPr>
          <w:rFonts w:asciiTheme="minorHAnsi" w:hAnsiTheme="minorHAnsi" w:cs="Arial"/>
          <w:color w:val="000000"/>
        </w:rPr>
        <w:t> For implementing a listener class, the class has to implement the</w:t>
      </w:r>
      <w:r w:rsidRPr="00B734AF">
        <w:rPr>
          <w:rFonts w:asciiTheme="minorHAnsi" w:hAnsiTheme="minorHAnsi" w:cs="Arial"/>
          <w:i/>
          <w:iCs/>
          <w:color w:val="000000"/>
        </w:rPr>
        <w:t>org.testng.ITestListener</w:t>
      </w:r>
      <w:r w:rsidRPr="00B734AF">
        <w:rPr>
          <w:rFonts w:asciiTheme="minorHAnsi" w:hAnsiTheme="minorHAnsi" w:cs="Arial"/>
          <w:color w:val="000000"/>
        </w:rPr>
        <w:t> interface. These classes are notified at runtime by TestNG when the test starts, finishes, fails, skips, or passes.</w:t>
      </w:r>
    </w:p>
    <w:p w:rsidR="00863BB9" w:rsidRPr="00B734AF" w:rsidRDefault="00863BB9" w:rsidP="00FA2801">
      <w:pPr>
        <w:numPr>
          <w:ilvl w:val="0"/>
          <w:numId w:val="15"/>
        </w:numPr>
        <w:shd w:val="clear" w:color="auto" w:fill="FFFFFF"/>
        <w:ind w:left="0"/>
        <w:jc w:val="both"/>
        <w:rPr>
          <w:rFonts w:asciiTheme="minorHAnsi" w:hAnsiTheme="minorHAnsi" w:cs="Arial"/>
          <w:color w:val="000000"/>
        </w:rPr>
      </w:pPr>
      <w:r w:rsidRPr="00B734AF">
        <w:rPr>
          <w:rFonts w:asciiTheme="minorHAnsi" w:hAnsiTheme="minorHAnsi" w:cs="Arial"/>
          <w:b/>
          <w:bCs/>
          <w:color w:val="000000"/>
        </w:rPr>
        <w:t>Reporters :</w:t>
      </w:r>
      <w:r w:rsidRPr="00B734AF">
        <w:rPr>
          <w:rFonts w:asciiTheme="minorHAnsi" w:hAnsiTheme="minorHAnsi" w:cs="Arial"/>
          <w:color w:val="000000"/>
        </w:rPr>
        <w:t> For implementing a reporting class, the class has to implement an</w:t>
      </w:r>
      <w:r w:rsidRPr="00B734AF">
        <w:rPr>
          <w:rFonts w:asciiTheme="minorHAnsi" w:hAnsiTheme="minorHAnsi" w:cs="Arial"/>
          <w:i/>
          <w:iCs/>
          <w:color w:val="000000"/>
        </w:rPr>
        <w:t>org.testng.IReporter</w:t>
      </w:r>
      <w:r w:rsidRPr="00B734AF">
        <w:rPr>
          <w:rFonts w:asciiTheme="minorHAnsi" w:hAnsiTheme="minorHAnsi" w:cs="Arial"/>
          <w:color w:val="000000"/>
        </w:rPr>
        <w:t> interface. These classes are called when the whole suite run ends. The object containing the information of the whole test run is passed to this class when called.</w:t>
      </w:r>
    </w:p>
    <w:p w:rsidR="00FE7381" w:rsidRPr="00B734AF" w:rsidRDefault="00FB3151" w:rsidP="00FB3151">
      <w:pPr>
        <w:pStyle w:val="BodyText"/>
        <w:tabs>
          <w:tab w:val="left" w:pos="1832"/>
        </w:tabs>
        <w:rPr>
          <w:rFonts w:asciiTheme="minorHAnsi" w:eastAsia="Times New Roman" w:hAnsiTheme="minorHAnsi" w:cs="Arial"/>
          <w:bCs/>
          <w:color w:val="333333"/>
          <w:kern w:val="0"/>
          <w:lang w:val="en-US" w:eastAsia="en-US" w:bidi="ar-SA"/>
        </w:rPr>
      </w:pPr>
      <w:r w:rsidRPr="00B734AF">
        <w:rPr>
          <w:rFonts w:asciiTheme="minorHAnsi" w:eastAsia="Times New Roman" w:hAnsiTheme="minorHAnsi" w:cs="Arial"/>
          <w:bCs/>
          <w:color w:val="333333"/>
          <w:kern w:val="0"/>
          <w:lang w:val="en-US" w:eastAsia="en-US" w:bidi="ar-SA"/>
        </w:rPr>
        <w:tab/>
      </w:r>
    </w:p>
    <w:p w:rsidR="00214435" w:rsidRPr="00B734AF" w:rsidRDefault="00214435" w:rsidP="00BF761A">
      <w:pPr>
        <w:pStyle w:val="BodyText"/>
        <w:rPr>
          <w:rFonts w:asciiTheme="minorHAnsi" w:hAnsiTheme="minorHAnsi" w:cs="Arial"/>
          <w:b/>
        </w:rPr>
      </w:pPr>
    </w:p>
    <w:p w:rsidR="00214435" w:rsidRPr="00B734AF" w:rsidRDefault="00214435" w:rsidP="00BF761A">
      <w:pPr>
        <w:pStyle w:val="BodyText"/>
        <w:rPr>
          <w:rFonts w:asciiTheme="minorHAnsi" w:hAnsiTheme="minorHAnsi" w:cs="Arial"/>
          <w:b/>
        </w:rPr>
      </w:pPr>
    </w:p>
    <w:p w:rsidR="000E475B" w:rsidRPr="00B734AF" w:rsidRDefault="000E475B" w:rsidP="000E475B">
      <w:pPr>
        <w:pStyle w:val="BodyText"/>
        <w:rPr>
          <w:rFonts w:asciiTheme="minorHAnsi" w:hAnsiTheme="minorHAnsi" w:cs="Arial"/>
          <w:b/>
        </w:rPr>
      </w:pPr>
      <w:r w:rsidRPr="00B734AF">
        <w:rPr>
          <w:rFonts w:asciiTheme="minorHAnsi" w:hAnsiTheme="minorHAnsi" w:cs="Arial"/>
          <w:b/>
        </w:rPr>
        <w:t>Why should I use Page Object?</w:t>
      </w:r>
    </w:p>
    <w:p w:rsidR="000E475B" w:rsidRPr="00B734AF" w:rsidRDefault="000E475B" w:rsidP="000E475B">
      <w:pPr>
        <w:pStyle w:val="BodyText"/>
        <w:rPr>
          <w:rFonts w:asciiTheme="minorHAnsi" w:hAnsiTheme="minorHAnsi" w:cs="Arial"/>
          <w:b/>
        </w:rPr>
      </w:pPr>
      <w:r w:rsidRPr="00B734AF">
        <w:rPr>
          <w:rFonts w:asciiTheme="minorHAnsi" w:hAnsiTheme="minorHAnsi" w:cs="Arial"/>
          <w:b/>
        </w:rPr>
        <w:t>Answer</w:t>
      </w:r>
    </w:p>
    <w:p w:rsidR="000E475B" w:rsidRPr="00B734AF" w:rsidRDefault="000E475B" w:rsidP="000E475B">
      <w:pPr>
        <w:pStyle w:val="BodyText"/>
        <w:rPr>
          <w:rFonts w:asciiTheme="minorHAnsi" w:hAnsiTheme="minorHAnsi" w:cs="Arial"/>
        </w:rPr>
      </w:pPr>
      <w:r w:rsidRPr="00B734AF">
        <w:rPr>
          <w:rFonts w:asciiTheme="minorHAnsi" w:hAnsiTheme="minorHAnsi" w:cs="Arial"/>
        </w:rPr>
        <w:t>Page object is a design pattern which distinguishes the code carrying out operations on page and code which carries out tests (assertion/verification). While implementing page object you abstract functioning of a page or part of it in a dedicated “Classs” which is then used by test script to perform actions on page and reach a stage when actual test could be performed.</w:t>
      </w:r>
    </w:p>
    <w:p w:rsidR="000E475B" w:rsidRPr="00B734AF" w:rsidRDefault="000E475B" w:rsidP="000E475B">
      <w:pPr>
        <w:pStyle w:val="BodyText"/>
        <w:rPr>
          <w:rFonts w:asciiTheme="minorHAnsi" w:hAnsiTheme="minorHAnsi" w:cs="Arial"/>
          <w:b/>
        </w:rPr>
      </w:pPr>
    </w:p>
    <w:p w:rsidR="0063441A" w:rsidRPr="00B734AF" w:rsidRDefault="0063441A" w:rsidP="0063441A">
      <w:pPr>
        <w:pStyle w:val="Heading2"/>
        <w:shd w:val="clear" w:color="auto" w:fill="FFFFFF"/>
        <w:spacing w:line="372" w:lineRule="atLeast"/>
        <w:rPr>
          <w:rFonts w:ascii="Calibri" w:hAnsi="Calibri"/>
          <w:color w:val="343434"/>
          <w:sz w:val="24"/>
          <w:szCs w:val="24"/>
        </w:rPr>
      </w:pPr>
      <w:r w:rsidRPr="00B734AF">
        <w:rPr>
          <w:rFonts w:ascii="Calibri" w:hAnsi="Calibri"/>
          <w:color w:val="343434"/>
          <w:sz w:val="24"/>
          <w:szCs w:val="24"/>
        </w:rPr>
        <w:t>What is POM?</w:t>
      </w:r>
    </w:p>
    <w:p w:rsidR="0063441A" w:rsidRPr="00B734AF" w:rsidRDefault="0063441A" w:rsidP="00FA2801">
      <w:pPr>
        <w:numPr>
          <w:ilvl w:val="0"/>
          <w:numId w:val="32"/>
        </w:numPr>
        <w:shd w:val="clear" w:color="auto" w:fill="FFFFFF"/>
        <w:spacing w:before="100" w:beforeAutospacing="1" w:after="100" w:afterAutospacing="1"/>
        <w:rPr>
          <w:rFonts w:ascii="Arial" w:hAnsi="Arial" w:cs="Arial"/>
          <w:color w:val="343434"/>
        </w:rPr>
      </w:pPr>
      <w:r w:rsidRPr="00B734AF">
        <w:rPr>
          <w:rStyle w:val="Strong"/>
          <w:rFonts w:ascii="Arial" w:eastAsiaTheme="majorEastAsia" w:hAnsi="Arial" w:cs="Arial"/>
          <w:color w:val="343434"/>
        </w:rPr>
        <w:t>Page Object Model</w:t>
      </w:r>
      <w:r w:rsidRPr="00B734AF">
        <w:rPr>
          <w:rFonts w:ascii="Arial" w:hAnsi="Arial" w:cs="Arial"/>
          <w:color w:val="343434"/>
        </w:rPr>
        <w:t> is a design pattern to create </w:t>
      </w:r>
      <w:r w:rsidRPr="00B734AF">
        <w:rPr>
          <w:rStyle w:val="Strong"/>
          <w:rFonts w:ascii="Arial" w:eastAsiaTheme="majorEastAsia" w:hAnsi="Arial" w:cs="Arial"/>
          <w:color w:val="343434"/>
        </w:rPr>
        <w:t>Object Repository</w:t>
      </w:r>
      <w:r w:rsidRPr="00B734AF">
        <w:rPr>
          <w:rFonts w:ascii="Arial" w:hAnsi="Arial" w:cs="Arial"/>
          <w:color w:val="343434"/>
        </w:rPr>
        <w:t> for web UI elements.</w:t>
      </w:r>
    </w:p>
    <w:p w:rsidR="0063441A" w:rsidRPr="00B734AF" w:rsidRDefault="0063441A" w:rsidP="00FA2801">
      <w:pPr>
        <w:numPr>
          <w:ilvl w:val="0"/>
          <w:numId w:val="3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Under this model, for each web page in the application, there should be corresponding page class.</w:t>
      </w:r>
    </w:p>
    <w:p w:rsidR="0063441A" w:rsidRPr="00B734AF" w:rsidRDefault="0063441A" w:rsidP="00FA2801">
      <w:pPr>
        <w:numPr>
          <w:ilvl w:val="0"/>
          <w:numId w:val="3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This Page class will find the WebElements of that web page and also contains Page methods which perform operations on those WebElements.</w:t>
      </w:r>
    </w:p>
    <w:p w:rsidR="0063441A" w:rsidRPr="00B734AF" w:rsidRDefault="0063441A" w:rsidP="00FA2801">
      <w:pPr>
        <w:numPr>
          <w:ilvl w:val="0"/>
          <w:numId w:val="32"/>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Name of these methods should be given as per the task they are performing, i.e., if a loader is waiting for the payment gateway to appear, POM method name can be waitForPaymentScreenDisplay().</w:t>
      </w:r>
    </w:p>
    <w:p w:rsidR="0063441A" w:rsidRPr="00B734AF" w:rsidRDefault="0063441A" w:rsidP="0063441A">
      <w:pPr>
        <w:pStyle w:val="NormalWeb"/>
        <w:shd w:val="clear" w:color="auto" w:fill="FFFFFF"/>
        <w:rPr>
          <w:rFonts w:ascii="Arial" w:hAnsi="Arial" w:cs="Arial"/>
          <w:color w:val="343434"/>
        </w:rPr>
      </w:pPr>
      <w:r w:rsidRPr="00B734AF">
        <w:rPr>
          <w:rFonts w:ascii="Arial" w:hAnsi="Arial" w:cs="Arial"/>
          <w:noProof/>
          <w:color w:val="04B8E6"/>
        </w:rPr>
        <w:lastRenderedPageBreak/>
        <w:drawing>
          <wp:inline distT="0" distB="0" distL="0" distR="0">
            <wp:extent cx="5267325" cy="2418080"/>
            <wp:effectExtent l="19050" t="0" r="9525" b="0"/>
            <wp:docPr id="3" name="Picture 7" descr="Page Object Model (POM) &amp; Page Factory in Selenium: Complete Tutoria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 Object Model (POM) &amp; Page Factory in Selenium: Complete Tutorial">
                      <a:hlinkClick r:id="rId67"/>
                    </pic:cNvPr>
                    <pic:cNvPicPr>
                      <a:picLocks noChangeAspect="1" noChangeArrowheads="1"/>
                    </pic:cNvPicPr>
                  </pic:nvPicPr>
                  <pic:blipFill>
                    <a:blip r:embed="rId68"/>
                    <a:srcRect/>
                    <a:stretch>
                      <a:fillRect/>
                    </a:stretch>
                  </pic:blipFill>
                  <pic:spPr bwMode="auto">
                    <a:xfrm>
                      <a:off x="0" y="0"/>
                      <a:ext cx="5267325" cy="2418080"/>
                    </a:xfrm>
                    <a:prstGeom prst="rect">
                      <a:avLst/>
                    </a:prstGeom>
                    <a:noFill/>
                    <a:ln w="9525">
                      <a:noFill/>
                      <a:miter lim="800000"/>
                      <a:headEnd/>
                      <a:tailEnd/>
                    </a:ln>
                  </pic:spPr>
                </pic:pic>
              </a:graphicData>
            </a:graphic>
          </wp:inline>
        </w:drawing>
      </w:r>
    </w:p>
    <w:p w:rsidR="0063441A" w:rsidRPr="00B734AF" w:rsidRDefault="0063441A" w:rsidP="0063441A">
      <w:pPr>
        <w:pStyle w:val="Heading2"/>
        <w:shd w:val="clear" w:color="auto" w:fill="FFFFFF"/>
        <w:spacing w:line="372" w:lineRule="atLeast"/>
        <w:rPr>
          <w:rFonts w:ascii="Calibri" w:hAnsi="Calibri"/>
          <w:color w:val="343434"/>
          <w:sz w:val="24"/>
          <w:szCs w:val="24"/>
        </w:rPr>
      </w:pPr>
      <w:r w:rsidRPr="00B734AF">
        <w:rPr>
          <w:rFonts w:ascii="Calibri" w:hAnsi="Calibri"/>
          <w:color w:val="343434"/>
          <w:sz w:val="24"/>
          <w:szCs w:val="24"/>
        </w:rPr>
        <w:t>Advantages of POM</w:t>
      </w:r>
    </w:p>
    <w:p w:rsidR="0063441A" w:rsidRPr="00B734AF" w:rsidRDefault="0063441A" w:rsidP="00FA2801">
      <w:pPr>
        <w:numPr>
          <w:ilvl w:val="0"/>
          <w:numId w:val="33"/>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Page Object Patten says operations and flows in the UI should be separated from verification. This concept makes our code cleaner and easy to understand.</w:t>
      </w:r>
    </w:p>
    <w:p w:rsidR="0063441A" w:rsidRPr="00B734AF" w:rsidRDefault="0063441A" w:rsidP="00FA2801">
      <w:pPr>
        <w:numPr>
          <w:ilvl w:val="0"/>
          <w:numId w:val="33"/>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The Second benefit is the </w:t>
      </w:r>
      <w:r w:rsidRPr="00B734AF">
        <w:rPr>
          <w:rStyle w:val="Strong"/>
          <w:rFonts w:ascii="Arial" w:eastAsiaTheme="majorEastAsia" w:hAnsi="Arial" w:cs="Arial"/>
          <w:color w:val="343434"/>
        </w:rPr>
        <w:t>object repository is independent of test cases</w:t>
      </w:r>
      <w:r w:rsidRPr="00B734AF">
        <w:rPr>
          <w:rFonts w:ascii="Arial" w:hAnsi="Arial" w:cs="Arial"/>
          <w:color w:val="343434"/>
        </w:rPr>
        <w:t>, so we can use the same object repository for a different purpose with different tools. For example, we can integrate POM with TestNG/JUnit for functional</w:t>
      </w:r>
      <w:hyperlink r:id="rId69" w:history="1">
        <w:r w:rsidRPr="00B734AF">
          <w:rPr>
            <w:rStyle w:val="Hyperlink"/>
            <w:rFonts w:ascii="Arial" w:eastAsiaTheme="minorEastAsia" w:hAnsi="Arial" w:cs="Arial"/>
            <w:color w:val="04B8E6"/>
          </w:rPr>
          <w:t> Testing </w:t>
        </w:r>
      </w:hyperlink>
      <w:r w:rsidRPr="00B734AF">
        <w:rPr>
          <w:rFonts w:ascii="Arial" w:hAnsi="Arial" w:cs="Arial"/>
          <w:color w:val="343434"/>
        </w:rPr>
        <w:t>and at the same time with JBehave/Cucumber for acceptance testing.</w:t>
      </w:r>
    </w:p>
    <w:p w:rsidR="0063441A" w:rsidRPr="00B734AF" w:rsidRDefault="0063441A" w:rsidP="00FA2801">
      <w:pPr>
        <w:numPr>
          <w:ilvl w:val="0"/>
          <w:numId w:val="33"/>
        </w:numPr>
        <w:shd w:val="clear" w:color="auto" w:fill="FFFFFF"/>
        <w:spacing w:before="100" w:beforeAutospacing="1" w:after="100" w:afterAutospacing="1"/>
        <w:rPr>
          <w:rFonts w:ascii="Arial" w:hAnsi="Arial" w:cs="Arial"/>
          <w:color w:val="343434"/>
        </w:rPr>
      </w:pPr>
      <w:r w:rsidRPr="00B734AF">
        <w:rPr>
          <w:rFonts w:ascii="Arial" w:hAnsi="Arial" w:cs="Arial"/>
          <w:color w:val="343434"/>
        </w:rPr>
        <w:t>Code becomes less and optimized because of the reusable page methods in the POM classes.</w:t>
      </w:r>
    </w:p>
    <w:p w:rsidR="0063441A" w:rsidRPr="00B734AF" w:rsidRDefault="0063441A" w:rsidP="00FA2801">
      <w:pPr>
        <w:numPr>
          <w:ilvl w:val="0"/>
          <w:numId w:val="33"/>
        </w:numPr>
        <w:shd w:val="clear" w:color="auto" w:fill="FFFFFF"/>
        <w:spacing w:before="100" w:beforeAutospacing="1" w:after="100" w:afterAutospacing="1"/>
        <w:rPr>
          <w:rFonts w:ascii="Arial" w:hAnsi="Arial" w:cs="Arial"/>
          <w:color w:val="343434"/>
        </w:rPr>
      </w:pPr>
      <w:r w:rsidRPr="00B734AF">
        <w:rPr>
          <w:rStyle w:val="Strong"/>
          <w:rFonts w:ascii="Arial" w:eastAsiaTheme="majorEastAsia" w:hAnsi="Arial" w:cs="Arial"/>
          <w:color w:val="343434"/>
        </w:rPr>
        <w:t>Methods</w:t>
      </w:r>
      <w:r w:rsidRPr="00B734AF">
        <w:rPr>
          <w:rFonts w:ascii="Arial" w:hAnsi="Arial" w:cs="Arial"/>
          <w:color w:val="343434"/>
        </w:rPr>
        <w:t> get </w:t>
      </w:r>
      <w:r w:rsidRPr="00B734AF">
        <w:rPr>
          <w:rStyle w:val="Strong"/>
          <w:rFonts w:ascii="Arial" w:eastAsiaTheme="majorEastAsia" w:hAnsi="Arial" w:cs="Arial"/>
          <w:color w:val="343434"/>
        </w:rPr>
        <w:t>more realistic names</w:t>
      </w:r>
      <w:r w:rsidRPr="00B734AF">
        <w:rPr>
          <w:rFonts w:ascii="Arial" w:hAnsi="Arial" w:cs="Arial"/>
          <w:color w:val="343434"/>
        </w:rPr>
        <w:t> which can be easily mapped with the operation happening in UI. i.e. if after clicking on the button we land on the home page, the method name will be like 'gotoHomePage()'.    </w:t>
      </w:r>
    </w:p>
    <w:p w:rsidR="00BF761A" w:rsidRPr="00B734AF" w:rsidRDefault="00FB6107" w:rsidP="00FB6107">
      <w:pPr>
        <w:pStyle w:val="BodyText"/>
        <w:jc w:val="center"/>
        <w:rPr>
          <w:rFonts w:asciiTheme="minorHAnsi" w:hAnsiTheme="minorHAnsi" w:cs="Arial"/>
          <w:b/>
        </w:rPr>
      </w:pPr>
      <w:r w:rsidRPr="00B734AF">
        <w:rPr>
          <w:rFonts w:asciiTheme="minorHAnsi" w:hAnsiTheme="minorHAnsi" w:cs="Arial"/>
          <w:b/>
        </w:rPr>
        <w:t>TestNG XML</w:t>
      </w:r>
    </w:p>
    <w:p w:rsidR="00FB6107" w:rsidRPr="00B734AF" w:rsidRDefault="00FB6107" w:rsidP="00FB6107">
      <w:pPr>
        <w:pStyle w:val="BodyText"/>
        <w:jc w:val="center"/>
        <w:rPr>
          <w:rFonts w:asciiTheme="minorHAnsi" w:hAnsiTheme="minorHAnsi" w:cs="Arial"/>
          <w:b/>
        </w:rPr>
      </w:pPr>
    </w:p>
    <w:p w:rsidR="00FB6107" w:rsidRPr="00B734AF" w:rsidRDefault="00FB6107" w:rsidP="00FB6107">
      <w:pPr>
        <w:pStyle w:val="Heading3"/>
        <w:pBdr>
          <w:bottom w:val="dotted" w:sz="6" w:space="0" w:color="AAAAAA"/>
        </w:pBdr>
        <w:shd w:val="clear" w:color="auto" w:fill="EFEFEF"/>
        <w:rPr>
          <w:rFonts w:asciiTheme="minorHAnsi" w:hAnsiTheme="minorHAnsi" w:cs="Arial"/>
          <w:color w:val="000000"/>
          <w:spacing w:val="29"/>
          <w:sz w:val="24"/>
          <w:szCs w:val="24"/>
        </w:rPr>
      </w:pPr>
      <w:bookmarkStart w:id="17" w:name="testng-xml"/>
      <w:r w:rsidRPr="00B734AF">
        <w:rPr>
          <w:rFonts w:asciiTheme="minorHAnsi" w:hAnsiTheme="minorHAnsi" w:cs="Arial"/>
          <w:color w:val="000000"/>
          <w:spacing w:val="29"/>
          <w:sz w:val="24"/>
          <w:szCs w:val="24"/>
        </w:rPr>
        <w:t xml:space="preserve">3 - </w:t>
      </w:r>
      <w:r w:rsidR="009D1BA6" w:rsidRPr="00B734AF">
        <w:rPr>
          <w:rFonts w:asciiTheme="minorHAnsi" w:hAnsiTheme="minorHAnsi" w:cs="Arial"/>
          <w:color w:val="000000"/>
          <w:spacing w:val="29"/>
          <w:sz w:val="24"/>
          <w:szCs w:val="24"/>
        </w:rPr>
        <w:t>T</w:t>
      </w:r>
      <w:r w:rsidRPr="00B734AF">
        <w:rPr>
          <w:rFonts w:asciiTheme="minorHAnsi" w:hAnsiTheme="minorHAnsi" w:cs="Arial"/>
          <w:color w:val="000000"/>
          <w:spacing w:val="29"/>
          <w:sz w:val="24"/>
          <w:szCs w:val="24"/>
        </w:rPr>
        <w:t>estng.xml</w:t>
      </w:r>
      <w:bookmarkEnd w:id="17"/>
    </w:p>
    <w:p w:rsidR="00FB6107" w:rsidRPr="00B734AF" w:rsidRDefault="00FB6107" w:rsidP="00FB6107">
      <w:pPr>
        <w:pStyle w:val="NormalWeb"/>
        <w:rPr>
          <w:rFonts w:asciiTheme="minorHAnsi" w:hAnsiTheme="minorHAnsi" w:cs="Arial"/>
          <w:color w:val="000000"/>
        </w:rPr>
      </w:pPr>
      <w:r w:rsidRPr="00B734AF">
        <w:rPr>
          <w:rFonts w:asciiTheme="minorHAnsi" w:hAnsiTheme="minorHAnsi" w:cs="Arial"/>
          <w:color w:val="000000"/>
        </w:rPr>
        <w:t>You can invoke TestNG in several different ways:</w:t>
      </w:r>
    </w:p>
    <w:p w:rsidR="00FB6107" w:rsidRPr="00B734AF" w:rsidRDefault="00FB6107" w:rsidP="00FA2801">
      <w:pPr>
        <w:numPr>
          <w:ilvl w:val="0"/>
          <w:numId w:val="6"/>
        </w:numPr>
        <w:spacing w:before="100" w:beforeAutospacing="1" w:after="100" w:afterAutospacing="1"/>
        <w:rPr>
          <w:rFonts w:asciiTheme="minorHAnsi" w:hAnsiTheme="minorHAnsi" w:cs="Arial"/>
          <w:color w:val="000000"/>
        </w:rPr>
      </w:pPr>
      <w:r w:rsidRPr="00B734AF">
        <w:rPr>
          <w:rFonts w:asciiTheme="minorHAnsi" w:hAnsiTheme="minorHAnsi" w:cs="Arial"/>
          <w:color w:val="000000"/>
        </w:rPr>
        <w:t>With a</w:t>
      </w:r>
      <w:r w:rsidRPr="00B734AF">
        <w:rPr>
          <w:rStyle w:val="apple-converted-space"/>
          <w:rFonts w:asciiTheme="minorHAnsi" w:eastAsiaTheme="minorEastAsia" w:hAnsiTheme="minorHAnsi" w:cs="Arial"/>
          <w:color w:val="000000"/>
        </w:rPr>
        <w:t> </w:t>
      </w:r>
      <w:r w:rsidRPr="00B734AF">
        <w:rPr>
          <w:rStyle w:val="HTMLTypewriter"/>
          <w:rFonts w:asciiTheme="minorHAnsi" w:eastAsiaTheme="minorEastAsia" w:hAnsiTheme="minorHAnsi" w:cs="Arial"/>
          <w:color w:val="000000"/>
          <w:sz w:val="24"/>
          <w:szCs w:val="24"/>
        </w:rPr>
        <w:t>testng.xml</w:t>
      </w:r>
      <w:r w:rsidRPr="00B734AF">
        <w:rPr>
          <w:rStyle w:val="apple-converted-space"/>
          <w:rFonts w:asciiTheme="minorHAnsi" w:eastAsiaTheme="minorEastAsia" w:hAnsiTheme="minorHAnsi" w:cs="Arial"/>
          <w:color w:val="000000"/>
        </w:rPr>
        <w:t> </w:t>
      </w:r>
      <w:r w:rsidRPr="00B734AF">
        <w:rPr>
          <w:rFonts w:asciiTheme="minorHAnsi" w:hAnsiTheme="minorHAnsi" w:cs="Arial"/>
          <w:color w:val="000000"/>
        </w:rPr>
        <w:t>file</w:t>
      </w:r>
    </w:p>
    <w:p w:rsidR="00FB6107" w:rsidRPr="00B734AF" w:rsidRDefault="00802C2E" w:rsidP="00FA2801">
      <w:pPr>
        <w:numPr>
          <w:ilvl w:val="0"/>
          <w:numId w:val="6"/>
        </w:numPr>
        <w:spacing w:before="100" w:beforeAutospacing="1" w:after="100" w:afterAutospacing="1"/>
        <w:rPr>
          <w:rFonts w:asciiTheme="minorHAnsi" w:hAnsiTheme="minorHAnsi" w:cs="Arial"/>
          <w:color w:val="000000"/>
        </w:rPr>
      </w:pPr>
      <w:hyperlink r:id="rId70" w:history="1">
        <w:r w:rsidR="00FB6107" w:rsidRPr="00B734AF">
          <w:rPr>
            <w:rStyle w:val="Hyperlink"/>
            <w:rFonts w:asciiTheme="minorHAnsi" w:hAnsiTheme="minorHAnsi" w:cs="Arial"/>
          </w:rPr>
          <w:t>With ant</w:t>
        </w:r>
      </w:hyperlink>
    </w:p>
    <w:p w:rsidR="000742A9" w:rsidRPr="00B734AF" w:rsidRDefault="00FB6107" w:rsidP="00FA2801">
      <w:pPr>
        <w:numPr>
          <w:ilvl w:val="0"/>
          <w:numId w:val="6"/>
        </w:numPr>
        <w:spacing w:before="100" w:beforeAutospacing="1" w:after="100" w:afterAutospacing="1"/>
        <w:rPr>
          <w:rFonts w:asciiTheme="minorHAnsi" w:hAnsiTheme="minorHAnsi" w:cs="Arial"/>
          <w:b/>
          <w:color w:val="000000"/>
          <w:shd w:val="clear" w:color="auto" w:fill="FFFFFF"/>
        </w:rPr>
      </w:pPr>
      <w:r w:rsidRPr="00B734AF">
        <w:rPr>
          <w:rFonts w:asciiTheme="minorHAnsi" w:hAnsiTheme="minorHAnsi" w:cs="Arial"/>
          <w:color w:val="000000"/>
        </w:rPr>
        <w:t>From the command line</w:t>
      </w:r>
    </w:p>
    <w:p w:rsidR="000742A9" w:rsidRPr="00B734AF" w:rsidRDefault="000742A9" w:rsidP="000742A9">
      <w:pPr>
        <w:spacing w:before="100" w:beforeAutospacing="1" w:after="100" w:afterAutospacing="1"/>
        <w:ind w:left="720"/>
        <w:rPr>
          <w:rFonts w:asciiTheme="minorHAnsi" w:hAnsiTheme="minorHAnsi" w:cs="Arial"/>
          <w:b/>
          <w:color w:val="000000"/>
          <w:shd w:val="clear" w:color="auto" w:fill="FFFFFF"/>
        </w:rPr>
      </w:pPr>
      <w:r w:rsidRPr="00B734AF">
        <w:rPr>
          <w:rFonts w:asciiTheme="minorHAnsi" w:hAnsiTheme="minorHAnsi" w:cs="Arial"/>
          <w:b/>
          <w:color w:val="000000"/>
          <w:shd w:val="clear" w:color="auto" w:fill="FFFFFF"/>
        </w:rPr>
        <w:t>Group executions</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@Test(groups="</w:t>
      </w:r>
      <w:r w:rsidR="00E555AE" w:rsidRPr="00B734AF">
        <w:rPr>
          <w:rFonts w:asciiTheme="minorHAnsi" w:hAnsiTheme="minorHAnsi" w:cs="Arial"/>
          <w:color w:val="000000"/>
          <w:shd w:val="clear" w:color="auto" w:fill="FFFFFF"/>
        </w:rPr>
        <w:t>smoke</w:t>
      </w:r>
      <w:r w:rsidRPr="00B734AF">
        <w:rPr>
          <w:rFonts w:asciiTheme="minorHAnsi" w:hAnsiTheme="minorHAnsi" w:cs="Arial"/>
          <w:color w:val="000000"/>
          <w:shd w:val="clear" w:color="auto" w:fill="FFFFFF"/>
        </w:rPr>
        <w:t>")</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lastRenderedPageBreak/>
        <w:tab/>
        <w:t>Publicvoid testingMethod1_1(){</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r>
      <w:r w:rsidRPr="00B734AF">
        <w:rPr>
          <w:rFonts w:asciiTheme="minorHAnsi" w:hAnsiTheme="minorHAnsi" w:cs="Arial"/>
          <w:color w:val="000000"/>
          <w:shd w:val="clear" w:color="auto" w:fill="FFFFFF"/>
        </w:rPr>
        <w:tab/>
        <w:t>System.out.println("Method - testingMethod1_1()");</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@Test(groups="</w:t>
      </w:r>
      <w:r w:rsidR="00E555AE" w:rsidRPr="00B734AF">
        <w:rPr>
          <w:rFonts w:asciiTheme="minorHAnsi" w:hAnsiTheme="minorHAnsi" w:cs="Arial"/>
          <w:color w:val="000000"/>
          <w:shd w:val="clear" w:color="auto" w:fill="FFFFFF"/>
        </w:rPr>
        <w:t>regression</w:t>
      </w:r>
      <w:r w:rsidRPr="00B734AF">
        <w:rPr>
          <w:rFonts w:asciiTheme="minorHAnsi" w:hAnsiTheme="minorHAnsi" w:cs="Arial"/>
          <w:color w:val="000000"/>
          <w:shd w:val="clear" w:color="auto" w:fill="FFFFFF"/>
        </w:rPr>
        <w:t>")</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publicvoid testingMethod4(){</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r>
      <w:r w:rsidRPr="00B734AF">
        <w:rPr>
          <w:rFonts w:asciiTheme="minorHAnsi" w:hAnsiTheme="minorHAnsi" w:cs="Arial"/>
          <w:color w:val="000000"/>
          <w:shd w:val="clear" w:color="auto" w:fill="FFFFFF"/>
        </w:rPr>
        <w:tab/>
        <w:t>System.out.println("Method - testingMethod4()");</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ab/>
        <w:t>}</w:t>
      </w:r>
    </w:p>
    <w:p w:rsidR="000742A9" w:rsidRPr="00B734AF" w:rsidRDefault="000742A9" w:rsidP="000742A9">
      <w:pPr>
        <w:spacing w:before="100" w:beforeAutospacing="1" w:after="100" w:afterAutospacing="1"/>
        <w:ind w:left="720"/>
        <w:rPr>
          <w:rFonts w:asciiTheme="minorHAnsi" w:hAnsiTheme="minorHAnsi" w:cs="Arial"/>
          <w:color w:val="000000"/>
          <w:shd w:val="clear" w:color="auto" w:fill="FFFFFF"/>
        </w:rPr>
      </w:pPr>
      <w:r w:rsidRPr="00B734AF">
        <w:rPr>
          <w:rFonts w:asciiTheme="minorHAnsi" w:hAnsiTheme="minorHAnsi" w:cs="Arial"/>
          <w:color w:val="000000"/>
          <w:shd w:val="clear" w:color="auto" w:fill="FFFFFF"/>
        </w:rPr>
        <w:t>}</w:t>
      </w:r>
    </w:p>
    <w:p w:rsidR="000742A9" w:rsidRDefault="000742A9" w:rsidP="000742A9">
      <w:pPr>
        <w:spacing w:before="100" w:beforeAutospacing="1" w:after="100" w:afterAutospacing="1"/>
        <w:ind w:left="720"/>
        <w:rPr>
          <w:rFonts w:ascii="Calibri" w:hAnsi="Calibri" w:cs="Calibri"/>
          <w:color w:val="000000"/>
          <w:shd w:val="clear" w:color="auto" w:fill="FFFFFF"/>
        </w:rPr>
      </w:pPr>
      <w:r w:rsidRPr="00B734AF">
        <w:rPr>
          <w:rFonts w:asciiTheme="minorHAnsi" w:hAnsiTheme="minorHAnsi" w:cs="Arial"/>
          <w:color w:val="000000"/>
          <w:shd w:val="clear" w:color="auto" w:fill="FFFFFF"/>
        </w:rPr>
        <w:t>You can execute the unit test with group â€œmethod1â€</w:t>
      </w:r>
      <w:r w:rsidRPr="00B734AF">
        <w:rPr>
          <w:rFonts w:ascii="Calibri" w:hAnsi="Calibri" w:cs="Calibri"/>
          <w:color w:val="000000"/>
          <w:shd w:val="clear" w:color="auto" w:fill="FFFFFF"/>
        </w:rPr>
        <w:t> only.</w:t>
      </w:r>
    </w:p>
    <w:p w:rsidR="00D854BD" w:rsidRDefault="00D854BD" w:rsidP="000742A9">
      <w:pPr>
        <w:spacing w:before="100" w:beforeAutospacing="1" w:after="100" w:afterAutospacing="1"/>
        <w:ind w:left="720"/>
        <w:rPr>
          <w:rFonts w:ascii="Calibri" w:hAnsi="Calibri" w:cs="Calibri"/>
          <w:color w:val="000000"/>
          <w:shd w:val="clear" w:color="auto" w:fill="FFFFFF"/>
        </w:rPr>
      </w:pP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&lt;suite name="Sample Suite"&gt;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&lt;test name="testing"&gt;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&lt;groups&gt;       &lt;run&gt;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&lt;include name="Regression"/&gt;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&lt;/run&gt;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&lt;/groups&gt;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&lt;classes&gt;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&lt;class name="com.example.group.groupExamples" /&gt;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&lt;/classes&gt;  </w:t>
      </w:r>
    </w:p>
    <w:p w:rsidR="00D854BD" w:rsidRPr="00D854BD"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 xml:space="preserve"> &lt;/test&gt; </w:t>
      </w:r>
    </w:p>
    <w:p w:rsidR="00D854BD" w:rsidRPr="00B734AF" w:rsidRDefault="00D854BD" w:rsidP="00D854BD">
      <w:pPr>
        <w:spacing w:before="100" w:beforeAutospacing="1" w:after="100" w:afterAutospacing="1"/>
        <w:ind w:left="720"/>
        <w:rPr>
          <w:rFonts w:asciiTheme="minorHAnsi" w:hAnsiTheme="minorHAnsi" w:cs="Arial"/>
          <w:color w:val="000000"/>
          <w:shd w:val="clear" w:color="auto" w:fill="FFFFFF"/>
        </w:rPr>
      </w:pPr>
      <w:r w:rsidRPr="00D854BD">
        <w:rPr>
          <w:rFonts w:asciiTheme="minorHAnsi" w:hAnsiTheme="minorHAnsi" w:cs="Arial"/>
          <w:color w:val="000000"/>
          <w:shd w:val="clear" w:color="auto" w:fill="FFFFFF"/>
        </w:rPr>
        <w:t>&lt;/suite&gt;</w:t>
      </w:r>
    </w:p>
    <w:p w:rsidR="00FB6107" w:rsidRPr="00B734AF" w:rsidRDefault="00FB6107" w:rsidP="00FA2801">
      <w:pPr>
        <w:numPr>
          <w:ilvl w:val="0"/>
          <w:numId w:val="6"/>
        </w:numPr>
        <w:spacing w:before="100" w:beforeAutospacing="1" w:after="100" w:afterAutospacing="1"/>
        <w:rPr>
          <w:rFonts w:asciiTheme="minorHAnsi" w:hAnsiTheme="minorHAnsi" w:cs="Arial"/>
          <w:b/>
          <w:color w:val="000000"/>
          <w:shd w:val="clear" w:color="auto" w:fill="FFFFFF"/>
        </w:rPr>
      </w:pPr>
      <w:r w:rsidRPr="00B734AF">
        <w:rPr>
          <w:rFonts w:asciiTheme="minorHAnsi" w:hAnsiTheme="minorHAnsi" w:cs="Arial"/>
          <w:color w:val="000000"/>
        </w:rPr>
        <w:t> 4.WD</w:t>
      </w:r>
      <w:r w:rsidRPr="00B734AF">
        <w:rPr>
          <w:rFonts w:asciiTheme="minorHAnsi" w:hAnsiTheme="minorHAnsi" w:cs="Arial"/>
        </w:rPr>
        <w:t xml:space="preserve">  It controls the browser from the OS level,</w:t>
      </w:r>
      <w:r w:rsidRPr="00B734AF">
        <w:rPr>
          <w:rFonts w:asciiTheme="minorHAnsi" w:hAnsiTheme="minorHAnsi" w:cs="Arial"/>
          <w:b/>
          <w:color w:val="000000"/>
          <w:shd w:val="clear" w:color="auto" w:fill="FFFFFF"/>
        </w:rPr>
        <w:t>Selenium-WebDriver makes direct calls to the browser using each browser’s native support for automation</w:t>
      </w:r>
    </w:p>
    <w:p w:rsidR="00FB6107" w:rsidRPr="00B734AF" w:rsidRDefault="00FB6107" w:rsidP="00FB6107">
      <w:pPr>
        <w:rPr>
          <w:rFonts w:asciiTheme="minorHAnsi" w:hAnsiTheme="minorHAnsi" w:cs="Arial"/>
          <w:b/>
        </w:rPr>
      </w:pPr>
      <w:r w:rsidRPr="00B734AF">
        <w:rPr>
          <w:rFonts w:asciiTheme="minorHAnsi" w:hAnsiTheme="minorHAnsi" w:cs="Arial"/>
          <w:b/>
          <w:color w:val="000000"/>
          <w:shd w:val="clear" w:color="auto" w:fill="FFFFFF"/>
        </w:rPr>
        <w:lastRenderedPageBreak/>
        <w:t>For those familiar with Selenium-RC, this is quite different from what you are used to. Selenium-RC worked the same way for each supported browser. It ‘injected’ javascript functions into the browser when the browser was loaded and then used its javascript to drive the AUT within the browser. WebDriver does not use this technique. Again, it drives the browser directly using the browser’s built in support for automation.</w:t>
      </w:r>
      <w:hyperlink r:id="rId71" w:history="1">
        <w:r w:rsidRPr="00B734AF">
          <w:rPr>
            <w:rStyle w:val="Hyperlink"/>
            <w:rFonts w:asciiTheme="minorHAnsi" w:hAnsiTheme="minorHAnsi" w:cs="Arial"/>
          </w:rPr>
          <w:t>http://stackoverflow.com/questions/11535950/difference-between-selenium-rc-and-webdriver</w:t>
        </w:r>
      </w:hyperlink>
    </w:p>
    <w:p w:rsidR="00FB6107" w:rsidRPr="00B734AF" w:rsidRDefault="00FB6107" w:rsidP="00FB6107">
      <w:pPr>
        <w:pStyle w:val="NormalWeb"/>
        <w:rPr>
          <w:rFonts w:asciiTheme="minorHAnsi" w:hAnsiTheme="minorHAnsi" w:cs="Arial"/>
          <w:color w:val="000000"/>
        </w:rPr>
      </w:pPr>
      <w:r w:rsidRPr="00B734AF">
        <w:rPr>
          <w:rFonts w:asciiTheme="minorHAnsi" w:hAnsiTheme="minorHAnsi" w:cs="Arial"/>
        </w:rPr>
        <w:t xml:space="preserve">5,first in rc  </w:t>
      </w:r>
      <w:r w:rsidRPr="00B734AF">
        <w:rPr>
          <w:rFonts w:asciiTheme="minorHAnsi" w:hAnsiTheme="minorHAnsi" w:cs="Arial"/>
          <w:color w:val="000000"/>
          <w:shd w:val="clear" w:color="auto" w:fill="FFFFFF"/>
        </w:rPr>
        <w:t>You first need to launch </w:t>
      </w:r>
      <w:r w:rsidRPr="00B734AF">
        <w:rPr>
          <w:rStyle w:val="Strong"/>
          <w:rFonts w:asciiTheme="minorHAnsi" w:hAnsiTheme="minorHAnsi" w:cs="Arial"/>
          <w:color w:val="000000"/>
        </w:rPr>
        <w:t>a separate application called Selenium Remote Control (RC) Server</w:t>
      </w:r>
      <w:r w:rsidRPr="00B734AF">
        <w:rPr>
          <w:rFonts w:asciiTheme="minorHAnsi" w:hAnsiTheme="minorHAnsi" w:cs="Arial"/>
          <w:color w:val="000000"/>
          <w:shd w:val="clear" w:color="auto" w:fill="FFFFFF"/>
        </w:rPr>
        <w:t> before you can start testing</w:t>
      </w:r>
      <w:r w:rsidRPr="00B734AF">
        <w:rPr>
          <w:rFonts w:asciiTheme="minorHAnsi" w:hAnsiTheme="minorHAnsi" w:cs="Arial"/>
          <w:color w:val="000000"/>
        </w:rPr>
        <w:br/>
      </w:r>
    </w:p>
    <w:p w:rsidR="00FB6107" w:rsidRPr="00B734AF" w:rsidRDefault="00FB6107" w:rsidP="00FB6107">
      <w:pPr>
        <w:pStyle w:val="NormalWeb"/>
        <w:rPr>
          <w:rStyle w:val="Strong"/>
          <w:rFonts w:asciiTheme="minorHAnsi" w:hAnsiTheme="minorHAnsi" w:cs="Arial"/>
          <w:color w:val="000000"/>
        </w:rPr>
      </w:pPr>
      <w:r w:rsidRPr="00B734AF">
        <w:rPr>
          <w:rFonts w:asciiTheme="minorHAnsi" w:hAnsiTheme="minorHAnsi" w:cs="Arial"/>
          <w:color w:val="000000"/>
        </w:rPr>
        <w:t>6.</w:t>
      </w:r>
      <w:r w:rsidRPr="00B734AF">
        <w:rPr>
          <w:rFonts w:asciiTheme="minorHAnsi" w:hAnsiTheme="minorHAnsi" w:cs="Arial"/>
          <w:color w:val="000000"/>
          <w:shd w:val="clear" w:color="auto" w:fill="FFFFFF"/>
        </w:rPr>
        <w:t xml:space="preserve"> The Selenium RC Server </w:t>
      </w:r>
      <w:r w:rsidRPr="00B734AF">
        <w:rPr>
          <w:rStyle w:val="Strong"/>
          <w:rFonts w:asciiTheme="minorHAnsi" w:hAnsiTheme="minorHAnsi" w:cs="Arial"/>
          <w:color w:val="000000"/>
        </w:rPr>
        <w:t>acts as a “middleman” between your Selenium commands and your browser</w:t>
      </w:r>
    </w:p>
    <w:p w:rsidR="00FB6107" w:rsidRPr="00B734AF" w:rsidRDefault="00FB6107" w:rsidP="00FB6107">
      <w:pPr>
        <w:rPr>
          <w:rFonts w:asciiTheme="minorHAnsi" w:hAnsiTheme="minorHAnsi" w:cs="Arial"/>
        </w:rPr>
      </w:pPr>
      <w:r w:rsidRPr="00B734AF">
        <w:rPr>
          <w:rStyle w:val="Strong"/>
          <w:rFonts w:asciiTheme="minorHAnsi" w:hAnsiTheme="minorHAnsi" w:cs="Arial"/>
          <w:color w:val="000000"/>
        </w:rPr>
        <w:t>7.</w:t>
      </w:r>
      <w:r w:rsidRPr="00B734AF">
        <w:rPr>
          <w:rFonts w:asciiTheme="minorHAnsi" w:hAnsiTheme="minorHAnsi" w:cs="Arial"/>
        </w:rPr>
        <w:t>  The Selenium RC Server </w:t>
      </w:r>
      <w:r w:rsidRPr="00B734AF">
        <w:rPr>
          <w:rStyle w:val="Strong"/>
          <w:rFonts w:asciiTheme="minorHAnsi" w:hAnsiTheme="minorHAnsi" w:cs="Arial"/>
        </w:rPr>
        <w:t>acts as a “middleman” between your Selenium commands and your browser</w:t>
      </w:r>
    </w:p>
    <w:p w:rsidR="00FB6107" w:rsidRPr="00B734AF" w:rsidRDefault="00FB6107" w:rsidP="00FB6107">
      <w:pPr>
        <w:rPr>
          <w:rFonts w:asciiTheme="minorHAnsi" w:hAnsiTheme="minorHAnsi" w:cs="Arial"/>
        </w:rPr>
      </w:pPr>
      <w:r w:rsidRPr="00B734AF">
        <w:rPr>
          <w:rFonts w:asciiTheme="minorHAnsi" w:hAnsiTheme="minorHAnsi" w:cs="Arial"/>
        </w:rPr>
        <w:t>  When you begin testing, Selenium RC Server “injects” a </w:t>
      </w:r>
      <w:r w:rsidRPr="00B734AF">
        <w:rPr>
          <w:rStyle w:val="Strong"/>
          <w:rFonts w:asciiTheme="minorHAnsi" w:hAnsiTheme="minorHAnsi" w:cs="Arial"/>
        </w:rPr>
        <w:t>Javascript program called Selenium Core</w:t>
      </w:r>
      <w:r w:rsidRPr="00B734AF">
        <w:rPr>
          <w:rFonts w:asciiTheme="minorHAnsi" w:hAnsiTheme="minorHAnsi" w:cs="Arial"/>
        </w:rPr>
        <w:t> into the browser.</w:t>
      </w:r>
    </w:p>
    <w:p w:rsidR="00FB6107" w:rsidRPr="00B734AF" w:rsidRDefault="00FB6107" w:rsidP="00FB6107">
      <w:pPr>
        <w:rPr>
          <w:rFonts w:asciiTheme="minorHAnsi" w:hAnsiTheme="minorHAnsi" w:cs="Arial"/>
        </w:rPr>
      </w:pPr>
      <w:r w:rsidRPr="00B734AF">
        <w:rPr>
          <w:rFonts w:asciiTheme="minorHAnsi" w:hAnsiTheme="minorHAnsi" w:cs="Arial"/>
        </w:rPr>
        <w:t>  Once injected, Selenium Core will start receiving instructions relayed by the RC Server from your test program.</w:t>
      </w:r>
    </w:p>
    <w:p w:rsidR="00FB6107" w:rsidRPr="00B734AF" w:rsidRDefault="00FB6107" w:rsidP="00FB6107">
      <w:pPr>
        <w:rPr>
          <w:rFonts w:asciiTheme="minorHAnsi" w:hAnsiTheme="minorHAnsi" w:cs="Arial"/>
        </w:rPr>
      </w:pPr>
      <w:r w:rsidRPr="00B734AF">
        <w:rPr>
          <w:rFonts w:asciiTheme="minorHAnsi" w:hAnsiTheme="minorHAnsi" w:cs="Arial"/>
        </w:rPr>
        <w:t>  When the instructions are received, </w:t>
      </w:r>
      <w:r w:rsidRPr="00B734AF">
        <w:rPr>
          <w:rStyle w:val="Strong"/>
          <w:rFonts w:asciiTheme="minorHAnsi" w:hAnsiTheme="minorHAnsi" w:cs="Arial"/>
        </w:rPr>
        <w:t>Selenium Core will execute them as Javascript commands.</w:t>
      </w:r>
    </w:p>
    <w:p w:rsidR="00FB6107" w:rsidRPr="00B734AF" w:rsidRDefault="00FB6107" w:rsidP="00FB6107">
      <w:pPr>
        <w:rPr>
          <w:rFonts w:asciiTheme="minorHAnsi" w:hAnsiTheme="minorHAnsi" w:cs="Arial"/>
        </w:rPr>
      </w:pPr>
      <w:r w:rsidRPr="00B734AF">
        <w:rPr>
          <w:rFonts w:asciiTheme="minorHAnsi" w:hAnsiTheme="minorHAnsi" w:cs="Arial"/>
        </w:rPr>
        <w:t>  The browser will obey the instructions of Selenium Core, and will relay its response to the RC Server.</w:t>
      </w:r>
    </w:p>
    <w:p w:rsidR="00FB6107" w:rsidRPr="00B734AF" w:rsidRDefault="00FB6107" w:rsidP="00FB6107">
      <w:pPr>
        <w:rPr>
          <w:rFonts w:asciiTheme="minorHAnsi" w:hAnsiTheme="minorHAnsi" w:cs="Arial"/>
        </w:rPr>
      </w:pPr>
      <w:r w:rsidRPr="00B734AF">
        <w:rPr>
          <w:rFonts w:asciiTheme="minorHAnsi" w:hAnsiTheme="minorHAnsi" w:cs="Arial"/>
        </w:rPr>
        <w:t>  The RC Server will receive the response of the browser and then display the results to you.</w:t>
      </w:r>
    </w:p>
    <w:p w:rsidR="00FB6107" w:rsidRPr="00B734AF" w:rsidRDefault="00FB6107" w:rsidP="00FB6107">
      <w:pPr>
        <w:pStyle w:val="NormalWeb"/>
        <w:rPr>
          <w:rStyle w:val="apple-converted-space"/>
          <w:rFonts w:asciiTheme="minorHAnsi" w:eastAsiaTheme="majorEastAsia" w:hAnsiTheme="minorHAnsi" w:cs="Arial"/>
          <w:color w:val="000000"/>
        </w:rPr>
      </w:pPr>
      <w:r w:rsidRPr="00B734AF">
        <w:rPr>
          <w:rFonts w:asciiTheme="minorHAnsi" w:hAnsiTheme="minorHAnsi" w:cs="Arial"/>
        </w:rPr>
        <w:t>  RC Server will fetch the next instruction from your test script to repeat the whole cycle.</w:t>
      </w:r>
      <w:r w:rsidRPr="00B734AF">
        <w:rPr>
          <w:rFonts w:asciiTheme="minorHAnsi" w:hAnsiTheme="minorHAnsi" w:cs="Arial"/>
          <w:color w:val="000000"/>
        </w:rPr>
        <w:br/>
        <w:t>Read more at</w:t>
      </w:r>
      <w:r w:rsidRPr="00B734AF">
        <w:rPr>
          <w:rStyle w:val="apple-converted-space"/>
          <w:rFonts w:asciiTheme="minorHAnsi" w:eastAsiaTheme="majorEastAsia" w:hAnsiTheme="minorHAnsi" w:cs="Arial"/>
          <w:color w:val="000000"/>
        </w:rPr>
        <w:t> </w:t>
      </w:r>
      <w:hyperlink r:id="rId72" w:anchor="50Gbev3o8V3MfrFq.99" w:history="1">
        <w:r w:rsidRPr="00B734AF">
          <w:rPr>
            <w:rStyle w:val="Hyperlink"/>
            <w:rFonts w:asciiTheme="minorHAnsi" w:hAnsiTheme="minorHAnsi" w:cs="Arial"/>
            <w:color w:val="003399"/>
          </w:rPr>
          <w:t>http://www.guru99.com/introduction-webdriver-comparison-selenium-rc.html#50Gbev3o8V3MfrFq.99</w:t>
        </w:r>
      </w:hyperlink>
      <w:r w:rsidRPr="00B734AF">
        <w:rPr>
          <w:rStyle w:val="apple-converted-space"/>
          <w:rFonts w:asciiTheme="minorHAnsi" w:eastAsiaTheme="majorEastAsia" w:hAnsiTheme="minorHAnsi" w:cs="Arial"/>
          <w:color w:val="000000"/>
        </w:rPr>
        <w:t> </w:t>
      </w:r>
    </w:p>
    <w:p w:rsidR="00FB6107" w:rsidRPr="00B734AF" w:rsidRDefault="00FB6107" w:rsidP="00FB6107">
      <w:pPr>
        <w:pStyle w:val="NormalWeb"/>
        <w:rPr>
          <w:rFonts w:asciiTheme="minorHAnsi" w:hAnsiTheme="minorHAnsi" w:cs="Arial"/>
          <w:color w:val="000000"/>
        </w:rPr>
      </w:pPr>
      <w:r w:rsidRPr="00B734AF">
        <w:rPr>
          <w:rFonts w:asciiTheme="minorHAnsi" w:hAnsiTheme="minorHAnsi" w:cs="Arial"/>
          <w:b/>
          <w:color w:val="000000"/>
          <w:shd w:val="clear" w:color="auto" w:fill="FFFFFF"/>
        </w:rPr>
        <w:t>Selenium RC cannot support the headless HtmlUnit browser,</w:t>
      </w:r>
      <w:r w:rsidRPr="00B734AF">
        <w:rPr>
          <w:rFonts w:asciiTheme="minorHAnsi" w:hAnsiTheme="minorHAnsi" w:cs="Arial"/>
          <w:color w:val="000000"/>
          <w:shd w:val="clear" w:color="auto" w:fill="FFFFFF"/>
        </w:rPr>
        <w:t xml:space="preserve"> HtmlUnit is termed as “headless” because it is an invisible browser – it is GUI-less.</w:t>
      </w:r>
      <w:r w:rsidRPr="00B734AF">
        <w:rPr>
          <w:rFonts w:asciiTheme="minorHAnsi" w:hAnsiTheme="minorHAnsi" w:cs="Arial"/>
          <w:color w:val="000000"/>
        </w:rPr>
        <w:br/>
      </w:r>
    </w:p>
    <w:p w:rsidR="00FB6107" w:rsidRPr="00B734AF" w:rsidRDefault="00FB6107" w:rsidP="00FB6107">
      <w:pPr>
        <w:rPr>
          <w:rFonts w:asciiTheme="minorHAnsi" w:hAnsiTheme="minorHAnsi" w:cs="Arial"/>
        </w:rPr>
      </w:pPr>
      <w:r w:rsidRPr="00B734AF">
        <w:rPr>
          <w:rFonts w:asciiTheme="minorHAnsi" w:hAnsiTheme="minorHAnsi" w:cs="Arial"/>
        </w:rPr>
        <w:t>  The only drawbacks of WebDriver are:</w:t>
      </w:r>
    </w:p>
    <w:p w:rsidR="00FB6107" w:rsidRPr="00B734AF" w:rsidRDefault="00FB6107" w:rsidP="00FB6107">
      <w:pPr>
        <w:rPr>
          <w:rFonts w:asciiTheme="minorHAnsi" w:hAnsiTheme="minorHAnsi" w:cs="Arial"/>
          <w:b/>
        </w:rPr>
      </w:pPr>
      <w:r w:rsidRPr="00B734AF">
        <w:rPr>
          <w:rFonts w:asciiTheme="minorHAnsi" w:hAnsiTheme="minorHAnsi" w:cs="Arial"/>
          <w:b/>
        </w:rPr>
        <w:t>  It</w:t>
      </w:r>
      <w:r w:rsidRPr="00B734AF">
        <w:rPr>
          <w:rStyle w:val="apple-converted-space"/>
          <w:rFonts w:asciiTheme="minorHAnsi" w:eastAsiaTheme="minorEastAsia" w:hAnsiTheme="minorHAnsi" w:cs="Arial"/>
        </w:rPr>
        <w:t> </w:t>
      </w:r>
      <w:r w:rsidRPr="00B734AF">
        <w:rPr>
          <w:rStyle w:val="Strong"/>
          <w:rFonts w:asciiTheme="minorHAnsi" w:hAnsiTheme="minorHAnsi" w:cs="Arial"/>
        </w:rPr>
        <w:t>cannot readily support new browsers</w:t>
      </w:r>
      <w:r w:rsidRPr="00B734AF">
        <w:rPr>
          <w:rFonts w:asciiTheme="minorHAnsi" w:hAnsiTheme="minorHAnsi" w:cs="Arial"/>
          <w:b/>
        </w:rPr>
        <w:t>, but Selenium RC can.</w:t>
      </w:r>
    </w:p>
    <w:p w:rsidR="00FB6107" w:rsidRPr="00B734AF" w:rsidRDefault="00FB6107" w:rsidP="00FB6107">
      <w:pPr>
        <w:pStyle w:val="NormalWeb"/>
        <w:rPr>
          <w:rFonts w:asciiTheme="minorHAnsi" w:hAnsiTheme="minorHAnsi" w:cs="Arial"/>
          <w:b/>
          <w:color w:val="000000"/>
        </w:rPr>
      </w:pPr>
      <w:r w:rsidRPr="00B734AF">
        <w:rPr>
          <w:rFonts w:asciiTheme="minorHAnsi" w:hAnsiTheme="minorHAnsi" w:cs="Arial"/>
          <w:b/>
        </w:rPr>
        <w:t>  It</w:t>
      </w:r>
      <w:r w:rsidRPr="00B734AF">
        <w:rPr>
          <w:rStyle w:val="apple-converted-space"/>
          <w:rFonts w:asciiTheme="minorHAnsi" w:eastAsiaTheme="minorEastAsia" w:hAnsiTheme="minorHAnsi" w:cs="Arial"/>
        </w:rPr>
        <w:t> </w:t>
      </w:r>
      <w:r w:rsidRPr="00B734AF">
        <w:rPr>
          <w:rStyle w:val="Strong"/>
          <w:rFonts w:asciiTheme="minorHAnsi" w:eastAsiaTheme="majorEastAsia" w:hAnsiTheme="minorHAnsi" w:cs="Arial"/>
        </w:rPr>
        <w:t>does not have a built-in command</w:t>
      </w:r>
      <w:r w:rsidRPr="00B734AF">
        <w:rPr>
          <w:rStyle w:val="apple-converted-space"/>
          <w:rFonts w:asciiTheme="minorHAnsi" w:eastAsiaTheme="minorEastAsia" w:hAnsiTheme="minorHAnsi" w:cs="Arial"/>
        </w:rPr>
        <w:t> </w:t>
      </w:r>
      <w:r w:rsidRPr="00B734AF">
        <w:rPr>
          <w:rFonts w:asciiTheme="minorHAnsi" w:hAnsiTheme="minorHAnsi" w:cs="Arial"/>
          <w:b/>
        </w:rPr>
        <w:t>for automatic generation of test results.</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&lt;!DOCTYPE suite SYSTEM "http://beust.com/testng/testng-1.0.dtd" &gt;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&lt;suite name="My test suite"&gt;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&lt;test name="testing"&gt;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lastRenderedPageBreak/>
        <w:t>&lt;classes&gt;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&lt;class name="TestNGTest1" /&gt;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&lt;class name="TestNGTest2" /&gt;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&lt;/classes&gt;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&lt;/test&gt;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&lt;/suite&gt;</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http://softwaretestingbrains.blogspot.in/2013/02/selenium-interview-questions-and.html</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http://totalinterviewquestions.blogspot.in/2011/10/selenium-rc-latest-interview-questions.html</w:t>
      </w:r>
    </w:p>
    <w:p w:rsidR="00492E4D" w:rsidRPr="00B734AF" w:rsidRDefault="00492E4D" w:rsidP="007B3E8E">
      <w:pPr>
        <w:pStyle w:val="BodyText"/>
        <w:rPr>
          <w:rFonts w:asciiTheme="minorHAnsi" w:hAnsiTheme="minorHAnsi" w:cs="Arial"/>
          <w:b/>
          <w:color w:val="FF0000"/>
        </w:rPr>
      </w:pPr>
    </w:p>
    <w:p w:rsidR="00492E4D" w:rsidRPr="00B734AF" w:rsidRDefault="00492E4D" w:rsidP="007B3E8E">
      <w:pPr>
        <w:pStyle w:val="BodyText"/>
        <w:rPr>
          <w:rFonts w:asciiTheme="minorHAnsi" w:hAnsiTheme="minorHAnsi" w:cs="Arial"/>
          <w:b/>
          <w:color w:val="FF0000"/>
        </w:rPr>
      </w:pPr>
    </w:p>
    <w:p w:rsidR="00492E4D" w:rsidRPr="00B734AF" w:rsidRDefault="00492E4D" w:rsidP="007B3E8E">
      <w:pPr>
        <w:pStyle w:val="BodyText"/>
        <w:rPr>
          <w:rFonts w:asciiTheme="minorHAnsi" w:hAnsiTheme="minorHAnsi" w:cs="Arial"/>
          <w:b/>
          <w:color w:val="FF0000"/>
        </w:rPr>
      </w:pPr>
    </w:p>
    <w:p w:rsidR="00492E4D" w:rsidRPr="00B734AF" w:rsidRDefault="00492E4D" w:rsidP="007B3E8E">
      <w:pPr>
        <w:pStyle w:val="BodyText"/>
        <w:rPr>
          <w:rFonts w:asciiTheme="minorHAnsi" w:hAnsiTheme="minorHAnsi" w:cs="Arial"/>
          <w:b/>
          <w:color w:val="FF0000"/>
        </w:rPr>
      </w:pP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http://seleniumgroup.blogspot.in/p/selenium-ide.html</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http://www.seleniumguide.com/</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http://qaknowledgesharing.blogspot.in/2012/06/selenium-ide-interview-questions-and.html</w:t>
      </w:r>
    </w:p>
    <w:p w:rsidR="007B3E8E" w:rsidRPr="00B734AF" w:rsidRDefault="007B3E8E" w:rsidP="007B3E8E">
      <w:pPr>
        <w:pStyle w:val="BodyText"/>
        <w:rPr>
          <w:rFonts w:asciiTheme="minorHAnsi" w:hAnsiTheme="minorHAnsi" w:cs="Arial"/>
          <w:b/>
          <w:color w:val="FF0000"/>
        </w:rPr>
      </w:pPr>
      <w:r w:rsidRPr="00B734AF">
        <w:rPr>
          <w:rFonts w:asciiTheme="minorHAnsi" w:hAnsiTheme="minorHAnsi" w:cs="Arial"/>
          <w:b/>
          <w:color w:val="FF0000"/>
        </w:rPr>
        <w:t>http://qaknowledgesharing.blogspot.in/2012/06/selenium-ide-interview-questions-and.html</w:t>
      </w:r>
    </w:p>
    <w:p w:rsidR="00FB6107" w:rsidRPr="00B734AF" w:rsidRDefault="00802C2E" w:rsidP="007B3E8E">
      <w:pPr>
        <w:pStyle w:val="BodyText"/>
        <w:rPr>
          <w:rFonts w:asciiTheme="minorHAnsi" w:hAnsiTheme="minorHAnsi" w:cs="Arial"/>
          <w:b/>
          <w:color w:val="FF0000"/>
        </w:rPr>
      </w:pPr>
      <w:hyperlink r:id="rId73" w:history="1">
        <w:r w:rsidR="00996E20" w:rsidRPr="00B734AF">
          <w:rPr>
            <w:rStyle w:val="Hyperlink"/>
            <w:rFonts w:asciiTheme="minorHAnsi" w:hAnsiTheme="minorHAnsi" w:cs="Arial"/>
            <w:b/>
          </w:rPr>
          <w:t>http://www.scribd.com/doc/81850271/Selenium-Tester-Sample-Resume</w:t>
        </w:r>
      </w:hyperlink>
    </w:p>
    <w:p w:rsidR="00996E20" w:rsidRPr="00B734AF" w:rsidRDefault="00996E20" w:rsidP="007B3E8E">
      <w:pPr>
        <w:pStyle w:val="BodyText"/>
        <w:rPr>
          <w:rFonts w:asciiTheme="minorHAnsi" w:hAnsiTheme="minorHAnsi" w:cs="Arial"/>
          <w:b/>
          <w:color w:val="FF0000"/>
        </w:rPr>
      </w:pPr>
    </w:p>
    <w:p w:rsidR="00996E20" w:rsidRPr="00B734AF" w:rsidRDefault="00996E20" w:rsidP="007B3E8E">
      <w:pPr>
        <w:pStyle w:val="BodyText"/>
        <w:rPr>
          <w:rFonts w:asciiTheme="minorHAnsi" w:hAnsiTheme="minorHAnsi" w:cs="Arial"/>
          <w:b/>
          <w:color w:val="FF0000"/>
        </w:rPr>
      </w:pPr>
    </w:p>
    <w:p w:rsidR="00996E20" w:rsidRPr="00B734AF" w:rsidRDefault="00996E20" w:rsidP="007B3E8E">
      <w:pPr>
        <w:pStyle w:val="BodyText"/>
        <w:rPr>
          <w:rFonts w:asciiTheme="minorHAnsi" w:hAnsiTheme="minorHAnsi" w:cs="Arial"/>
          <w:b/>
          <w:color w:val="FF0000"/>
        </w:rPr>
      </w:pPr>
    </w:p>
    <w:p w:rsidR="00996E20" w:rsidRPr="00B734AF" w:rsidRDefault="00996E20" w:rsidP="007B3E8E">
      <w:pPr>
        <w:pStyle w:val="BodyText"/>
        <w:rPr>
          <w:rFonts w:asciiTheme="minorHAnsi" w:hAnsiTheme="minorHAnsi" w:cs="Arial"/>
          <w:b/>
          <w:color w:val="FF0000"/>
        </w:rPr>
      </w:pPr>
    </w:p>
    <w:p w:rsidR="00996E20" w:rsidRPr="00B734AF" w:rsidRDefault="00996E20" w:rsidP="00996E20">
      <w:pPr>
        <w:pStyle w:val="BodyText"/>
        <w:jc w:val="center"/>
        <w:rPr>
          <w:rFonts w:asciiTheme="minorHAnsi" w:hAnsiTheme="minorHAnsi" w:cs="Arial"/>
          <w:b/>
          <w:color w:val="FF0000"/>
        </w:rPr>
      </w:pPr>
      <w:r w:rsidRPr="00B734AF">
        <w:rPr>
          <w:rFonts w:asciiTheme="minorHAnsi" w:hAnsiTheme="minorHAnsi" w:cs="Arial"/>
          <w:b/>
          <w:color w:val="FF0000"/>
        </w:rPr>
        <w:t>TESTNG</w:t>
      </w:r>
    </w:p>
    <w:p w:rsidR="006F30B0" w:rsidRPr="00B734AF" w:rsidRDefault="00996E20" w:rsidP="006F30B0">
      <w:pPr>
        <w:pStyle w:val="Heading4"/>
        <w:rPr>
          <w:rFonts w:asciiTheme="minorHAnsi" w:hAnsiTheme="minorHAnsi" w:cs="Arial"/>
          <w:color w:val="000000"/>
        </w:rPr>
      </w:pPr>
      <w:bookmarkStart w:id="18" w:name="dependent-methods"/>
      <w:bookmarkStart w:id="19" w:name="parallel-tests"/>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Dependencies</w:t>
      </w:r>
      <w:bookmarkEnd w:id="18"/>
    </w:p>
    <w:p w:rsidR="000742A9" w:rsidRPr="00B734AF" w:rsidRDefault="000742A9" w:rsidP="006F30B0">
      <w:pPr>
        <w:pStyle w:val="Heading4"/>
        <w:rPr>
          <w:rFonts w:asciiTheme="minorHAnsi" w:hAnsiTheme="minorHAnsi" w:cs="Arial"/>
          <w:color w:val="000000"/>
        </w:rPr>
      </w:pPr>
      <w:r w:rsidRPr="00B734AF">
        <w:rPr>
          <w:rFonts w:ascii="Arial" w:hAnsi="Arial" w:cs="Arial"/>
          <w:color w:val="222222"/>
          <w:shd w:val="clear" w:color="auto" w:fill="FFFFFF"/>
        </w:rPr>
        <w:t>Preserver </w:t>
      </w:r>
      <w:r w:rsidRPr="00B734AF">
        <w:rPr>
          <w:rFonts w:ascii="Arial" w:hAnsi="Arial" w:cs="Arial"/>
          <w:b w:val="0"/>
          <w:bCs w:val="0"/>
          <w:color w:val="222222"/>
          <w:shd w:val="clear" w:color="auto" w:fill="FFFFFF"/>
        </w:rPr>
        <w:t>Order in Testng</w:t>
      </w:r>
      <w:r w:rsidRPr="00B734AF">
        <w:rPr>
          <w:rFonts w:ascii="Arial" w:hAnsi="Arial" w:cs="Arial"/>
          <w:color w:val="222222"/>
          <w:shd w:val="clear" w:color="auto" w:fill="FFFFFF"/>
        </w:rPr>
        <w:t>. If you want your classes / methods to be run in an unpredictable </w:t>
      </w:r>
      <w:r w:rsidRPr="00B734AF">
        <w:rPr>
          <w:rFonts w:ascii="Arial" w:hAnsi="Arial" w:cs="Arial"/>
          <w:b w:val="0"/>
          <w:bCs w:val="0"/>
          <w:color w:val="222222"/>
          <w:shd w:val="clear" w:color="auto" w:fill="FFFFFF"/>
        </w:rPr>
        <w:t>order</w:t>
      </w:r>
      <w:r w:rsidRPr="00B734AF">
        <w:rPr>
          <w:rFonts w:ascii="Arial" w:hAnsi="Arial" w:cs="Arial"/>
          <w:color w:val="222222"/>
          <w:shd w:val="clear" w:color="auto" w:fill="FFFFFF"/>
        </w:rPr>
        <w:t>, then we should go for </w:t>
      </w:r>
      <w:r w:rsidRPr="00B734AF">
        <w:rPr>
          <w:rFonts w:ascii="Arial" w:hAnsi="Arial" w:cs="Arial"/>
          <w:b w:val="0"/>
          <w:bCs w:val="0"/>
          <w:color w:val="222222"/>
          <w:shd w:val="clear" w:color="auto" w:fill="FFFFFF"/>
        </w:rPr>
        <w:t>preserve</w:t>
      </w:r>
      <w:r w:rsidRPr="00B734AF">
        <w:rPr>
          <w:rFonts w:ascii="Arial" w:hAnsi="Arial" w:cs="Arial"/>
          <w:color w:val="222222"/>
          <w:shd w:val="clear" w:color="auto" w:fill="FFFFFF"/>
        </w:rPr>
        <w:t>-</w:t>
      </w:r>
      <w:r w:rsidRPr="00B734AF">
        <w:rPr>
          <w:rFonts w:ascii="Arial" w:hAnsi="Arial" w:cs="Arial"/>
          <w:b w:val="0"/>
          <w:bCs w:val="0"/>
          <w:color w:val="222222"/>
          <w:shd w:val="clear" w:color="auto" w:fill="FFFFFF"/>
        </w:rPr>
        <w:t>order</w:t>
      </w:r>
      <w:r w:rsidRPr="00B734AF">
        <w:rPr>
          <w:rFonts w:ascii="Arial" w:hAnsi="Arial" w:cs="Arial"/>
          <w:color w:val="222222"/>
          <w:shd w:val="clear" w:color="auto" w:fill="FFFFFF"/>
        </w:rPr>
        <w:t> attribute in </w:t>
      </w:r>
      <w:r w:rsidRPr="00B734AF">
        <w:rPr>
          <w:rFonts w:ascii="Arial" w:hAnsi="Arial" w:cs="Arial"/>
          <w:b w:val="0"/>
          <w:bCs w:val="0"/>
          <w:color w:val="222222"/>
          <w:shd w:val="clear" w:color="auto" w:fill="FFFFFF"/>
        </w:rPr>
        <w:t>testng</w:t>
      </w:r>
      <w:r w:rsidRPr="00B734AF">
        <w:rPr>
          <w:rFonts w:ascii="Arial" w:hAnsi="Arial" w:cs="Arial"/>
          <w:color w:val="222222"/>
          <w:shd w:val="clear" w:color="auto" w:fill="FFFFFF"/>
        </w:rPr>
        <w:t>. In</w:t>
      </w:r>
      <w:r w:rsidRPr="00B734AF">
        <w:rPr>
          <w:rFonts w:ascii="Arial" w:hAnsi="Arial" w:cs="Arial"/>
          <w:b w:val="0"/>
          <w:bCs w:val="0"/>
          <w:color w:val="222222"/>
          <w:shd w:val="clear" w:color="auto" w:fill="FFFFFF"/>
        </w:rPr>
        <w:t>TestNg</w:t>
      </w:r>
      <w:r w:rsidRPr="00B734AF">
        <w:rPr>
          <w:rFonts w:ascii="Arial" w:hAnsi="Arial" w:cs="Arial"/>
          <w:color w:val="222222"/>
          <w:shd w:val="clear" w:color="auto" w:fill="FFFFFF"/>
        </w:rPr>
        <w:t> bydefault the </w:t>
      </w:r>
      <w:r w:rsidRPr="00B734AF">
        <w:rPr>
          <w:rFonts w:ascii="Arial" w:hAnsi="Arial" w:cs="Arial"/>
          <w:b w:val="0"/>
          <w:bCs w:val="0"/>
          <w:color w:val="222222"/>
          <w:shd w:val="clear" w:color="auto" w:fill="FFFFFF"/>
        </w:rPr>
        <w:t>preserve</w:t>
      </w:r>
      <w:r w:rsidRPr="00B734AF">
        <w:rPr>
          <w:rFonts w:ascii="Arial" w:hAnsi="Arial" w:cs="Arial"/>
          <w:color w:val="222222"/>
          <w:shd w:val="clear" w:color="auto" w:fill="FFFFFF"/>
        </w:rPr>
        <w:t>-</w:t>
      </w:r>
      <w:r w:rsidRPr="00B734AF">
        <w:rPr>
          <w:rFonts w:ascii="Arial" w:hAnsi="Arial" w:cs="Arial"/>
          <w:b w:val="0"/>
          <w:bCs w:val="0"/>
          <w:color w:val="222222"/>
          <w:shd w:val="clear" w:color="auto" w:fill="FFFFFF"/>
        </w:rPr>
        <w:t>order</w:t>
      </w:r>
      <w:r w:rsidRPr="00B734AF">
        <w:rPr>
          <w:rFonts w:ascii="Arial" w:hAnsi="Arial" w:cs="Arial"/>
          <w:color w:val="222222"/>
          <w:shd w:val="clear" w:color="auto" w:fill="FFFFFF"/>
        </w:rPr>
        <w:t> attribute will be set to 'true', this means, </w:t>
      </w:r>
      <w:r w:rsidRPr="00B734AF">
        <w:rPr>
          <w:rFonts w:ascii="Arial" w:hAnsi="Arial" w:cs="Arial"/>
          <w:b w:val="0"/>
          <w:bCs w:val="0"/>
          <w:color w:val="222222"/>
          <w:shd w:val="clear" w:color="auto" w:fill="FFFFFF"/>
        </w:rPr>
        <w:t>TestNG</w:t>
      </w:r>
      <w:r w:rsidRPr="00B734AF">
        <w:rPr>
          <w:rFonts w:ascii="Arial" w:hAnsi="Arial" w:cs="Arial"/>
          <w:color w:val="222222"/>
          <w:shd w:val="clear" w:color="auto" w:fill="FFFFFF"/>
        </w:rPr>
        <w:t> will run your tests in the </w:t>
      </w:r>
      <w:r w:rsidRPr="00B734AF">
        <w:rPr>
          <w:rFonts w:ascii="Arial" w:hAnsi="Arial" w:cs="Arial"/>
          <w:b w:val="0"/>
          <w:bCs w:val="0"/>
          <w:color w:val="222222"/>
          <w:shd w:val="clear" w:color="auto" w:fill="FFFFFF"/>
        </w:rPr>
        <w:t>order</w:t>
      </w:r>
      <w:r w:rsidRPr="00B734AF">
        <w:rPr>
          <w:rFonts w:ascii="Arial" w:hAnsi="Arial" w:cs="Arial"/>
          <w:color w:val="222222"/>
          <w:shd w:val="clear" w:color="auto" w:fill="FFFFFF"/>
        </w:rPr>
        <w:t> they are found in the XML file</w:t>
      </w:r>
    </w:p>
    <w:p w:rsidR="00996E20" w:rsidRPr="00B734AF" w:rsidRDefault="00996E20" w:rsidP="00996E20">
      <w:pPr>
        <w:rPr>
          <w:rFonts w:asciiTheme="minorHAnsi" w:hAnsiTheme="minorHAnsi" w:cs="Arial"/>
        </w:rPr>
      </w:pPr>
      <w:r w:rsidRPr="00B734AF">
        <w:rPr>
          <w:rFonts w:asciiTheme="minorHAnsi" w:hAnsiTheme="minorHAnsi" w:cs="Arial"/>
          <w:color w:val="000000"/>
        </w:rPr>
        <w:t>TestNG allows you to specify dependencies either with annotations or in XML.</w:t>
      </w:r>
    </w:p>
    <w:p w:rsidR="00996E20" w:rsidRPr="00B734AF" w:rsidRDefault="00996E20" w:rsidP="00996E20">
      <w:pPr>
        <w:pStyle w:val="Heading5"/>
        <w:rPr>
          <w:rFonts w:asciiTheme="minorHAnsi" w:hAnsiTheme="minorHAnsi" w:cs="Arial"/>
          <w:b/>
          <w:color w:val="000000"/>
        </w:rPr>
      </w:pPr>
      <w:bookmarkStart w:id="20" w:name="dependencies-with-annotations"/>
      <w:r w:rsidRPr="00B734AF">
        <w:rPr>
          <w:rFonts w:asciiTheme="minorHAnsi" w:hAnsiTheme="minorHAnsi" w:cs="Arial"/>
          <w:b/>
          <w:color w:val="000000"/>
        </w:rPr>
        <w:lastRenderedPageBreak/>
        <w:t>5.7.1 - Dependencies with annotations</w:t>
      </w:r>
      <w:bookmarkEnd w:id="20"/>
    </w:p>
    <w:p w:rsidR="00996E20" w:rsidRPr="00B734AF" w:rsidRDefault="00996E20" w:rsidP="00996E20">
      <w:pPr>
        <w:pStyle w:val="NormalWeb"/>
        <w:rPr>
          <w:rFonts w:asciiTheme="minorHAnsi" w:hAnsiTheme="minorHAnsi" w:cs="Arial"/>
          <w:color w:val="000000"/>
        </w:rPr>
      </w:pPr>
      <w:r w:rsidRPr="00B734AF">
        <w:rPr>
          <w:rFonts w:asciiTheme="minorHAnsi" w:hAnsiTheme="minorHAnsi" w:cs="Arial"/>
          <w:color w:val="000000"/>
        </w:rPr>
        <w:t>You can use the attributes</w:t>
      </w:r>
      <w:r w:rsidRPr="00B734AF">
        <w:rPr>
          <w:rStyle w:val="apple-converted-space"/>
          <w:rFonts w:asciiTheme="minorHAnsi" w:eastAsiaTheme="majorEastAsia" w:hAnsiTheme="minorHAnsi" w:cs="Arial"/>
          <w:color w:val="000000"/>
        </w:rPr>
        <w:t> </w:t>
      </w:r>
      <w:r w:rsidRPr="00B734AF">
        <w:rPr>
          <w:rStyle w:val="HTMLTypewriter"/>
          <w:rFonts w:asciiTheme="minorHAnsi" w:hAnsiTheme="minorHAnsi" w:cs="Arial"/>
          <w:color w:val="000000"/>
          <w:sz w:val="24"/>
          <w:szCs w:val="24"/>
        </w:rPr>
        <w:t>dependsOnMethods</w:t>
      </w:r>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or</w:t>
      </w:r>
      <w:r w:rsidRPr="00B734AF">
        <w:rPr>
          <w:rStyle w:val="apple-converted-space"/>
          <w:rFonts w:asciiTheme="minorHAnsi" w:eastAsiaTheme="majorEastAsia" w:hAnsiTheme="minorHAnsi" w:cs="Arial"/>
          <w:color w:val="000000"/>
        </w:rPr>
        <w:t> </w:t>
      </w:r>
      <w:r w:rsidRPr="00B734AF">
        <w:rPr>
          <w:rStyle w:val="HTMLTypewriter"/>
          <w:rFonts w:asciiTheme="minorHAnsi" w:hAnsiTheme="minorHAnsi" w:cs="Arial"/>
          <w:color w:val="000000"/>
          <w:sz w:val="24"/>
          <w:szCs w:val="24"/>
        </w:rPr>
        <w:t>dependsOnGroups</w:t>
      </w:r>
      <w:r w:rsidRPr="00B734AF">
        <w:rPr>
          <w:rFonts w:asciiTheme="minorHAnsi" w:hAnsiTheme="minorHAnsi" w:cs="Arial"/>
          <w:color w:val="000000"/>
        </w:rPr>
        <w:t>, found on the</w:t>
      </w:r>
      <w:r w:rsidRPr="00B734AF">
        <w:rPr>
          <w:rStyle w:val="apple-converted-space"/>
          <w:rFonts w:asciiTheme="minorHAnsi" w:eastAsiaTheme="majorEastAsia" w:hAnsiTheme="minorHAnsi" w:cs="Arial"/>
          <w:color w:val="000000"/>
        </w:rPr>
        <w:t> </w:t>
      </w:r>
      <w:r w:rsidRPr="00B734AF">
        <w:rPr>
          <w:rStyle w:val="HTMLTypewriter"/>
          <w:rFonts w:asciiTheme="minorHAnsi" w:hAnsiTheme="minorHAnsi" w:cs="Arial"/>
          <w:color w:val="000000"/>
          <w:sz w:val="24"/>
          <w:szCs w:val="24"/>
        </w:rPr>
        <w:t>@Test</w:t>
      </w:r>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annotation.</w:t>
      </w:r>
    </w:p>
    <w:p w:rsidR="00996E20" w:rsidRPr="00B734AF" w:rsidRDefault="00996E20" w:rsidP="00996E20">
      <w:pPr>
        <w:rPr>
          <w:rFonts w:asciiTheme="minorHAnsi" w:hAnsiTheme="minorHAnsi" w:cs="Arial"/>
          <w:color w:val="000000"/>
        </w:rPr>
      </w:pPr>
      <w:r w:rsidRPr="00B734AF">
        <w:rPr>
          <w:rFonts w:asciiTheme="minorHAnsi" w:hAnsiTheme="minorHAnsi" w:cs="Arial"/>
          <w:color w:val="000000"/>
        </w:rPr>
        <w:t>There are two kinds of dependencies:</w:t>
      </w:r>
    </w:p>
    <w:p w:rsidR="00E95493" w:rsidRPr="00B734AF" w:rsidRDefault="00E95493" w:rsidP="00996E20">
      <w:pPr>
        <w:rPr>
          <w:rFonts w:asciiTheme="minorHAnsi" w:hAnsiTheme="minorHAnsi" w:cs="Arial"/>
          <w:color w:val="000000"/>
        </w:rPr>
      </w:pPr>
    </w:p>
    <w:p w:rsidR="002B6207" w:rsidRPr="00B734AF" w:rsidRDefault="002B6207" w:rsidP="00E95493">
      <w:pPr>
        <w:pStyle w:val="NormalWeb"/>
        <w:shd w:val="clear" w:color="auto" w:fill="FFFFFF"/>
        <w:spacing w:before="0" w:beforeAutospacing="0" w:after="240" w:afterAutospacing="0"/>
        <w:textAlignment w:val="baseline"/>
        <w:rPr>
          <w:rFonts w:ascii="Arial" w:hAnsi="Arial" w:cs="Arial"/>
          <w:color w:val="666666"/>
        </w:rPr>
      </w:pPr>
      <w:r w:rsidRPr="00B734AF">
        <w:rPr>
          <w:rFonts w:ascii="inherit" w:hAnsi="inherit" w:cs="Arial"/>
          <w:b/>
          <w:bCs/>
          <w:color w:val="666666"/>
          <w:u w:val="single"/>
        </w:rPr>
        <w:t>Hard dependencies</w:t>
      </w:r>
    </w:p>
    <w:p w:rsidR="00C30613" w:rsidRPr="00B734AF" w:rsidRDefault="00C30613" w:rsidP="00C30613">
      <w:pPr>
        <w:pStyle w:val="NormalWeb"/>
        <w:shd w:val="clear" w:color="auto" w:fill="FFFFFF"/>
        <w:spacing w:before="0" w:beforeAutospacing="0" w:after="240" w:afterAutospacing="0"/>
        <w:textAlignment w:val="baseline"/>
        <w:rPr>
          <w:rFonts w:ascii="Arial" w:hAnsi="Arial" w:cs="Arial"/>
          <w:color w:val="666666"/>
        </w:rPr>
      </w:pPr>
      <w:r w:rsidRPr="00B734AF">
        <w:rPr>
          <w:rFonts w:ascii="Arial" w:hAnsi="Arial" w:cs="Arial"/>
          <w:color w:val="666666"/>
        </w:rPr>
        <w:t>Let us say test1 method depends on test2 method.</w:t>
      </w:r>
    </w:p>
    <w:p w:rsidR="002B6207" w:rsidRPr="00B734AF" w:rsidRDefault="002B6207" w:rsidP="002B6207">
      <w:pPr>
        <w:shd w:val="clear" w:color="auto" w:fill="FFFFFF"/>
        <w:spacing w:after="240"/>
        <w:textAlignment w:val="baseline"/>
        <w:rPr>
          <w:rFonts w:ascii="Arial" w:hAnsi="Arial" w:cs="Arial"/>
          <w:color w:val="666666"/>
        </w:rPr>
      </w:pPr>
      <w:r w:rsidRPr="00B734AF">
        <w:rPr>
          <w:rFonts w:ascii="Arial" w:hAnsi="Arial" w:cs="Arial"/>
          <w:color w:val="666666"/>
        </w:rPr>
        <w:t>In this type of dependency, if test2 fails, test1 is not executed and marked as Skipped. This is the default dependency.</w:t>
      </w:r>
    </w:p>
    <w:p w:rsidR="002B6207" w:rsidRPr="00B734AF" w:rsidRDefault="002B6207" w:rsidP="00CA7655">
      <w:pPr>
        <w:shd w:val="clear" w:color="auto" w:fill="FFFFFF"/>
        <w:tabs>
          <w:tab w:val="left" w:pos="2447"/>
        </w:tabs>
        <w:textAlignment w:val="baseline"/>
        <w:rPr>
          <w:rFonts w:ascii="Arial" w:hAnsi="Arial" w:cs="Arial"/>
          <w:color w:val="666666"/>
        </w:rPr>
      </w:pPr>
      <w:r w:rsidRPr="00B734AF">
        <w:rPr>
          <w:rFonts w:ascii="inherit" w:hAnsi="inherit" w:cs="Arial"/>
          <w:b/>
          <w:bCs/>
          <w:color w:val="666666"/>
          <w:u w:val="single"/>
        </w:rPr>
        <w:t>Soft dependencies</w:t>
      </w:r>
      <w:r w:rsidR="00CA7655" w:rsidRPr="00B734AF">
        <w:rPr>
          <w:rFonts w:ascii="inherit" w:hAnsi="inherit" w:cs="Arial"/>
          <w:b/>
          <w:bCs/>
          <w:color w:val="666666"/>
          <w:u w:val="single"/>
        </w:rPr>
        <w:tab/>
      </w:r>
    </w:p>
    <w:p w:rsidR="002B6207" w:rsidRPr="00B734AF" w:rsidRDefault="002B6207" w:rsidP="002B6207">
      <w:pPr>
        <w:shd w:val="clear" w:color="auto" w:fill="FFFFFF"/>
        <w:spacing w:after="240"/>
        <w:textAlignment w:val="baseline"/>
        <w:rPr>
          <w:rFonts w:ascii="Arial" w:hAnsi="Arial" w:cs="Arial"/>
          <w:color w:val="666666"/>
        </w:rPr>
      </w:pPr>
      <w:r w:rsidRPr="00B734AF">
        <w:rPr>
          <w:rFonts w:ascii="Arial" w:hAnsi="Arial" w:cs="Arial"/>
          <w:color w:val="666666"/>
        </w:rPr>
        <w:t>In this type of dependency, even if test2 fails, test1 is executed. This is achieved by adding alwaysRun=true as shown in below example.</w:t>
      </w:r>
    </w:p>
    <w:p w:rsidR="002B6207" w:rsidRPr="00B734AF" w:rsidRDefault="002B6207" w:rsidP="002B6207">
      <w:pPr>
        <w:pBdr>
          <w:top w:val="single" w:sz="4" w:space="8" w:color="DDDDDD"/>
          <w:left w:val="single" w:sz="4" w:space="9" w:color="DDDDDD"/>
          <w:bottom w:val="single" w:sz="4" w:space="8" w:color="DDDDDD"/>
          <w:right w:val="single" w:sz="4" w:space="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5" w:after="265" w:line="168" w:lineRule="atLeast"/>
        <w:textAlignment w:val="baseline"/>
        <w:rPr>
          <w:rFonts w:ascii="Courier New" w:hAnsi="Courier New" w:cs="Courier New"/>
          <w:color w:val="000000"/>
        </w:rPr>
      </w:pPr>
      <w:r w:rsidRPr="00B734AF">
        <w:rPr>
          <w:rFonts w:ascii="Courier New" w:hAnsi="Courier New" w:cs="Courier New"/>
          <w:color w:val="000000"/>
        </w:rPr>
        <w:t>@Test(dependsOnMethods = "org.softpost.Class2.test2", alwaysRun = true)</w:t>
      </w:r>
    </w:p>
    <w:p w:rsidR="002B6207" w:rsidRPr="00B734AF" w:rsidRDefault="002B6207" w:rsidP="002B6207">
      <w:pPr>
        <w:pBdr>
          <w:top w:val="single" w:sz="4" w:space="8" w:color="DDDDDD"/>
          <w:left w:val="single" w:sz="4" w:space="9" w:color="DDDDDD"/>
          <w:bottom w:val="single" w:sz="4" w:space="8" w:color="DDDDDD"/>
          <w:right w:val="single" w:sz="4" w:space="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8" w:lineRule="atLeast"/>
        <w:textAlignment w:val="baseline"/>
        <w:rPr>
          <w:rFonts w:ascii="Courier New" w:hAnsi="Courier New" w:cs="Courier New"/>
          <w:color w:val="000000"/>
        </w:rPr>
      </w:pPr>
      <w:r w:rsidRPr="00B734AF">
        <w:rPr>
          <w:rFonts w:ascii="Courier New" w:hAnsi="Courier New" w:cs="Courier New"/>
          <w:color w:val="000000"/>
        </w:rPr>
        <w:t xml:space="preserve">    </w:t>
      </w:r>
      <w:r w:rsidRPr="00B734AF">
        <w:rPr>
          <w:rFonts w:ascii="inherit" w:hAnsi="inherit" w:cs="Courier New"/>
          <w:b/>
          <w:bCs/>
          <w:color w:val="7F0055"/>
          <w:bdr w:val="none" w:sz="0" w:space="0" w:color="auto" w:frame="1"/>
        </w:rPr>
        <w:t>public</w:t>
      </w:r>
      <w:r w:rsidRPr="00B734AF">
        <w:rPr>
          <w:rFonts w:ascii="Courier New" w:hAnsi="Courier New" w:cs="Courier New"/>
          <w:color w:val="000000"/>
        </w:rPr>
        <w:t xml:space="preserve"> void test1(){</w:t>
      </w:r>
    </w:p>
    <w:p w:rsidR="002B6207" w:rsidRPr="00B734AF" w:rsidRDefault="002B6207" w:rsidP="002B6207">
      <w:pPr>
        <w:pBdr>
          <w:top w:val="single" w:sz="4" w:space="8" w:color="DDDDDD"/>
          <w:left w:val="single" w:sz="4" w:space="9" w:color="DDDDDD"/>
          <w:bottom w:val="single" w:sz="4" w:space="8" w:color="DDDDDD"/>
          <w:right w:val="single" w:sz="4" w:space="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8" w:lineRule="atLeast"/>
        <w:textAlignment w:val="baseline"/>
        <w:rPr>
          <w:rFonts w:ascii="Courier New" w:hAnsi="Courier New" w:cs="Courier New"/>
          <w:color w:val="000000"/>
        </w:rPr>
      </w:pPr>
      <w:r w:rsidRPr="00B734AF">
        <w:rPr>
          <w:rFonts w:ascii="Courier New" w:hAnsi="Courier New" w:cs="Courier New"/>
          <w:color w:val="000000"/>
        </w:rPr>
        <w:t xml:space="preserve">        </w:t>
      </w:r>
      <w:r w:rsidRPr="00B734AF">
        <w:rPr>
          <w:rFonts w:ascii="inherit" w:hAnsi="inherit" w:cs="Courier New"/>
          <w:b/>
          <w:bCs/>
          <w:color w:val="7F0055"/>
          <w:bdr w:val="none" w:sz="0" w:space="0" w:color="auto" w:frame="1"/>
        </w:rPr>
        <w:t>System</w:t>
      </w:r>
      <w:r w:rsidRPr="00B734AF">
        <w:rPr>
          <w:rFonts w:ascii="Courier New" w:hAnsi="Courier New" w:cs="Courier New"/>
          <w:color w:val="000000"/>
        </w:rPr>
        <w:t>.out.println(</w:t>
      </w:r>
      <w:r w:rsidRPr="00B734AF">
        <w:rPr>
          <w:rFonts w:ascii="inherit" w:hAnsi="inherit" w:cs="Courier New"/>
          <w:color w:val="2A00FF"/>
          <w:bdr w:val="none" w:sz="0" w:space="0" w:color="auto" w:frame="1"/>
        </w:rPr>
        <w:t>"Test1 from Class1"</w:t>
      </w:r>
      <w:r w:rsidRPr="00B734AF">
        <w:rPr>
          <w:rFonts w:ascii="Courier New" w:hAnsi="Courier New" w:cs="Courier New"/>
          <w:color w:val="000000"/>
        </w:rPr>
        <w:t>);</w:t>
      </w:r>
    </w:p>
    <w:p w:rsidR="002B6207" w:rsidRPr="00B734AF" w:rsidRDefault="002B6207" w:rsidP="002B6207">
      <w:pPr>
        <w:pBdr>
          <w:top w:val="single" w:sz="4" w:space="8" w:color="DDDDDD"/>
          <w:left w:val="single" w:sz="4" w:space="9" w:color="DDDDDD"/>
          <w:bottom w:val="single" w:sz="4" w:space="8" w:color="DDDDDD"/>
          <w:right w:val="single" w:sz="4" w:space="9"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68" w:lineRule="atLeast"/>
        <w:textAlignment w:val="baseline"/>
        <w:rPr>
          <w:rFonts w:ascii="Courier New" w:hAnsi="Courier New" w:cs="Courier New"/>
          <w:color w:val="000000"/>
        </w:rPr>
      </w:pPr>
      <w:r w:rsidRPr="00B734AF">
        <w:rPr>
          <w:rFonts w:ascii="Courier New" w:hAnsi="Courier New" w:cs="Courier New"/>
          <w:color w:val="000000"/>
        </w:rPr>
        <w:t xml:space="preserve">    }</w:t>
      </w:r>
    </w:p>
    <w:p w:rsidR="00996E20" w:rsidRPr="00B734AF" w:rsidRDefault="00996E20" w:rsidP="00996E20">
      <w:pPr>
        <w:rPr>
          <w:rFonts w:asciiTheme="minorHAnsi" w:hAnsiTheme="minorHAnsi" w:cs="Arial"/>
          <w:b/>
        </w:rPr>
      </w:pPr>
      <w:bookmarkStart w:id="21" w:name="parameters-dataproviders"/>
      <w:r w:rsidRPr="00B734AF">
        <w:rPr>
          <w:rFonts w:asciiTheme="minorHAnsi" w:hAnsiTheme="minorHAnsi" w:cs="Arial"/>
          <w:b/>
          <w:i/>
          <w:iCs/>
          <w:color w:val="000000"/>
        </w:rPr>
        <w:t>6.2 - Parameters with DataProviders</w:t>
      </w:r>
      <w:bookmarkEnd w:id="21"/>
    </w:p>
    <w:p w:rsidR="00996E20" w:rsidRPr="00B734AF" w:rsidRDefault="00996E20" w:rsidP="00996E20">
      <w:pPr>
        <w:spacing w:before="100" w:beforeAutospacing="1" w:after="100" w:afterAutospacing="1"/>
        <w:rPr>
          <w:rFonts w:asciiTheme="minorHAnsi" w:hAnsiTheme="minorHAnsi" w:cs="Arial"/>
          <w:color w:val="000000"/>
        </w:rPr>
      </w:pPr>
      <w:r w:rsidRPr="00B734AF">
        <w:rPr>
          <w:rFonts w:asciiTheme="minorHAnsi" w:hAnsiTheme="minorHAnsi" w:cs="Arial"/>
          <w:color w:val="000000"/>
        </w:rPr>
        <w:t>Specifying parameters in testng.xml might not be sufficient if you need to pass complex parameters, or parameters that need to be created from Java (complex objects, objects read from a property file or a database, etc...). In this case, you can use a Data Provider to supply the values you need to test.  A Data Provider is a method on your class that returns an array of array of objects.  This method is annotated with @DataProvider: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Ind w:w="-239" w:type="dxa"/>
        <w:tblCellMar>
          <w:top w:w="15" w:type="dxa"/>
          <w:left w:w="15" w:type="dxa"/>
          <w:bottom w:w="15" w:type="dxa"/>
          <w:right w:w="15" w:type="dxa"/>
        </w:tblCellMar>
        <w:tblLook w:val="04A0" w:firstRow="1" w:lastRow="0" w:firstColumn="1" w:lastColumn="0" w:noHBand="0" w:noVBand="1"/>
      </w:tblPr>
      <w:tblGrid>
        <w:gridCol w:w="2560"/>
        <w:gridCol w:w="50"/>
      </w:tblGrid>
      <w:tr w:rsidR="00996E20" w:rsidRPr="00B734AF" w:rsidTr="00F25C4E">
        <w:trPr>
          <w:gridAfter w:val="1"/>
          <w:wAfter w:w="5" w:type="dxa"/>
          <w:tblCellSpacing w:w="15" w:type="dxa"/>
        </w:trPr>
        <w:tc>
          <w:tcPr>
            <w:tcW w:w="2515" w:type="dxa"/>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@DataProvider(name = "test1")</w:t>
            </w:r>
          </w:p>
        </w:tc>
      </w:tr>
      <w:tr w:rsidR="00996E20" w:rsidRPr="00B734AF" w:rsidTr="00F25C4E">
        <w:trPr>
          <w:tblCellSpacing w:w="15" w:type="dxa"/>
        </w:trPr>
        <w:tc>
          <w:tcPr>
            <w:tcW w:w="2545" w:type="dxa"/>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Object[][] createData1()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return new Object[][] {</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 "Cedric", new Integer(36)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3"/>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 "Anne", new Integer(37)},</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27"/>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lastRenderedPageBreak/>
              <w:t>//This test method declares that its data should be supplied by the Data Provider</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//named "test1"</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2"/>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@Test(dataProvider = "test1")</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void verifyData1(String n1, Integer n2)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9"/>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System.out.println(n1 + " " + n2);</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will print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7"/>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Cedric 36</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Anne 37</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A @Test method specifies its Data Provider with the dataProvider attribute.  This name must correspond to a method on the same class annotated with @DataProvider(name="...") with a matching name.</w:t>
      </w:r>
    </w:p>
    <w:p w:rsidR="00996E20" w:rsidRPr="00B734AF" w:rsidRDefault="00996E20" w:rsidP="00996E20">
      <w:pPr>
        <w:spacing w:before="100" w:beforeAutospacing="1" w:after="100" w:afterAutospacing="1"/>
        <w:rPr>
          <w:rFonts w:asciiTheme="minorHAnsi" w:hAnsiTheme="minorHAnsi" w:cs="Arial"/>
          <w:color w:val="000000"/>
        </w:rPr>
      </w:pPr>
      <w:r w:rsidRPr="00B734AF">
        <w:rPr>
          <w:rFonts w:asciiTheme="minorHAnsi" w:hAnsiTheme="minorHAnsi" w:cs="Arial"/>
          <w:color w:val="000000"/>
        </w:rPr>
        <w:t>By default, the data provider will be looked for in the current test class or one of its base classes. If you want to put your data provider in a different class, it needs to be a static method and you specify the class where it can be found in thedataProviderClass attribute: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1"/>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class StaticProvider {</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@DataProvider(name = "create")</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4"/>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public static Object[][] createData() {</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return new Object[][]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new Object[] { new Integer(42) }</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class MyTest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8"/>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@Test(dataProvider = "create", dataProviderClass = StaticProvider.class)</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public void test(Integer n)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4"/>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 ...</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The Data Provider method can return one of the following two types:</w:t>
      </w:r>
    </w:p>
    <w:p w:rsidR="00996E20" w:rsidRPr="00B734AF" w:rsidRDefault="00996E20" w:rsidP="00FA2801">
      <w:pPr>
        <w:numPr>
          <w:ilvl w:val="0"/>
          <w:numId w:val="8"/>
        </w:numPr>
        <w:spacing w:before="100" w:beforeAutospacing="1" w:after="100" w:afterAutospacing="1"/>
        <w:rPr>
          <w:rFonts w:asciiTheme="minorHAnsi" w:hAnsiTheme="minorHAnsi" w:cs="Arial"/>
          <w:color w:val="000000"/>
        </w:rPr>
      </w:pPr>
      <w:r w:rsidRPr="00B734AF">
        <w:rPr>
          <w:rFonts w:asciiTheme="minorHAnsi" w:hAnsiTheme="minorHAnsi" w:cs="Arial"/>
          <w:color w:val="000000"/>
        </w:rPr>
        <w:t>An array of array of objects (Object[][]) where the first dimension's size is the number of times the test method will be invoked and the second dimension size contains an array of objects that must be compatible with the parameter types of the test method. This is the cast illustrated by the example above.</w:t>
      </w:r>
    </w:p>
    <w:p w:rsidR="00996E20" w:rsidRPr="00B734AF" w:rsidRDefault="00996E20" w:rsidP="00FA2801">
      <w:pPr>
        <w:numPr>
          <w:ilvl w:val="0"/>
          <w:numId w:val="8"/>
        </w:numPr>
        <w:spacing w:before="100" w:beforeAutospacing="1" w:after="100" w:afterAutospacing="1"/>
        <w:rPr>
          <w:rFonts w:asciiTheme="minorHAnsi" w:hAnsiTheme="minorHAnsi" w:cs="Arial"/>
          <w:color w:val="000000"/>
        </w:rPr>
      </w:pPr>
      <w:r w:rsidRPr="00B734AF">
        <w:rPr>
          <w:rFonts w:asciiTheme="minorHAnsi" w:hAnsiTheme="minorHAnsi" w:cs="Arial"/>
          <w:color w:val="000000"/>
        </w:rPr>
        <w:lastRenderedPageBreak/>
        <w:t>An Iterator&lt;Object[]&gt;. The only difference with Object[][] is that an Iterator lets you create your test data lazily. TestNG will invoke the iterator and then the test method with the parameters returned by this iterator one by one. This is particularly useful if you have a lot of parameter sets to pass to the method and you don't want to create all of them upfront.</w:t>
      </w:r>
    </w:p>
    <w:p w:rsidR="00996E20" w:rsidRPr="00B734AF" w:rsidRDefault="00996E20" w:rsidP="00996E20">
      <w:pPr>
        <w:rPr>
          <w:rFonts w:asciiTheme="minorHAnsi" w:hAnsiTheme="minorHAnsi" w:cs="Arial"/>
        </w:rPr>
      </w:pPr>
      <w:r w:rsidRPr="00B734AF">
        <w:rPr>
          <w:rFonts w:asciiTheme="minorHAnsi" w:hAnsiTheme="minorHAnsi" w:cs="Arial"/>
          <w:color w:val="000000"/>
        </w:rPr>
        <w:t>Here is an example of this feature: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@DataProvider(name = "test1")</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Iterator&lt;Object[]&gt; createData()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4"/>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return new MyIterator(DATA);</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If you declare your @DataProvider as taking a java.lang.reflect.Method as first parameter, TestNG will pass the current test method for this first parameter. This is particularly useful when several test methods use the same@DataProvider and you want it to return different values depending on which test method it is supplying data for.</w:t>
      </w:r>
    </w:p>
    <w:p w:rsidR="00996E20" w:rsidRPr="00B734AF" w:rsidRDefault="00996E20" w:rsidP="00996E20">
      <w:pPr>
        <w:spacing w:before="100" w:beforeAutospacing="1" w:after="100" w:afterAutospacing="1"/>
        <w:rPr>
          <w:rFonts w:asciiTheme="minorHAnsi" w:hAnsiTheme="minorHAnsi" w:cs="Arial"/>
          <w:color w:val="000000"/>
        </w:rPr>
      </w:pPr>
      <w:r w:rsidRPr="00B734AF">
        <w:rPr>
          <w:rFonts w:asciiTheme="minorHAnsi" w:hAnsiTheme="minorHAnsi" w:cs="Arial"/>
          <w:color w:val="000000"/>
        </w:rPr>
        <w:t>For example, the following code prints the name of the test method inside its @DataProvider: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4"/>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@DataProvider(name = "dp")</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Object[][] createData(Method m)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45"/>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System.out.println(m.</w:t>
            </w:r>
            <w:r w:rsidRPr="00B734AF">
              <w:rPr>
                <w:rFonts w:asciiTheme="minorHAnsi" w:hAnsiTheme="minorHAnsi" w:cs="Arial"/>
                <w:color w:val="FF0000"/>
              </w:rPr>
              <w:t>getName</w:t>
            </w:r>
            <w:r w:rsidRPr="00B734AF">
              <w:rPr>
                <w:rFonts w:asciiTheme="minorHAnsi" w:hAnsiTheme="minorHAnsi" w:cs="Arial"/>
              </w:rPr>
              <w:t>());  // print test method name</w:t>
            </w:r>
          </w:p>
        </w:tc>
      </w:tr>
      <w:tr w:rsidR="009745F3" w:rsidRPr="00B734AF" w:rsidTr="00D459CD">
        <w:trPr>
          <w:tblCellSpacing w:w="15" w:type="dxa"/>
        </w:trPr>
        <w:tc>
          <w:tcPr>
            <w:tcW w:w="0" w:type="auto"/>
            <w:gridSpan w:val="2"/>
            <w:vAlign w:val="center"/>
            <w:hideMark/>
          </w:tcPr>
          <w:p w:rsidR="009745F3" w:rsidRPr="00B734AF" w:rsidRDefault="009745F3" w:rsidP="00D459CD">
            <w:pPr>
              <w:rPr>
                <w:rFonts w:asciiTheme="minorHAnsi" w:hAnsiTheme="minorHAnsi" w:cs="Arial"/>
              </w:rPr>
            </w:pP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return new Object[][] { new Object[] { "Cedric"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2"/>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@Test(dataProvider = "dp")</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void test1(String s)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2"/>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@Test(dataProvider = "dp")</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void test2(String s) {</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and will therefore display: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test1</w:t>
            </w:r>
          </w:p>
        </w:tc>
      </w:tr>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test2</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Data providers can run in parallel with the attribute parallel: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@DataProvider(parallel = true)</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lastRenderedPageBreak/>
              <w:t>// ...</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Parallel data providers running from an XML file share the same pool of threads, which has a size of 10 by default. You can modify this value in the &lt;suite&gt; tag of your XML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52"/>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&lt;suite name="Suite1" data-provider-thread-count="20" &gt;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rPr>
      </w:pPr>
      <w:r w:rsidRPr="00B734AF">
        <w:rPr>
          <w:rFonts w:asciiTheme="minorHAnsi" w:hAnsiTheme="minorHAnsi" w:cs="Arial"/>
          <w:color w:val="000000"/>
        </w:rPr>
        <w:t>If you want to run a few specific data providers in a different thread pool, you need to run them from a different XML file.</w:t>
      </w:r>
    </w:p>
    <w:p w:rsidR="00996E20" w:rsidRPr="00B734AF" w:rsidRDefault="00996E20" w:rsidP="00996E20">
      <w:pPr>
        <w:spacing w:before="100" w:beforeAutospacing="1" w:after="100" w:afterAutospacing="1"/>
        <w:rPr>
          <w:rFonts w:asciiTheme="minorHAnsi" w:hAnsiTheme="minorHAnsi" w:cs="Arial"/>
          <w:color w:val="000000"/>
        </w:rPr>
      </w:pPr>
      <w:bookmarkStart w:id="22" w:name="parameters-reports"/>
      <w:r w:rsidRPr="00B734AF">
        <w:rPr>
          <w:rFonts w:asciiTheme="minorHAnsi" w:hAnsiTheme="minorHAnsi" w:cs="Arial"/>
          <w:i/>
          <w:iCs/>
          <w:color w:val="000000"/>
        </w:rPr>
        <w:t>5.6.3 - Parameters in reports</w:t>
      </w:r>
      <w:bookmarkEnd w:id="22"/>
    </w:p>
    <w:p w:rsidR="00996E20" w:rsidRPr="00B734AF" w:rsidRDefault="00996E20" w:rsidP="00996E20">
      <w:pPr>
        <w:spacing w:before="100" w:beforeAutospacing="1" w:after="100" w:afterAutospacing="1"/>
        <w:rPr>
          <w:rFonts w:asciiTheme="minorHAnsi" w:hAnsiTheme="minorHAnsi" w:cs="Arial"/>
          <w:color w:val="000000"/>
        </w:rPr>
      </w:pPr>
      <w:r w:rsidRPr="00B734AF">
        <w:rPr>
          <w:rFonts w:asciiTheme="minorHAnsi" w:hAnsiTheme="minorHAnsi" w:cs="Arial"/>
          <w:color w:val="000000"/>
        </w:rPr>
        <w:t>Parameters used to invoke your test methods are shown in the HTML reports generated by TestNG. Here is an example:</w:t>
      </w:r>
    </w:p>
    <w:p w:rsidR="00996E20" w:rsidRPr="00B734AF" w:rsidRDefault="00996E20" w:rsidP="00996E20">
      <w:pPr>
        <w:spacing w:before="100" w:beforeAutospacing="1" w:after="100" w:afterAutospacing="1"/>
        <w:outlineLvl w:val="4"/>
        <w:rPr>
          <w:rFonts w:asciiTheme="minorHAnsi" w:hAnsiTheme="minorHAnsi" w:cs="Arial"/>
          <w:b/>
          <w:bCs/>
          <w:color w:val="000000"/>
        </w:rPr>
      </w:pPr>
    </w:p>
    <w:p w:rsidR="00996E20" w:rsidRPr="00B734AF" w:rsidRDefault="00996E20" w:rsidP="00996E20">
      <w:pPr>
        <w:spacing w:before="100" w:beforeAutospacing="1" w:after="100" w:afterAutospacing="1"/>
        <w:outlineLvl w:val="4"/>
        <w:rPr>
          <w:rFonts w:asciiTheme="minorHAnsi" w:hAnsiTheme="minorHAnsi" w:cs="Arial"/>
          <w:b/>
          <w:bCs/>
          <w:color w:val="000000"/>
        </w:rPr>
      </w:pPr>
    </w:p>
    <w:p w:rsidR="00996E20" w:rsidRPr="00B734AF" w:rsidRDefault="00996E20" w:rsidP="00996E20">
      <w:pPr>
        <w:spacing w:before="100" w:beforeAutospacing="1" w:after="100" w:afterAutospacing="1"/>
        <w:outlineLvl w:val="4"/>
        <w:rPr>
          <w:rFonts w:asciiTheme="minorHAnsi" w:hAnsiTheme="minorHAnsi" w:cs="Arial"/>
          <w:b/>
          <w:bCs/>
          <w:color w:val="000000"/>
        </w:rPr>
      </w:pPr>
      <w:r w:rsidRPr="00B734AF">
        <w:rPr>
          <w:rFonts w:asciiTheme="minorHAnsi" w:hAnsiTheme="minorHAnsi" w:cs="Arial"/>
          <w:b/>
          <w:bCs/>
          <w:color w:val="000000"/>
        </w:rPr>
        <w:t>.10.2 - Parallel tests, classes and methods</w:t>
      </w:r>
      <w:bookmarkEnd w:id="19"/>
    </w:p>
    <w:p w:rsidR="00996E20" w:rsidRPr="00B734AF" w:rsidRDefault="00996E20" w:rsidP="00996E20">
      <w:pPr>
        <w:rPr>
          <w:rFonts w:asciiTheme="minorHAnsi" w:hAnsiTheme="minorHAnsi" w:cs="Arial"/>
        </w:rPr>
      </w:pPr>
      <w:r w:rsidRPr="00B734AF">
        <w:rPr>
          <w:rFonts w:asciiTheme="minorHAnsi" w:hAnsiTheme="minorHAnsi" w:cs="Arial"/>
          <w:color w:val="000000"/>
        </w:rPr>
        <w:t>The </w:t>
      </w:r>
      <w:r w:rsidRPr="00B734AF">
        <w:rPr>
          <w:rFonts w:asciiTheme="minorHAnsi" w:hAnsiTheme="minorHAnsi" w:cs="Arial"/>
          <w:i/>
          <w:iCs/>
          <w:color w:val="000000"/>
        </w:rPr>
        <w:t>parallel</w:t>
      </w:r>
      <w:r w:rsidRPr="00B734AF">
        <w:rPr>
          <w:rFonts w:asciiTheme="minorHAnsi" w:hAnsiTheme="minorHAnsi" w:cs="Arial"/>
          <w:color w:val="000000"/>
        </w:rPr>
        <w:t> attribute on the &lt;suite&gt; tag can take one of following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48"/>
        <w:gridCol w:w="45"/>
      </w:tblGrid>
      <w:tr w:rsidR="00996E20" w:rsidRPr="00B734AF" w:rsidTr="00F25C4E">
        <w:trPr>
          <w:trHeight w:val="487"/>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&lt;suite name="My suite" parallel="methods" thread-count="5"&gt;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&lt;suite name="My suite" parallel="tests" thread-count="5"&gt;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1"/>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&lt;suite name="My suite" parallel="classes" thread-count="5"&gt;</w:t>
            </w:r>
          </w:p>
        </w:tc>
      </w:tr>
    </w:tbl>
    <w:p w:rsidR="00996E20" w:rsidRPr="00B734AF" w:rsidRDefault="00802C2E" w:rsidP="00996E20">
      <w:pPr>
        <w:rPr>
          <w:rFonts w:asciiTheme="minorHAnsi" w:hAnsiTheme="minorHAnsi" w:cs="Arial"/>
          <w:color w:val="000000"/>
        </w:rPr>
      </w:pPr>
      <w:hyperlink r:id="rId74" w:anchor="viewSource" w:tooltip="view source" w:history="1">
        <w:r w:rsidR="00996E20" w:rsidRPr="00B734AF">
          <w:rPr>
            <w:rFonts w:asciiTheme="minorHAnsi" w:hAnsiTheme="minorHAnsi" w:cs="Arial"/>
            <w:color w:val="0000FF"/>
          </w:rPr>
          <w:t>view source</w:t>
        </w:r>
      </w:hyperlink>
    </w:p>
    <w:p w:rsidR="00996E20" w:rsidRPr="00B734AF" w:rsidRDefault="00802C2E" w:rsidP="00996E20">
      <w:pPr>
        <w:rPr>
          <w:rFonts w:asciiTheme="minorHAnsi" w:hAnsiTheme="minorHAnsi" w:cs="Arial"/>
          <w:color w:val="000000"/>
        </w:rPr>
      </w:pPr>
      <w:hyperlink r:id="rId75" w:anchor="printSource" w:tooltip="print" w:history="1">
        <w:r w:rsidR="00996E20" w:rsidRPr="00B734AF">
          <w:rPr>
            <w:rFonts w:asciiTheme="minorHAnsi" w:hAnsiTheme="minorHAnsi" w:cs="Arial"/>
            <w:color w:val="0000FF"/>
          </w:rPr>
          <w:t>print</w:t>
        </w:r>
      </w:hyperlink>
      <w:hyperlink r:id="rId76" w:anchor="about" w:tooltip="?" w:history="1">
        <w:r w:rsidR="00996E20" w:rsidRPr="00B734AF">
          <w:rPr>
            <w:rFonts w:asciiTheme="minorHAnsi" w:hAnsiTheme="minorHAnsi" w:cs="Arial"/>
            <w:color w:val="0000FF"/>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0"/>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&lt;suite name="My suite" parallel="instances" thread-count="5"&gt;</w:t>
            </w:r>
          </w:p>
        </w:tc>
      </w:tr>
    </w:tbl>
    <w:p w:rsidR="00996E20" w:rsidRPr="00B734AF" w:rsidRDefault="00996E20" w:rsidP="00FA2801">
      <w:pPr>
        <w:numPr>
          <w:ilvl w:val="0"/>
          <w:numId w:val="7"/>
        </w:numPr>
        <w:spacing w:before="100" w:beforeAutospacing="1" w:after="100" w:afterAutospacing="1"/>
        <w:rPr>
          <w:rFonts w:asciiTheme="minorHAnsi" w:hAnsiTheme="minorHAnsi" w:cs="Arial"/>
          <w:color w:val="000000"/>
        </w:rPr>
      </w:pPr>
      <w:r w:rsidRPr="00B734AF">
        <w:rPr>
          <w:rFonts w:asciiTheme="minorHAnsi" w:hAnsiTheme="minorHAnsi" w:cs="Arial"/>
          <w:b/>
          <w:bCs/>
          <w:color w:val="000000"/>
        </w:rPr>
        <w:t>parallel="methods"</w:t>
      </w:r>
      <w:r w:rsidRPr="00B734AF">
        <w:rPr>
          <w:rFonts w:asciiTheme="minorHAnsi" w:hAnsiTheme="minorHAnsi" w:cs="Arial"/>
          <w:color w:val="000000"/>
        </w:rPr>
        <w:t>: TestNG will run all your test methods in separate threads. Dependent methods will also run in separate threads but they will respect the order that you specified.</w:t>
      </w:r>
    </w:p>
    <w:p w:rsidR="00996E20" w:rsidRPr="00B734AF" w:rsidRDefault="00996E20" w:rsidP="00996E20">
      <w:pPr>
        <w:ind w:left="720"/>
        <w:rPr>
          <w:rFonts w:asciiTheme="minorHAnsi" w:hAnsiTheme="minorHAnsi" w:cs="Arial"/>
          <w:color w:val="000000"/>
        </w:rPr>
      </w:pPr>
    </w:p>
    <w:p w:rsidR="00996E20" w:rsidRPr="00B734AF" w:rsidRDefault="00996E20" w:rsidP="00FA2801">
      <w:pPr>
        <w:numPr>
          <w:ilvl w:val="0"/>
          <w:numId w:val="7"/>
        </w:numPr>
        <w:spacing w:before="100" w:beforeAutospacing="1" w:after="100" w:afterAutospacing="1"/>
        <w:rPr>
          <w:rFonts w:asciiTheme="minorHAnsi" w:hAnsiTheme="minorHAnsi" w:cs="Arial"/>
          <w:color w:val="000000"/>
        </w:rPr>
      </w:pPr>
      <w:r w:rsidRPr="00B734AF">
        <w:rPr>
          <w:rFonts w:asciiTheme="minorHAnsi" w:hAnsiTheme="minorHAnsi" w:cs="Arial"/>
          <w:b/>
          <w:bCs/>
          <w:color w:val="000000"/>
        </w:rPr>
        <w:t>parallel="tests"</w:t>
      </w:r>
      <w:r w:rsidRPr="00B734AF">
        <w:rPr>
          <w:rFonts w:asciiTheme="minorHAnsi" w:hAnsiTheme="minorHAnsi" w:cs="Arial"/>
          <w:color w:val="000000"/>
        </w:rPr>
        <w:t>: TestNG will run all the methods in the same &lt;test&gt; tag in the same thread, but each &lt;test&gt; tag will be in a separate thread. This allows you to group all your classes that are not thread safe in the same &lt;test&gt; and guarantee they will all run in the same thread while taking advantage of TestNG using as many threads as possible to run your tests.</w:t>
      </w:r>
    </w:p>
    <w:p w:rsidR="00996E20" w:rsidRPr="00B734AF" w:rsidRDefault="00996E20" w:rsidP="00996E20">
      <w:pPr>
        <w:ind w:left="720"/>
        <w:rPr>
          <w:rFonts w:asciiTheme="minorHAnsi" w:hAnsiTheme="minorHAnsi" w:cs="Arial"/>
          <w:color w:val="000000"/>
        </w:rPr>
      </w:pPr>
    </w:p>
    <w:p w:rsidR="00996E20" w:rsidRPr="00B734AF" w:rsidRDefault="00996E20" w:rsidP="00FA2801">
      <w:pPr>
        <w:numPr>
          <w:ilvl w:val="0"/>
          <w:numId w:val="7"/>
        </w:numPr>
        <w:spacing w:before="100" w:beforeAutospacing="1" w:after="100" w:afterAutospacing="1"/>
        <w:rPr>
          <w:rFonts w:asciiTheme="minorHAnsi" w:hAnsiTheme="minorHAnsi" w:cs="Arial"/>
          <w:color w:val="000000"/>
        </w:rPr>
      </w:pPr>
      <w:r w:rsidRPr="00B734AF">
        <w:rPr>
          <w:rFonts w:asciiTheme="minorHAnsi" w:hAnsiTheme="minorHAnsi" w:cs="Arial"/>
          <w:b/>
          <w:bCs/>
          <w:color w:val="000000"/>
        </w:rPr>
        <w:lastRenderedPageBreak/>
        <w:t>parallel="classes"</w:t>
      </w:r>
      <w:r w:rsidRPr="00B734AF">
        <w:rPr>
          <w:rFonts w:asciiTheme="minorHAnsi" w:hAnsiTheme="minorHAnsi" w:cs="Arial"/>
          <w:color w:val="000000"/>
        </w:rPr>
        <w:t>: TestNG will run all the methods in the same class in the same thread, but each class will be run in a separate thread.</w:t>
      </w:r>
    </w:p>
    <w:p w:rsidR="00996E20" w:rsidRPr="00B734AF" w:rsidRDefault="00996E20" w:rsidP="00996E20">
      <w:pPr>
        <w:ind w:left="720"/>
        <w:rPr>
          <w:rFonts w:asciiTheme="minorHAnsi" w:hAnsiTheme="minorHAnsi" w:cs="Arial"/>
          <w:color w:val="000000"/>
        </w:rPr>
      </w:pPr>
    </w:p>
    <w:p w:rsidR="00996E20" w:rsidRPr="00B734AF" w:rsidRDefault="00996E20" w:rsidP="00FA2801">
      <w:pPr>
        <w:numPr>
          <w:ilvl w:val="0"/>
          <w:numId w:val="7"/>
        </w:numPr>
        <w:spacing w:before="100" w:beforeAutospacing="1" w:after="100" w:afterAutospacing="1"/>
        <w:rPr>
          <w:rFonts w:asciiTheme="minorHAnsi" w:hAnsiTheme="minorHAnsi" w:cs="Arial"/>
          <w:color w:val="000000"/>
        </w:rPr>
      </w:pPr>
      <w:r w:rsidRPr="00B734AF">
        <w:rPr>
          <w:rFonts w:asciiTheme="minorHAnsi" w:hAnsiTheme="minorHAnsi" w:cs="Arial"/>
          <w:b/>
          <w:bCs/>
          <w:color w:val="000000"/>
        </w:rPr>
        <w:t>parallel="instances"</w:t>
      </w:r>
      <w:r w:rsidRPr="00B734AF">
        <w:rPr>
          <w:rFonts w:asciiTheme="minorHAnsi" w:hAnsiTheme="minorHAnsi" w:cs="Arial"/>
          <w:color w:val="000000"/>
        </w:rPr>
        <w:t>: TestNG will run all the methods in the same instance in the same thread, but two methods on two different instances will be running in different threads.</w:t>
      </w:r>
    </w:p>
    <w:p w:rsidR="00996E20" w:rsidRPr="00B734AF" w:rsidRDefault="00996E20" w:rsidP="00996E20">
      <w:pPr>
        <w:pStyle w:val="Heading3"/>
        <w:pBdr>
          <w:bottom w:val="single" w:sz="6" w:space="0" w:color="CCCCCC"/>
        </w:pBdr>
        <w:shd w:val="clear" w:color="auto" w:fill="FFFFFF"/>
        <w:spacing w:before="240" w:after="48"/>
        <w:ind w:left="-121"/>
        <w:rPr>
          <w:rFonts w:asciiTheme="minorHAnsi" w:hAnsiTheme="minorHAnsi" w:cs="Arial"/>
          <w:color w:val="000000"/>
          <w:sz w:val="24"/>
          <w:szCs w:val="24"/>
        </w:rPr>
      </w:pPr>
      <w:r w:rsidRPr="00B734AF">
        <w:rPr>
          <w:rFonts w:asciiTheme="minorHAnsi" w:hAnsiTheme="minorHAnsi" w:cs="Arial"/>
          <w:color w:val="000000"/>
          <w:sz w:val="24"/>
          <w:szCs w:val="24"/>
        </w:rPr>
        <w:t>Assert vs. Verify</w:t>
      </w:r>
    </w:p>
    <w:p w:rsidR="00996E20" w:rsidRPr="00B734AF" w:rsidRDefault="00996E20" w:rsidP="00996E20">
      <w:pPr>
        <w:rPr>
          <w:rFonts w:asciiTheme="minorHAnsi" w:hAnsiTheme="minorHAnsi" w:cs="Arial"/>
        </w:rPr>
      </w:pPr>
      <w:r w:rsidRPr="00B734AF">
        <w:rPr>
          <w:rFonts w:asciiTheme="minorHAnsi" w:hAnsiTheme="minorHAnsi" w:cs="Arial"/>
          <w:color w:val="000000"/>
          <w:shd w:val="clear" w:color="auto" w:fill="FFFFFF"/>
        </w:rPr>
        <w:t>Here’s the trade-off. If you use an assert, the test will stop at that point and not run any subsequent checks. Sometimes, perhaps often, that is what you want. If the test fails you will immediately know the test did not pass. Test engines such as TestNG and JUnit have plugins for commonly used development environments (Chap 5) which conveniently flag these tests as failed tests. The advantage: you have an immediate visual of whether the checks passed. The disadvantage: when a check does fail, there are other checks which were never performed, so you have no information on their status.</w:t>
      </w:r>
    </w:p>
    <w:p w:rsidR="00996E20" w:rsidRPr="00B734AF" w:rsidRDefault="00996E20" w:rsidP="00996E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Theme="minorHAnsi" w:hAnsiTheme="minorHAnsi" w:cs="Arial"/>
          <w:color w:val="000000"/>
        </w:rPr>
      </w:pPr>
      <w:r w:rsidRPr="00B734AF">
        <w:rPr>
          <w:rFonts w:asciiTheme="minorHAnsi" w:hAnsiTheme="minorHAnsi" w:cs="Arial"/>
          <w:b/>
          <w:color w:val="000000"/>
        </w:rPr>
        <w:t>preserve-order</w:t>
      </w:r>
      <w:r w:rsidRPr="00B734AF">
        <w:rPr>
          <w:rFonts w:asciiTheme="minorHAnsi" w:hAnsiTheme="minorHAnsi" w:cs="Arial"/>
          <w:color w:val="000000"/>
        </w:rPr>
        <w:t xml:space="preserve"> - use to run method ,classes sequentially</w:t>
      </w:r>
    </w:p>
    <w:p w:rsidR="00996E20" w:rsidRPr="00B734AF" w:rsidRDefault="00996E20" w:rsidP="00996E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Theme="minorHAnsi" w:hAnsiTheme="minorHAnsi" w:cs="Arial"/>
          <w:color w:val="000000"/>
        </w:rPr>
      </w:pPr>
    </w:p>
    <w:p w:rsidR="00996E20" w:rsidRPr="00B734AF" w:rsidRDefault="00996E20" w:rsidP="00996E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Theme="minorHAnsi" w:hAnsiTheme="minorHAnsi" w:cs="Arial"/>
          <w:color w:val="000000"/>
        </w:rPr>
      </w:pPr>
    </w:p>
    <w:p w:rsidR="00996E20" w:rsidRPr="00B734AF" w:rsidRDefault="00996E20" w:rsidP="00996E20">
      <w:pPr>
        <w:rPr>
          <w:rFonts w:asciiTheme="minorHAnsi" w:hAnsiTheme="minorHAnsi" w:cs="Arial"/>
          <w:color w:val="000000"/>
          <w:shd w:val="clear" w:color="auto" w:fill="FFFFFF"/>
        </w:rPr>
      </w:pPr>
      <w:r w:rsidRPr="00B734AF">
        <w:rPr>
          <w:rFonts w:asciiTheme="minorHAnsi" w:hAnsiTheme="minorHAnsi" w:cs="Arial"/>
        </w:rPr>
        <w:t xml:space="preserve">Listener - </w:t>
      </w:r>
      <w:r w:rsidRPr="00B734AF">
        <w:rPr>
          <w:rFonts w:asciiTheme="minorHAnsi" w:hAnsiTheme="minorHAnsi" w:cs="Arial"/>
          <w:color w:val="000000"/>
          <w:shd w:val="clear" w:color="auto" w:fill="FFFFFF"/>
        </w:rPr>
        <w:t xml:space="preserve">Invoked each time before a test will be invoked. </w:t>
      </w:r>
    </w:p>
    <w:p w:rsidR="00996E20" w:rsidRPr="00B734AF" w:rsidRDefault="00996E20"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Listeners are basically those entities which are tuned into one or more events that may arise.</w:t>
      </w:r>
    </w:p>
    <w:p w:rsidR="00996E20" w:rsidRPr="00B734AF" w:rsidRDefault="00996E20"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w:t>
      </w: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Requirement Analysis</w:t>
      </w: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Test Planning</w:t>
      </w: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Test Case Development</w:t>
      </w: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Environment Setup</w:t>
      </w: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Test Execution</w:t>
      </w:r>
    </w:p>
    <w:p w:rsidR="00807570" w:rsidRPr="00B734AF" w:rsidRDefault="00807570" w:rsidP="00FA2801">
      <w:pPr>
        <w:numPr>
          <w:ilvl w:val="0"/>
          <w:numId w:val="10"/>
        </w:numPr>
        <w:shd w:val="clear" w:color="auto" w:fill="FFFFFF"/>
        <w:spacing w:before="100" w:beforeAutospacing="1" w:after="100" w:afterAutospacing="1"/>
        <w:rPr>
          <w:rFonts w:asciiTheme="minorHAnsi" w:hAnsiTheme="minorHAnsi" w:cs="Arial"/>
          <w:color w:val="000000"/>
        </w:rPr>
      </w:pPr>
    </w:p>
    <w:p w:rsidR="00996E20" w:rsidRPr="00B734AF" w:rsidRDefault="00996E20" w:rsidP="00FA2801">
      <w:pPr>
        <w:numPr>
          <w:ilvl w:val="0"/>
          <w:numId w:val="10"/>
        </w:numPr>
        <w:shd w:val="clear" w:color="auto" w:fill="FFFFFF"/>
        <w:spacing w:before="100" w:beforeAutospacing="1" w:after="100" w:afterAutospacing="1"/>
        <w:rPr>
          <w:rFonts w:asciiTheme="minorHAnsi" w:hAnsiTheme="minorHAnsi" w:cs="Arial"/>
          <w:color w:val="000000"/>
        </w:rPr>
      </w:pPr>
      <w:r w:rsidRPr="00B734AF">
        <w:rPr>
          <w:rFonts w:asciiTheme="minorHAnsi" w:hAnsiTheme="minorHAnsi" w:cs="Arial"/>
          <w:color w:val="000000"/>
        </w:rPr>
        <w:t>Test Cycle Closure</w:t>
      </w:r>
    </w:p>
    <w:p w:rsidR="00996E20" w:rsidRPr="00B734AF" w:rsidRDefault="00996E20" w:rsidP="00996E20">
      <w:pPr>
        <w:shd w:val="clear" w:color="auto" w:fill="FFFFFF"/>
        <w:spacing w:after="45"/>
        <w:rPr>
          <w:rFonts w:asciiTheme="minorHAnsi" w:hAnsiTheme="minorHAnsi" w:cs="Arial"/>
          <w:b/>
          <w:bCs/>
          <w:color w:val="000000"/>
        </w:rPr>
      </w:pPr>
    </w:p>
    <w:p w:rsidR="00996E20" w:rsidRPr="00B734AF" w:rsidRDefault="00996E20" w:rsidP="00996E20">
      <w:pPr>
        <w:shd w:val="clear" w:color="auto" w:fill="FFFFFF"/>
        <w:spacing w:after="45"/>
        <w:rPr>
          <w:rFonts w:asciiTheme="minorHAnsi" w:hAnsiTheme="minorHAnsi" w:cs="Arial"/>
          <w:b/>
          <w:bCs/>
          <w:color w:val="000000"/>
        </w:rPr>
      </w:pPr>
    </w:p>
    <w:p w:rsidR="00996E20" w:rsidRPr="00B734AF" w:rsidRDefault="00996E20" w:rsidP="00996E20">
      <w:pPr>
        <w:shd w:val="clear" w:color="auto" w:fill="FFFFFF"/>
        <w:spacing w:after="45"/>
        <w:rPr>
          <w:rFonts w:asciiTheme="minorHAnsi" w:hAnsiTheme="minorHAnsi" w:cs="Arial"/>
          <w:b/>
          <w:bCs/>
          <w:color w:val="000000"/>
        </w:rPr>
      </w:pPr>
      <w:r w:rsidRPr="00B734AF">
        <w:rPr>
          <w:rFonts w:asciiTheme="minorHAnsi" w:hAnsiTheme="minorHAnsi" w:cs="Arial"/>
          <w:b/>
          <w:bCs/>
          <w:color w:val="000000"/>
        </w:rPr>
        <w:t>What is TestNG?</w:t>
      </w:r>
    </w:p>
    <w:p w:rsidR="00996E20" w:rsidRPr="00B734AF" w:rsidRDefault="00996E20" w:rsidP="00996E20">
      <w:pPr>
        <w:shd w:val="clear" w:color="auto" w:fill="FFFFFF"/>
        <w:jc w:val="both"/>
        <w:rPr>
          <w:rFonts w:asciiTheme="minorHAnsi" w:hAnsiTheme="minorHAnsi" w:cs="Arial"/>
          <w:color w:val="000000"/>
        </w:rPr>
      </w:pPr>
      <w:r w:rsidRPr="00B734AF">
        <w:rPr>
          <w:rFonts w:asciiTheme="minorHAnsi" w:hAnsiTheme="minorHAnsi" w:cs="Arial"/>
          <w:b/>
          <w:bCs/>
          <w:color w:val="000000"/>
        </w:rPr>
        <w:t>A:</w:t>
      </w:r>
      <w:r w:rsidRPr="00B734AF">
        <w:rPr>
          <w:rFonts w:asciiTheme="minorHAnsi" w:hAnsiTheme="minorHAnsi" w:cs="Arial"/>
          <w:color w:val="000000"/>
        </w:rPr>
        <w:t> TestNG is an open source </w:t>
      </w:r>
      <w:r w:rsidRPr="00B734AF">
        <w:rPr>
          <w:rFonts w:asciiTheme="minorHAnsi" w:hAnsiTheme="minorHAnsi" w:cs="Arial"/>
          <w:color w:val="009900"/>
          <w:u w:val="single"/>
        </w:rPr>
        <w:t>automated testing framework</w:t>
      </w:r>
      <w:r w:rsidRPr="00B734AF">
        <w:rPr>
          <w:rFonts w:asciiTheme="minorHAnsi" w:hAnsiTheme="minorHAnsi" w:cs="Arial"/>
          <w:color w:val="000000"/>
        </w:rPr>
        <w:t>; where NG of TestNG means Next Generation. TestNG is similar to JUnit (especially JUnit 4), but its not a JUnit extension. Its inspired by JUnit. It is designed to be better than JUnit, especially when testing integrated classes.</w:t>
      </w:r>
    </w:p>
    <w:p w:rsidR="00996E20" w:rsidRPr="00B734AF" w:rsidRDefault="00996E20" w:rsidP="00996E20">
      <w:pPr>
        <w:shd w:val="clear" w:color="auto" w:fill="FFFFFF"/>
        <w:spacing w:after="45"/>
        <w:rPr>
          <w:rFonts w:asciiTheme="minorHAnsi" w:hAnsiTheme="minorHAnsi" w:cs="Arial"/>
          <w:b/>
          <w:bCs/>
          <w:color w:val="000000"/>
        </w:rPr>
      </w:pPr>
    </w:p>
    <w:p w:rsidR="00996E20" w:rsidRPr="00B734AF" w:rsidRDefault="00996E20" w:rsidP="00996E20">
      <w:pPr>
        <w:shd w:val="clear" w:color="auto" w:fill="FFFFFF"/>
        <w:spacing w:after="45"/>
        <w:rPr>
          <w:rFonts w:asciiTheme="minorHAnsi" w:hAnsiTheme="minorHAnsi" w:cs="Arial"/>
          <w:b/>
          <w:bCs/>
          <w:color w:val="000000"/>
        </w:rPr>
      </w:pPr>
      <w:r w:rsidRPr="00B734AF">
        <w:rPr>
          <w:rFonts w:asciiTheme="minorHAnsi" w:hAnsiTheme="minorHAnsi" w:cs="Arial"/>
          <w:b/>
          <w:bCs/>
          <w:color w:val="000000"/>
        </w:rPr>
        <w:t>What are the features of TestNG?</w:t>
      </w:r>
    </w:p>
    <w:p w:rsidR="00996E20" w:rsidRPr="00B734AF" w:rsidRDefault="00996E20" w:rsidP="00996E20">
      <w:pPr>
        <w:shd w:val="clear" w:color="auto" w:fill="FFFFFF"/>
        <w:jc w:val="both"/>
        <w:rPr>
          <w:rFonts w:asciiTheme="minorHAnsi" w:hAnsiTheme="minorHAnsi" w:cs="Arial"/>
          <w:color w:val="000000"/>
        </w:rPr>
      </w:pPr>
      <w:r w:rsidRPr="00B734AF">
        <w:rPr>
          <w:rFonts w:asciiTheme="minorHAnsi" w:hAnsiTheme="minorHAnsi" w:cs="Arial"/>
          <w:b/>
          <w:bCs/>
          <w:color w:val="000000"/>
        </w:rPr>
        <w:lastRenderedPageBreak/>
        <w:t>A:</w:t>
      </w:r>
      <w:r w:rsidRPr="00B734AF">
        <w:rPr>
          <w:rFonts w:asciiTheme="minorHAnsi" w:hAnsiTheme="minorHAnsi" w:cs="Arial"/>
          <w:color w:val="000000"/>
        </w:rPr>
        <w:t> Features of TestNG are:</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Annotations.</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TestNG uses more Java and OO features.</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Supports testing integrated classes (e.g., by default, no need to create a new test class instance for every test method).</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Separate compile-time test code from run-time configuration/data info.</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Flexible runtime configuration.</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Introduces ‘test groups’. Once you have compiled your tests, you can just ask TestNG to run all the "front-end" tests, or "fast", "slow", "database", etc...</w:t>
      </w:r>
    </w:p>
    <w:p w:rsidR="00996E20" w:rsidRPr="00B734AF" w:rsidRDefault="00996E20" w:rsidP="00FA2801">
      <w:pPr>
        <w:numPr>
          <w:ilvl w:val="0"/>
          <w:numId w:val="9"/>
        </w:numPr>
        <w:shd w:val="clear" w:color="auto" w:fill="FFFFFF"/>
        <w:ind w:left="0"/>
        <w:jc w:val="both"/>
        <w:rPr>
          <w:rFonts w:asciiTheme="minorHAnsi" w:hAnsiTheme="minorHAnsi" w:cs="Arial"/>
          <w:color w:val="000000"/>
        </w:rPr>
      </w:pPr>
      <w:r w:rsidRPr="00B734AF">
        <w:rPr>
          <w:rFonts w:asciiTheme="minorHAnsi" w:hAnsiTheme="minorHAnsi" w:cs="Arial"/>
          <w:color w:val="000000"/>
        </w:rPr>
        <w:t>Supports Dependent test methods, parallel testing, </w:t>
      </w:r>
      <w:r w:rsidRPr="00B734AF">
        <w:rPr>
          <w:rFonts w:asciiTheme="minorHAnsi" w:hAnsiTheme="minorHAnsi" w:cs="Arial"/>
          <w:color w:val="009900"/>
          <w:u w:val="single"/>
        </w:rPr>
        <w:t>load testing</w:t>
      </w:r>
      <w:r w:rsidRPr="00B734AF">
        <w:rPr>
          <w:rFonts w:asciiTheme="minorHAnsi" w:hAnsiTheme="minorHAnsi" w:cs="Arial"/>
          <w:color w:val="000000"/>
        </w:rPr>
        <w:t>, partial failure.</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Flexible plug-in API.</w:t>
      </w:r>
    </w:p>
    <w:p w:rsidR="00996E20" w:rsidRPr="00B734AF" w:rsidRDefault="00996E20" w:rsidP="00FA2801">
      <w:pPr>
        <w:numPr>
          <w:ilvl w:val="0"/>
          <w:numId w:val="9"/>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Support for multi threaded testing.</w:t>
      </w:r>
    </w:p>
    <w:p w:rsidR="00996E20" w:rsidRPr="00B734AF" w:rsidRDefault="00996E20" w:rsidP="00996E20">
      <w:pPr>
        <w:shd w:val="clear" w:color="auto" w:fill="FFFFFF"/>
        <w:spacing w:before="192" w:after="240"/>
        <w:jc w:val="both"/>
        <w:rPr>
          <w:rFonts w:asciiTheme="minorHAnsi" w:hAnsiTheme="minorHAnsi" w:cs="Arial"/>
          <w:b/>
          <w:color w:val="000000"/>
        </w:rPr>
      </w:pPr>
      <w:r w:rsidRPr="00B734AF">
        <w:rPr>
          <w:rFonts w:asciiTheme="minorHAnsi" w:hAnsiTheme="minorHAnsi" w:cs="Arial"/>
          <w:b/>
          <w:color w:val="000000"/>
        </w:rPr>
        <w:t>Order of Sequence in Annotations</w:t>
      </w:r>
    </w:p>
    <w:p w:rsidR="00996E20" w:rsidRPr="00B734AF" w:rsidRDefault="00802C2E" w:rsidP="00996E20">
      <w:pPr>
        <w:shd w:val="clear" w:color="auto" w:fill="FFFFFF"/>
        <w:spacing w:before="192" w:after="240"/>
        <w:jc w:val="both"/>
        <w:rPr>
          <w:rFonts w:asciiTheme="minorHAnsi" w:hAnsiTheme="minorHAnsi" w:cs="Arial"/>
          <w:b/>
          <w:color w:val="000000"/>
        </w:rPr>
      </w:pPr>
      <w:hyperlink r:id="rId77" w:history="1">
        <w:r w:rsidR="00996E20" w:rsidRPr="00B734AF">
          <w:rPr>
            <w:rStyle w:val="Hyperlink"/>
            <w:rFonts w:asciiTheme="minorHAnsi" w:eastAsiaTheme="minorEastAsia" w:hAnsiTheme="minorHAnsi" w:cs="Arial"/>
          </w:rPr>
          <w:t>http://www.tutorialspoint.com/testng/testng_execution_procedure.htm</w:t>
        </w:r>
      </w:hyperlink>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beforeSuite</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beforeTest</w:t>
      </w:r>
    </w:p>
    <w:p w:rsidR="00996E20" w:rsidRPr="00B734AF" w:rsidRDefault="001C344A"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beforeClass</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beforeMethod</w:t>
      </w:r>
      <w:r w:rsidRPr="00B734AF">
        <w:rPr>
          <w:rFonts w:asciiTheme="minorHAnsi" w:hAnsiTheme="minorHAnsi" w:cs="Arial"/>
          <w:color w:val="111111"/>
          <w:highlight w:val="yellow"/>
          <w:shd w:val="clear" w:color="auto" w:fill="FFFFFF"/>
        </w:rPr>
        <w:t>. Execute the method just before executing any test method in the class.</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test case 1</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afterMethod</w:t>
      </w:r>
      <w:r w:rsidRPr="00B734AF">
        <w:rPr>
          <w:rStyle w:val="apple-converted-space"/>
          <w:rFonts w:asciiTheme="minorHAnsi" w:eastAsiaTheme="majorEastAsia" w:hAnsiTheme="minorHAnsi" w:cs="Arial"/>
          <w:color w:val="111111"/>
          <w:shd w:val="clear" w:color="auto" w:fill="FFFFFF"/>
        </w:rPr>
        <w:t> </w:t>
      </w:r>
      <w:r w:rsidRPr="00B734AF">
        <w:rPr>
          <w:rFonts w:asciiTheme="minorHAnsi" w:hAnsiTheme="minorHAnsi" w:cs="Arial"/>
          <w:color w:val="111111"/>
          <w:highlight w:val="yellow"/>
          <w:shd w:val="clear" w:color="auto" w:fill="FFFFFF"/>
        </w:rPr>
        <w:t>Execute the method after executing every test method in the class</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beforeMethod</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test case 2</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afterMethod</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afterClass</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highlight w:val="yellow"/>
        </w:rPr>
      </w:pPr>
      <w:r w:rsidRPr="00B734AF">
        <w:rPr>
          <w:rFonts w:asciiTheme="minorHAnsi" w:hAnsiTheme="minorHAnsi" w:cs="Arial"/>
          <w:color w:val="000000"/>
          <w:highlight w:val="yellow"/>
        </w:rPr>
        <w:t xml:space="preserve"> afterTest</w:t>
      </w:r>
    </w:p>
    <w:p w:rsidR="00996E20" w:rsidRPr="00B734AF" w:rsidRDefault="00996E20" w:rsidP="00996E20">
      <w:pPr>
        <w:pBdr>
          <w:top w:val="single" w:sz="6" w:space="4" w:color="D6D6D6"/>
          <w:left w:val="single" w:sz="6" w:space="4" w:color="D6D6D6"/>
          <w:bottom w:val="single" w:sz="6" w:space="2"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rPr>
      </w:pPr>
      <w:r w:rsidRPr="00B734AF">
        <w:rPr>
          <w:rFonts w:asciiTheme="minorHAnsi" w:hAnsiTheme="minorHAnsi" w:cs="Arial"/>
          <w:color w:val="000000"/>
          <w:highlight w:val="yellow"/>
        </w:rPr>
        <w:t xml:space="preserve"> afterSuite</w:t>
      </w:r>
    </w:p>
    <w:p w:rsidR="00996E20" w:rsidRPr="00B734AF" w:rsidRDefault="00996E20" w:rsidP="00996E20">
      <w:pPr>
        <w:shd w:val="clear" w:color="auto" w:fill="FFFFFF"/>
        <w:spacing w:after="45"/>
        <w:rPr>
          <w:rFonts w:asciiTheme="minorHAnsi" w:hAnsiTheme="minorHAnsi" w:cs="Arial"/>
          <w:b/>
          <w:bCs/>
          <w:color w:val="000000"/>
        </w:rPr>
      </w:pPr>
      <w:r w:rsidRPr="00B734AF">
        <w:rPr>
          <w:rFonts w:asciiTheme="minorHAnsi" w:hAnsiTheme="minorHAnsi" w:cs="Arial"/>
          <w:b/>
          <w:bCs/>
          <w:color w:val="000000"/>
        </w:rPr>
        <w:t> What are the different ways in which TestNG can be invoked?</w:t>
      </w:r>
    </w:p>
    <w:p w:rsidR="00996E20" w:rsidRPr="00B734AF" w:rsidRDefault="00996E20" w:rsidP="00996E20">
      <w:pPr>
        <w:shd w:val="clear" w:color="auto" w:fill="FFFFFF"/>
        <w:jc w:val="both"/>
        <w:rPr>
          <w:rFonts w:asciiTheme="minorHAnsi" w:hAnsiTheme="minorHAnsi" w:cs="Arial"/>
          <w:color w:val="000000"/>
        </w:rPr>
      </w:pPr>
      <w:r w:rsidRPr="00B734AF">
        <w:rPr>
          <w:rFonts w:asciiTheme="minorHAnsi" w:hAnsiTheme="minorHAnsi" w:cs="Arial"/>
          <w:b/>
          <w:bCs/>
          <w:color w:val="000000"/>
        </w:rPr>
        <w:t>A:</w:t>
      </w:r>
      <w:r w:rsidRPr="00B734AF">
        <w:rPr>
          <w:rFonts w:asciiTheme="minorHAnsi" w:hAnsiTheme="minorHAnsi" w:cs="Arial"/>
          <w:color w:val="000000"/>
        </w:rPr>
        <w:t> You can invoke TestNG in several different ways:</w:t>
      </w:r>
    </w:p>
    <w:p w:rsidR="00996E20" w:rsidRPr="00B734AF" w:rsidRDefault="00996E20" w:rsidP="00FA2801">
      <w:pPr>
        <w:numPr>
          <w:ilvl w:val="0"/>
          <w:numId w:val="11"/>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Using Eclipse</w:t>
      </w:r>
    </w:p>
    <w:p w:rsidR="00996E20" w:rsidRPr="00B734AF" w:rsidRDefault="00996E20" w:rsidP="00FA2801">
      <w:pPr>
        <w:numPr>
          <w:ilvl w:val="0"/>
          <w:numId w:val="11"/>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With ant</w:t>
      </w:r>
    </w:p>
    <w:p w:rsidR="00996E20" w:rsidRPr="00B734AF" w:rsidRDefault="00996E20" w:rsidP="00FA2801">
      <w:pPr>
        <w:numPr>
          <w:ilvl w:val="0"/>
          <w:numId w:val="11"/>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From the command line</w:t>
      </w:r>
    </w:p>
    <w:p w:rsidR="00996E20" w:rsidRPr="00B734AF" w:rsidRDefault="00996E20" w:rsidP="00996E20">
      <w:pPr>
        <w:shd w:val="clear" w:color="auto" w:fill="FFFFFF"/>
        <w:spacing w:before="192" w:after="240"/>
        <w:jc w:val="both"/>
        <w:rPr>
          <w:rFonts w:asciiTheme="minorHAnsi" w:hAnsiTheme="minorHAnsi" w:cs="Arial"/>
          <w:b/>
          <w:color w:val="000000"/>
        </w:rPr>
      </w:pPr>
      <w:r w:rsidRPr="00B734AF">
        <w:rPr>
          <w:rFonts w:asciiTheme="minorHAnsi" w:hAnsiTheme="minorHAnsi" w:cs="Arial"/>
          <w:b/>
          <w:color w:val="000000"/>
        </w:rPr>
        <w:lastRenderedPageBreak/>
        <w:t>Verbose in testNG.xml</w:t>
      </w:r>
    </w:p>
    <w:p w:rsidR="00996E20" w:rsidRPr="00B734AF" w:rsidRDefault="00802C2E" w:rsidP="00996E20">
      <w:pPr>
        <w:shd w:val="clear" w:color="auto" w:fill="FFFFFF"/>
        <w:spacing w:before="192" w:after="240"/>
        <w:jc w:val="both"/>
        <w:rPr>
          <w:rFonts w:asciiTheme="minorHAnsi" w:hAnsiTheme="minorHAnsi" w:cs="Arial"/>
          <w:b/>
          <w:color w:val="000000"/>
        </w:rPr>
      </w:pPr>
      <w:hyperlink r:id="rId78" w:history="1">
        <w:r w:rsidR="00996E20" w:rsidRPr="00B734AF">
          <w:rPr>
            <w:rStyle w:val="Hyperlink"/>
            <w:rFonts w:asciiTheme="minorHAnsi" w:eastAsiaTheme="minorEastAsia" w:hAnsiTheme="minorHAnsi" w:cs="Arial"/>
          </w:rPr>
          <w:t>http://seleniumone-by-arun.blogspot.in/2013/05/158-understanding-usage-of-verbose.html</w:t>
        </w:r>
      </w:hyperlink>
    </w:p>
    <w:p w:rsidR="00996E20" w:rsidRPr="00B734AF" w:rsidRDefault="00996E20" w:rsidP="00996E20">
      <w:pPr>
        <w:shd w:val="clear" w:color="auto" w:fill="FFFFFF"/>
        <w:spacing w:before="192" w:after="240"/>
        <w:jc w:val="both"/>
        <w:rPr>
          <w:rFonts w:asciiTheme="minorHAnsi" w:hAnsiTheme="minorHAnsi" w:cs="Arial"/>
          <w:color w:val="000000"/>
        </w:rPr>
      </w:pPr>
      <w:r w:rsidRPr="00B734AF">
        <w:rPr>
          <w:rFonts w:asciiTheme="minorHAnsi" w:hAnsiTheme="minorHAnsi" w:cs="Arial"/>
          <w:color w:val="000000"/>
        </w:rPr>
        <w:t>It can be 1 to 10 value , it defines the log file detail in eclipse 1 is less detail 10 is large details</w:t>
      </w:r>
    </w:p>
    <w:p w:rsidR="00996E20" w:rsidRPr="00B734AF" w:rsidRDefault="00996E20" w:rsidP="00996E20">
      <w:pPr>
        <w:shd w:val="clear" w:color="auto" w:fill="FFFFFF"/>
        <w:spacing w:before="192" w:after="240"/>
        <w:jc w:val="both"/>
        <w:rPr>
          <w:rFonts w:asciiTheme="minorHAnsi" w:hAnsiTheme="minorHAnsi" w:cs="Arial"/>
          <w:color w:val="000000"/>
        </w:rPr>
      </w:pPr>
    </w:p>
    <w:p w:rsidR="00996E20" w:rsidRPr="00B734AF" w:rsidRDefault="00996E20" w:rsidP="00996E20">
      <w:pPr>
        <w:shd w:val="clear" w:color="auto" w:fill="FFFFFF"/>
        <w:spacing w:before="192" w:after="240"/>
        <w:jc w:val="both"/>
        <w:rPr>
          <w:rFonts w:asciiTheme="minorHAnsi" w:hAnsiTheme="minorHAnsi" w:cs="Arial"/>
          <w:b/>
          <w:bCs/>
          <w:color w:val="000000"/>
          <w:shd w:val="clear" w:color="auto" w:fill="FFFFFF"/>
        </w:rPr>
      </w:pPr>
      <w:r w:rsidRPr="00B734AF">
        <w:rPr>
          <w:rFonts w:asciiTheme="minorHAnsi" w:hAnsiTheme="minorHAnsi" w:cs="Arial"/>
          <w:b/>
          <w:bCs/>
          <w:color w:val="000000"/>
          <w:shd w:val="clear" w:color="auto" w:fill="FFFFFF"/>
        </w:rPr>
        <w:t>How to you specify a group in testng.xml?</w:t>
      </w:r>
    </w:p>
    <w:p w:rsidR="00996E20" w:rsidRPr="00B734AF" w:rsidRDefault="00996E20" w:rsidP="00996E20">
      <w:pPr>
        <w:shd w:val="clear" w:color="auto" w:fill="FFFFFF"/>
        <w:spacing w:before="192" w:after="240"/>
        <w:jc w:val="both"/>
        <w:rPr>
          <w:rFonts w:asciiTheme="minorHAnsi" w:hAnsiTheme="minorHAnsi" w:cs="Arial"/>
          <w:color w:val="000000"/>
        </w:rPr>
      </w:pPr>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 xml:space="preserve">sophisticated groupings of test methods. </w:t>
      </w:r>
      <w:r w:rsidRPr="00B734AF">
        <w:rPr>
          <w:rStyle w:val="apple-converted-space"/>
          <w:rFonts w:asciiTheme="minorHAnsi" w:eastAsiaTheme="majorEastAsia" w:hAnsiTheme="minorHAnsi" w:cs="Arial"/>
          <w:color w:val="000000"/>
        </w:rPr>
        <w:t> </w:t>
      </w:r>
      <w:r w:rsidRPr="00B734AF">
        <w:rPr>
          <w:rFonts w:asciiTheme="minorHAnsi" w:hAnsiTheme="minorHAnsi" w:cs="Arial"/>
          <w:color w:val="000000"/>
        </w:rPr>
        <w:t>Not only can you declare that methods belong to groups, but you can also specify groups that contain other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public class Test1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9"/>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@Test(groups = { "functest", "checkintest"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public void testMethod1()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5"/>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@Test(groups = {"functest", "checkintest"}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public void testMethod2()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0"/>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@Test(groups = { "functest"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public void testMethod3()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w:t>
            </w:r>
          </w:p>
        </w:tc>
      </w:tr>
    </w:tbl>
    <w:p w:rsidR="00996E20" w:rsidRPr="00B734AF" w:rsidRDefault="00996E20" w:rsidP="00996E20">
      <w:pPr>
        <w:shd w:val="clear" w:color="auto" w:fill="FFFFDD"/>
        <w:spacing w:line="198" w:lineRule="atLeast"/>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tblGrid>
      <w:tr w:rsidR="00996E20" w:rsidRPr="00B734AF" w:rsidTr="00D459CD">
        <w:trPr>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w:t>
            </w:r>
          </w:p>
        </w:tc>
      </w:tr>
    </w:tbl>
    <w:p w:rsidR="00996E20" w:rsidRPr="00B734AF" w:rsidRDefault="00996E20" w:rsidP="00996E20">
      <w:pPr>
        <w:rPr>
          <w:rFonts w:asciiTheme="minorHAnsi" w:hAnsiTheme="minorHAnsi" w:cs="Arial"/>
          <w:b/>
        </w:rPr>
      </w:pPr>
      <w:r w:rsidRPr="00B734AF">
        <w:rPr>
          <w:rFonts w:asciiTheme="minorHAnsi" w:hAnsiTheme="minorHAnsi" w:cs="Arial"/>
          <w:b/>
          <w:color w:val="000000"/>
        </w:rPr>
        <w:t>Invoking TestNG with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&lt;test name="Test1"&gt;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&lt;groups&gt;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2"/>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&lt;run&gt;</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&lt;include name="functest"/&gt;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5"/>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&lt;/run&gt;</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&lt;/groups&gt;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7"/>
        <w:gridCol w:w="45"/>
      </w:tblGrid>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&lt;classes&gt;</w:t>
            </w:r>
          </w:p>
        </w:tc>
      </w:tr>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&lt;class name="example1.Test1"/&gt;</w:t>
            </w:r>
          </w:p>
        </w:tc>
      </w:tr>
    </w:tbl>
    <w:p w:rsidR="00996E20" w:rsidRPr="00B734AF" w:rsidRDefault="00996E20" w:rsidP="00996E20">
      <w:pPr>
        <w:shd w:val="clear" w:color="auto" w:fill="FFFFFF"/>
        <w:rPr>
          <w:rFonts w:asciiTheme="minorHAnsi" w:hAnsiTheme="minorHAnsi" w:cs="Arial"/>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5"/>
        <w:gridCol w:w="45"/>
      </w:tblGrid>
      <w:tr w:rsidR="00996E20" w:rsidRPr="00B734AF" w:rsidTr="00D459CD">
        <w:trPr>
          <w:tblCellSpacing w:w="15" w:type="dxa"/>
        </w:trPr>
        <w:tc>
          <w:tcPr>
            <w:tcW w:w="0" w:type="auto"/>
            <w:gridSpan w:val="2"/>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  &lt;/classes&gt;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r w:rsidRPr="00B734AF">
              <w:rPr>
                <w:rFonts w:asciiTheme="minorHAnsi" w:hAnsiTheme="minorHAnsi" w:cs="Arial"/>
              </w:rPr>
              <w:t>&lt;/test&gt;</w:t>
            </w:r>
          </w:p>
        </w:tc>
      </w:tr>
      <w:tr w:rsidR="00996E20" w:rsidRPr="00B734AF" w:rsidTr="00D459CD">
        <w:trPr>
          <w:gridAfter w:val="1"/>
          <w:tblCellSpacing w:w="15" w:type="dxa"/>
        </w:trPr>
        <w:tc>
          <w:tcPr>
            <w:tcW w:w="0" w:type="auto"/>
            <w:vAlign w:val="center"/>
            <w:hideMark/>
          </w:tcPr>
          <w:p w:rsidR="00996E20" w:rsidRPr="00B734AF" w:rsidRDefault="00996E20" w:rsidP="00D459CD">
            <w:pPr>
              <w:rPr>
                <w:rFonts w:asciiTheme="minorHAnsi" w:hAnsiTheme="minorHAnsi" w:cs="Arial"/>
              </w:rPr>
            </w:pPr>
          </w:p>
          <w:p w:rsidR="00996E20" w:rsidRPr="00B734AF" w:rsidRDefault="00996E20" w:rsidP="00D459CD">
            <w:pPr>
              <w:shd w:val="clear" w:color="auto" w:fill="FFFFFF"/>
              <w:spacing w:after="45"/>
              <w:rPr>
                <w:rFonts w:asciiTheme="minorHAnsi" w:hAnsiTheme="minorHAnsi" w:cs="Arial"/>
                <w:b/>
                <w:bCs/>
                <w:color w:val="000000"/>
              </w:rPr>
            </w:pPr>
            <w:r w:rsidRPr="00B734AF">
              <w:rPr>
                <w:rFonts w:asciiTheme="minorHAnsi" w:hAnsiTheme="minorHAnsi" w:cs="Arial"/>
                <w:b/>
                <w:bCs/>
                <w:color w:val="000000"/>
              </w:rPr>
              <w:lastRenderedPageBreak/>
              <w:t>: What is parametric testing?</w:t>
            </w:r>
          </w:p>
          <w:p w:rsidR="00996E20" w:rsidRPr="00B734AF" w:rsidRDefault="00996E20" w:rsidP="00D459CD">
            <w:pPr>
              <w:shd w:val="clear" w:color="auto" w:fill="FFFFFF"/>
              <w:jc w:val="both"/>
              <w:rPr>
                <w:rFonts w:asciiTheme="minorHAnsi" w:hAnsiTheme="minorHAnsi" w:cs="Arial"/>
                <w:color w:val="000000"/>
              </w:rPr>
            </w:pPr>
            <w:r w:rsidRPr="00B734AF">
              <w:rPr>
                <w:rFonts w:asciiTheme="minorHAnsi" w:hAnsiTheme="minorHAnsi" w:cs="Arial"/>
                <w:b/>
                <w:bCs/>
                <w:color w:val="000000"/>
              </w:rPr>
              <w:t>A:</w:t>
            </w:r>
            <w:r w:rsidRPr="00B734AF">
              <w:rPr>
                <w:rFonts w:asciiTheme="minorHAnsi" w:hAnsiTheme="minorHAnsi" w:cs="Arial"/>
                <w:color w:val="000000"/>
              </w:rPr>
              <w:t> In most cases, you'll come across a scenario where the business logic requires a hugely varying number of tests. </w:t>
            </w:r>
            <w:r w:rsidRPr="00B734AF">
              <w:rPr>
                <w:rFonts w:asciiTheme="minorHAnsi" w:hAnsiTheme="minorHAnsi" w:cs="Arial"/>
                <w:i/>
                <w:iCs/>
                <w:color w:val="000000"/>
              </w:rPr>
              <w:t>Parameterized tests</w:t>
            </w:r>
            <w:r w:rsidRPr="00B734AF">
              <w:rPr>
                <w:rFonts w:asciiTheme="minorHAnsi" w:hAnsiTheme="minorHAnsi" w:cs="Arial"/>
                <w:color w:val="000000"/>
              </w:rPr>
              <w:t> allow developers to run the same test over and over again using different values.</w:t>
            </w:r>
          </w:p>
          <w:p w:rsidR="00996E20" w:rsidRPr="00B734AF" w:rsidRDefault="00996E20" w:rsidP="00D459CD">
            <w:pPr>
              <w:shd w:val="clear" w:color="auto" w:fill="FFFFFF"/>
              <w:spacing w:before="192" w:after="240"/>
              <w:jc w:val="both"/>
              <w:rPr>
                <w:rFonts w:asciiTheme="minorHAnsi" w:hAnsiTheme="minorHAnsi" w:cs="Arial"/>
                <w:color w:val="000000"/>
              </w:rPr>
            </w:pPr>
            <w:r w:rsidRPr="00B734AF">
              <w:rPr>
                <w:rFonts w:asciiTheme="minorHAnsi" w:hAnsiTheme="minorHAnsi" w:cs="Arial"/>
                <w:color w:val="000000"/>
              </w:rPr>
              <w:t>TestNG lets you pass parameters directly to your test methods in two different ways:</w:t>
            </w:r>
          </w:p>
          <w:p w:rsidR="00996E20" w:rsidRPr="00B734AF" w:rsidRDefault="00996E20" w:rsidP="00FA2801">
            <w:pPr>
              <w:numPr>
                <w:ilvl w:val="0"/>
                <w:numId w:val="12"/>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With testng.xml</w:t>
            </w:r>
          </w:p>
          <w:p w:rsidR="00996E20" w:rsidRPr="00B734AF" w:rsidRDefault="00996E20" w:rsidP="00FA2801">
            <w:pPr>
              <w:numPr>
                <w:ilvl w:val="0"/>
                <w:numId w:val="12"/>
              </w:numPr>
              <w:shd w:val="clear" w:color="auto" w:fill="FFFFFF"/>
              <w:spacing w:before="192" w:after="240"/>
              <w:ind w:left="0"/>
              <w:jc w:val="both"/>
              <w:rPr>
                <w:rFonts w:asciiTheme="minorHAnsi" w:hAnsiTheme="minorHAnsi" w:cs="Arial"/>
                <w:color w:val="000000"/>
              </w:rPr>
            </w:pPr>
            <w:r w:rsidRPr="00B734AF">
              <w:rPr>
                <w:rFonts w:asciiTheme="minorHAnsi" w:hAnsiTheme="minorHAnsi" w:cs="Arial"/>
                <w:color w:val="000000"/>
              </w:rPr>
              <w:t>With Data Providers</w:t>
            </w:r>
          </w:p>
          <w:p w:rsidR="00996E20" w:rsidRPr="00B734AF" w:rsidRDefault="00996E20" w:rsidP="00D459CD">
            <w:pPr>
              <w:shd w:val="clear" w:color="auto" w:fill="FFFFFF"/>
              <w:spacing w:after="45"/>
              <w:rPr>
                <w:rFonts w:asciiTheme="minorHAnsi" w:hAnsiTheme="minorHAnsi" w:cs="Arial"/>
                <w:b/>
                <w:bCs/>
                <w:color w:val="000000"/>
              </w:rPr>
            </w:pPr>
            <w:r w:rsidRPr="00B734AF">
              <w:rPr>
                <w:rFonts w:asciiTheme="minorHAnsi" w:hAnsiTheme="minorHAnsi" w:cs="Arial"/>
                <w:b/>
                <w:bCs/>
                <w:color w:val="000000"/>
              </w:rPr>
              <w:t>Q: What are different ways in which you can generate the reports of TestNg results?</w:t>
            </w:r>
          </w:p>
          <w:p w:rsidR="00996E20" w:rsidRPr="00B734AF" w:rsidRDefault="00996E20" w:rsidP="00D459CD">
            <w:pPr>
              <w:shd w:val="clear" w:color="auto" w:fill="FFFFFF"/>
              <w:jc w:val="both"/>
              <w:rPr>
                <w:rFonts w:asciiTheme="minorHAnsi" w:hAnsiTheme="minorHAnsi" w:cs="Arial"/>
                <w:color w:val="000000"/>
              </w:rPr>
            </w:pPr>
            <w:r w:rsidRPr="00B734AF">
              <w:rPr>
                <w:rFonts w:asciiTheme="minorHAnsi" w:hAnsiTheme="minorHAnsi" w:cs="Arial"/>
                <w:b/>
                <w:bCs/>
                <w:color w:val="000000"/>
              </w:rPr>
              <w:t>A:</w:t>
            </w:r>
            <w:r w:rsidRPr="00B734AF">
              <w:rPr>
                <w:rFonts w:asciiTheme="minorHAnsi" w:hAnsiTheme="minorHAnsi" w:cs="Arial"/>
                <w:color w:val="000000"/>
              </w:rPr>
              <w:t> There are two main ways to generate a report with TestNG:</w:t>
            </w:r>
          </w:p>
          <w:p w:rsidR="00996E20" w:rsidRPr="00B734AF" w:rsidRDefault="007020A9" w:rsidP="00FA2801">
            <w:pPr>
              <w:numPr>
                <w:ilvl w:val="0"/>
                <w:numId w:val="13"/>
              </w:numPr>
              <w:shd w:val="clear" w:color="auto" w:fill="FFFFFF"/>
              <w:ind w:left="0"/>
              <w:jc w:val="both"/>
              <w:rPr>
                <w:rFonts w:asciiTheme="minorHAnsi" w:hAnsiTheme="minorHAnsi" w:cs="Arial"/>
                <w:color w:val="000000"/>
              </w:rPr>
            </w:pPr>
            <w:r w:rsidRPr="00B734AF">
              <w:rPr>
                <w:rFonts w:asciiTheme="minorHAnsi" w:hAnsiTheme="minorHAnsi" w:cs="Arial"/>
                <w:b/>
                <w:bCs/>
                <w:color w:val="000000"/>
              </w:rPr>
              <w:t>Listeners:</w:t>
            </w:r>
            <w:r w:rsidR="00996E20" w:rsidRPr="00B734AF">
              <w:rPr>
                <w:rFonts w:asciiTheme="minorHAnsi" w:hAnsiTheme="minorHAnsi" w:cs="Arial"/>
                <w:color w:val="000000"/>
              </w:rPr>
              <w:t> For implementing a listener class, the class has to implement the</w:t>
            </w:r>
            <w:r w:rsidR="00996E20" w:rsidRPr="00B734AF">
              <w:rPr>
                <w:rFonts w:asciiTheme="minorHAnsi" w:hAnsiTheme="minorHAnsi" w:cs="Arial"/>
                <w:i/>
                <w:iCs/>
                <w:color w:val="000000"/>
              </w:rPr>
              <w:t>org.testng.ITestListener</w:t>
            </w:r>
            <w:r w:rsidR="00996E20" w:rsidRPr="00B734AF">
              <w:rPr>
                <w:rFonts w:asciiTheme="minorHAnsi" w:hAnsiTheme="minorHAnsi" w:cs="Arial"/>
                <w:color w:val="000000"/>
              </w:rPr>
              <w:t> interface. These classes are notified at runtime by TestNG when the test starts, finishes, fails, skips, or passes.</w:t>
            </w:r>
          </w:p>
          <w:p w:rsidR="00996E20" w:rsidRPr="00B734AF" w:rsidRDefault="007020A9" w:rsidP="00FA2801">
            <w:pPr>
              <w:numPr>
                <w:ilvl w:val="0"/>
                <w:numId w:val="13"/>
              </w:numPr>
              <w:shd w:val="clear" w:color="auto" w:fill="FFFFFF"/>
              <w:ind w:left="0"/>
              <w:jc w:val="both"/>
              <w:rPr>
                <w:rFonts w:asciiTheme="minorHAnsi" w:hAnsiTheme="minorHAnsi" w:cs="Arial"/>
                <w:color w:val="000000"/>
              </w:rPr>
            </w:pPr>
            <w:r w:rsidRPr="00B734AF">
              <w:rPr>
                <w:rFonts w:asciiTheme="minorHAnsi" w:hAnsiTheme="minorHAnsi" w:cs="Arial"/>
                <w:b/>
                <w:bCs/>
                <w:color w:val="000000"/>
              </w:rPr>
              <w:t>Reporters:</w:t>
            </w:r>
            <w:r w:rsidR="00996E20" w:rsidRPr="00B734AF">
              <w:rPr>
                <w:rFonts w:asciiTheme="minorHAnsi" w:hAnsiTheme="minorHAnsi" w:cs="Arial"/>
                <w:color w:val="000000"/>
              </w:rPr>
              <w:t> For implementing a reporting class, the class has to implement an</w:t>
            </w:r>
            <w:r w:rsidR="00996E20" w:rsidRPr="00B734AF">
              <w:rPr>
                <w:rFonts w:asciiTheme="minorHAnsi" w:hAnsiTheme="minorHAnsi" w:cs="Arial"/>
                <w:i/>
                <w:iCs/>
                <w:color w:val="000000"/>
              </w:rPr>
              <w:t>org.testng.IReporter</w:t>
            </w:r>
            <w:r w:rsidR="00996E20" w:rsidRPr="00B734AF">
              <w:rPr>
                <w:rFonts w:asciiTheme="minorHAnsi" w:hAnsiTheme="minorHAnsi" w:cs="Arial"/>
                <w:color w:val="000000"/>
              </w:rPr>
              <w:t> interface. These classes are called when the whole suite run ends. The object containing the information of the whole test run is passed to this class when called</w:t>
            </w:r>
          </w:p>
          <w:p w:rsidR="00996E20" w:rsidRPr="00B734AF" w:rsidRDefault="00996E20" w:rsidP="00D459CD">
            <w:pPr>
              <w:rPr>
                <w:rFonts w:asciiTheme="minorHAnsi" w:hAnsiTheme="minorHAnsi" w:cs="Arial"/>
              </w:rPr>
            </w:pPr>
          </w:p>
          <w:p w:rsidR="00996E20" w:rsidRPr="00B734AF" w:rsidRDefault="00996E20" w:rsidP="00D459CD">
            <w:pPr>
              <w:shd w:val="clear" w:color="auto" w:fill="FFFFFF"/>
              <w:spacing w:before="48" w:after="48" w:line="360" w:lineRule="atLeast"/>
              <w:ind w:right="48"/>
              <w:outlineLvl w:val="1"/>
              <w:rPr>
                <w:rFonts w:asciiTheme="minorHAnsi" w:hAnsiTheme="minorHAnsi" w:cs="Arial"/>
                <w:color w:val="000000"/>
              </w:rPr>
            </w:pPr>
            <w:r w:rsidRPr="00B734AF">
              <w:rPr>
                <w:rFonts w:asciiTheme="minorHAnsi" w:hAnsiTheme="minorHAnsi" w:cs="Arial"/>
                <w:color w:val="000000"/>
              </w:rPr>
              <w:t>Step 7: Verify the Result</w:t>
            </w:r>
          </w:p>
          <w:p w:rsidR="00996E20" w:rsidRPr="00B734AF" w:rsidRDefault="00996E20" w:rsidP="00D459CD">
            <w:pPr>
              <w:shd w:val="clear" w:color="auto" w:fill="FFFFFF"/>
              <w:jc w:val="both"/>
              <w:rPr>
                <w:rFonts w:asciiTheme="minorHAnsi" w:hAnsiTheme="minorHAnsi" w:cs="Arial"/>
                <w:color w:val="000000"/>
              </w:rPr>
            </w:pPr>
            <w:r w:rsidRPr="00B734AF">
              <w:rPr>
                <w:rFonts w:asciiTheme="minorHAnsi" w:hAnsiTheme="minorHAnsi" w:cs="Arial"/>
                <w:color w:val="000000"/>
              </w:rPr>
              <w:t>Compile the class using </w:t>
            </w:r>
            <w:r w:rsidRPr="00B734AF">
              <w:rPr>
                <w:rFonts w:asciiTheme="minorHAnsi" w:hAnsiTheme="minorHAnsi" w:cs="Arial"/>
                <w:b/>
                <w:bCs/>
                <w:color w:val="000000"/>
              </w:rPr>
              <w:t>javac</w:t>
            </w:r>
            <w:r w:rsidRPr="00B734AF">
              <w:rPr>
                <w:rFonts w:asciiTheme="minorHAnsi" w:hAnsiTheme="minorHAnsi" w:cs="Arial"/>
                <w:color w:val="000000"/>
              </w:rPr>
              <w:t> compiler as follows:</w:t>
            </w:r>
          </w:p>
          <w:p w:rsidR="00996E20" w:rsidRPr="00B734AF" w:rsidRDefault="00996E20" w:rsidP="00D459C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rPr>
            </w:pPr>
            <w:r w:rsidRPr="00B734AF">
              <w:rPr>
                <w:rFonts w:asciiTheme="minorHAnsi" w:hAnsiTheme="minorHAnsi" w:cs="Arial"/>
                <w:color w:val="000000"/>
              </w:rPr>
              <w:t>C:\TestNG_WORKSPACE&gt;javac TestNGSimpleTest.java</w:t>
            </w:r>
          </w:p>
          <w:p w:rsidR="00996E20" w:rsidRPr="00B734AF" w:rsidRDefault="00996E20" w:rsidP="00D459CD">
            <w:pPr>
              <w:shd w:val="clear" w:color="auto" w:fill="FFFFFF"/>
              <w:spacing w:before="192" w:after="240"/>
              <w:jc w:val="both"/>
              <w:rPr>
                <w:rFonts w:asciiTheme="minorHAnsi" w:hAnsiTheme="minorHAnsi" w:cs="Arial"/>
                <w:color w:val="000000"/>
              </w:rPr>
            </w:pPr>
            <w:r w:rsidRPr="00B734AF">
              <w:rPr>
                <w:rFonts w:asciiTheme="minorHAnsi" w:hAnsiTheme="minorHAnsi" w:cs="Arial"/>
                <w:color w:val="000000"/>
              </w:rPr>
              <w:t>Now, invoke the testng.xml to see the result:</w:t>
            </w:r>
          </w:p>
          <w:p w:rsidR="00996E20" w:rsidRPr="00B734AF" w:rsidRDefault="00996E20" w:rsidP="00D459C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color w:val="000000"/>
              </w:rPr>
            </w:pPr>
            <w:r w:rsidRPr="00B734AF">
              <w:rPr>
                <w:rFonts w:asciiTheme="minorHAnsi" w:hAnsiTheme="minorHAnsi" w:cs="Arial"/>
                <w:color w:val="000000"/>
              </w:rPr>
              <w:t>C:\TestNG_WORKSPACE&gt;java -cp "C:\TestNG_WORKSPACE" org.testng.TestNG testng.xml</w:t>
            </w:r>
          </w:p>
          <w:tbl>
            <w:tblPr>
              <w:tblW w:w="8400"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1471"/>
              <w:gridCol w:w="6929"/>
            </w:tblGrid>
            <w:tr w:rsidR="00996E20" w:rsidRPr="00B734AF" w:rsidTr="00D459C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996E20" w:rsidRPr="00B734AF" w:rsidRDefault="00996E20" w:rsidP="00D459CD">
                  <w:pPr>
                    <w:rPr>
                      <w:rFonts w:asciiTheme="minorHAnsi" w:hAnsiTheme="minorHAnsi" w:cs="Arial"/>
                      <w:color w:val="000000"/>
                    </w:rPr>
                  </w:pPr>
                  <w:r w:rsidRPr="00B734AF">
                    <w:rPr>
                      <w:rFonts w:asciiTheme="minorHAnsi" w:hAnsiTheme="minorHAnsi" w:cs="Arial"/>
                      <w:b/>
                      <w:bCs/>
                      <w:color w:val="000000"/>
                    </w:rPr>
                    <w:t>DataProvider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996E20" w:rsidRPr="00B734AF" w:rsidRDefault="00996E20" w:rsidP="00D459CD">
                  <w:pPr>
                    <w:rPr>
                      <w:rFonts w:asciiTheme="minorHAnsi" w:hAnsiTheme="minorHAnsi" w:cs="Arial"/>
                      <w:color w:val="000000"/>
                    </w:rPr>
                  </w:pPr>
                  <w:r w:rsidRPr="00B734AF">
                    <w:rPr>
                      <w:rFonts w:asciiTheme="minorHAnsi" w:hAnsiTheme="minorHAnsi" w:cs="Arial"/>
                      <w:color w:val="000000"/>
                    </w:rPr>
                    <w:t>Marks a method as supplying data for a test method. The annotated method must return an Object[ ][ ] where each Object[ ] can be assigned the parameter list of the test method. The @Test method that wants to receive data from this DataProvider needs to use a dataProvider name equals to the name of this annotation.</w:t>
                  </w:r>
                </w:p>
              </w:tc>
            </w:tr>
          </w:tbl>
          <w:p w:rsidR="00996E20" w:rsidRPr="00B734AF" w:rsidRDefault="00996E20" w:rsidP="00D459CD">
            <w:pPr>
              <w:rPr>
                <w:rFonts w:asciiTheme="minorHAnsi" w:hAnsiTheme="minorHAnsi" w:cs="Arial"/>
              </w:rPr>
            </w:pPr>
          </w:p>
          <w:p w:rsidR="00996E20" w:rsidRPr="00B734AF" w:rsidRDefault="00996E20" w:rsidP="00D459CD">
            <w:pPr>
              <w:rPr>
                <w:rFonts w:asciiTheme="minorHAnsi" w:hAnsiTheme="minorHAnsi" w:cs="Arial"/>
              </w:rPr>
            </w:pP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t xml:space="preserve">Core- All </w:t>
            </w:r>
            <w:r w:rsidR="001C344A" w:rsidRPr="00B734AF">
              <w:rPr>
                <w:rFonts w:eastAsia="Times New Roman" w:cs="Arial"/>
                <w:sz w:val="24"/>
                <w:szCs w:val="24"/>
              </w:rPr>
              <w:t>predefined</w:t>
            </w:r>
            <w:r w:rsidRPr="00B734AF">
              <w:rPr>
                <w:rFonts w:eastAsia="Times New Roman" w:cs="Arial"/>
                <w:sz w:val="24"/>
                <w:szCs w:val="24"/>
              </w:rPr>
              <w:t xml:space="preserve"> events like –type, click,selct</w:t>
            </w:r>
          </w:p>
          <w:p w:rsidR="00996E20" w:rsidRPr="00B734AF" w:rsidRDefault="00996E20" w:rsidP="00D459CD">
            <w:pPr>
              <w:autoSpaceDE w:val="0"/>
              <w:autoSpaceDN w:val="0"/>
              <w:adjustRightInd w:val="0"/>
              <w:rPr>
                <w:rFonts w:asciiTheme="minorHAnsi" w:hAnsiTheme="minorHAnsi" w:cs="Arial"/>
              </w:rPr>
            </w:pPr>
            <w:r w:rsidRPr="00B734AF">
              <w:rPr>
                <w:rFonts w:asciiTheme="minorHAnsi" w:hAnsiTheme="minorHAnsi" w:cs="Arial"/>
                <w:b/>
                <w:bCs/>
                <w:color w:val="7F0055"/>
              </w:rPr>
              <w:t>publicvoid</w:t>
            </w:r>
            <w:r w:rsidRPr="00B734AF">
              <w:rPr>
                <w:rFonts w:asciiTheme="minorHAnsi" w:hAnsiTheme="minorHAnsi" w:cs="Arial"/>
                <w:color w:val="000000"/>
              </w:rPr>
              <w:t xml:space="preserve"> click(By locator){</w:t>
            </w:r>
          </w:p>
          <w:p w:rsidR="00996E20" w:rsidRPr="00B734AF" w:rsidRDefault="00996E20" w:rsidP="00D459CD">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C0"/>
              </w:rPr>
              <w:t>driver</w:t>
            </w:r>
            <w:r w:rsidRPr="00B734AF">
              <w:rPr>
                <w:rFonts w:asciiTheme="minorHAnsi" w:hAnsiTheme="minorHAnsi" w:cs="Arial"/>
                <w:color w:val="000000"/>
              </w:rPr>
              <w:t>.findElement(locator).click();</w:t>
            </w:r>
          </w:p>
          <w:p w:rsidR="00996E20" w:rsidRPr="00B734AF" w:rsidRDefault="00996E20" w:rsidP="00D459CD">
            <w:pPr>
              <w:pStyle w:val="ListParagraph"/>
              <w:spacing w:after="0" w:line="240" w:lineRule="auto"/>
              <w:rPr>
                <w:rFonts w:eastAsia="Times New Roman" w:cs="Arial"/>
                <w:sz w:val="24"/>
                <w:szCs w:val="24"/>
              </w:rPr>
            </w:pPr>
            <w:r w:rsidRPr="00B734AF">
              <w:rPr>
                <w:rFonts w:cs="Arial"/>
                <w:color w:val="000000"/>
                <w:sz w:val="24"/>
                <w:szCs w:val="24"/>
              </w:rPr>
              <w:tab/>
              <w:t>}</w:t>
            </w: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t>Elements</w:t>
            </w: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t>Screenshot</w:t>
            </w: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t>Test</w:t>
            </w: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t>DataProvider</w:t>
            </w:r>
          </w:p>
          <w:p w:rsidR="00996E20" w:rsidRPr="00B734AF" w:rsidRDefault="00996E20" w:rsidP="00FA2801">
            <w:pPr>
              <w:pStyle w:val="ListParagraph"/>
              <w:numPr>
                <w:ilvl w:val="0"/>
                <w:numId w:val="14"/>
              </w:numPr>
              <w:spacing w:after="0" w:line="240" w:lineRule="auto"/>
              <w:rPr>
                <w:rFonts w:eastAsia="Times New Roman" w:cs="Arial"/>
                <w:sz w:val="24"/>
                <w:szCs w:val="24"/>
              </w:rPr>
            </w:pPr>
            <w:r w:rsidRPr="00B734AF">
              <w:rPr>
                <w:rFonts w:eastAsia="Times New Roman" w:cs="Arial"/>
                <w:sz w:val="24"/>
                <w:szCs w:val="24"/>
              </w:rPr>
              <w:lastRenderedPageBreak/>
              <w:t>Exelhandler</w:t>
            </w:r>
          </w:p>
          <w:p w:rsidR="00996E20" w:rsidRPr="00B734AF" w:rsidRDefault="00996E20" w:rsidP="00D459CD">
            <w:pPr>
              <w:pStyle w:val="ListParagraph"/>
              <w:spacing w:after="0" w:line="240" w:lineRule="auto"/>
              <w:rPr>
                <w:rFonts w:eastAsia="Times New Roman" w:cs="Arial"/>
                <w:sz w:val="24"/>
                <w:szCs w:val="24"/>
              </w:rPr>
            </w:pPr>
          </w:p>
        </w:tc>
      </w:tr>
    </w:tbl>
    <w:p w:rsidR="00996E20" w:rsidRPr="00B734AF" w:rsidRDefault="00996E20"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lastRenderedPageBreak/>
        <w:t>Data</w:t>
      </w:r>
      <w:r w:rsidR="001C344A" w:rsidRPr="00B734AF">
        <w:rPr>
          <w:rFonts w:asciiTheme="minorHAnsi" w:hAnsiTheme="minorHAnsi" w:cs="Arial"/>
          <w:color w:val="333333"/>
        </w:rPr>
        <w:t xml:space="preserve"> provider</w:t>
      </w:r>
      <w:r w:rsidRPr="00B734AF">
        <w:rPr>
          <w:rFonts w:asciiTheme="minorHAnsi" w:hAnsiTheme="minorHAnsi" w:cs="Arial"/>
          <w:color w:val="333333"/>
        </w:rPr>
        <w:t xml:space="preserve"> – take input from excel</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646464"/>
        </w:rPr>
        <w:t>@</w:t>
      </w:r>
      <w:r w:rsidR="00682B61" w:rsidRPr="00B734AF">
        <w:rPr>
          <w:rFonts w:asciiTheme="minorHAnsi" w:hAnsiTheme="minorHAnsi" w:cs="Arial"/>
          <w:color w:val="646464"/>
        </w:rPr>
        <w:t>Data Provider</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b/>
          <w:bCs/>
          <w:color w:val="7F0055"/>
        </w:rPr>
        <w:t>publicstatic</w:t>
      </w:r>
      <w:r w:rsidRPr="00B734AF">
        <w:rPr>
          <w:rFonts w:asciiTheme="minorHAnsi" w:hAnsiTheme="minorHAnsi" w:cs="Arial"/>
          <w:color w:val="000000"/>
        </w:rPr>
        <w:t xml:space="preserve"> Object[][] ValidUsernameAndPasswordProvider(ITestContext context) </w:t>
      </w:r>
      <w:r w:rsidRPr="00B734AF">
        <w:rPr>
          <w:rFonts w:asciiTheme="minorHAnsi" w:hAnsiTheme="minorHAnsi" w:cs="Arial"/>
          <w:b/>
          <w:bCs/>
          <w:color w:val="7F0055"/>
        </w:rPr>
        <w:t>throws</w:t>
      </w:r>
      <w:r w:rsidRPr="00B734AF">
        <w:rPr>
          <w:rFonts w:asciiTheme="minorHAnsi" w:hAnsiTheme="minorHAnsi" w:cs="Arial"/>
          <w:color w:val="000000"/>
        </w:rPr>
        <w:t xml:space="preserve"> Exception{</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highlight w:val="lightGray"/>
        </w:rPr>
        <w:t>String</w:t>
      </w:r>
      <w:r w:rsidRPr="00B734AF">
        <w:rPr>
          <w:rFonts w:asciiTheme="minorHAnsi" w:hAnsiTheme="minorHAnsi" w:cs="Arial"/>
          <w:color w:val="000000"/>
        </w:rPr>
        <w:t xml:space="preserve"> xlsloc=context.getCurrentXmlTest().getParameter(</w:t>
      </w:r>
      <w:r w:rsidRPr="00B734AF">
        <w:rPr>
          <w:rFonts w:asciiTheme="minorHAnsi" w:hAnsiTheme="minorHAnsi" w:cs="Arial"/>
          <w:color w:val="2A00FF"/>
        </w:rPr>
        <w:t>"loginXlsLoc"</w:t>
      </w:r>
      <w:r w:rsidRPr="00B734AF">
        <w:rPr>
          <w:rFonts w:asciiTheme="minorHAnsi" w:hAnsiTheme="minorHAnsi" w:cs="Arial"/>
          <w:color w:val="000000"/>
        </w:rPr>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highlight w:val="lightGray"/>
        </w:rPr>
        <w:t>String</w:t>
      </w:r>
      <w:r w:rsidRPr="00B734AF">
        <w:rPr>
          <w:rFonts w:asciiTheme="minorHAnsi" w:hAnsiTheme="minorHAnsi" w:cs="Arial"/>
          <w:color w:val="000000"/>
        </w:rPr>
        <w:t xml:space="preserve"> sheet=context.getCurrentXmlTest().getParameter(</w:t>
      </w:r>
      <w:r w:rsidRPr="00B734AF">
        <w:rPr>
          <w:rFonts w:asciiTheme="minorHAnsi" w:hAnsiTheme="minorHAnsi" w:cs="Arial"/>
          <w:color w:val="2A00FF"/>
        </w:rPr>
        <w:t>"SheetName"</w:t>
      </w:r>
      <w:r w:rsidRPr="00B734AF">
        <w:rPr>
          <w:rFonts w:asciiTheme="minorHAnsi" w:hAnsiTheme="minorHAnsi" w:cs="Arial"/>
          <w:color w:val="000000"/>
        </w:rPr>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ExcelHandler excel=</w:t>
      </w:r>
      <w:r w:rsidRPr="00B734AF">
        <w:rPr>
          <w:rFonts w:asciiTheme="minorHAnsi" w:hAnsiTheme="minorHAnsi" w:cs="Arial"/>
          <w:b/>
          <w:bCs/>
          <w:color w:val="7F0055"/>
        </w:rPr>
        <w:t>new</w:t>
      </w:r>
      <w:r w:rsidRPr="00B734AF">
        <w:rPr>
          <w:rFonts w:asciiTheme="minorHAnsi" w:hAnsiTheme="minorHAnsi" w:cs="Arial"/>
          <w:color w:val="000000"/>
        </w:rPr>
        <w:t>ExcelHandler(</w:t>
      </w:r>
      <w:r w:rsidRPr="00B734AF">
        <w:rPr>
          <w:rFonts w:asciiTheme="minorHAnsi" w:hAnsiTheme="minorHAnsi" w:cs="Arial"/>
          <w:b/>
          <w:bCs/>
          <w:color w:val="7F0055"/>
        </w:rPr>
        <w:t>new</w:t>
      </w:r>
      <w:r w:rsidRPr="00B734AF">
        <w:rPr>
          <w:rFonts w:asciiTheme="minorHAnsi" w:hAnsiTheme="minorHAnsi" w:cs="Arial"/>
          <w:color w:val="000000"/>
        </w:rPr>
        <w:t xml:space="preserve"> File(System.</w:t>
      </w:r>
      <w:r w:rsidRPr="00B734AF">
        <w:rPr>
          <w:rFonts w:asciiTheme="minorHAnsi" w:hAnsiTheme="minorHAnsi" w:cs="Arial"/>
          <w:i/>
          <w:iCs/>
          <w:color w:val="000000"/>
        </w:rPr>
        <w:t>getProperty</w:t>
      </w:r>
      <w:r w:rsidRPr="00B734AF">
        <w:rPr>
          <w:rFonts w:asciiTheme="minorHAnsi" w:hAnsiTheme="minorHAnsi" w:cs="Arial"/>
          <w:color w:val="000000"/>
        </w:rPr>
        <w:t>(</w:t>
      </w:r>
      <w:r w:rsidRPr="00B734AF">
        <w:rPr>
          <w:rFonts w:asciiTheme="minorHAnsi" w:hAnsiTheme="minorHAnsi" w:cs="Arial"/>
          <w:color w:val="2A00FF"/>
        </w:rPr>
        <w:t>"user.dir"</w:t>
      </w:r>
      <w:r w:rsidRPr="00B734AF">
        <w:rPr>
          <w:rFonts w:asciiTheme="minorHAnsi" w:hAnsiTheme="minorHAnsi" w:cs="Arial"/>
          <w:color w:val="000000"/>
        </w:rPr>
        <w:t>)+xlsloc));</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excel.selectSheet(sheet);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highlight w:val="lightGray"/>
        </w:rPr>
        <w:t>String</w:t>
      </w:r>
      <w:r w:rsidRPr="00B734AF">
        <w:rPr>
          <w:rFonts w:asciiTheme="minorHAnsi" w:hAnsiTheme="minorHAnsi" w:cs="Arial"/>
          <w:color w:val="000000"/>
        </w:rPr>
        <w:t xml:space="preserve"> username=excel.getColumn(4).get(11).getContents(); </w:t>
      </w:r>
      <w:r w:rsidRPr="00B734AF">
        <w:rPr>
          <w:rFonts w:asciiTheme="minorHAnsi" w:hAnsiTheme="minorHAnsi" w:cs="Arial"/>
          <w:color w:val="000000"/>
        </w:rPr>
        <w:tab/>
      </w:r>
      <w:r w:rsidRPr="00B734AF">
        <w:rPr>
          <w:rFonts w:asciiTheme="minorHAnsi" w:hAnsiTheme="minorHAnsi" w:cs="Arial"/>
          <w:color w:val="000000"/>
        </w:rPr>
        <w:tab/>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color w:val="000000"/>
          <w:highlight w:val="lightGray"/>
        </w:rPr>
        <w:t>String</w:t>
      </w:r>
      <w:r w:rsidRPr="00B734AF">
        <w:rPr>
          <w:rFonts w:asciiTheme="minorHAnsi" w:hAnsiTheme="minorHAnsi" w:cs="Arial"/>
          <w:color w:val="000000"/>
        </w:rPr>
        <w:t xml:space="preserve"> password=excel.getColumn(5).get(11).getContents(); </w:t>
      </w:r>
      <w:r w:rsidRPr="00B734AF">
        <w:rPr>
          <w:rFonts w:asciiTheme="minorHAnsi" w:hAnsiTheme="minorHAnsi" w:cs="Arial"/>
          <w:color w:val="000000"/>
        </w:rPr>
        <w:tab/>
      </w:r>
      <w:r w:rsidRPr="00B734AF">
        <w:rPr>
          <w:rFonts w:asciiTheme="minorHAnsi" w:hAnsiTheme="minorHAnsi" w:cs="Arial"/>
          <w:color w:val="000000"/>
        </w:rPr>
        <w:tab/>
      </w:r>
    </w:p>
    <w:p w:rsidR="00996E20" w:rsidRPr="00B734AF" w:rsidRDefault="00996E20" w:rsidP="00996E20">
      <w:pPr>
        <w:autoSpaceDE w:val="0"/>
        <w:autoSpaceDN w:val="0"/>
        <w:adjustRightInd w:val="0"/>
        <w:rPr>
          <w:rFonts w:asciiTheme="minorHAnsi" w:hAnsiTheme="minorHAnsi" w:cs="Arial"/>
        </w:rPr>
      </w:pP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b/>
          <w:bCs/>
          <w:color w:val="7F0055"/>
        </w:rPr>
        <w:t>returnnew</w:t>
      </w:r>
      <w:r w:rsidRPr="00B734AF">
        <w:rPr>
          <w:rFonts w:asciiTheme="minorHAnsi" w:hAnsiTheme="minorHAnsi" w:cs="Arial"/>
          <w:color w:val="000000"/>
        </w:rPr>
        <w:t xml:space="preserve"> Object[][]{{username,password}};</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p>
    <w:p w:rsidR="00996E20" w:rsidRPr="00B734AF" w:rsidRDefault="00996E20"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000000"/>
        </w:rPr>
      </w:pPr>
      <w:r w:rsidRPr="00B734AF">
        <w:rPr>
          <w:rFonts w:asciiTheme="minorHAnsi" w:hAnsiTheme="minorHAnsi" w:cs="Arial"/>
          <w:color w:val="000000"/>
        </w:rPr>
        <w:tab/>
        <w:t>}</w:t>
      </w:r>
    </w:p>
    <w:p w:rsidR="00996E20" w:rsidRPr="00B734AF" w:rsidRDefault="00996E20"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000000"/>
        </w:rPr>
      </w:pPr>
      <w:r w:rsidRPr="00B734AF">
        <w:rPr>
          <w:rFonts w:asciiTheme="minorHAnsi" w:hAnsiTheme="minorHAnsi" w:cs="Arial"/>
          <w:color w:val="000000"/>
        </w:rPr>
        <w:t>Use in @test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646464"/>
        </w:rPr>
        <w:t>@Test</w:t>
      </w:r>
      <w:r w:rsidRPr="00B734AF">
        <w:rPr>
          <w:rFonts w:asciiTheme="minorHAnsi" w:hAnsiTheme="minorHAnsi" w:cs="Arial"/>
          <w:color w:val="000000"/>
        </w:rPr>
        <w:t>(description=</w:t>
      </w:r>
      <w:r w:rsidRPr="00B734AF">
        <w:rPr>
          <w:rFonts w:asciiTheme="minorHAnsi" w:hAnsiTheme="minorHAnsi" w:cs="Arial"/>
          <w:color w:val="2A00FF"/>
        </w:rPr>
        <w:t>"1. Type valid credentials and hit login button"</w:t>
      </w:r>
      <w:r w:rsidRPr="00B734AF">
        <w:rPr>
          <w:rFonts w:asciiTheme="minorHAnsi" w:hAnsiTheme="minorHAnsi" w:cs="Arial"/>
          <w:color w:val="000000"/>
        </w:rPr>
        <w:t>,dataProviderClass=DataProviderForLogin.</w:t>
      </w:r>
      <w:r w:rsidRPr="00B734AF">
        <w:rPr>
          <w:rFonts w:asciiTheme="minorHAnsi" w:hAnsiTheme="minorHAnsi" w:cs="Arial"/>
          <w:b/>
          <w:bCs/>
          <w:color w:val="7F0055"/>
        </w:rPr>
        <w:t>class</w:t>
      </w:r>
      <w:r w:rsidRPr="00B734AF">
        <w:rPr>
          <w:rFonts w:asciiTheme="minorHAnsi" w:hAnsiTheme="minorHAnsi" w:cs="Arial"/>
          <w:color w:val="000000"/>
        </w:rPr>
        <w:t>,dataProvider=</w:t>
      </w:r>
      <w:r w:rsidRPr="00B734AF">
        <w:rPr>
          <w:rFonts w:asciiTheme="minorHAnsi" w:hAnsiTheme="minorHAnsi" w:cs="Arial"/>
          <w:color w:val="2A00FF"/>
        </w:rPr>
        <w:t>"ValidUsernameAndPasswordProvider"</w:t>
      </w:r>
      <w:r w:rsidRPr="00B734AF">
        <w:rPr>
          <w:rFonts w:asciiTheme="minorHAnsi" w:hAnsiTheme="minorHAnsi" w:cs="Arial"/>
          <w:color w:val="000000"/>
        </w:rPr>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b/>
          <w:bCs/>
          <w:color w:val="7F0055"/>
        </w:rPr>
        <w:t>publicvoid</w:t>
      </w:r>
      <w:r w:rsidRPr="00B734AF">
        <w:rPr>
          <w:rFonts w:asciiTheme="minorHAnsi" w:hAnsiTheme="minorHAnsi" w:cs="Arial"/>
          <w:color w:val="000000"/>
        </w:rPr>
        <w:t xml:space="preserve"> Verify_ValidUsernameAndPassword(String username,String password) </w:t>
      </w:r>
      <w:r w:rsidRPr="00B734AF">
        <w:rPr>
          <w:rFonts w:asciiTheme="minorHAnsi" w:hAnsiTheme="minorHAnsi" w:cs="Arial"/>
          <w:b/>
          <w:bCs/>
          <w:color w:val="7F0055"/>
        </w:rPr>
        <w:t>throws</w:t>
      </w:r>
      <w:r w:rsidRPr="00B734AF">
        <w:rPr>
          <w:rFonts w:asciiTheme="minorHAnsi" w:hAnsiTheme="minorHAnsi" w:cs="Arial"/>
          <w:color w:val="000000"/>
        </w:rPr>
        <w:t xml:space="preserve"> Exception{</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LoginPage loginPage=</w:t>
      </w:r>
      <w:r w:rsidRPr="00B734AF">
        <w:rPr>
          <w:rFonts w:asciiTheme="minorHAnsi" w:hAnsiTheme="minorHAnsi" w:cs="Arial"/>
          <w:b/>
          <w:bCs/>
          <w:color w:val="7F0055"/>
        </w:rPr>
        <w:t>new</w:t>
      </w:r>
      <w:r w:rsidRPr="00B734AF">
        <w:rPr>
          <w:rFonts w:asciiTheme="minorHAnsi" w:hAnsiTheme="minorHAnsi" w:cs="Arial"/>
          <w:color w:val="000000"/>
        </w:rPr>
        <w:t>LoginPage(</w:t>
      </w:r>
      <w:r w:rsidRPr="00B734AF">
        <w:rPr>
          <w:rFonts w:asciiTheme="minorHAnsi" w:hAnsiTheme="minorHAnsi" w:cs="Arial"/>
          <w:i/>
          <w:iCs/>
          <w:color w:val="0000C0"/>
        </w:rPr>
        <w:t>driver</w:t>
      </w:r>
      <w:r w:rsidRPr="00B734AF">
        <w:rPr>
          <w:rFonts w:asciiTheme="minorHAnsi" w:hAnsiTheme="minorHAnsi" w:cs="Arial"/>
          <w:color w:val="000000"/>
        </w:rPr>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HomePageElements hpe=</w:t>
      </w:r>
      <w:r w:rsidRPr="00B734AF">
        <w:rPr>
          <w:rFonts w:asciiTheme="minorHAnsi" w:hAnsiTheme="minorHAnsi" w:cs="Arial"/>
          <w:b/>
          <w:bCs/>
          <w:color w:val="7F0055"/>
        </w:rPr>
        <w:t>new</w:t>
      </w:r>
      <w:r w:rsidRPr="00B734AF">
        <w:rPr>
          <w:rFonts w:asciiTheme="minorHAnsi" w:hAnsiTheme="minorHAnsi" w:cs="Arial"/>
          <w:color w:val="000000"/>
        </w:rPr>
        <w:t>HomePageElements();</w:t>
      </w:r>
    </w:p>
    <w:p w:rsidR="00996E20" w:rsidRPr="00B734AF" w:rsidRDefault="00996E20" w:rsidP="00996E20">
      <w:pPr>
        <w:tabs>
          <w:tab w:val="left" w:pos="720"/>
          <w:tab w:val="left" w:pos="1440"/>
          <w:tab w:val="left" w:pos="2160"/>
          <w:tab w:val="left" w:pos="2880"/>
          <w:tab w:val="left" w:pos="3600"/>
          <w:tab w:val="left" w:pos="4320"/>
          <w:tab w:val="left" w:pos="5040"/>
          <w:tab w:val="left" w:pos="5760"/>
          <w:tab w:val="left" w:pos="6480"/>
          <w:tab w:val="left" w:pos="7200"/>
          <w:tab w:val="left" w:pos="17295"/>
        </w:tabs>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HomePage homePage=loginPage.SignIn(username,password);</w:t>
      </w:r>
      <w:r w:rsidRPr="00B734AF">
        <w:rPr>
          <w:rFonts w:asciiTheme="minorHAnsi" w:hAnsiTheme="minorHAnsi" w:cs="Arial"/>
          <w:color w:val="000000"/>
        </w:rPr>
        <w:tab/>
      </w:r>
      <w:r w:rsidRPr="00B734AF">
        <w:rPr>
          <w:rFonts w:asciiTheme="minorHAnsi" w:hAnsiTheme="minorHAnsi" w:cs="Arial"/>
          <w:color w:val="000000"/>
        </w:rPr>
        <w:tab/>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t>System.</w:t>
      </w:r>
      <w:r w:rsidRPr="00B734AF">
        <w:rPr>
          <w:rFonts w:asciiTheme="minorHAnsi" w:hAnsiTheme="minorHAnsi" w:cs="Arial"/>
          <w:i/>
          <w:iCs/>
          <w:color w:val="0000C0"/>
        </w:rPr>
        <w:t>out</w:t>
      </w:r>
      <w:r w:rsidRPr="00B734AF">
        <w:rPr>
          <w:rFonts w:asciiTheme="minorHAnsi" w:hAnsiTheme="minorHAnsi" w:cs="Arial"/>
          <w:color w:val="000000"/>
        </w:rPr>
        <w:t>.println(</w:t>
      </w:r>
      <w:r w:rsidRPr="00B734AF">
        <w:rPr>
          <w:rFonts w:asciiTheme="minorHAnsi" w:hAnsiTheme="minorHAnsi" w:cs="Arial"/>
          <w:i/>
          <w:iCs/>
          <w:color w:val="0000C0"/>
        </w:rPr>
        <w:t>driver</w:t>
      </w:r>
      <w:r w:rsidRPr="00B734AF">
        <w:rPr>
          <w:rFonts w:asciiTheme="minorHAnsi" w:hAnsiTheme="minorHAnsi" w:cs="Arial"/>
          <w:color w:val="000000"/>
        </w:rPr>
        <w:t>.findElement(hpe.getsuccesstest()).getText());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r w:rsidRPr="00B734AF">
        <w:rPr>
          <w:rFonts w:asciiTheme="minorHAnsi" w:hAnsiTheme="minorHAnsi" w:cs="Arial"/>
          <w:color w:val="000000"/>
        </w:rPr>
        <w:tab/>
      </w:r>
      <w:r w:rsidRPr="00B734AF">
        <w:rPr>
          <w:rFonts w:asciiTheme="minorHAnsi" w:hAnsiTheme="minorHAnsi" w:cs="Arial"/>
          <w:b/>
          <w:bCs/>
          <w:color w:val="7F0055"/>
        </w:rPr>
        <w:t>assert</w:t>
      </w:r>
      <w:r w:rsidRPr="00B734AF">
        <w:rPr>
          <w:rFonts w:asciiTheme="minorHAnsi" w:hAnsiTheme="minorHAnsi" w:cs="Arial"/>
          <w:color w:val="000000"/>
        </w:rPr>
        <w:t xml:space="preserve"> homePage.textEqualTo(hpe.getsuccesstest(), </w:t>
      </w:r>
      <w:r w:rsidRPr="00B734AF">
        <w:rPr>
          <w:rFonts w:asciiTheme="minorHAnsi" w:hAnsiTheme="minorHAnsi" w:cs="Arial"/>
          <w:color w:val="2A00FF"/>
        </w:rPr>
        <w:t>"Hello  Sunaina"</w:t>
      </w:r>
      <w:r w:rsidRPr="00B734AF">
        <w:rPr>
          <w:rFonts w:asciiTheme="minorHAnsi" w:hAnsiTheme="minorHAnsi" w:cs="Arial"/>
          <w:color w:val="000000"/>
        </w:rPr>
        <w:t>):</w:t>
      </w:r>
      <w:r w:rsidRPr="00B734AF">
        <w:rPr>
          <w:rFonts w:asciiTheme="minorHAnsi" w:hAnsiTheme="minorHAnsi" w:cs="Arial"/>
          <w:color w:val="2A00FF"/>
        </w:rPr>
        <w:t>"Expected - Login should be successfully"</w:t>
      </w:r>
      <w:r w:rsidRPr="00B734AF">
        <w:rPr>
          <w:rFonts w:asciiTheme="minorHAnsi" w:hAnsiTheme="minorHAnsi" w:cs="Arial"/>
          <w:color w:val="000000"/>
        </w:rPr>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t>}</w:t>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ab/>
      </w:r>
    </w:p>
    <w:p w:rsidR="00996E20" w:rsidRPr="00B734AF" w:rsidRDefault="00996E20" w:rsidP="00996E20">
      <w:pPr>
        <w:autoSpaceDE w:val="0"/>
        <w:autoSpaceDN w:val="0"/>
        <w:adjustRightInd w:val="0"/>
        <w:rPr>
          <w:rFonts w:asciiTheme="minorHAnsi" w:hAnsiTheme="minorHAnsi" w:cs="Arial"/>
        </w:rPr>
      </w:pPr>
      <w:r w:rsidRPr="00B734AF">
        <w:rPr>
          <w:rFonts w:asciiTheme="minorHAnsi" w:hAnsiTheme="minorHAnsi" w:cs="Arial"/>
          <w:color w:val="000000"/>
        </w:rPr>
        <w:t>}</w:t>
      </w:r>
    </w:p>
    <w:p w:rsidR="00A14E9E" w:rsidRPr="00B734AF" w:rsidRDefault="00A14E9E" w:rsidP="002F7E07">
      <w:pPr>
        <w:rPr>
          <w:rFonts w:asciiTheme="minorHAnsi" w:hAnsiTheme="minorHAnsi"/>
          <w:b/>
        </w:rPr>
      </w:pPr>
      <w:r w:rsidRPr="00B734AF">
        <w:rPr>
          <w:rFonts w:asciiTheme="minorHAnsi" w:hAnsiTheme="minorHAnsi"/>
          <w:b/>
        </w:rPr>
        <w:t>CheckElement Present</w:t>
      </w:r>
    </w:p>
    <w:p w:rsidR="00A14E9E" w:rsidRPr="00B734AF" w:rsidRDefault="00A14E9E" w:rsidP="00A14E9E">
      <w:pPr>
        <w:shd w:val="clear" w:color="auto" w:fill="FFFFFF"/>
        <w:spacing w:after="240"/>
        <w:rPr>
          <w:rFonts w:ascii="Arial" w:hAnsi="Arial" w:cs="Arial"/>
          <w:color w:val="242729"/>
        </w:rPr>
      </w:pPr>
      <w:r w:rsidRPr="00B734AF">
        <w:rPr>
          <w:rFonts w:ascii="Arial" w:hAnsi="Arial" w:cs="Arial"/>
          <w:color w:val="242729"/>
        </w:rPr>
        <w:t>I used java print statements for easy understanding.</w:t>
      </w:r>
    </w:p>
    <w:p w:rsidR="00A14E9E" w:rsidRPr="00B734AF" w:rsidRDefault="00A14E9E" w:rsidP="00FA2801">
      <w:pPr>
        <w:numPr>
          <w:ilvl w:val="0"/>
          <w:numId w:val="22"/>
        </w:numPr>
        <w:shd w:val="clear" w:color="auto" w:fill="FFFFFF"/>
        <w:spacing w:after="240"/>
        <w:ind w:left="265"/>
        <w:rPr>
          <w:rFonts w:ascii="Arial" w:hAnsi="Arial" w:cs="Arial"/>
          <w:color w:val="242729"/>
        </w:rPr>
      </w:pPr>
      <w:r w:rsidRPr="00B734AF">
        <w:rPr>
          <w:rFonts w:ascii="Arial" w:hAnsi="Arial" w:cs="Arial"/>
          <w:color w:val="242729"/>
        </w:rPr>
        <w:t>To check Element Present: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101094"/>
        </w:rPr>
        <w:t>if</w:t>
      </w:r>
      <w:r w:rsidRPr="00B734AF">
        <w:rPr>
          <w:rFonts w:ascii="Consolas" w:hAnsi="Consolas" w:cs="Consolas"/>
          <w:color w:val="303336"/>
        </w:rPr>
        <w:t>(driver.findElements(</w:t>
      </w:r>
      <w:r w:rsidRPr="00B734AF">
        <w:rPr>
          <w:rFonts w:ascii="Consolas" w:hAnsi="Consolas" w:cs="Consolas"/>
          <w:color w:val="2B91AF"/>
        </w:rPr>
        <w:t>By</w:t>
      </w:r>
      <w:r w:rsidRPr="00B734AF">
        <w:rPr>
          <w:rFonts w:ascii="Consolas" w:hAnsi="Consolas" w:cs="Consolas"/>
          <w:color w:val="303336"/>
        </w:rPr>
        <w:t>.xpath(</w:t>
      </w:r>
      <w:r w:rsidRPr="00B734AF">
        <w:rPr>
          <w:rFonts w:ascii="Consolas" w:hAnsi="Consolas" w:cs="Consolas"/>
          <w:color w:val="7D2727"/>
        </w:rPr>
        <w:t>"value"</w:t>
      </w:r>
      <w:r w:rsidRPr="00B734AF">
        <w:rPr>
          <w:rFonts w:ascii="Consolas" w:hAnsi="Consolas" w:cs="Consolas"/>
          <w:color w:val="303336"/>
        </w:rPr>
        <w:t xml:space="preserve">)).size() != </w:t>
      </w:r>
      <w:r w:rsidRPr="00B734AF">
        <w:rPr>
          <w:rFonts w:ascii="Consolas" w:hAnsi="Consolas" w:cs="Consolas"/>
          <w:color w:val="7D2727"/>
        </w:rPr>
        <w:t>0</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Present"</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303336"/>
        </w:rPr>
        <w:t>}</w:t>
      </w:r>
      <w:r w:rsidRPr="00B734AF">
        <w:rPr>
          <w:rFonts w:ascii="Consolas" w:hAnsi="Consolas" w:cs="Consolas"/>
          <w:color w:val="101094"/>
        </w:rPr>
        <w:t>else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lastRenderedPageBreak/>
        <w:t>System</w:t>
      </w:r>
      <w:r w:rsidRPr="00B734AF">
        <w:rPr>
          <w:rFonts w:ascii="Consolas" w:hAnsi="Consolas" w:cs="Consolas"/>
          <w:color w:val="303336"/>
        </w:rPr>
        <w:t>.out.println(</w:t>
      </w:r>
      <w:r w:rsidRPr="00B734AF">
        <w:rPr>
          <w:rFonts w:ascii="Consolas" w:hAnsi="Consolas" w:cs="Consolas"/>
          <w:color w:val="7D2727"/>
        </w:rPr>
        <w:t>"Element is Absent"</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93318"/>
        </w:rPr>
      </w:pPr>
      <w:r w:rsidRPr="00B734AF">
        <w:rPr>
          <w:rFonts w:ascii="Consolas" w:hAnsi="Consolas" w:cs="Consolas"/>
          <w:color w:val="303336"/>
        </w:rPr>
        <w:t>}</w:t>
      </w:r>
    </w:p>
    <w:p w:rsidR="00A14E9E" w:rsidRPr="00B734AF" w:rsidRDefault="00A14E9E" w:rsidP="00A14E9E">
      <w:pPr>
        <w:shd w:val="clear" w:color="auto" w:fill="FFFFFF"/>
        <w:ind w:left="265"/>
        <w:rPr>
          <w:rFonts w:ascii="Arial" w:hAnsi="Arial" w:cs="Arial"/>
          <w:color w:val="242729"/>
        </w:rPr>
      </w:pPr>
      <w:r w:rsidRPr="00B734AF">
        <w:rPr>
          <w:rFonts w:ascii="Arial" w:hAnsi="Arial" w:cs="Arial"/>
          <w:color w:val="242729"/>
        </w:rPr>
        <w:t>Or</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101094"/>
        </w:rPr>
        <w:t>if</w:t>
      </w:r>
      <w:r w:rsidRPr="00B734AF">
        <w:rPr>
          <w:rFonts w:ascii="Consolas" w:hAnsi="Consolas" w:cs="Consolas"/>
          <w:color w:val="303336"/>
        </w:rPr>
        <w:t>(driver.findElement(</w:t>
      </w:r>
      <w:r w:rsidRPr="00B734AF">
        <w:rPr>
          <w:rFonts w:ascii="Consolas" w:hAnsi="Consolas" w:cs="Consolas"/>
          <w:color w:val="2B91AF"/>
        </w:rPr>
        <w:t>By</w:t>
      </w:r>
      <w:r w:rsidRPr="00B734AF">
        <w:rPr>
          <w:rFonts w:ascii="Consolas" w:hAnsi="Consolas" w:cs="Consolas"/>
          <w:color w:val="303336"/>
        </w:rPr>
        <w:t>.xpath(</w:t>
      </w:r>
      <w:r w:rsidRPr="00B734AF">
        <w:rPr>
          <w:rFonts w:ascii="Consolas" w:hAnsi="Consolas" w:cs="Consolas"/>
          <w:color w:val="7D2727"/>
        </w:rPr>
        <w:t>"value"</w:t>
      </w:r>
      <w:r w:rsidRPr="00B734AF">
        <w:rPr>
          <w:rFonts w:ascii="Consolas" w:hAnsi="Consolas" w:cs="Consolas"/>
          <w:color w:val="303336"/>
        </w:rPr>
        <w:t xml:space="preserve">))!= </w:t>
      </w:r>
      <w:r w:rsidRPr="00B734AF">
        <w:rPr>
          <w:rFonts w:ascii="Consolas" w:hAnsi="Consolas" w:cs="Consolas"/>
          <w:color w:val="101094"/>
        </w:rPr>
        <w:t>null</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Present"</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303336"/>
        </w:rPr>
        <w:t>}</w:t>
      </w:r>
      <w:r w:rsidRPr="00B734AF">
        <w:rPr>
          <w:rFonts w:ascii="Consolas" w:hAnsi="Consolas" w:cs="Consolas"/>
          <w:color w:val="101094"/>
        </w:rPr>
        <w:t>else</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Absent"</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93318"/>
        </w:rPr>
      </w:pPr>
      <w:r w:rsidRPr="00B734AF">
        <w:rPr>
          <w:rFonts w:ascii="Consolas" w:hAnsi="Consolas" w:cs="Consolas"/>
          <w:color w:val="303336"/>
        </w:rPr>
        <w:t>}</w:t>
      </w:r>
    </w:p>
    <w:p w:rsidR="00A14E9E" w:rsidRPr="00B734AF" w:rsidRDefault="00A14E9E" w:rsidP="00FA2801">
      <w:pPr>
        <w:numPr>
          <w:ilvl w:val="0"/>
          <w:numId w:val="22"/>
        </w:numPr>
        <w:shd w:val="clear" w:color="auto" w:fill="FFFFFF"/>
        <w:ind w:left="265"/>
        <w:rPr>
          <w:rFonts w:ascii="Arial" w:hAnsi="Arial" w:cs="Arial"/>
          <w:color w:val="242729"/>
        </w:rPr>
      </w:pPr>
      <w:r w:rsidRPr="00B734AF">
        <w:rPr>
          <w:rFonts w:ascii="Arial" w:hAnsi="Arial" w:cs="Arial"/>
          <w:color w:val="242729"/>
        </w:rPr>
        <w:t>To check Visible:</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101094"/>
        </w:rPr>
        <w:t>if</w:t>
      </w:r>
      <w:r w:rsidRPr="00B734AF">
        <w:rPr>
          <w:rFonts w:ascii="Consolas" w:hAnsi="Consolas" w:cs="Consolas"/>
          <w:color w:val="303336"/>
        </w:rPr>
        <w:t>( driver.findElement(</w:t>
      </w:r>
      <w:r w:rsidRPr="00B734AF">
        <w:rPr>
          <w:rFonts w:ascii="Consolas" w:hAnsi="Consolas" w:cs="Consolas"/>
          <w:color w:val="2B91AF"/>
        </w:rPr>
        <w:t>By</w:t>
      </w:r>
      <w:r w:rsidRPr="00B734AF">
        <w:rPr>
          <w:rFonts w:ascii="Consolas" w:hAnsi="Consolas" w:cs="Consolas"/>
          <w:color w:val="303336"/>
        </w:rPr>
        <w:t>.cssSelector(</w:t>
      </w:r>
      <w:r w:rsidRPr="00B734AF">
        <w:rPr>
          <w:rFonts w:ascii="Consolas" w:hAnsi="Consolas" w:cs="Consolas"/>
          <w:color w:val="7D2727"/>
        </w:rPr>
        <w:t>"a &gt; font"</w:t>
      </w:r>
      <w:r w:rsidRPr="00B734AF">
        <w:rPr>
          <w:rFonts w:ascii="Consolas" w:hAnsi="Consolas" w:cs="Consolas"/>
          <w:color w:val="303336"/>
        </w:rPr>
        <w:t>)).isDisplayed()){</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Visible"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303336"/>
        </w:rPr>
        <w:t>}</w:t>
      </w:r>
      <w:r w:rsidRPr="00B734AF">
        <w:rPr>
          <w:rFonts w:ascii="Consolas" w:hAnsi="Consolas" w:cs="Consolas"/>
          <w:color w:val="101094"/>
        </w:rPr>
        <w:t>else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InVisible"</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93318"/>
        </w:rPr>
      </w:pPr>
      <w:r w:rsidRPr="00B734AF">
        <w:rPr>
          <w:rFonts w:ascii="Consolas" w:hAnsi="Consolas" w:cs="Consolas"/>
          <w:color w:val="303336"/>
        </w:rPr>
        <w:t>}</w:t>
      </w:r>
    </w:p>
    <w:p w:rsidR="00A14E9E" w:rsidRPr="00B734AF" w:rsidRDefault="00A14E9E" w:rsidP="00FA2801">
      <w:pPr>
        <w:numPr>
          <w:ilvl w:val="0"/>
          <w:numId w:val="22"/>
        </w:numPr>
        <w:shd w:val="clear" w:color="auto" w:fill="FFFFFF"/>
        <w:ind w:left="265"/>
        <w:rPr>
          <w:rFonts w:ascii="Arial" w:hAnsi="Arial" w:cs="Arial"/>
          <w:color w:val="242729"/>
        </w:rPr>
      </w:pPr>
      <w:r w:rsidRPr="00B734AF">
        <w:rPr>
          <w:rFonts w:ascii="Arial" w:hAnsi="Arial" w:cs="Arial"/>
          <w:color w:val="242729"/>
        </w:rPr>
        <w:t>To check Enable:</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101094"/>
        </w:rPr>
        <w:t>if</w:t>
      </w:r>
      <w:r w:rsidRPr="00B734AF">
        <w:rPr>
          <w:rFonts w:ascii="Consolas" w:hAnsi="Consolas" w:cs="Consolas"/>
          <w:color w:val="303336"/>
        </w:rPr>
        <w:t>( driver.findElement(</w:t>
      </w:r>
      <w:r w:rsidRPr="00B734AF">
        <w:rPr>
          <w:rFonts w:ascii="Consolas" w:hAnsi="Consolas" w:cs="Consolas"/>
          <w:color w:val="2B91AF"/>
        </w:rPr>
        <w:t>By</w:t>
      </w:r>
      <w:r w:rsidRPr="00B734AF">
        <w:rPr>
          <w:rFonts w:ascii="Consolas" w:hAnsi="Consolas" w:cs="Consolas"/>
          <w:color w:val="303336"/>
        </w:rPr>
        <w:t>.cssSelector(</w:t>
      </w:r>
      <w:r w:rsidRPr="00B734AF">
        <w:rPr>
          <w:rFonts w:ascii="Consolas" w:hAnsi="Consolas" w:cs="Consolas"/>
          <w:color w:val="7D2727"/>
        </w:rPr>
        <w:t>"a &gt; font"</w:t>
      </w:r>
      <w:r w:rsidRPr="00B734AF">
        <w:rPr>
          <w:rFonts w:ascii="Consolas" w:hAnsi="Consolas" w:cs="Consolas"/>
          <w:color w:val="303336"/>
        </w:rPr>
        <w:t>)).isEnabled()){</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Enable"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303336"/>
        </w:rPr>
        <w:t>}</w:t>
      </w:r>
      <w:r w:rsidRPr="00B734AF">
        <w:rPr>
          <w:rFonts w:ascii="Consolas" w:hAnsi="Consolas" w:cs="Consolas"/>
          <w:color w:val="101094"/>
        </w:rPr>
        <w:t>else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"Element is Disabled"</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93318"/>
        </w:rPr>
      </w:pPr>
      <w:r w:rsidRPr="00B734AF">
        <w:rPr>
          <w:rFonts w:ascii="Consolas" w:hAnsi="Consolas" w:cs="Consolas"/>
          <w:color w:val="303336"/>
        </w:rPr>
        <w:t>}</w:t>
      </w:r>
    </w:p>
    <w:p w:rsidR="00A14E9E" w:rsidRPr="00B734AF" w:rsidRDefault="00A14E9E" w:rsidP="00FA2801">
      <w:pPr>
        <w:numPr>
          <w:ilvl w:val="0"/>
          <w:numId w:val="22"/>
        </w:numPr>
        <w:shd w:val="clear" w:color="auto" w:fill="FFFFFF"/>
        <w:ind w:left="265"/>
        <w:rPr>
          <w:rFonts w:ascii="Arial" w:hAnsi="Arial" w:cs="Arial"/>
          <w:color w:val="242729"/>
        </w:rPr>
      </w:pPr>
      <w:r w:rsidRPr="00B734AF">
        <w:rPr>
          <w:rFonts w:ascii="Arial" w:hAnsi="Arial" w:cs="Arial"/>
          <w:color w:val="242729"/>
        </w:rPr>
        <w:t>To check text present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101094"/>
        </w:rPr>
        <w:t>if</w:t>
      </w:r>
      <w:r w:rsidRPr="00B734AF">
        <w:rPr>
          <w:rFonts w:ascii="Consolas" w:hAnsi="Consolas" w:cs="Consolas"/>
          <w:color w:val="303336"/>
        </w:rPr>
        <w:t>(driver.getPageSource().contains(</w:t>
      </w:r>
      <w:r w:rsidRPr="00B734AF">
        <w:rPr>
          <w:rFonts w:ascii="Consolas" w:hAnsi="Consolas" w:cs="Consolas"/>
          <w:color w:val="7D2727"/>
        </w:rPr>
        <w:t>"Text to check"</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"Text is present"</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303336"/>
        </w:rPr>
        <w:t>}</w:t>
      </w:r>
      <w:r w:rsidRPr="00B734AF">
        <w:rPr>
          <w:rFonts w:ascii="Consolas" w:hAnsi="Consolas" w:cs="Consolas"/>
          <w:color w:val="101094"/>
        </w:rPr>
        <w:t>else</w:t>
      </w:r>
      <w:r w:rsidRPr="00B734AF">
        <w:rPr>
          <w:rFonts w:ascii="Consolas" w:hAnsi="Consolas" w:cs="Consolas"/>
          <w:color w:val="303336"/>
        </w:rPr>
        <w:t>{</w:t>
      </w:r>
    </w:p>
    <w:p w:rsidR="00A14E9E" w:rsidRPr="00B734AF" w:rsidRDefault="00A14E9E" w:rsidP="00FA2801">
      <w:pPr>
        <w:numPr>
          <w:ilvl w:val="0"/>
          <w:numId w:val="2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03336"/>
        </w:rPr>
      </w:pP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"Text is absent"</w:t>
      </w:r>
      <w:r w:rsidRPr="00B734AF">
        <w:rPr>
          <w:rFonts w:ascii="Consolas" w:hAnsi="Consolas" w:cs="Consolas"/>
          <w:color w:val="303336"/>
        </w:rPr>
        <w:t>);</w:t>
      </w:r>
    </w:p>
    <w:p w:rsidR="00A14E9E" w:rsidRPr="00B734AF" w:rsidRDefault="00A14E9E" w:rsidP="00A14E9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5"/>
        <w:rPr>
          <w:rFonts w:ascii="Consolas" w:hAnsi="Consolas" w:cs="Consolas"/>
          <w:color w:val="393318"/>
        </w:rPr>
      </w:pPr>
      <w:r w:rsidRPr="00B734AF">
        <w:rPr>
          <w:rFonts w:ascii="Consolas" w:hAnsi="Consolas" w:cs="Consolas"/>
          <w:color w:val="303336"/>
        </w:rPr>
        <w:t>}</w:t>
      </w:r>
    </w:p>
    <w:p w:rsidR="00866B1B" w:rsidRPr="00B734AF" w:rsidRDefault="00866B1B" w:rsidP="002F7E07">
      <w:pPr>
        <w:rPr>
          <w:rFonts w:asciiTheme="minorHAnsi" w:hAnsiTheme="minorHAnsi"/>
          <w:b/>
        </w:rPr>
      </w:pPr>
    </w:p>
    <w:p w:rsidR="00866B1B" w:rsidRPr="00B734AF" w:rsidRDefault="00866B1B" w:rsidP="002F7E07">
      <w:pPr>
        <w:rPr>
          <w:rFonts w:asciiTheme="minorHAnsi" w:hAnsiTheme="minorHAnsi"/>
          <w:b/>
        </w:rPr>
      </w:pPr>
    </w:p>
    <w:p w:rsidR="00D02F16" w:rsidRPr="00B734AF" w:rsidRDefault="00D02F16" w:rsidP="002F7E07">
      <w:pPr>
        <w:rPr>
          <w:rFonts w:asciiTheme="minorHAnsi" w:hAnsiTheme="minorHAnsi"/>
          <w:b/>
        </w:rPr>
      </w:pPr>
      <w:r w:rsidRPr="00B734AF">
        <w:rPr>
          <w:rFonts w:asciiTheme="minorHAnsi" w:hAnsiTheme="minorHAnsi"/>
          <w:b/>
        </w:rPr>
        <w:t>Css is faster th</w:t>
      </w:r>
      <w:r w:rsidR="00451FE0" w:rsidRPr="00B734AF">
        <w:rPr>
          <w:rFonts w:asciiTheme="minorHAnsi" w:hAnsiTheme="minorHAnsi"/>
          <w:b/>
        </w:rPr>
        <w:t>a</w:t>
      </w:r>
      <w:r w:rsidRPr="00B734AF">
        <w:rPr>
          <w:rFonts w:asciiTheme="minorHAnsi" w:hAnsiTheme="minorHAnsi"/>
          <w:b/>
        </w:rPr>
        <w:t>n xpath</w:t>
      </w:r>
    </w:p>
    <w:p w:rsidR="00F15F49" w:rsidRPr="00B734AF" w:rsidRDefault="00F15F49" w:rsidP="002F7E07">
      <w:pPr>
        <w:rPr>
          <w:rFonts w:asciiTheme="minorHAnsi" w:hAnsiTheme="minorHAnsi"/>
        </w:rPr>
      </w:pPr>
      <w:r w:rsidRPr="00B734AF">
        <w:rPr>
          <w:rFonts w:asciiTheme="minorHAnsi" w:hAnsiTheme="minorHAnsi"/>
          <w:noProof/>
        </w:rPr>
        <w:drawing>
          <wp:inline distT="0" distB="0" distL="0" distR="0">
            <wp:extent cx="5934662" cy="936839"/>
            <wp:effectExtent l="19050" t="0" r="893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934075" cy="936746"/>
                    </a:xfrm>
                    <a:prstGeom prst="rect">
                      <a:avLst/>
                    </a:prstGeom>
                    <a:noFill/>
                    <a:ln w="9525">
                      <a:noFill/>
                      <a:miter lim="800000"/>
                      <a:headEnd/>
                      <a:tailEnd/>
                    </a:ln>
                  </pic:spPr>
                </pic:pic>
              </a:graphicData>
            </a:graphic>
          </wp:inline>
        </w:drawing>
      </w:r>
    </w:p>
    <w:p w:rsidR="00405C1D" w:rsidRPr="00B734AF" w:rsidRDefault="00405C1D" w:rsidP="002F7E07">
      <w:pPr>
        <w:rPr>
          <w:rFonts w:asciiTheme="minorHAnsi" w:hAnsiTheme="minorHAnsi"/>
          <w:b/>
        </w:rPr>
      </w:pPr>
      <w:r w:rsidRPr="00B734AF">
        <w:rPr>
          <w:rFonts w:asciiTheme="minorHAnsi" w:hAnsiTheme="minorHAnsi"/>
          <w:b/>
        </w:rPr>
        <w:t>Xpath function $x</w:t>
      </w:r>
    </w:p>
    <w:p w:rsidR="006505FB" w:rsidRPr="00B734AF" w:rsidRDefault="006505FB" w:rsidP="002F7E07">
      <w:pPr>
        <w:rPr>
          <w:rFonts w:asciiTheme="minorHAnsi" w:hAnsiTheme="minorHAnsi"/>
        </w:rPr>
      </w:pPr>
      <w:r w:rsidRPr="00B734AF">
        <w:rPr>
          <w:rFonts w:asciiTheme="minorHAnsi" w:hAnsiTheme="minorHAnsi"/>
        </w:rPr>
        <w:t>wikipedia</w:t>
      </w:r>
    </w:p>
    <w:p w:rsidR="00265391" w:rsidRPr="00B734AF" w:rsidRDefault="00265391" w:rsidP="002F7E07">
      <w:pPr>
        <w:rPr>
          <w:rFonts w:asciiTheme="minorHAnsi" w:hAnsiTheme="minorHAnsi"/>
          <w:color w:val="222222"/>
          <w:shd w:val="clear" w:color="auto" w:fill="FFFFFF"/>
        </w:rPr>
      </w:pPr>
      <w:r w:rsidRPr="00B734AF">
        <w:rPr>
          <w:rFonts w:asciiTheme="minorHAnsi" w:hAnsiTheme="minorHAnsi"/>
          <w:color w:val="222222"/>
          <w:shd w:val="clear" w:color="auto" w:fill="FFFFFF"/>
        </w:rPr>
        <w:t>$x("//input[@name='q']")</w:t>
      </w:r>
    </w:p>
    <w:p w:rsidR="00405C1D" w:rsidRPr="00B734AF" w:rsidRDefault="00405C1D" w:rsidP="002F7E07">
      <w:pPr>
        <w:rPr>
          <w:rFonts w:asciiTheme="minorHAnsi" w:hAnsiTheme="minorHAnsi"/>
          <w:color w:val="222222"/>
          <w:shd w:val="clear" w:color="auto" w:fill="FFFFFF"/>
        </w:rPr>
      </w:pPr>
      <w:r w:rsidRPr="00B734AF">
        <w:rPr>
          <w:rFonts w:asciiTheme="minorHAnsi" w:hAnsiTheme="minorHAnsi"/>
          <w:color w:val="222222"/>
          <w:shd w:val="clear" w:color="auto" w:fill="FFFFFF"/>
        </w:rPr>
        <w:t>$x("//input[starts-with(@id, 'search')]")</w:t>
      </w:r>
    </w:p>
    <w:p w:rsidR="00405C1D" w:rsidRPr="00B734AF" w:rsidRDefault="00405C1D" w:rsidP="002F7E07">
      <w:pPr>
        <w:rPr>
          <w:rFonts w:asciiTheme="minorHAnsi" w:hAnsiTheme="minorHAnsi"/>
          <w:color w:val="222222"/>
          <w:shd w:val="clear" w:color="auto" w:fill="FFFFFF"/>
        </w:rPr>
      </w:pPr>
      <w:r w:rsidRPr="00B734AF">
        <w:rPr>
          <w:rFonts w:asciiTheme="minorHAnsi" w:hAnsiTheme="minorHAnsi"/>
          <w:color w:val="222222"/>
          <w:shd w:val="clear" w:color="auto" w:fill="FFFFFF"/>
        </w:rPr>
        <w:t>$x("//input[substring(@id, 2,5)='earch']")</w:t>
      </w:r>
    </w:p>
    <w:p w:rsidR="00405C1D" w:rsidRPr="00B734AF" w:rsidRDefault="00405C1D" w:rsidP="002F7E07">
      <w:pPr>
        <w:rPr>
          <w:rFonts w:asciiTheme="minorHAnsi" w:hAnsiTheme="minorHAnsi"/>
          <w:color w:val="222222"/>
          <w:shd w:val="clear" w:color="auto" w:fill="FFFFFF"/>
        </w:rPr>
      </w:pPr>
      <w:r w:rsidRPr="00B734AF">
        <w:rPr>
          <w:rFonts w:asciiTheme="minorHAnsi" w:hAnsiTheme="minorHAnsi"/>
          <w:color w:val="222222"/>
          <w:shd w:val="clear" w:color="auto" w:fill="FFFFFF"/>
        </w:rPr>
        <w:t>$x("//title[normalize-space(.)='selenium - Google Search']")</w:t>
      </w:r>
    </w:p>
    <w:p w:rsidR="006505FB" w:rsidRPr="00B734AF" w:rsidRDefault="006505FB" w:rsidP="002F7E07">
      <w:pPr>
        <w:rPr>
          <w:rFonts w:asciiTheme="minorHAnsi" w:hAnsiTheme="minorHAnsi"/>
          <w:color w:val="0080FF"/>
          <w:shd w:val="clear" w:color="auto" w:fill="FFFFFF"/>
        </w:rPr>
      </w:pPr>
      <w:r w:rsidRPr="00B734AF">
        <w:rPr>
          <w:rFonts w:asciiTheme="minorHAnsi" w:hAnsiTheme="minorHAnsi"/>
          <w:color w:val="0080FF"/>
          <w:shd w:val="clear" w:color="auto" w:fill="FFFFFF"/>
        </w:rPr>
        <w:t>$x("//input[contains(@id, 'hIn')]")</w:t>
      </w:r>
    </w:p>
    <w:p w:rsidR="006505FB" w:rsidRPr="00B734AF" w:rsidRDefault="006505FB" w:rsidP="002F7E07">
      <w:pPr>
        <w:rPr>
          <w:rFonts w:asciiTheme="minorHAnsi" w:hAnsiTheme="minorHAnsi"/>
          <w:color w:val="0080FF"/>
          <w:shd w:val="clear" w:color="auto" w:fill="FFFFFF"/>
        </w:rPr>
      </w:pPr>
      <w:r w:rsidRPr="00B734AF">
        <w:rPr>
          <w:rFonts w:asciiTheme="minorHAnsi" w:hAnsiTheme="minorHAnsi"/>
          <w:color w:val="0080FF"/>
          <w:shd w:val="clear" w:color="auto" w:fill="FFFFFF"/>
        </w:rPr>
        <w:t>$x("//input[contains(@id, 'hIn')]/following-sibling::select")</w:t>
      </w:r>
    </w:p>
    <w:p w:rsidR="0000729D" w:rsidRPr="00B734AF" w:rsidRDefault="0000729D" w:rsidP="002F7E07">
      <w:pPr>
        <w:rPr>
          <w:rFonts w:asciiTheme="minorHAnsi" w:hAnsiTheme="minorHAnsi"/>
          <w:color w:val="222222"/>
          <w:shd w:val="clear" w:color="auto" w:fill="FFFFFF"/>
        </w:rPr>
      </w:pPr>
      <w:r w:rsidRPr="00B734AF">
        <w:rPr>
          <w:rFonts w:asciiTheme="minorHAnsi" w:hAnsiTheme="minorHAnsi"/>
          <w:color w:val="0080FF"/>
          <w:shd w:val="clear" w:color="auto" w:fill="FFFFFF"/>
        </w:rPr>
        <w:t>Even preceding-sibling exist just to one backward same element</w:t>
      </w:r>
    </w:p>
    <w:p w:rsidR="00405C1D" w:rsidRPr="00B734AF" w:rsidRDefault="006505FB" w:rsidP="002F7E07">
      <w:pPr>
        <w:rPr>
          <w:rFonts w:asciiTheme="minorHAnsi" w:hAnsiTheme="minorHAnsi"/>
        </w:rPr>
      </w:pPr>
      <w:r w:rsidRPr="00B734AF">
        <w:rPr>
          <w:rFonts w:asciiTheme="minorHAnsi" w:hAnsiTheme="minorHAnsi"/>
        </w:rPr>
        <w:t>Parent one</w:t>
      </w:r>
    </w:p>
    <w:p w:rsidR="006505FB" w:rsidRPr="00B734AF" w:rsidRDefault="006505FB" w:rsidP="002F7E07">
      <w:pPr>
        <w:rPr>
          <w:rFonts w:asciiTheme="minorHAnsi" w:hAnsiTheme="minorHAnsi"/>
          <w:color w:val="222222"/>
        </w:rPr>
      </w:pPr>
      <w:r w:rsidRPr="00B734AF">
        <w:rPr>
          <w:rStyle w:val="console-message-text"/>
          <w:rFonts w:asciiTheme="minorHAnsi" w:eastAsiaTheme="majorEastAsia" w:hAnsiTheme="minorHAnsi" w:cs="Arial"/>
          <w:color w:val="0080FF"/>
        </w:rPr>
        <w:lastRenderedPageBreak/>
        <w:t>$x("//input[contains(@id, 'hIn')]/parent::fieldset")</w:t>
      </w:r>
    </w:p>
    <w:p w:rsidR="006505FB" w:rsidRPr="00B734AF" w:rsidRDefault="006505FB" w:rsidP="002F7E07">
      <w:pPr>
        <w:rPr>
          <w:rFonts w:asciiTheme="minorHAnsi" w:hAnsiTheme="minorHAnsi"/>
        </w:rPr>
      </w:pPr>
    </w:p>
    <w:p w:rsidR="00BF66C5" w:rsidRPr="00B734AF" w:rsidRDefault="00BF66C5" w:rsidP="002F7E07">
      <w:pPr>
        <w:rPr>
          <w:rFonts w:asciiTheme="minorHAnsi" w:hAnsiTheme="minorHAnsi"/>
        </w:rPr>
      </w:pPr>
      <w:r w:rsidRPr="00B734AF">
        <w:rPr>
          <w:rFonts w:asciiTheme="minorHAnsi" w:hAnsiTheme="minorHAnsi"/>
        </w:rPr>
        <w:t xml:space="preserve">Nth-child[1] vs nth-of-type[1] </w:t>
      </w:r>
    </w:p>
    <w:p w:rsidR="00BF66C5" w:rsidRPr="00B734AF" w:rsidRDefault="00BF66C5" w:rsidP="002F7E07">
      <w:pPr>
        <w:rPr>
          <w:rFonts w:asciiTheme="minorHAnsi" w:hAnsiTheme="minorHAnsi"/>
        </w:rPr>
      </w:pPr>
    </w:p>
    <w:p w:rsidR="006505FB" w:rsidRPr="00B734AF" w:rsidRDefault="006505FB" w:rsidP="002F7E07">
      <w:pPr>
        <w:rPr>
          <w:rFonts w:asciiTheme="minorHAnsi" w:hAnsiTheme="minorHAnsi"/>
        </w:rPr>
      </w:pPr>
      <w:r w:rsidRPr="00B734AF">
        <w:rPr>
          <w:rFonts w:asciiTheme="minorHAnsi" w:hAnsiTheme="minorHAnsi"/>
        </w:rPr>
        <w:t>For immediate parent</w:t>
      </w:r>
    </w:p>
    <w:p w:rsidR="006505FB" w:rsidRPr="00B734AF" w:rsidRDefault="006505FB" w:rsidP="002F7E07">
      <w:pPr>
        <w:rPr>
          <w:rFonts w:asciiTheme="minorHAnsi" w:hAnsiTheme="minorHAnsi"/>
          <w:color w:val="0080FF"/>
          <w:shd w:val="clear" w:color="auto" w:fill="FFFFFF"/>
        </w:rPr>
      </w:pPr>
      <w:r w:rsidRPr="00B734AF">
        <w:rPr>
          <w:rFonts w:asciiTheme="minorHAnsi" w:hAnsiTheme="minorHAnsi"/>
          <w:color w:val="0080FF"/>
          <w:shd w:val="clear" w:color="auto" w:fill="FFFFFF"/>
        </w:rPr>
        <w:t>$x("//input[contains(@id, 'hIn')]/..")</w:t>
      </w:r>
    </w:p>
    <w:p w:rsidR="00024FB1" w:rsidRPr="00B734AF" w:rsidRDefault="00024FB1" w:rsidP="002F7E07">
      <w:pPr>
        <w:rPr>
          <w:rFonts w:asciiTheme="minorHAnsi" w:hAnsiTheme="minorHAnsi"/>
          <w:color w:val="0080FF"/>
          <w:shd w:val="clear" w:color="auto" w:fill="FFFFFF"/>
        </w:rPr>
      </w:pPr>
      <w:r w:rsidRPr="00B734AF">
        <w:rPr>
          <w:rFonts w:asciiTheme="minorHAnsi" w:hAnsiTheme="minorHAnsi"/>
          <w:color w:val="0080FF"/>
          <w:shd w:val="clear" w:color="auto" w:fill="FFFFFF"/>
        </w:rPr>
        <w:t>Parent to parent</w:t>
      </w:r>
    </w:p>
    <w:p w:rsidR="006505FB" w:rsidRPr="00B734AF" w:rsidRDefault="006505FB" w:rsidP="002F7E07">
      <w:pPr>
        <w:rPr>
          <w:rStyle w:val="console-message-text"/>
          <w:rFonts w:asciiTheme="minorHAnsi" w:eastAsiaTheme="majorEastAsia" w:hAnsiTheme="minorHAnsi" w:cs="Arial"/>
          <w:color w:val="0080FF"/>
        </w:rPr>
      </w:pPr>
      <w:r w:rsidRPr="00B734AF">
        <w:rPr>
          <w:rStyle w:val="console-message-text"/>
          <w:rFonts w:asciiTheme="minorHAnsi" w:eastAsiaTheme="majorEastAsia" w:hAnsiTheme="minorHAnsi" w:cs="Arial"/>
          <w:color w:val="0080FF"/>
        </w:rPr>
        <w:t>$x("//input[contains(@id, 'hIn')]//..//..//..//..//..//..")</w:t>
      </w:r>
    </w:p>
    <w:p w:rsidR="00F15F49" w:rsidRPr="00B734AF" w:rsidRDefault="00F15F49" w:rsidP="002F7E07">
      <w:pPr>
        <w:rPr>
          <w:rStyle w:val="console-message-text"/>
          <w:rFonts w:asciiTheme="minorHAnsi" w:eastAsiaTheme="majorEastAsia" w:hAnsiTheme="minorHAnsi" w:cs="Arial"/>
          <w:color w:val="0080FF"/>
        </w:rPr>
      </w:pPr>
    </w:p>
    <w:p w:rsidR="00F15F49" w:rsidRPr="00B734AF" w:rsidRDefault="00F15F49" w:rsidP="002F7E07">
      <w:pPr>
        <w:rPr>
          <w:rStyle w:val="console-message-text"/>
          <w:rFonts w:asciiTheme="minorHAnsi" w:eastAsiaTheme="majorEastAsia" w:hAnsiTheme="minorHAnsi" w:cs="Arial"/>
          <w:color w:val="0080FF"/>
        </w:rPr>
      </w:pPr>
    </w:p>
    <w:p w:rsidR="00F15F49" w:rsidRPr="00B734AF" w:rsidRDefault="00F15F49" w:rsidP="00F15F49">
      <w:pPr>
        <w:rPr>
          <w:rFonts w:asciiTheme="minorHAnsi" w:hAnsiTheme="minorHAnsi"/>
        </w:rPr>
      </w:pPr>
    </w:p>
    <w:p w:rsidR="00F15F49" w:rsidRPr="00B734AF" w:rsidRDefault="00F15F49" w:rsidP="00F15F49">
      <w:pPr>
        <w:rPr>
          <w:rFonts w:asciiTheme="minorHAnsi" w:hAnsiTheme="minorHAnsi"/>
          <w:b/>
        </w:rPr>
      </w:pPr>
      <w:r w:rsidRPr="00B734AF">
        <w:rPr>
          <w:rFonts w:asciiTheme="minorHAnsi" w:hAnsiTheme="minorHAnsi"/>
          <w:b/>
        </w:rPr>
        <w:t>$$("input.inputtext._58mg._5dba._2ph-")</w:t>
      </w:r>
    </w:p>
    <w:p w:rsidR="00F15F49" w:rsidRPr="00B734AF" w:rsidRDefault="00F15F49" w:rsidP="00F15F49">
      <w:pPr>
        <w:rPr>
          <w:rFonts w:asciiTheme="minorHAnsi" w:hAnsiTheme="minorHAnsi"/>
          <w:b/>
        </w:rPr>
      </w:pPr>
      <w:r w:rsidRPr="00B734AF">
        <w:rPr>
          <w:rFonts w:asciiTheme="minorHAnsi" w:hAnsiTheme="minorHAnsi"/>
          <w:b/>
        </w:rPr>
        <w:t>$$(input#u_0_3)</w:t>
      </w:r>
    </w:p>
    <w:p w:rsidR="00F15F49" w:rsidRPr="00B734AF" w:rsidRDefault="00F15F49" w:rsidP="00F15F49">
      <w:pPr>
        <w:rPr>
          <w:rFonts w:asciiTheme="minorHAnsi" w:hAnsiTheme="minorHAnsi"/>
          <w:b/>
        </w:rPr>
      </w:pPr>
      <w:r w:rsidRPr="00B734AF">
        <w:rPr>
          <w:rFonts w:asciiTheme="minorHAnsi" w:hAnsiTheme="minorHAnsi"/>
          <w:b/>
        </w:rPr>
        <w:t>$$("input.inputtext._58mg._5dba._2ph-")</w:t>
      </w:r>
    </w:p>
    <w:p w:rsidR="00F15F49" w:rsidRPr="00B734AF" w:rsidRDefault="00F15F49" w:rsidP="00F15F49">
      <w:pPr>
        <w:rPr>
          <w:rFonts w:asciiTheme="minorHAnsi" w:hAnsiTheme="minorHAnsi"/>
          <w:b/>
        </w:rPr>
      </w:pPr>
      <w:r w:rsidRPr="00B734AF">
        <w:rPr>
          <w:rFonts w:asciiTheme="minorHAnsi" w:hAnsiTheme="minorHAnsi"/>
          <w:b/>
        </w:rPr>
        <w:t>$$("input[name^='first']") --initial name pattern</w:t>
      </w:r>
    </w:p>
    <w:p w:rsidR="00F15F49" w:rsidRPr="00B734AF" w:rsidRDefault="00F15F49" w:rsidP="00F15F49">
      <w:pPr>
        <w:rPr>
          <w:rFonts w:asciiTheme="minorHAnsi" w:hAnsiTheme="minorHAnsi"/>
          <w:b/>
        </w:rPr>
      </w:pPr>
      <w:r w:rsidRPr="00B734AF">
        <w:rPr>
          <w:rFonts w:asciiTheme="minorHAnsi" w:hAnsiTheme="minorHAnsi"/>
          <w:b/>
        </w:rPr>
        <w:t>$$("input[name$='name']") last name patterent</w:t>
      </w:r>
    </w:p>
    <w:p w:rsidR="00F15F49" w:rsidRPr="00B734AF" w:rsidRDefault="00F15F49" w:rsidP="00F15F49">
      <w:pPr>
        <w:rPr>
          <w:rFonts w:asciiTheme="minorHAnsi" w:hAnsiTheme="minorHAnsi"/>
          <w:b/>
        </w:rPr>
      </w:pPr>
      <w:r w:rsidRPr="00B734AF">
        <w:rPr>
          <w:rFonts w:asciiTheme="minorHAnsi" w:hAnsiTheme="minorHAnsi"/>
          <w:b/>
        </w:rPr>
        <w:t>$$("input[id*='_0_']") - contains</w:t>
      </w:r>
    </w:p>
    <w:p w:rsidR="00E84B0D" w:rsidRPr="00B734AF" w:rsidRDefault="00E84B0D" w:rsidP="00F15F49">
      <w:pPr>
        <w:rPr>
          <w:rFonts w:asciiTheme="minorHAnsi" w:hAnsiTheme="minorHAnsi"/>
          <w:b/>
        </w:rPr>
      </w:pPr>
    </w:p>
    <w:p w:rsidR="00E84B0D" w:rsidRPr="00B734AF" w:rsidRDefault="00E84B0D" w:rsidP="00E84B0D">
      <w:pPr>
        <w:shd w:val="clear" w:color="auto" w:fill="FFFFFF"/>
        <w:rPr>
          <w:rFonts w:ascii="Arial" w:hAnsi="Arial" w:cs="Arial"/>
          <w:b/>
          <w:color w:val="242729"/>
        </w:rPr>
      </w:pPr>
      <w:r w:rsidRPr="00B734AF">
        <w:rPr>
          <w:rFonts w:ascii="Arial" w:hAnsi="Arial" w:cs="Arial"/>
          <w:b/>
          <w:color w:val="242729"/>
        </w:rPr>
        <w:t>You can't do this with CSS selectors, because there is no such keyword </w:t>
      </w:r>
      <w:r w:rsidRPr="00B734AF">
        <w:rPr>
          <w:rFonts w:ascii="Consolas" w:hAnsi="Consolas" w:cs="Consolas"/>
          <w:b/>
          <w:color w:val="242729"/>
        </w:rPr>
        <w:t>:contains()</w:t>
      </w:r>
      <w:r w:rsidRPr="00B734AF">
        <w:rPr>
          <w:rFonts w:ascii="Arial" w:hAnsi="Arial" w:cs="Arial"/>
          <w:b/>
          <w:color w:val="242729"/>
        </w:rPr>
        <w:t> in CSS. It was a proposal that was abandoned years ago.</w:t>
      </w:r>
    </w:p>
    <w:p w:rsidR="00EC49CD" w:rsidRPr="00B734AF" w:rsidRDefault="00EC49CD" w:rsidP="00EC49CD">
      <w:pPr>
        <w:pStyle w:val="NormalWeb"/>
        <w:shd w:val="clear" w:color="auto" w:fill="FFFFFF"/>
        <w:spacing w:after="24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for 2 conditions</w:t>
      </w:r>
    </w:p>
    <w:p w:rsidR="006505FB" w:rsidRPr="00B734AF" w:rsidRDefault="00EC49CD"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$$("input[name^='first'][name='firstname']")</w:t>
      </w:r>
    </w:p>
    <w:p w:rsidR="003A495B" w:rsidRPr="00B734AF" w:rsidRDefault="003A495B"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w:t>
      </w:r>
    </w:p>
    <w:p w:rsidR="00872FB4" w:rsidRPr="00B734AF" w:rsidRDefault="00872FB4"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999999"/>
        </w:rPr>
      </w:pPr>
      <w:r w:rsidRPr="00B734AF">
        <w:rPr>
          <w:rFonts w:ascii="Consolas" w:hAnsi="Consolas" w:cs="Consolas"/>
          <w:color w:val="999999"/>
        </w:rPr>
        <w:t>https://developer.mozilla.org/en-US/docs/Web/CSS/:nth-of-type</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999999"/>
        </w:rPr>
        <w:t>&lt;</w:t>
      </w:r>
      <w:r w:rsidRPr="00B734AF">
        <w:rPr>
          <w:rFonts w:ascii="Consolas" w:hAnsi="Consolas" w:cs="Consolas"/>
          <w:color w:val="990055"/>
        </w:rPr>
        <w:t>p</w:t>
      </w:r>
      <w:r w:rsidRPr="00B734AF">
        <w:rPr>
          <w:rFonts w:ascii="Consolas" w:hAnsi="Consolas" w:cs="Consolas"/>
          <w:color w:val="999999"/>
        </w:rPr>
        <w:t>&gt;&lt;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span:nth-child(2n+1)</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with</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 xml:space="preserve"> an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em</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inside the child elements. Children 1, 5, and 7 are selected. 3 is used in the</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counting because it is a child, but it isn't selected because it isn't a </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span</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w:t>
      </w:r>
      <w:r w:rsidRPr="00B734AF">
        <w:rPr>
          <w:rFonts w:ascii="Consolas" w:hAnsi="Consolas" w:cs="Consolas"/>
          <w:color w:val="999999"/>
        </w:rPr>
        <w:t>&lt;/</w:t>
      </w:r>
      <w:r w:rsidRPr="00B734AF">
        <w:rPr>
          <w:rFonts w:ascii="Consolas" w:hAnsi="Consolas" w:cs="Consolas"/>
          <w:color w:val="990055"/>
        </w:rPr>
        <w:t>p</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999999"/>
        </w:rPr>
        <w:t>&lt;</w:t>
      </w:r>
      <w:r w:rsidRPr="00B734AF">
        <w:rPr>
          <w:rFonts w:ascii="Consolas" w:hAnsi="Consolas" w:cs="Consolas"/>
          <w:color w:val="990055"/>
        </w:rPr>
        <w:t xml:space="preserve">div </w:t>
      </w:r>
      <w:r w:rsidRPr="00B734AF">
        <w:rPr>
          <w:rFonts w:ascii="Consolas" w:hAnsi="Consolas" w:cs="Consolas"/>
          <w:color w:val="669900"/>
        </w:rPr>
        <w:t>class</w:t>
      </w:r>
      <w:r w:rsidRPr="00B734AF">
        <w:rPr>
          <w:rFonts w:ascii="Consolas" w:hAnsi="Consolas" w:cs="Consolas"/>
          <w:color w:val="999999"/>
        </w:rPr>
        <w:t>="</w:t>
      </w:r>
      <w:r w:rsidRPr="00B734AF">
        <w:rPr>
          <w:rFonts w:ascii="Consolas" w:hAnsi="Consolas" w:cs="Consolas"/>
          <w:color w:val="0077AA"/>
        </w:rPr>
        <w:t>second</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This span is selected!</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This span is not.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This one is an em.</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What about this?</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And this one?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Another example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Yet another example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lastRenderedPageBreak/>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Aaaaand another</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3A495B" w:rsidRPr="00B734AF" w:rsidRDefault="003A495B"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999999"/>
        </w:rPr>
      </w:pPr>
      <w:r w:rsidRPr="00B734AF">
        <w:rPr>
          <w:rFonts w:ascii="Consolas" w:hAnsi="Consolas" w:cs="Consolas"/>
          <w:color w:val="999999"/>
        </w:rPr>
        <w:t>&lt;/</w:t>
      </w:r>
      <w:r w:rsidRPr="00B734AF">
        <w:rPr>
          <w:rFonts w:ascii="Consolas" w:hAnsi="Consolas" w:cs="Consolas"/>
          <w:color w:val="990055"/>
        </w:rPr>
        <w:t>div</w:t>
      </w:r>
      <w:r w:rsidRPr="00B734AF">
        <w:rPr>
          <w:rFonts w:ascii="Consolas" w:hAnsi="Consolas" w:cs="Consolas"/>
          <w:color w:val="999999"/>
        </w:rPr>
        <w:t>&gt;</w:t>
      </w:r>
    </w:p>
    <w:p w:rsidR="00190B04" w:rsidRPr="00B734AF" w:rsidRDefault="00190B04" w:rsidP="003A495B">
      <w:pPr>
        <w:pBdr>
          <w:left w:val="single" w:sz="18"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999999"/>
        </w:rPr>
      </w:pP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999999"/>
        </w:rPr>
        <w:t>&lt;</w:t>
      </w:r>
      <w:r w:rsidRPr="00B734AF">
        <w:rPr>
          <w:rFonts w:ascii="Consolas" w:hAnsi="Consolas" w:cs="Consolas"/>
          <w:color w:val="990055"/>
        </w:rPr>
        <w:t>p</w:t>
      </w:r>
      <w:r w:rsidRPr="00B734AF">
        <w:rPr>
          <w:rFonts w:ascii="Consolas" w:hAnsi="Consolas" w:cs="Consolas"/>
          <w:color w:val="999999"/>
        </w:rPr>
        <w:t>&gt;&lt;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span:nth-of-type(2n+1)</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with</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 xml:space="preserve"> an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em</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inside the child elements. Children 1, 4, 6, and 8 are selected. 3 isn't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used in the counting or selected because it is an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em</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not a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span</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and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nth-of-type</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only selects</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children of that type. The </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A67F59"/>
        </w:rPr>
        <w:t>&amp;lt;</w:t>
      </w:r>
      <w:r w:rsidRPr="00B734AF">
        <w:rPr>
          <w:rFonts w:ascii="Consolas" w:hAnsi="Consolas" w:cs="Consolas"/>
          <w:color w:val="3B3C40"/>
        </w:rPr>
        <w:t>em</w:t>
      </w:r>
      <w:r w:rsidRPr="00B734AF">
        <w:rPr>
          <w:rFonts w:ascii="Consolas" w:hAnsi="Consolas" w:cs="Consolas"/>
          <w:color w:val="A67F59"/>
        </w:rPr>
        <w:t>&amp;gt;</w:t>
      </w:r>
      <w:r w:rsidRPr="00B734AF">
        <w:rPr>
          <w:rFonts w:ascii="Consolas" w:hAnsi="Consolas" w:cs="Consolas"/>
          <w:color w:val="999999"/>
        </w:rPr>
        <w:t>&lt;/</w:t>
      </w:r>
      <w:r w:rsidRPr="00B734AF">
        <w:rPr>
          <w:rFonts w:ascii="Consolas" w:hAnsi="Consolas" w:cs="Consolas"/>
          <w:color w:val="990055"/>
        </w:rPr>
        <w:t>code</w:t>
      </w:r>
      <w:r w:rsidRPr="00B734AF">
        <w:rPr>
          <w:rFonts w:ascii="Consolas" w:hAnsi="Consolas" w:cs="Consolas"/>
          <w:color w:val="999999"/>
        </w:rPr>
        <w:t>&gt;</w:t>
      </w:r>
      <w:r w:rsidRPr="00B734AF">
        <w:rPr>
          <w:rFonts w:ascii="Consolas" w:hAnsi="Consolas" w:cs="Consolas"/>
          <w:color w:val="3B3C40"/>
        </w:rPr>
        <w:t xml:space="preserve"> is completely skipped</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over and ignored.</w:t>
      </w:r>
      <w:r w:rsidRPr="00B734AF">
        <w:rPr>
          <w:rFonts w:ascii="Consolas" w:hAnsi="Consolas" w:cs="Consolas"/>
          <w:color w:val="999999"/>
        </w:rPr>
        <w:t>&lt;/</w:t>
      </w:r>
      <w:r w:rsidRPr="00B734AF">
        <w:rPr>
          <w:rFonts w:ascii="Consolas" w:hAnsi="Consolas" w:cs="Consolas"/>
          <w:color w:val="990055"/>
        </w:rPr>
        <w:t>p</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 xml:space="preserve">div </w:t>
      </w:r>
      <w:r w:rsidRPr="00B734AF">
        <w:rPr>
          <w:rFonts w:ascii="Consolas" w:hAnsi="Consolas" w:cs="Consolas"/>
          <w:color w:val="669900"/>
        </w:rPr>
        <w:t>class</w:t>
      </w:r>
      <w:r w:rsidRPr="00B734AF">
        <w:rPr>
          <w:rFonts w:ascii="Consolas" w:hAnsi="Consolas" w:cs="Consolas"/>
          <w:color w:val="999999"/>
        </w:rPr>
        <w:t>="</w:t>
      </w:r>
      <w:r w:rsidRPr="00B734AF">
        <w:rPr>
          <w:rFonts w:ascii="Consolas" w:hAnsi="Consolas" w:cs="Consolas"/>
          <w:color w:val="0077AA"/>
        </w:rPr>
        <w:t>third</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This span is selected!</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This span is not.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r w:rsidRPr="00B734AF">
        <w:rPr>
          <w:rFonts w:ascii="Consolas" w:hAnsi="Consolas" w:cs="Consolas"/>
          <w:color w:val="3B3C40"/>
        </w:rPr>
        <w:t>This one is an em.</w:t>
      </w:r>
      <w:r w:rsidRPr="00B734AF">
        <w:rPr>
          <w:rFonts w:ascii="Consolas" w:hAnsi="Consolas" w:cs="Consolas"/>
          <w:color w:val="999999"/>
        </w:rPr>
        <w:t>&lt;/</w:t>
      </w:r>
      <w:r w:rsidRPr="00B734AF">
        <w:rPr>
          <w:rFonts w:ascii="Consolas" w:hAnsi="Consolas" w:cs="Consolas"/>
          <w:color w:val="990055"/>
        </w:rPr>
        <w:t>em</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What about this?</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And this one?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Another example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Yet another example</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B3C40"/>
        </w:rPr>
      </w:pPr>
      <w:r w:rsidRPr="00B734AF">
        <w:rPr>
          <w:rFonts w:ascii="Consolas" w:hAnsi="Consolas" w:cs="Consolas"/>
          <w:color w:val="3B3C40"/>
        </w:rPr>
        <w:t xml:space="preserve">      </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r w:rsidRPr="00B734AF">
        <w:rPr>
          <w:rFonts w:ascii="Consolas" w:hAnsi="Consolas" w:cs="Consolas"/>
          <w:color w:val="3B3C40"/>
        </w:rPr>
        <w:t>Aaaaand another</w:t>
      </w:r>
      <w:r w:rsidRPr="00B734AF">
        <w:rPr>
          <w:rFonts w:ascii="Consolas" w:hAnsi="Consolas" w:cs="Consolas"/>
          <w:color w:val="999999"/>
        </w:rPr>
        <w:t>&lt;/</w:t>
      </w:r>
      <w:r w:rsidRPr="00B734AF">
        <w:rPr>
          <w:rFonts w:ascii="Consolas" w:hAnsi="Consolas" w:cs="Consolas"/>
          <w:color w:val="990055"/>
        </w:rPr>
        <w:t>span</w:t>
      </w:r>
      <w:r w:rsidRPr="00B734AF">
        <w:rPr>
          <w:rFonts w:ascii="Consolas" w:hAnsi="Consolas" w:cs="Consolas"/>
          <w:color w:val="999999"/>
        </w:rPr>
        <w:t>&gt;</w:t>
      </w:r>
    </w:p>
    <w:p w:rsidR="00190B04" w:rsidRPr="00B734AF" w:rsidRDefault="00190B04"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aramond" w:hAnsi="Garamond" w:cs="Consolas"/>
          <w:color w:val="999999"/>
        </w:rPr>
      </w:pPr>
      <w:r w:rsidRPr="00B734AF">
        <w:rPr>
          <w:rFonts w:ascii="Consolas" w:hAnsi="Consolas" w:cs="Consolas"/>
          <w:color w:val="999999"/>
        </w:rPr>
        <w:t>&lt;/</w:t>
      </w:r>
      <w:r w:rsidRPr="00B734AF">
        <w:rPr>
          <w:rFonts w:ascii="Consolas" w:hAnsi="Consolas" w:cs="Consolas"/>
          <w:color w:val="990055"/>
        </w:rPr>
        <w:t>div</w:t>
      </w:r>
      <w:r w:rsidRPr="00B734AF">
        <w:rPr>
          <w:rFonts w:ascii="Consolas" w:hAnsi="Consolas" w:cs="Consolas"/>
          <w:color w:val="999999"/>
        </w:rPr>
        <w:t>&gt;</w:t>
      </w:r>
    </w:p>
    <w:p w:rsidR="00BE5750" w:rsidRPr="00B734AF" w:rsidRDefault="00BE5750"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999999"/>
        </w:rPr>
      </w:pPr>
    </w:p>
    <w:p w:rsidR="00BE5750" w:rsidRPr="00B734AF" w:rsidRDefault="00BE5750" w:rsidP="00190B04">
      <w:pPr>
        <w:pBdr>
          <w:left w:val="single" w:sz="36" w:space="31"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999999"/>
        </w:rPr>
      </w:pPr>
    </w:p>
    <w:p w:rsidR="00BE5750" w:rsidRPr="00B734AF" w:rsidRDefault="00BE5750" w:rsidP="00BE5750">
      <w:pPr>
        <w:shd w:val="clear" w:color="auto" w:fill="FFFFFF"/>
        <w:spacing w:after="106"/>
        <w:outlineLvl w:val="2"/>
        <w:rPr>
          <w:rFonts w:ascii="Arial" w:hAnsi="Arial" w:cs="Arial"/>
          <w:color w:val="4D4E53"/>
          <w:spacing w:val="-5"/>
        </w:rPr>
      </w:pPr>
      <w:r w:rsidRPr="00B734AF">
        <w:rPr>
          <w:rFonts w:ascii="Arial" w:hAnsi="Arial" w:cs="Arial"/>
          <w:color w:val="4D4E53"/>
          <w:spacing w:val="-5"/>
        </w:rPr>
        <w:t>Example selectors</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tr:nth-child(2n+1)</w:t>
      </w:r>
    </w:p>
    <w:p w:rsidR="00BE5750" w:rsidRPr="00B734AF" w:rsidRDefault="00BE5750" w:rsidP="00BE5750">
      <w:pPr>
        <w:shd w:val="clear" w:color="auto" w:fill="FFFFFF"/>
        <w:spacing w:after="212"/>
        <w:ind w:left="720"/>
        <w:rPr>
          <w:rFonts w:ascii="Arial" w:hAnsi="Arial" w:cs="Arial"/>
          <w:color w:val="3B3C40"/>
        </w:rPr>
      </w:pPr>
      <w:r w:rsidRPr="00B734AF">
        <w:rPr>
          <w:rFonts w:ascii="Arial" w:hAnsi="Arial" w:cs="Arial"/>
          <w:color w:val="3B3C40"/>
        </w:rPr>
        <w:t>Represents the odd rows of an HTML table.</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tr:nth-child(odd)</w:t>
      </w:r>
    </w:p>
    <w:p w:rsidR="00BE5750" w:rsidRPr="00B734AF" w:rsidRDefault="00BE5750" w:rsidP="00981DE0">
      <w:pPr>
        <w:shd w:val="clear" w:color="auto" w:fill="FFFFFF"/>
        <w:tabs>
          <w:tab w:val="left" w:pos="4214"/>
        </w:tabs>
        <w:spacing w:after="212"/>
        <w:ind w:left="720"/>
        <w:rPr>
          <w:rFonts w:ascii="Arial" w:hAnsi="Arial" w:cs="Arial"/>
          <w:color w:val="3B3C40"/>
        </w:rPr>
      </w:pPr>
      <w:r w:rsidRPr="00B734AF">
        <w:rPr>
          <w:rFonts w:ascii="Arial" w:hAnsi="Arial" w:cs="Arial"/>
          <w:color w:val="3B3C40"/>
        </w:rPr>
        <w:t>Represents the odd rows of an HTML table.</w:t>
      </w:r>
      <w:r w:rsidR="00981DE0" w:rsidRPr="00B734AF">
        <w:rPr>
          <w:rFonts w:ascii="Arial" w:hAnsi="Arial" w:cs="Arial"/>
          <w:color w:val="3B3C40"/>
        </w:rPr>
        <w:tab/>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tr:nth-child(2n)</w:t>
      </w:r>
    </w:p>
    <w:p w:rsidR="00BE5750" w:rsidRPr="00B734AF" w:rsidRDefault="00BE5750" w:rsidP="00BE5750">
      <w:pPr>
        <w:shd w:val="clear" w:color="auto" w:fill="FFFFFF"/>
        <w:spacing w:after="212"/>
        <w:ind w:left="720"/>
        <w:rPr>
          <w:rFonts w:ascii="Arial" w:hAnsi="Arial" w:cs="Arial"/>
          <w:color w:val="3B3C40"/>
        </w:rPr>
      </w:pPr>
      <w:r w:rsidRPr="00B734AF">
        <w:rPr>
          <w:rFonts w:ascii="Arial" w:hAnsi="Arial" w:cs="Arial"/>
          <w:color w:val="3B3C40"/>
        </w:rPr>
        <w:t>Represents the even rows of an HTML table.</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tr:nth-child(even)</w:t>
      </w:r>
    </w:p>
    <w:p w:rsidR="00BE5750" w:rsidRPr="00B734AF" w:rsidRDefault="00BE5750" w:rsidP="00BE5750">
      <w:pPr>
        <w:shd w:val="clear" w:color="auto" w:fill="FFFFFF"/>
        <w:spacing w:after="212"/>
        <w:ind w:left="720"/>
        <w:rPr>
          <w:rFonts w:ascii="Arial" w:hAnsi="Arial" w:cs="Arial"/>
          <w:color w:val="3B3C40"/>
        </w:rPr>
      </w:pPr>
      <w:r w:rsidRPr="00B734AF">
        <w:rPr>
          <w:rFonts w:ascii="Arial" w:hAnsi="Arial" w:cs="Arial"/>
          <w:color w:val="3B3C40"/>
        </w:rPr>
        <w:t>Represents the even rows of an HTML table.</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span:nth-child(0n+1)</w:t>
      </w:r>
    </w:p>
    <w:p w:rsidR="00BE5750" w:rsidRPr="00B734AF" w:rsidRDefault="00BE5750" w:rsidP="00BE5750">
      <w:pPr>
        <w:shd w:val="clear" w:color="auto" w:fill="FFFFFF"/>
        <w:ind w:left="720"/>
        <w:rPr>
          <w:rFonts w:ascii="Arial" w:hAnsi="Arial" w:cs="Arial"/>
          <w:color w:val="3B3C40"/>
        </w:rPr>
      </w:pPr>
      <w:r w:rsidRPr="00B734AF">
        <w:rPr>
          <w:rFonts w:ascii="Arial" w:hAnsi="Arial" w:cs="Arial"/>
          <w:color w:val="3B3C40"/>
        </w:rPr>
        <w:t>Represents a span element which is the first child of its parent; this is the same as the </w:t>
      </w:r>
      <w:hyperlink r:id="rId80" w:tooltip="The :first-child CSS pseudo-class represents any element that is the first child element of its parent." w:history="1">
        <w:r w:rsidRPr="00B734AF">
          <w:rPr>
            <w:rFonts w:ascii="Consolas" w:hAnsi="Consolas" w:cs="Consolas"/>
            <w:color w:val="217AC0"/>
          </w:rPr>
          <w:t>:first-child</w:t>
        </w:r>
      </w:hyperlink>
      <w:r w:rsidRPr="00B734AF">
        <w:rPr>
          <w:rFonts w:ascii="Arial" w:hAnsi="Arial" w:cs="Arial"/>
          <w:color w:val="3B3C40"/>
        </w:rPr>
        <w:t> selector.</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span:nth-child(1)</w:t>
      </w:r>
    </w:p>
    <w:p w:rsidR="00BE5750" w:rsidRPr="00B734AF" w:rsidRDefault="00BE5750" w:rsidP="00BE5750">
      <w:pPr>
        <w:shd w:val="clear" w:color="auto" w:fill="FFFFFF"/>
        <w:spacing w:after="212"/>
        <w:ind w:left="720"/>
        <w:rPr>
          <w:rFonts w:ascii="Arial" w:hAnsi="Arial" w:cs="Arial"/>
          <w:color w:val="3B3C40"/>
        </w:rPr>
      </w:pPr>
      <w:r w:rsidRPr="00B734AF">
        <w:rPr>
          <w:rFonts w:ascii="Arial" w:hAnsi="Arial" w:cs="Arial"/>
          <w:color w:val="3B3C40"/>
        </w:rPr>
        <w:t>Equivalent to the above.</w:t>
      </w:r>
    </w:p>
    <w:p w:rsidR="00BE5750" w:rsidRPr="00B734AF" w:rsidRDefault="00BE5750" w:rsidP="00BE5750">
      <w:pPr>
        <w:shd w:val="clear" w:color="auto" w:fill="FFFFFF"/>
        <w:rPr>
          <w:rFonts w:ascii="Arial" w:hAnsi="Arial" w:cs="Arial"/>
          <w:bCs/>
          <w:color w:val="3B3C40"/>
        </w:rPr>
      </w:pPr>
      <w:r w:rsidRPr="00B734AF">
        <w:rPr>
          <w:rFonts w:ascii="Consolas" w:hAnsi="Consolas" w:cs="Consolas"/>
          <w:bCs/>
          <w:color w:val="3B3C40"/>
        </w:rPr>
        <w:t>span:nth-child(-n+3)</w:t>
      </w:r>
    </w:p>
    <w:p w:rsidR="000D62AF" w:rsidRPr="00B734AF" w:rsidRDefault="00BE5750" w:rsidP="000D62AF">
      <w:pPr>
        <w:shd w:val="clear" w:color="auto" w:fill="FFFFFF"/>
        <w:spacing w:after="212"/>
        <w:ind w:left="720"/>
        <w:rPr>
          <w:rFonts w:ascii="Arial" w:hAnsi="Arial" w:cs="Arial"/>
          <w:color w:val="3B3C40"/>
        </w:rPr>
      </w:pPr>
      <w:r w:rsidRPr="00B734AF">
        <w:rPr>
          <w:rFonts w:ascii="Arial" w:hAnsi="Arial" w:cs="Arial"/>
          <w:color w:val="3B3C40"/>
        </w:rPr>
        <w:lastRenderedPageBreak/>
        <w:t>Matches if the element is one of the first three children of its parent and also a span.</w:t>
      </w:r>
    </w:p>
    <w:p w:rsidR="00ED6DC3" w:rsidRPr="00B734AF" w:rsidRDefault="003513EB" w:rsidP="000D62AF">
      <w:pPr>
        <w:shd w:val="clear" w:color="auto" w:fill="FFFFFF"/>
        <w:spacing w:after="212"/>
        <w:ind w:left="720"/>
        <w:rPr>
          <w:rFonts w:ascii="Arial" w:hAnsi="Arial" w:cs="Arial"/>
          <w:color w:val="3B3C40"/>
        </w:rPr>
      </w:pPr>
      <w:r w:rsidRPr="00B734AF">
        <w:rPr>
          <w:rFonts w:asciiTheme="minorHAnsi" w:hAnsiTheme="minorHAnsi" w:cs="Arial"/>
          <w:b/>
          <w:color w:val="333333"/>
        </w:rPr>
        <w: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&lt;ul&gt;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 class="active"&gt;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 href="#"&gt;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&lt;i class="fa fa-home"&gt;&lt;/i&gt;&lt;br&gt;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&lt;span class="title"&gt;Home&lt;/span&gt;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 href="#"&gt;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&lt;i class="fa fa-rss-square"&gt;&lt;/i&gt;&lt;br&gt;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&lt;span class="title"&gt;Posts&lt;/span&gt;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 href="#"&gt;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&lt;i class="fa fa-calendar"&gt;&lt;/i&gt;&lt;br&gt;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&lt;span class="title"&gt;Events&lt;/span&gt;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 href="#"&gt;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&lt;i class="fa fa-bar-chart-o"&gt;&lt;/i&gt;&lt;br&gt;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&lt;span class="title"&gt;My Activity&lt;/span&gt;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 href="#"&gt;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&lt;i class="fa fa-edit"&gt;&lt;/i&gt;&lt;br&gt;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&lt;span class="title"&gt;Assessments&lt;/span&gt;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 xml:space="preserve">    &lt;/a&gt;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&lt;/li&gt;</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&lt;/ul&gt;</w:t>
      </w:r>
    </w:p>
    <w:p w:rsidR="003513EB" w:rsidRPr="00B734AF" w:rsidRDefault="003513EB"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driver.findElement(By.cssSelector("ul &gt; li:nth-child(1)")); &gt;&gt; home</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driver.findElement(By.cssSelector("ul &gt; li:nth-child(2)")); &gt;&gt; posts</w:t>
      </w:r>
    </w:p>
    <w:p w:rsidR="003513EB" w:rsidRPr="00B734AF" w:rsidRDefault="003513EB" w:rsidP="003513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driver.findElement(By.cssSelector("ul &gt; li:nth-child(3)")); &gt;&gt; events</w:t>
      </w:r>
    </w:p>
    <w:p w:rsidR="003513EB" w:rsidRPr="00B734AF" w:rsidRDefault="003513EB" w:rsidP="003513EB">
      <w:pPr>
        <w:shd w:val="clear" w:color="auto" w:fill="FFFFFF"/>
        <w:spacing w:after="240"/>
        <w:rPr>
          <w:rFonts w:ascii="Arial" w:hAnsi="Arial" w:cs="Arial"/>
          <w:color w:val="242729"/>
        </w:rPr>
      </w:pPr>
    </w:p>
    <w:p w:rsidR="003513EB" w:rsidRPr="00B734AF" w:rsidRDefault="003513EB"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w:t>
      </w:r>
    </w:p>
    <w:p w:rsidR="00ED6DC3" w:rsidRPr="00B734AF" w:rsidRDefault="00ED6DC3" w:rsidP="00ED6DC3">
      <w:pPr>
        <w:shd w:val="clear" w:color="auto" w:fill="FFFFFF"/>
        <w:spacing w:after="88"/>
        <w:jc w:val="both"/>
        <w:rPr>
          <w:rFonts w:ascii="Verdana" w:hAnsi="Verdana"/>
          <w:color w:val="333333"/>
        </w:rPr>
      </w:pPr>
      <w:r w:rsidRPr="00B734AF">
        <w:rPr>
          <w:rFonts w:ascii="Verdana" w:hAnsi="Verdana"/>
          <w:b/>
          <w:bCs/>
          <w:color w:val="333333"/>
        </w:rPr>
        <w:t>CSS Selector Rule - :nth-child(n)</w:t>
      </w:r>
      <w:r w:rsidRPr="00B734AF">
        <w:rPr>
          <w:rFonts w:ascii="Verdana" w:hAnsi="Verdana"/>
          <w:color w:val="333333"/>
        </w:rPr>
        <w:br/>
        <w:t>Example - </w:t>
      </w:r>
      <w:r w:rsidRPr="00B734AF">
        <w:rPr>
          <w:rFonts w:ascii="Verdana" w:hAnsi="Verdana"/>
          <w:color w:val="333333"/>
        </w:rPr>
        <w:br/>
        <w:t>For the Sample HTML below-</w:t>
      </w:r>
    </w:p>
    <w:p w:rsidR="00ED6DC3" w:rsidRPr="00B734AF" w:rsidRDefault="00ED6DC3" w:rsidP="00ED6DC3">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&lt;ul</w:t>
      </w:r>
      <w:r w:rsidRPr="00B734AF">
        <w:rPr>
          <w:rFonts w:ascii="Consolas" w:hAnsi="Consolas" w:cs="Consolas"/>
          <w:color w:val="333333"/>
        </w:rPr>
        <w:t xml:space="preserve"> </w:t>
      </w:r>
      <w:r w:rsidRPr="00B734AF">
        <w:rPr>
          <w:rFonts w:ascii="Consolas" w:hAnsi="Consolas" w:cs="Consolas"/>
          <w:color w:val="0000CC"/>
        </w:rPr>
        <w:t>id=</w:t>
      </w:r>
      <w:r w:rsidRPr="00B734AF">
        <w:rPr>
          <w:rFonts w:ascii="Consolas" w:hAnsi="Consolas" w:cs="Consolas"/>
          <w:color w:val="333333"/>
          <w:shd w:val="clear" w:color="auto" w:fill="FFF0F0"/>
        </w:rPr>
        <w:t>"testingTypes"</w:t>
      </w:r>
      <w:r w:rsidRPr="00B734AF">
        <w:rPr>
          <w:rFonts w:ascii="Consolas" w:hAnsi="Consolas" w:cs="Consolas"/>
          <w:color w:val="007700"/>
        </w:rPr>
        <w:t>&gt;</w:t>
      </w:r>
    </w:p>
    <w:p w:rsidR="00ED6DC3" w:rsidRPr="00B734AF" w:rsidRDefault="00ED6DC3" w:rsidP="00ED6DC3">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&lt;li&gt;</w:t>
      </w:r>
      <w:r w:rsidRPr="00B734AF">
        <w:rPr>
          <w:rFonts w:ascii="Consolas" w:hAnsi="Consolas" w:cs="Consolas"/>
          <w:color w:val="333333"/>
        </w:rPr>
        <w:t>Automation Testing</w:t>
      </w:r>
      <w:r w:rsidRPr="00B734AF">
        <w:rPr>
          <w:rFonts w:ascii="Consolas" w:hAnsi="Consolas" w:cs="Consolas"/>
          <w:color w:val="007700"/>
        </w:rPr>
        <w:t>&lt;/li&gt;</w:t>
      </w:r>
    </w:p>
    <w:p w:rsidR="00ED6DC3" w:rsidRPr="00B734AF" w:rsidRDefault="00ED6DC3" w:rsidP="00ED6DC3">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&lt;li&gt;</w:t>
      </w:r>
      <w:r w:rsidRPr="00B734AF">
        <w:rPr>
          <w:rFonts w:ascii="Consolas" w:hAnsi="Consolas" w:cs="Consolas"/>
          <w:color w:val="333333"/>
        </w:rPr>
        <w:t>Performance Testing</w:t>
      </w:r>
      <w:r w:rsidRPr="00B734AF">
        <w:rPr>
          <w:rFonts w:ascii="Consolas" w:hAnsi="Consolas" w:cs="Consolas"/>
          <w:color w:val="007700"/>
        </w:rPr>
        <w:t>&lt;/li&gt;</w:t>
      </w:r>
    </w:p>
    <w:p w:rsidR="00ED6DC3" w:rsidRPr="00B734AF" w:rsidRDefault="00ED6DC3" w:rsidP="00ED6DC3">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&lt;li&gt;</w:t>
      </w:r>
      <w:r w:rsidRPr="00B734AF">
        <w:rPr>
          <w:rFonts w:ascii="Consolas" w:hAnsi="Consolas" w:cs="Consolas"/>
          <w:color w:val="333333"/>
        </w:rPr>
        <w:t>Manual Testing</w:t>
      </w:r>
      <w:r w:rsidRPr="00B734AF">
        <w:rPr>
          <w:rFonts w:ascii="Consolas" w:hAnsi="Consolas" w:cs="Consolas"/>
          <w:color w:val="007700"/>
        </w:rPr>
        <w:t>&lt;/li&gt;</w:t>
      </w:r>
    </w:p>
    <w:p w:rsidR="009159D4" w:rsidRPr="00B734AF" w:rsidRDefault="00ED6DC3" w:rsidP="009159D4">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&lt;/ul&gt;</w:t>
      </w:r>
    </w:p>
    <w:p w:rsidR="009159D4" w:rsidRPr="00B734AF" w:rsidRDefault="009159D4" w:rsidP="00ED6DC3">
      <w:pPr>
        <w:shd w:val="clear" w:color="auto" w:fill="FFFFFF"/>
        <w:spacing w:after="88"/>
        <w:jc w:val="both"/>
        <w:rPr>
          <w:rFonts w:ascii="Verdana" w:hAnsi="Verdana"/>
          <w:color w:val="333333"/>
        </w:rPr>
      </w:pPr>
      <w:r w:rsidRPr="00B734AF">
        <w:rPr>
          <w:rFonts w:ascii="Verdana" w:hAnsi="Verdana"/>
          <w:color w:val="333333"/>
        </w:rPr>
        <w:t xml:space="preserve"> CSSLocator-#testingTypes li: nth-child(2)</w:t>
      </w:r>
    </w:p>
    <w:p w:rsidR="00ED6DC3" w:rsidRPr="00B734AF" w:rsidRDefault="00ED6DC3" w:rsidP="00ED6DC3">
      <w:pPr>
        <w:shd w:val="clear" w:color="auto" w:fill="FFFFFF"/>
        <w:spacing w:after="88"/>
        <w:jc w:val="both"/>
        <w:rPr>
          <w:rFonts w:ascii="Verdana" w:hAnsi="Verdana"/>
          <w:color w:val="333333"/>
        </w:rPr>
      </w:pPr>
      <w:r w:rsidRPr="00B734AF">
        <w:rPr>
          <w:rFonts w:ascii="Verdana" w:hAnsi="Verdana"/>
          <w:color w:val="333333"/>
        </w:rPr>
        <w:t>Description - '#testingTypes li:nth-child(2)' will select the element with id 'testingType' and then locate the 2nd child of type li i.e. 'Performance Testing' list item.</w:t>
      </w:r>
    </w:p>
    <w:p w:rsidR="00BE42FB" w:rsidRPr="00B734AF" w:rsidRDefault="00BE42FB" w:rsidP="00BE42FB">
      <w:pPr>
        <w:shd w:val="clear" w:color="auto" w:fill="FFFFFF"/>
        <w:spacing w:after="88"/>
        <w:jc w:val="both"/>
        <w:rPr>
          <w:rFonts w:ascii="Verdana" w:hAnsi="Verdana"/>
          <w:color w:val="333333"/>
        </w:rPr>
      </w:pPr>
      <w:r w:rsidRPr="00B734AF">
        <w:rPr>
          <w:rFonts w:ascii="Verdana" w:hAnsi="Verdana"/>
          <w:b/>
          <w:bCs/>
          <w:color w:val="333333"/>
        </w:rPr>
        <w:t>CSSSelectorRule-locator1+locator2</w:t>
      </w:r>
      <w:r w:rsidRPr="00B734AF">
        <w:rPr>
          <w:rFonts w:ascii="Verdana" w:hAnsi="Verdana"/>
          <w:color w:val="333333"/>
        </w:rPr>
        <w:br/>
        <w:t>Example - </w:t>
      </w:r>
      <w:r w:rsidRPr="00B734AF">
        <w:rPr>
          <w:rFonts w:ascii="Verdana" w:hAnsi="Verdana"/>
          <w:color w:val="333333"/>
        </w:rPr>
        <w:br/>
        <w:t>For the Sample HTML below-</w:t>
      </w:r>
    </w:p>
    <w:p w:rsidR="00BE42FB" w:rsidRPr="00B734AF" w:rsidRDefault="00BE42FB" w:rsidP="00BE42FB">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&lt;ul</w:t>
      </w:r>
      <w:r w:rsidRPr="00B734AF">
        <w:rPr>
          <w:rFonts w:ascii="Consolas" w:hAnsi="Consolas" w:cs="Consolas"/>
          <w:color w:val="333333"/>
        </w:rPr>
        <w:t xml:space="preserve"> </w:t>
      </w:r>
      <w:r w:rsidRPr="00B734AF">
        <w:rPr>
          <w:rFonts w:ascii="Consolas" w:hAnsi="Consolas" w:cs="Consolas"/>
          <w:color w:val="0000CC"/>
        </w:rPr>
        <w:t>id=</w:t>
      </w:r>
      <w:r w:rsidRPr="00B734AF">
        <w:rPr>
          <w:rFonts w:ascii="Consolas" w:hAnsi="Consolas" w:cs="Consolas"/>
          <w:color w:val="333333"/>
          <w:shd w:val="clear" w:color="auto" w:fill="FFF0F0"/>
        </w:rPr>
        <w:t>"testingTypes"</w:t>
      </w:r>
      <w:r w:rsidRPr="00B734AF">
        <w:rPr>
          <w:rFonts w:ascii="Consolas" w:hAnsi="Consolas" w:cs="Consolas"/>
          <w:color w:val="007700"/>
        </w:rPr>
        <w:t>&gt;</w:t>
      </w:r>
    </w:p>
    <w:p w:rsidR="00BE42FB" w:rsidRPr="00B734AF" w:rsidRDefault="00BE42FB" w:rsidP="00BE42FB">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w:t>
      </w:r>
      <w:r w:rsidRPr="00B734AF">
        <w:rPr>
          <w:rFonts w:ascii="Consolas" w:hAnsi="Consolas" w:cs="Consolas"/>
          <w:color w:val="333333"/>
        </w:rPr>
        <w:t xml:space="preserve"> </w:t>
      </w:r>
      <w:r w:rsidRPr="00B734AF">
        <w:rPr>
          <w:rFonts w:ascii="Consolas" w:hAnsi="Consolas" w:cs="Consolas"/>
          <w:color w:val="0000CC"/>
        </w:rPr>
        <w:t>id=</w:t>
      </w:r>
      <w:r w:rsidRPr="00B734AF">
        <w:rPr>
          <w:rFonts w:ascii="Consolas" w:hAnsi="Consolas" w:cs="Consolas"/>
          <w:color w:val="333333"/>
          <w:shd w:val="clear" w:color="auto" w:fill="FFF0F0"/>
        </w:rPr>
        <w:t>"automation"</w:t>
      </w:r>
      <w:r w:rsidRPr="00B734AF">
        <w:rPr>
          <w:rFonts w:ascii="Consolas" w:hAnsi="Consolas" w:cs="Consolas"/>
          <w:color w:val="007700"/>
        </w:rPr>
        <w:t>&gt;</w:t>
      </w:r>
      <w:r w:rsidRPr="00B734AF">
        <w:rPr>
          <w:rFonts w:ascii="Consolas" w:hAnsi="Consolas" w:cs="Consolas"/>
          <w:color w:val="333333"/>
        </w:rPr>
        <w:t>Automation Testing</w:t>
      </w:r>
      <w:r w:rsidRPr="00B734AF">
        <w:rPr>
          <w:rFonts w:ascii="Consolas" w:hAnsi="Consolas" w:cs="Consolas"/>
          <w:color w:val="007700"/>
        </w:rPr>
        <w:t>&lt;/li&gt;</w:t>
      </w:r>
    </w:p>
    <w:p w:rsidR="00BE42FB" w:rsidRPr="00B734AF" w:rsidRDefault="00BE42FB" w:rsidP="00BE42FB">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&lt;li&gt;</w:t>
      </w:r>
      <w:r w:rsidRPr="00B734AF">
        <w:rPr>
          <w:rFonts w:ascii="Consolas" w:hAnsi="Consolas" w:cs="Consolas"/>
          <w:color w:val="333333"/>
        </w:rPr>
        <w:t>Performance Testing</w:t>
      </w:r>
      <w:r w:rsidRPr="00B734AF">
        <w:rPr>
          <w:rFonts w:ascii="Consolas" w:hAnsi="Consolas" w:cs="Consolas"/>
          <w:color w:val="007700"/>
        </w:rPr>
        <w:t>&lt;/li&gt;</w:t>
      </w:r>
    </w:p>
    <w:p w:rsidR="00BE42FB" w:rsidRPr="00B734AF" w:rsidRDefault="00BE42FB" w:rsidP="00BE42FB">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333333"/>
        </w:rPr>
        <w:t xml:space="preserve">   </w:t>
      </w:r>
      <w:r w:rsidRPr="00B734AF">
        <w:rPr>
          <w:rFonts w:ascii="Consolas" w:hAnsi="Consolas" w:cs="Consolas"/>
          <w:color w:val="007700"/>
        </w:rPr>
        <w:t>&lt;li&gt;</w:t>
      </w:r>
      <w:r w:rsidRPr="00B734AF">
        <w:rPr>
          <w:rFonts w:ascii="Consolas" w:hAnsi="Consolas" w:cs="Consolas"/>
          <w:color w:val="333333"/>
        </w:rPr>
        <w:t>Manual Testing</w:t>
      </w:r>
      <w:r w:rsidRPr="00B734AF">
        <w:rPr>
          <w:rFonts w:ascii="Consolas" w:hAnsi="Consolas" w:cs="Consolas"/>
          <w:color w:val="007700"/>
        </w:rPr>
        <w:t>&lt;/li&gt;</w:t>
      </w:r>
    </w:p>
    <w:p w:rsidR="00BE42FB" w:rsidRPr="00B734AF" w:rsidRDefault="00BE42FB" w:rsidP="00BE42FB">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&lt;/ul&gt;</w:t>
      </w:r>
    </w:p>
    <w:p w:rsidR="00BE42FB" w:rsidRPr="00B734AF" w:rsidRDefault="00BE42FB" w:rsidP="00BE42FB">
      <w:pPr>
        <w:shd w:val="clear" w:color="auto" w:fill="FFFFFF"/>
        <w:spacing w:after="88"/>
        <w:jc w:val="both"/>
        <w:rPr>
          <w:rFonts w:ascii="Verdana" w:hAnsi="Verdana"/>
          <w:color w:val="333333"/>
        </w:rPr>
      </w:pPr>
      <w:r w:rsidRPr="00B734AF">
        <w:rPr>
          <w:rFonts w:ascii="Verdana" w:hAnsi="Verdana"/>
          <w:color w:val="333333"/>
        </w:rPr>
        <w:t>CSSLocator-&gt;li#automation+li</w:t>
      </w:r>
      <w:r w:rsidRPr="00B734AF">
        <w:rPr>
          <w:rFonts w:ascii="Verdana" w:hAnsi="Verdana"/>
          <w:color w:val="333333"/>
        </w:rPr>
        <w:br/>
        <w:t>Description - 'li#automation + li' will first go to li element with id 'automation' and then select its adjacent li i.e. 'Performance Testing' list item.</w:t>
      </w:r>
    </w:p>
    <w:p w:rsidR="00D13497" w:rsidRPr="00B734AF" w:rsidRDefault="00D13497" w:rsidP="00D13497">
      <w:pPr>
        <w:shd w:val="clear" w:color="auto" w:fill="FFFFFF"/>
        <w:spacing w:after="88"/>
        <w:jc w:val="both"/>
        <w:rPr>
          <w:rFonts w:ascii="Verdana" w:hAnsi="Verdana"/>
          <w:color w:val="333333"/>
        </w:rPr>
      </w:pPr>
      <w:r w:rsidRPr="00B734AF">
        <w:rPr>
          <w:rFonts w:ascii="Verdana" w:hAnsi="Verdana"/>
          <w:b/>
          <w:bCs/>
          <w:color w:val="333333"/>
        </w:rPr>
        <w:t xml:space="preserve"> parentLocator&gt;childLocator</w:t>
      </w:r>
      <w:r w:rsidRPr="00B734AF">
        <w:rPr>
          <w:rFonts w:ascii="Verdana" w:hAnsi="Verdana"/>
          <w:color w:val="333333"/>
        </w:rPr>
        <w:br/>
        <w:t>Example - </w:t>
      </w:r>
      <w:r w:rsidRPr="00B734AF">
        <w:rPr>
          <w:rFonts w:ascii="Verdana" w:hAnsi="Verdana"/>
          <w:color w:val="333333"/>
        </w:rPr>
        <w:br/>
        <w:t>For the Sample HTML below-</w:t>
      </w:r>
    </w:p>
    <w:p w:rsidR="00D13497" w:rsidRPr="00B734AF" w:rsidRDefault="00D13497" w:rsidP="00D13497">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&lt;div</w:t>
      </w:r>
      <w:r w:rsidRPr="00B734AF">
        <w:rPr>
          <w:rFonts w:ascii="Consolas" w:hAnsi="Consolas" w:cs="Consolas"/>
          <w:color w:val="333333"/>
        </w:rPr>
        <w:t xml:space="preserve"> </w:t>
      </w:r>
      <w:r w:rsidRPr="00B734AF">
        <w:rPr>
          <w:rFonts w:ascii="Consolas" w:hAnsi="Consolas" w:cs="Consolas"/>
          <w:color w:val="0000CC"/>
        </w:rPr>
        <w:t>id=</w:t>
      </w:r>
      <w:r w:rsidRPr="00B734AF">
        <w:rPr>
          <w:rFonts w:ascii="Consolas" w:hAnsi="Consolas" w:cs="Consolas"/>
          <w:color w:val="333333"/>
          <w:shd w:val="clear" w:color="auto" w:fill="FFF0F0"/>
        </w:rPr>
        <w:t>"buttonDiv"</w:t>
      </w:r>
      <w:r w:rsidRPr="00B734AF">
        <w:rPr>
          <w:rFonts w:ascii="Consolas" w:hAnsi="Consolas" w:cs="Consolas"/>
          <w:color w:val="333333"/>
        </w:rPr>
        <w:t xml:space="preserve"> </w:t>
      </w:r>
      <w:r w:rsidRPr="00B734AF">
        <w:rPr>
          <w:rFonts w:ascii="Consolas" w:hAnsi="Consolas" w:cs="Consolas"/>
          <w:color w:val="0000CC"/>
        </w:rPr>
        <w:t>class=</w:t>
      </w:r>
      <w:r w:rsidRPr="00B734AF">
        <w:rPr>
          <w:rFonts w:ascii="Consolas" w:hAnsi="Consolas" w:cs="Consolas"/>
          <w:color w:val="333333"/>
          <w:shd w:val="clear" w:color="auto" w:fill="FFF0F0"/>
        </w:rPr>
        <w:t>"small"</w:t>
      </w:r>
      <w:r w:rsidRPr="00B734AF">
        <w:rPr>
          <w:rFonts w:ascii="Consolas" w:hAnsi="Consolas" w:cs="Consolas"/>
          <w:color w:val="007700"/>
        </w:rPr>
        <w:t>&gt;</w:t>
      </w:r>
    </w:p>
    <w:p w:rsidR="00D13497" w:rsidRPr="00B734AF" w:rsidRDefault="00D13497" w:rsidP="00D13497">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&lt;button</w:t>
      </w:r>
      <w:r w:rsidRPr="00B734AF">
        <w:rPr>
          <w:rFonts w:ascii="Consolas" w:hAnsi="Consolas" w:cs="Consolas"/>
          <w:color w:val="333333"/>
        </w:rPr>
        <w:t xml:space="preserve"> </w:t>
      </w:r>
      <w:r w:rsidRPr="00B734AF">
        <w:rPr>
          <w:rFonts w:ascii="Consolas" w:hAnsi="Consolas" w:cs="Consolas"/>
          <w:color w:val="0000CC"/>
        </w:rPr>
        <w:t>id=</w:t>
      </w:r>
      <w:r w:rsidRPr="00B734AF">
        <w:rPr>
          <w:rFonts w:ascii="Consolas" w:hAnsi="Consolas" w:cs="Consolas"/>
          <w:color w:val="333333"/>
          <w:shd w:val="clear" w:color="auto" w:fill="FFF0F0"/>
        </w:rPr>
        <w:t>"submitButton1"</w:t>
      </w:r>
      <w:r w:rsidRPr="00B734AF">
        <w:rPr>
          <w:rFonts w:ascii="Consolas" w:hAnsi="Consolas" w:cs="Consolas"/>
          <w:color w:val="333333"/>
        </w:rPr>
        <w:t xml:space="preserve"> </w:t>
      </w:r>
      <w:r w:rsidRPr="00B734AF">
        <w:rPr>
          <w:rFonts w:ascii="Consolas" w:hAnsi="Consolas" w:cs="Consolas"/>
          <w:color w:val="0000CC"/>
        </w:rPr>
        <w:t>type=</w:t>
      </w:r>
      <w:r w:rsidRPr="00B734AF">
        <w:rPr>
          <w:rFonts w:ascii="Consolas" w:hAnsi="Consolas" w:cs="Consolas"/>
          <w:color w:val="333333"/>
          <w:shd w:val="clear" w:color="auto" w:fill="FFF0F0"/>
        </w:rPr>
        <w:t>"button"</w:t>
      </w:r>
      <w:r w:rsidRPr="00B734AF">
        <w:rPr>
          <w:rFonts w:ascii="Consolas" w:hAnsi="Consolas" w:cs="Consolas"/>
          <w:color w:val="333333"/>
        </w:rPr>
        <w:t xml:space="preserve"> </w:t>
      </w:r>
      <w:r w:rsidRPr="00B734AF">
        <w:rPr>
          <w:rFonts w:ascii="Consolas" w:hAnsi="Consolas" w:cs="Consolas"/>
          <w:color w:val="0000CC"/>
        </w:rPr>
        <w:t>class=</w:t>
      </w:r>
      <w:r w:rsidRPr="00B734AF">
        <w:rPr>
          <w:rFonts w:ascii="Consolas" w:hAnsi="Consolas" w:cs="Consolas"/>
          <w:color w:val="333333"/>
          <w:shd w:val="clear" w:color="auto" w:fill="FFF0F0"/>
        </w:rPr>
        <w:t>"btn"</w:t>
      </w:r>
      <w:r w:rsidRPr="00B734AF">
        <w:rPr>
          <w:rFonts w:ascii="Consolas" w:hAnsi="Consolas" w:cs="Consolas"/>
          <w:color w:val="007700"/>
        </w:rPr>
        <w:t>&gt;</w:t>
      </w:r>
      <w:r w:rsidRPr="00B734AF">
        <w:rPr>
          <w:rFonts w:ascii="Consolas" w:hAnsi="Consolas" w:cs="Consolas"/>
          <w:color w:val="333333"/>
        </w:rPr>
        <w:t>Submit</w:t>
      </w:r>
      <w:r w:rsidRPr="00B734AF">
        <w:rPr>
          <w:rFonts w:ascii="Consolas" w:hAnsi="Consolas" w:cs="Consolas"/>
          <w:color w:val="007700"/>
        </w:rPr>
        <w:t>&lt;/button&gt;</w:t>
      </w:r>
    </w:p>
    <w:p w:rsidR="00D13497" w:rsidRPr="00B734AF" w:rsidRDefault="00D13497" w:rsidP="00D13497">
      <w:pPr>
        <w:pBdr>
          <w:top w:val="single" w:sz="4" w:space="4" w:color="CCCCCC"/>
          <w:left w:val="single" w:sz="4" w:space="4" w:color="CCCCCC"/>
          <w:bottom w:val="single" w:sz="4" w:space="4" w:color="CCCCCC"/>
          <w:right w:val="single" w:sz="4"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44" w:lineRule="atLeast"/>
        <w:jc w:val="both"/>
        <w:rPr>
          <w:rFonts w:ascii="Consolas" w:hAnsi="Consolas" w:cs="Consolas"/>
          <w:color w:val="333333"/>
        </w:rPr>
      </w:pPr>
      <w:r w:rsidRPr="00B734AF">
        <w:rPr>
          <w:rFonts w:ascii="Consolas" w:hAnsi="Consolas" w:cs="Consolas"/>
          <w:color w:val="007700"/>
        </w:rPr>
        <w:t>&lt;/div&gt;</w:t>
      </w:r>
    </w:p>
    <w:p w:rsidR="00D13497" w:rsidRPr="00B734AF" w:rsidRDefault="00D13497" w:rsidP="00D13497">
      <w:pPr>
        <w:shd w:val="clear" w:color="auto" w:fill="FFFFFF"/>
        <w:spacing w:after="88"/>
        <w:jc w:val="both"/>
        <w:rPr>
          <w:rFonts w:ascii="Verdana" w:hAnsi="Verdana"/>
          <w:color w:val="333333"/>
        </w:rPr>
      </w:pPr>
      <w:r w:rsidRPr="00B734AF">
        <w:rPr>
          <w:rFonts w:ascii="Verdana" w:hAnsi="Verdana"/>
          <w:color w:val="333333"/>
        </w:rPr>
        <w:t>CSS Locator - div#buttonDiv&gt;button</w:t>
      </w:r>
    </w:p>
    <w:p w:rsidR="00D13497" w:rsidRPr="00B734AF" w:rsidRDefault="0098064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noProof/>
        </w:rPr>
        <w:lastRenderedPageBreak/>
        <w:drawing>
          <wp:inline distT="0" distB="0" distL="0" distR="0">
            <wp:extent cx="3453426" cy="1071475"/>
            <wp:effectExtent l="19050" t="0" r="0" b="0"/>
            <wp:docPr id="10" name="Picture 8" descr="Css Selecto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s Selector Table"/>
                    <pic:cNvPicPr>
                      <a:picLocks noChangeAspect="1" noChangeArrowheads="1"/>
                    </pic:cNvPicPr>
                  </pic:nvPicPr>
                  <pic:blipFill>
                    <a:blip r:embed="rId81"/>
                    <a:srcRect/>
                    <a:stretch>
                      <a:fillRect/>
                    </a:stretch>
                  </pic:blipFill>
                  <pic:spPr bwMode="auto">
                    <a:xfrm>
                      <a:off x="0" y="0"/>
                      <a:ext cx="3475661" cy="1078374"/>
                    </a:xfrm>
                    <a:prstGeom prst="rect">
                      <a:avLst/>
                    </a:prstGeom>
                    <a:noFill/>
                    <a:ln w="9525">
                      <a:noFill/>
                      <a:miter lim="800000"/>
                      <a:headEnd/>
                      <a:tailEnd/>
                    </a:ln>
                  </pic:spPr>
                </pic:pic>
              </a:graphicData>
            </a:graphic>
          </wp:inline>
        </w:drawing>
      </w:r>
    </w:p>
    <w:p w:rsidR="00D13497" w:rsidRPr="00B734AF" w:rsidRDefault="00D1349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D13497" w:rsidRPr="00B734AF" w:rsidRDefault="00D1349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D13497" w:rsidRPr="00B734AF" w:rsidRDefault="00D1349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D13497" w:rsidRPr="00B734AF" w:rsidRDefault="00D1349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D13497" w:rsidRPr="00B734AF" w:rsidRDefault="00D13497"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BE42FB" w:rsidRPr="00B734AF" w:rsidRDefault="00BE42FB" w:rsidP="00EC49C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304A68" w:rsidRPr="00B734AF" w:rsidRDefault="00802C2E" w:rsidP="00304A68">
      <w:pPr>
        <w:pStyle w:val="Heading1"/>
        <w:shd w:val="clear" w:color="auto" w:fill="FFFFFF"/>
        <w:spacing w:before="0" w:after="0"/>
        <w:jc w:val="center"/>
        <w:textAlignment w:val="center"/>
        <w:rPr>
          <w:rFonts w:asciiTheme="minorHAnsi" w:hAnsiTheme="minorHAnsi" w:cs="Arial"/>
          <w:bCs w:val="0"/>
          <w:color w:val="0084FF"/>
          <w:sz w:val="24"/>
          <w:szCs w:val="24"/>
        </w:rPr>
      </w:pPr>
      <w:hyperlink r:id="rId82" w:history="1">
        <w:r w:rsidR="00304A68" w:rsidRPr="00B734AF">
          <w:rPr>
            <w:rStyle w:val="Hyperlink"/>
            <w:rFonts w:asciiTheme="minorHAnsi" w:hAnsiTheme="minorHAnsi" w:cs="Arial"/>
            <w:bCs w:val="0"/>
            <w:color w:val="0084FF"/>
            <w:sz w:val="24"/>
            <w:szCs w:val="24"/>
          </w:rPr>
          <w:t>Identify dynamic element in selenium</w:t>
        </w:r>
      </w:hyperlink>
    </w:p>
    <w:p w:rsidR="003D3411" w:rsidRPr="00B734AF" w:rsidRDefault="00304A68" w:rsidP="00304A68">
      <w:pPr>
        <w:shd w:val="clear" w:color="auto" w:fill="FFFFFF"/>
        <w:rPr>
          <w:rFonts w:asciiTheme="minorHAnsi" w:hAnsiTheme="minorHAnsi" w:cs="Arial"/>
          <w:color w:val="333333"/>
        </w:rPr>
      </w:pPr>
      <w:r w:rsidRPr="00B734AF">
        <w:rPr>
          <w:rStyle w:val="Strong"/>
          <w:rFonts w:asciiTheme="minorHAnsi" w:eastAsiaTheme="minorEastAsia" w:hAnsiTheme="minorHAnsi" w:cs="Arial"/>
          <w:color w:val="333333"/>
        </w:rPr>
        <w:t>How to identify dynamic element in selenium</w:t>
      </w:r>
      <w:r w:rsidRPr="00B734AF">
        <w:rPr>
          <w:rStyle w:val="apple-converted-space"/>
          <w:rFonts w:asciiTheme="minorHAnsi" w:hAnsiTheme="minorHAnsi" w:cs="Arial"/>
          <w:b/>
          <w:bCs/>
          <w:color w:val="333333"/>
        </w:rPr>
        <w:t> </w:t>
      </w:r>
      <w:r w:rsidRPr="00B734AF">
        <w:rPr>
          <w:rFonts w:asciiTheme="minorHAnsi" w:hAnsiTheme="minorHAnsi" w:cs="Arial"/>
          <w:color w:val="333333"/>
        </w:rPr>
        <w:br/>
      </w:r>
      <w:r w:rsidRPr="00B734AF">
        <w:rPr>
          <w:rFonts w:asciiTheme="minorHAnsi" w:hAnsiTheme="minorHAnsi" w:cs="Arial"/>
          <w:color w:val="333333"/>
        </w:rPr>
        <w:br/>
        <w:t>Many web sites create dynamic element on their web pages where Ids of the elements gets generated dynamically. Each time id gets generated differently. So to handle this situation we use some JavaScript functions.</w:t>
      </w:r>
      <w:r w:rsidRPr="00B734AF">
        <w:rPr>
          <w:rFonts w:asciiTheme="minorHAnsi" w:hAnsiTheme="minorHAnsi" w:cs="Arial"/>
          <w:color w:val="333333"/>
        </w:rPr>
        <w:br/>
      </w:r>
      <w:r w:rsidRPr="00B734AF">
        <w:rPr>
          <w:rStyle w:val="Strong"/>
          <w:rFonts w:asciiTheme="minorHAnsi" w:eastAsiaTheme="minorEastAsia" w:hAnsiTheme="minorHAnsi" w:cs="Arial"/>
          <w:color w:val="333333"/>
        </w:rPr>
        <w:t>starts-with</w:t>
      </w:r>
      <w:r w:rsidRPr="00B734AF">
        <w:rPr>
          <w:rStyle w:val="apple-converted-space"/>
          <w:rFonts w:asciiTheme="minorHAnsi" w:hAnsiTheme="minorHAnsi" w:cs="Arial"/>
          <w:color w:val="333333"/>
        </w:rPr>
        <w:t> </w:t>
      </w:r>
      <w:r w:rsidRPr="00B734AF">
        <w:rPr>
          <w:rFonts w:asciiTheme="minorHAnsi" w:hAnsiTheme="minorHAnsi" w:cs="Arial"/>
          <w:color w:val="333333"/>
        </w:rPr>
        <w:br/>
        <w:t>if your dynamic element's ids have the format  where button id="continue-12345"  where 12345 is a dynamic number you could use the following</w:t>
      </w:r>
      <w:r w:rsidRPr="00B734AF">
        <w:rPr>
          <w:rFonts w:asciiTheme="minorHAnsi" w:hAnsiTheme="minorHAnsi" w:cs="Arial"/>
          <w:color w:val="333333"/>
        </w:rPr>
        <w:br/>
      </w:r>
      <w:r w:rsidRPr="00B734AF">
        <w:rPr>
          <w:rStyle w:val="Strong"/>
          <w:rFonts w:asciiTheme="minorHAnsi" w:eastAsiaTheme="minorEastAsia" w:hAnsiTheme="minorHAnsi" w:cs="Arial"/>
          <w:color w:val="333333"/>
        </w:rPr>
        <w:t>XPath:</w:t>
      </w:r>
      <w:r w:rsidRPr="00B734AF">
        <w:rPr>
          <w:rStyle w:val="apple-converted-space"/>
          <w:rFonts w:asciiTheme="minorHAnsi" w:hAnsiTheme="minorHAnsi" w:cs="Arial"/>
          <w:color w:val="333333"/>
        </w:rPr>
        <w:t> </w:t>
      </w:r>
      <w:r w:rsidRPr="00B734AF">
        <w:rPr>
          <w:rFonts w:asciiTheme="minorHAnsi" w:hAnsiTheme="minorHAnsi" w:cs="Arial"/>
          <w:color w:val="333333"/>
        </w:rPr>
        <w:t>//button[starts-with(@id, 'continue-')]</w:t>
      </w:r>
      <w:r w:rsidRPr="00B734AF">
        <w:rPr>
          <w:rStyle w:val="apple-converted-space"/>
          <w:rFonts w:asciiTheme="minorHAnsi" w:hAnsiTheme="minorHAnsi" w:cs="Arial"/>
          <w:color w:val="333333"/>
        </w:rPr>
        <w:t> </w:t>
      </w:r>
      <w:r w:rsidRPr="00B734AF">
        <w:rPr>
          <w:rFonts w:asciiTheme="minorHAnsi" w:hAnsiTheme="minorHAnsi" w:cs="Arial"/>
          <w:color w:val="333333"/>
        </w:rPr>
        <w:br/>
      </w:r>
      <w:r w:rsidRPr="00B734AF">
        <w:rPr>
          <w:rStyle w:val="Strong"/>
          <w:rFonts w:asciiTheme="minorHAnsi" w:eastAsiaTheme="minorEastAsia" w:hAnsiTheme="minorHAnsi" w:cs="Arial"/>
          <w:color w:val="333333"/>
        </w:rPr>
        <w:t>contains</w:t>
      </w:r>
      <w:r w:rsidRPr="00B734AF">
        <w:rPr>
          <w:rStyle w:val="apple-converted-space"/>
          <w:rFonts w:asciiTheme="minorHAnsi" w:hAnsiTheme="minorHAnsi" w:cs="Arial"/>
          <w:color w:val="333333"/>
        </w:rPr>
        <w:t> </w:t>
      </w:r>
      <w:r w:rsidRPr="00B734AF">
        <w:rPr>
          <w:rFonts w:asciiTheme="minorHAnsi" w:hAnsiTheme="minorHAnsi" w:cs="Arial"/>
          <w:color w:val="333333"/>
        </w:rPr>
        <w:br/>
        <w:t>and ‘business’ classes using the following</w:t>
      </w:r>
    </w:p>
    <w:p w:rsidR="003D3411" w:rsidRPr="00B734AF" w:rsidRDefault="003D3411" w:rsidP="003D3411">
      <w:pPr>
        <w:shd w:val="clear" w:color="auto" w:fill="FFFFFF"/>
        <w:rPr>
          <w:rFonts w:asciiTheme="minorHAnsi" w:hAnsiTheme="minorHAnsi" w:cs="Arial"/>
          <w:color w:val="333333"/>
        </w:rPr>
      </w:pPr>
      <w:r w:rsidRPr="00B734AF">
        <w:rPr>
          <w:rFonts w:asciiTheme="minorHAnsi" w:hAnsiTheme="minorHAnsi" w:cs="Arial"/>
          <w:color w:val="333333"/>
        </w:rPr>
        <w:t>Sometimes an element gets identfied by a value that could be surrounded by other text, then contains function can be used.</w:t>
      </w:r>
    </w:p>
    <w:p w:rsidR="00304A68" w:rsidRPr="00B734AF" w:rsidRDefault="003D3411" w:rsidP="003D3411">
      <w:pPr>
        <w:shd w:val="clear" w:color="auto" w:fill="FFFFFF"/>
        <w:rPr>
          <w:rFonts w:asciiTheme="minorHAnsi" w:hAnsiTheme="minorHAnsi" w:cs="Arial"/>
          <w:color w:val="333333"/>
        </w:rPr>
      </w:pPr>
      <w:r w:rsidRPr="00B734AF">
        <w:rPr>
          <w:rFonts w:asciiTheme="minorHAnsi" w:hAnsiTheme="minorHAnsi" w:cs="Arial"/>
          <w:color w:val="333333"/>
        </w:rPr>
        <w:t>To demonstrate, the element   can be located based on the ‘suggest’ class without having to couple it with the ‘top’</w:t>
      </w:r>
      <w:r w:rsidR="00304A68" w:rsidRPr="00B734AF">
        <w:rPr>
          <w:rFonts w:asciiTheme="minorHAnsi" w:hAnsiTheme="minorHAnsi" w:cs="Arial"/>
          <w:color w:val="333333"/>
        </w:rPr>
        <w:br/>
      </w:r>
      <w:r w:rsidR="00304A68" w:rsidRPr="00B734AF">
        <w:rPr>
          <w:rStyle w:val="Strong"/>
          <w:rFonts w:asciiTheme="minorHAnsi" w:eastAsiaTheme="minorEastAsia" w:hAnsiTheme="minorHAnsi" w:cs="Arial"/>
          <w:color w:val="333333"/>
        </w:rPr>
        <w:t>XPath:</w:t>
      </w:r>
      <w:r w:rsidR="00304A68" w:rsidRPr="00B734AF">
        <w:rPr>
          <w:rStyle w:val="apple-converted-space"/>
          <w:rFonts w:asciiTheme="minorHAnsi" w:hAnsiTheme="minorHAnsi" w:cs="Arial"/>
          <w:color w:val="333333"/>
        </w:rPr>
        <w:t> </w:t>
      </w:r>
      <w:r w:rsidR="00304A68" w:rsidRPr="00B734AF">
        <w:rPr>
          <w:rFonts w:asciiTheme="minorHAnsi" w:hAnsiTheme="minorHAnsi" w:cs="Arial"/>
          <w:color w:val="333333"/>
        </w:rPr>
        <w:t>//input[contains(@class, 'suggest')].</w:t>
      </w:r>
    </w:p>
    <w:p w:rsidR="00380F23" w:rsidRPr="00B734AF" w:rsidRDefault="00C575AA" w:rsidP="0089102D">
      <w:pPr>
        <w:pStyle w:val="NormalWeb"/>
        <w:shd w:val="clear" w:color="auto" w:fill="FFFFFF"/>
        <w:tabs>
          <w:tab w:val="left" w:pos="3039"/>
        </w:tabs>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//elementname[@attribute=’value’]</w:t>
      </w:r>
      <w:r w:rsidR="0089102D" w:rsidRPr="00B734AF">
        <w:rPr>
          <w:rFonts w:asciiTheme="minorHAnsi" w:hAnsiTheme="minorHAnsi" w:cs="Arial"/>
          <w:color w:val="333333"/>
        </w:rPr>
        <w:tab/>
      </w:r>
    </w:p>
    <w:p w:rsidR="00C575AA" w:rsidRPr="00B734AF" w:rsidRDefault="00C575AA"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Regular expression //*[</w:t>
      </w:r>
    </w:p>
    <w:p w:rsidR="00C575AA" w:rsidRPr="00B734AF" w:rsidRDefault="00C575AA"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Javascript functions</w:t>
      </w:r>
    </w:p>
    <w:p w:rsidR="00BD0ED8" w:rsidRPr="00B734AF" w:rsidRDefault="00654CE4"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Style w:val="apple-converted-space"/>
          <w:rFonts w:asciiTheme="minorHAnsi" w:hAnsiTheme="minorHAnsi" w:cs="Arial"/>
          <w:color w:val="333333"/>
        </w:rPr>
        <w:t> </w:t>
      </w:r>
      <w:r w:rsidRPr="00B734AF">
        <w:rPr>
          <w:rStyle w:val="Strong"/>
          <w:rFonts w:asciiTheme="minorHAnsi" w:eastAsiaTheme="minorEastAsia" w:hAnsiTheme="minorHAnsi" w:cs="Arial"/>
          <w:color w:val="333333"/>
        </w:rPr>
        <w:t>XPath:</w:t>
      </w:r>
      <w:r w:rsidRPr="00B734AF">
        <w:rPr>
          <w:rStyle w:val="apple-converted-space"/>
          <w:rFonts w:asciiTheme="minorHAnsi" w:hAnsiTheme="minorHAnsi" w:cs="Arial"/>
          <w:color w:val="333333"/>
        </w:rPr>
        <w:t> </w:t>
      </w:r>
      <w:r w:rsidRPr="00B734AF">
        <w:rPr>
          <w:rFonts w:asciiTheme="minorHAnsi" w:hAnsiTheme="minorHAnsi" w:cs="Arial"/>
          <w:color w:val="333333"/>
        </w:rPr>
        <w:t>//button[starts-with(@id,'continue-')]</w:t>
      </w:r>
      <w:r w:rsidRPr="00B734AF">
        <w:rPr>
          <w:rStyle w:val="apple-converted-space"/>
          <w:rFonts w:asciiTheme="minorHAnsi" w:hAnsiTheme="minorHAnsi" w:cs="Arial"/>
          <w:color w:val="333333"/>
        </w:rPr>
        <w:t> </w:t>
      </w:r>
      <w:r w:rsidRPr="00B734AF">
        <w:rPr>
          <w:rStyle w:val="Strong"/>
          <w:rFonts w:asciiTheme="minorHAnsi" w:eastAsiaTheme="minorEastAsia" w:hAnsiTheme="minorHAnsi" w:cs="Arial"/>
          <w:color w:val="333333"/>
        </w:rPr>
        <w:t>XPath:</w:t>
      </w:r>
      <w:r w:rsidRPr="00B734AF">
        <w:rPr>
          <w:rStyle w:val="apple-converted-space"/>
          <w:rFonts w:asciiTheme="minorHAnsi" w:hAnsiTheme="minorHAnsi" w:cs="Arial"/>
          <w:color w:val="333333"/>
        </w:rPr>
        <w:t> </w:t>
      </w:r>
      <w:r w:rsidRPr="00B734AF">
        <w:rPr>
          <w:rFonts w:asciiTheme="minorHAnsi" w:hAnsiTheme="minorHAnsi" w:cs="Arial"/>
          <w:color w:val="333333"/>
        </w:rPr>
        <w:t>//input[contains(@class,'suggest')].</w:t>
      </w:r>
    </w:p>
    <w:p w:rsidR="00BD0ED8" w:rsidRPr="00B734AF" w:rsidRDefault="00BD0ED8"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p>
    <w:p w:rsidR="00BD0ED8" w:rsidRPr="00B734AF" w:rsidRDefault="00BD0ED8"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r w:rsidRPr="00B734AF">
        <w:rPr>
          <w:rFonts w:asciiTheme="minorHAnsi" w:hAnsiTheme="minorHAnsi" w:cs="Arial"/>
          <w:color w:val="333333"/>
        </w:rPr>
        <w:t>Typesoframework</w:t>
      </w:r>
    </w:p>
    <w:p w:rsidR="00BD0ED8" w:rsidRPr="00B734AF" w:rsidRDefault="00802C2E"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hyperlink r:id="rId83" w:history="1">
        <w:r w:rsidR="00BD0ED8" w:rsidRPr="00B734AF">
          <w:rPr>
            <w:rStyle w:val="Hyperlink"/>
            <w:rFonts w:asciiTheme="minorHAnsi" w:hAnsiTheme="minorHAnsi" w:cs="Arial"/>
          </w:rPr>
          <w:t>http://testautomationarchives.blogspot.in/2013/09/automation-frameworks-with-example.html</w:t>
        </w:r>
      </w:hyperlink>
    </w:p>
    <w:p w:rsidR="00BD0ED8" w:rsidRPr="00B734AF" w:rsidRDefault="00BD0ED8"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BD0ED8" w:rsidRPr="00B734AF" w:rsidRDefault="00BD0ED8" w:rsidP="00BD0ED8">
      <w:pPr>
        <w:shd w:val="clear" w:color="auto" w:fill="FFFFFF"/>
        <w:spacing w:after="240" w:line="178" w:lineRule="atLeast"/>
        <w:textAlignment w:val="baseline"/>
        <w:rPr>
          <w:rFonts w:asciiTheme="minorHAnsi" w:hAnsiTheme="minorHAnsi" w:cs="Arial"/>
          <w:b/>
          <w:color w:val="000000"/>
        </w:rPr>
      </w:pPr>
      <w:r w:rsidRPr="00B734AF">
        <w:rPr>
          <w:rFonts w:asciiTheme="minorHAnsi" w:hAnsiTheme="minorHAnsi" w:cs="Arial"/>
          <w:b/>
          <w:color w:val="000000"/>
        </w:rPr>
        <w:t>This will help you to check whether required text is there in webpage or not.</w:t>
      </w:r>
    </w:p>
    <w:p w:rsidR="00BD0ED8" w:rsidRPr="00B734AF" w:rsidRDefault="00BD0ED8" w:rsidP="00BD0ED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r w:rsidRPr="00B734AF">
        <w:rPr>
          <w:rFonts w:asciiTheme="minorHAnsi" w:hAnsiTheme="minorHAnsi" w:cs="Arial"/>
          <w:color w:val="000000"/>
        </w:rPr>
        <w:t>driver.getPageSource().contains("Text which you looking for");</w:t>
      </w:r>
    </w:p>
    <w:p w:rsidR="006A7893" w:rsidRPr="00B734AF" w:rsidRDefault="006A7893" w:rsidP="00216251">
      <w:pPr>
        <w:pStyle w:val="NormalWeb"/>
        <w:shd w:val="clear" w:color="auto" w:fill="FFFFFF"/>
        <w:spacing w:before="0" w:beforeAutospacing="0" w:after="240" w:afterAutospacing="0" w:line="178" w:lineRule="atLeast"/>
        <w:textAlignment w:val="baseline"/>
        <w:rPr>
          <w:rFonts w:asciiTheme="minorHAnsi" w:hAnsiTheme="minorHAnsi" w:cs="Arial"/>
          <w:color w:val="000000"/>
        </w:rPr>
      </w:pPr>
    </w:p>
    <w:p w:rsidR="006A7893" w:rsidRPr="00B734AF" w:rsidRDefault="006A7893" w:rsidP="00216251">
      <w:pPr>
        <w:pStyle w:val="NormalWeb"/>
        <w:shd w:val="clear" w:color="auto" w:fill="FFFFFF"/>
        <w:spacing w:before="0" w:beforeAutospacing="0" w:after="240" w:afterAutospacing="0" w:line="178" w:lineRule="atLeast"/>
        <w:textAlignment w:val="baseline"/>
        <w:rPr>
          <w:rFonts w:asciiTheme="minorHAnsi" w:hAnsiTheme="minorHAnsi" w:cs="Arial"/>
          <w:color w:val="000000"/>
        </w:rPr>
      </w:pPr>
    </w:p>
    <w:p w:rsidR="00216251" w:rsidRPr="00B734AF" w:rsidRDefault="00216251" w:rsidP="00216251">
      <w:pPr>
        <w:pStyle w:val="NormalWeb"/>
        <w:shd w:val="clear" w:color="auto" w:fill="FFFFFF"/>
        <w:spacing w:before="0" w:beforeAutospacing="0" w:after="240" w:afterAutospacing="0" w:line="178" w:lineRule="atLeast"/>
        <w:textAlignment w:val="baseline"/>
        <w:rPr>
          <w:rFonts w:asciiTheme="minorHAnsi" w:hAnsiTheme="minorHAnsi" w:cs="Arial"/>
          <w:color w:val="000000"/>
        </w:rPr>
      </w:pPr>
      <w:r w:rsidRPr="00B734AF">
        <w:rPr>
          <w:rFonts w:asciiTheme="minorHAnsi" w:hAnsiTheme="minorHAnsi" w:cs="Arial"/>
          <w:color w:val="000000"/>
        </w:rPr>
        <w:t>Thus, when you try to mix implicit and explicit waits, you've strayed into "undefined behavior". You might be able to figure out what the rules of that behavior are, but they'll be subject to change as the implementation details of the drivers change. So don't do it.</w:t>
      </w:r>
    </w:p>
    <w:p w:rsidR="00216251" w:rsidRPr="00B734AF" w:rsidRDefault="00216251" w:rsidP="00216251">
      <w:pPr>
        <w:shd w:val="clear" w:color="auto" w:fill="FFFFFF"/>
        <w:spacing w:after="240" w:line="178" w:lineRule="atLeast"/>
        <w:textAlignment w:val="baseline"/>
        <w:rPr>
          <w:rFonts w:asciiTheme="minorHAnsi" w:hAnsiTheme="minorHAnsi" w:cs="Arial"/>
          <w:color w:val="000000"/>
        </w:rPr>
      </w:pPr>
      <w:r w:rsidRPr="00B734AF">
        <w:rPr>
          <w:rFonts w:asciiTheme="minorHAnsi" w:hAnsiTheme="minorHAnsi" w:cs="Arial"/>
          <w:color w:val="000000"/>
        </w:rPr>
        <w:t>The best practice is to set implicitlyWait() at the beginning of each test, and use WebDriverWait() for waiting an element, or AJAX element to load.</w:t>
      </w:r>
    </w:p>
    <w:p w:rsidR="00216251" w:rsidRPr="00B734AF" w:rsidRDefault="00216251" w:rsidP="00216251">
      <w:pPr>
        <w:shd w:val="clear" w:color="auto" w:fill="FFFFFF"/>
        <w:spacing w:after="240" w:line="178" w:lineRule="atLeast"/>
        <w:textAlignment w:val="baseline"/>
        <w:rPr>
          <w:rFonts w:asciiTheme="minorHAnsi" w:hAnsiTheme="minorHAnsi" w:cs="Arial"/>
          <w:color w:val="000000"/>
        </w:rPr>
      </w:pPr>
      <w:r w:rsidRPr="00B734AF">
        <w:rPr>
          <w:rFonts w:asciiTheme="minorHAnsi" w:hAnsiTheme="minorHAnsi" w:cs="Arial"/>
          <w:color w:val="000000"/>
        </w:rPr>
        <w:t>However, implicitlyWait() and WebDriverWait() do not work well together in the same test. You would have to nullify implicitlyWait() before calling WebDriverWait because implicitlyWait() also sets the "driver.findElement()" wait time.</w:t>
      </w:r>
    </w:p>
    <w:p w:rsidR="00216251" w:rsidRPr="00B734AF" w:rsidRDefault="00216251" w:rsidP="00216251">
      <w:pPr>
        <w:shd w:val="clear" w:color="auto" w:fill="FFFFFF"/>
        <w:spacing w:after="240" w:line="178" w:lineRule="atLeast"/>
        <w:textAlignment w:val="baseline"/>
        <w:rPr>
          <w:rFonts w:asciiTheme="minorHAnsi" w:hAnsiTheme="minorHAnsi" w:cs="Arial"/>
          <w:color w:val="000000"/>
        </w:rPr>
      </w:pPr>
      <w:r w:rsidRPr="00B734AF">
        <w:rPr>
          <w:rFonts w:asciiTheme="minorHAnsi" w:hAnsiTheme="minorHAnsi" w:cs="Arial"/>
          <w:color w:val="000000"/>
        </w:rPr>
        <w:t>Whenever you are using WebDriverWait() with implicitlyWait() already set some initial value, follow the steps -</w:t>
      </w:r>
    </w:p>
    <w:p w:rsidR="00216251" w:rsidRPr="00B734AF" w:rsidRDefault="00216251" w:rsidP="00FA2801">
      <w:pPr>
        <w:numPr>
          <w:ilvl w:val="0"/>
          <w:numId w:val="17"/>
        </w:numPr>
        <w:spacing w:line="178" w:lineRule="atLeast"/>
        <w:ind w:left="300"/>
        <w:textAlignment w:val="baseline"/>
        <w:rPr>
          <w:rFonts w:asciiTheme="minorHAnsi" w:hAnsiTheme="minorHAnsi" w:cs="Arial"/>
          <w:color w:val="000000"/>
        </w:rPr>
      </w:pPr>
      <w:r w:rsidRPr="00B734AF">
        <w:rPr>
          <w:rFonts w:asciiTheme="minorHAnsi" w:hAnsiTheme="minorHAnsi" w:cs="Arial"/>
          <w:color w:val="000000"/>
        </w:rPr>
        <w:t>nullifying implicitlyWait()</w:t>
      </w:r>
    </w:p>
    <w:p w:rsidR="00216251" w:rsidRPr="00B734AF" w:rsidRDefault="00216251" w:rsidP="00FA2801">
      <w:pPr>
        <w:numPr>
          <w:ilvl w:val="0"/>
          <w:numId w:val="17"/>
        </w:numPr>
        <w:spacing w:line="178" w:lineRule="atLeast"/>
        <w:ind w:left="300"/>
        <w:textAlignment w:val="baseline"/>
        <w:rPr>
          <w:rFonts w:asciiTheme="minorHAnsi" w:hAnsiTheme="minorHAnsi" w:cs="Arial"/>
          <w:color w:val="000000"/>
        </w:rPr>
      </w:pPr>
      <w:r w:rsidRPr="00B734AF">
        <w:rPr>
          <w:rFonts w:asciiTheme="minorHAnsi" w:hAnsiTheme="minorHAnsi" w:cs="Arial"/>
          <w:color w:val="000000"/>
        </w:rPr>
        <w:t>executing WebDriverWait (), and return element</w:t>
      </w:r>
    </w:p>
    <w:p w:rsidR="00216251" w:rsidRPr="00B734AF" w:rsidRDefault="00216251" w:rsidP="00FA2801">
      <w:pPr>
        <w:numPr>
          <w:ilvl w:val="0"/>
          <w:numId w:val="17"/>
        </w:numPr>
        <w:spacing w:line="178" w:lineRule="atLeast"/>
        <w:ind w:left="300"/>
        <w:textAlignment w:val="baseline"/>
        <w:rPr>
          <w:rFonts w:asciiTheme="minorHAnsi" w:hAnsiTheme="minorHAnsi" w:cs="Arial"/>
          <w:color w:val="000000"/>
        </w:rPr>
      </w:pPr>
      <w:r w:rsidRPr="00B734AF">
        <w:rPr>
          <w:rFonts w:asciiTheme="minorHAnsi" w:hAnsiTheme="minorHAnsi" w:cs="Arial"/>
          <w:color w:val="000000"/>
        </w:rPr>
        <w:t>reset implicitlyWait() again</w:t>
      </w:r>
    </w:p>
    <w:p w:rsidR="00216251" w:rsidRPr="00B734AF" w:rsidRDefault="00216251" w:rsidP="00216251">
      <w:pPr>
        <w:shd w:val="clear" w:color="auto" w:fill="FFFFFF"/>
        <w:spacing w:after="240" w:line="178" w:lineRule="atLeast"/>
        <w:textAlignment w:val="baseline"/>
        <w:rPr>
          <w:rFonts w:asciiTheme="minorHAnsi" w:hAnsiTheme="minorHAnsi" w:cs="Arial"/>
          <w:color w:val="000000"/>
        </w:rPr>
      </w:pPr>
      <w:r w:rsidRPr="00B734AF">
        <w:rPr>
          <w:rFonts w:asciiTheme="minorHAnsi" w:hAnsiTheme="minorHAnsi" w:cs="Arial"/>
          <w:color w:val="000000"/>
        </w:rPr>
        <w:t>Example Java code -</w:t>
      </w: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r w:rsidRPr="00B734AF">
        <w:rPr>
          <w:rFonts w:asciiTheme="minorHAnsi" w:hAnsiTheme="minorHAnsi" w:cs="Arial"/>
          <w:color w:val="000000"/>
        </w:rPr>
        <w:t>driver.manage().timeouts().implicitlyWait(</w:t>
      </w:r>
      <w:r w:rsidRPr="00B734AF">
        <w:rPr>
          <w:rFonts w:asciiTheme="minorHAnsi" w:hAnsiTheme="minorHAnsi" w:cs="Arial"/>
          <w:color w:val="800000"/>
        </w:rPr>
        <w:t>0</w:t>
      </w:r>
      <w:r w:rsidRPr="00B734AF">
        <w:rPr>
          <w:rFonts w:asciiTheme="minorHAnsi" w:hAnsiTheme="minorHAnsi" w:cs="Arial"/>
          <w:color w:val="000000"/>
        </w:rPr>
        <w:t xml:space="preserve">, </w:t>
      </w:r>
      <w:r w:rsidRPr="00B734AF">
        <w:rPr>
          <w:rFonts w:asciiTheme="minorHAnsi" w:hAnsiTheme="minorHAnsi" w:cs="Arial"/>
          <w:color w:val="2B91AF"/>
        </w:rPr>
        <w:t>TimeUnit</w:t>
      </w:r>
      <w:r w:rsidRPr="00B734AF">
        <w:rPr>
          <w:rFonts w:asciiTheme="minorHAnsi" w:hAnsiTheme="minorHAnsi" w:cs="Arial"/>
          <w:color w:val="000000"/>
        </w:rPr>
        <w:t xml:space="preserve">.SECONDS); //nullify implicitlyWait() </w:t>
      </w: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r w:rsidRPr="00B734AF">
        <w:rPr>
          <w:rFonts w:asciiTheme="minorHAnsi" w:hAnsiTheme="minorHAnsi" w:cs="Arial"/>
          <w:color w:val="2B91AF"/>
        </w:rPr>
        <w:t>WebDriverWait</w:t>
      </w:r>
      <w:r w:rsidRPr="00B734AF">
        <w:rPr>
          <w:rFonts w:asciiTheme="minorHAnsi" w:hAnsiTheme="minorHAnsi" w:cs="Arial"/>
          <w:color w:val="000000"/>
        </w:rPr>
        <w:t xml:space="preserve"> wait = new </w:t>
      </w:r>
      <w:r w:rsidRPr="00B734AF">
        <w:rPr>
          <w:rFonts w:asciiTheme="minorHAnsi" w:hAnsiTheme="minorHAnsi" w:cs="Arial"/>
          <w:color w:val="2B91AF"/>
        </w:rPr>
        <w:t>WebDriverWait</w:t>
      </w:r>
      <w:r w:rsidRPr="00B734AF">
        <w:rPr>
          <w:rFonts w:asciiTheme="minorHAnsi" w:hAnsiTheme="minorHAnsi" w:cs="Arial"/>
          <w:color w:val="000000"/>
        </w:rPr>
        <w:t xml:space="preserve">(driver, timeOutInSeconds); </w:t>
      </w: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r w:rsidRPr="00B734AF">
        <w:rPr>
          <w:rFonts w:asciiTheme="minorHAnsi" w:hAnsiTheme="minorHAnsi" w:cs="Arial"/>
          <w:color w:val="000000"/>
        </w:rPr>
        <w:t>element = wait.</w:t>
      </w:r>
      <w:r w:rsidRPr="00B734AF">
        <w:rPr>
          <w:rFonts w:asciiTheme="minorHAnsi" w:hAnsiTheme="minorHAnsi" w:cs="Arial"/>
          <w:color w:val="00008B"/>
        </w:rPr>
        <w:t>until</w:t>
      </w:r>
      <w:r w:rsidRPr="00B734AF">
        <w:rPr>
          <w:rFonts w:asciiTheme="minorHAnsi" w:hAnsiTheme="minorHAnsi" w:cs="Arial"/>
          <w:color w:val="000000"/>
        </w:rPr>
        <w:t>(</w:t>
      </w:r>
      <w:r w:rsidRPr="00B734AF">
        <w:rPr>
          <w:rFonts w:asciiTheme="minorHAnsi" w:hAnsiTheme="minorHAnsi" w:cs="Arial"/>
          <w:color w:val="2B91AF"/>
        </w:rPr>
        <w:t>ExpectedConditions</w:t>
      </w:r>
      <w:r w:rsidRPr="00B734AF">
        <w:rPr>
          <w:rFonts w:asciiTheme="minorHAnsi" w:hAnsiTheme="minorHAnsi" w:cs="Arial"/>
          <w:color w:val="000000"/>
        </w:rPr>
        <w:t>.visibilityOfElementLocated(by));</w:t>
      </w: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p>
    <w:p w:rsidR="00216251" w:rsidRPr="00B734AF" w:rsidRDefault="00216251" w:rsidP="0021625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8" w:lineRule="atLeast"/>
        <w:textAlignment w:val="baseline"/>
        <w:rPr>
          <w:rFonts w:asciiTheme="minorHAnsi" w:hAnsiTheme="minorHAnsi" w:cs="Arial"/>
          <w:color w:val="000000"/>
        </w:rPr>
      </w:pPr>
      <w:r w:rsidRPr="00B734AF">
        <w:rPr>
          <w:rFonts w:asciiTheme="minorHAnsi" w:hAnsiTheme="minorHAnsi" w:cs="Arial"/>
          <w:color w:val="000000"/>
        </w:rPr>
        <w:t xml:space="preserve">driver.manage().timeouts().implicitlyWait(DEFAULT_WAIT_4_PAGE, </w:t>
      </w:r>
      <w:r w:rsidRPr="00B734AF">
        <w:rPr>
          <w:rFonts w:asciiTheme="minorHAnsi" w:hAnsiTheme="minorHAnsi" w:cs="Arial"/>
          <w:color w:val="2B91AF"/>
        </w:rPr>
        <w:t>TimeUnit</w:t>
      </w:r>
      <w:r w:rsidRPr="00B734AF">
        <w:rPr>
          <w:rFonts w:asciiTheme="minorHAnsi" w:hAnsiTheme="minorHAnsi" w:cs="Arial"/>
          <w:color w:val="000000"/>
        </w:rPr>
        <w:t>.SECONDS)</w:t>
      </w:r>
    </w:p>
    <w:p w:rsidR="0066300A" w:rsidRPr="00B734AF" w:rsidRDefault="00654CE4" w:rsidP="0066300A">
      <w:pPr>
        <w:rPr>
          <w:rFonts w:asciiTheme="minorHAnsi" w:hAnsiTheme="minorHAnsi" w:cs="Arial"/>
        </w:rPr>
      </w:pPr>
      <w:r w:rsidRPr="00B734AF">
        <w:rPr>
          <w:rFonts w:asciiTheme="minorHAnsi" w:hAnsiTheme="minorHAnsi" w:cs="Arial"/>
          <w:color w:val="333333"/>
        </w:rPr>
        <w:br/>
      </w:r>
      <w:r w:rsidR="0066300A" w:rsidRPr="00B734AF">
        <w:rPr>
          <w:rFonts w:asciiTheme="minorHAnsi" w:hAnsiTheme="minorHAnsi" w:cs="Arial"/>
        </w:rPr>
        <w:t>1. When we use x path manually-</w:t>
      </w:r>
    </w:p>
    <w:p w:rsidR="0066300A" w:rsidRPr="00B734AF" w:rsidRDefault="0066300A" w:rsidP="0066300A">
      <w:pPr>
        <w:rPr>
          <w:rFonts w:asciiTheme="minorHAnsi" w:hAnsiTheme="minorHAnsi" w:cs="Arial"/>
        </w:rPr>
      </w:pPr>
    </w:p>
    <w:p w:rsidR="0066300A" w:rsidRPr="00B734AF" w:rsidRDefault="0066300A" w:rsidP="0066300A">
      <w:pPr>
        <w:rPr>
          <w:rFonts w:asciiTheme="minorHAnsi" w:hAnsiTheme="minorHAnsi" w:cs="Arial"/>
        </w:rPr>
      </w:pPr>
      <w:r w:rsidRPr="00B734AF">
        <w:rPr>
          <w:rFonts w:asciiTheme="minorHAnsi" w:hAnsiTheme="minorHAnsi" w:cs="Arial"/>
        </w:rPr>
        <w:lastRenderedPageBreak/>
        <w:t xml:space="preserve">When both id and name is same or doest not exist and element is generated dynamilly and id changes dynamilly then we use xptah manually </w:t>
      </w:r>
    </w:p>
    <w:p w:rsidR="0066300A" w:rsidRPr="00B734AF" w:rsidRDefault="00802C2E" w:rsidP="0066300A">
      <w:pPr>
        <w:rPr>
          <w:rFonts w:asciiTheme="minorHAnsi" w:hAnsiTheme="minorHAnsi" w:cs="Arial"/>
        </w:rPr>
      </w:pPr>
      <w:hyperlink r:id="rId84" w:tgtFrame="_blank" w:history="1">
        <w:r w:rsidR="0066300A" w:rsidRPr="00B734AF">
          <w:rPr>
            <w:rStyle w:val="Hyperlink"/>
            <w:rFonts w:asciiTheme="minorHAnsi" w:eastAsiaTheme="majorEastAsia" w:hAnsiTheme="minorHAnsi" w:cs="Arial"/>
            <w:color w:val="1155CC"/>
          </w:rPr>
          <w:t>http://stackoverflow.com/questions/17985733/how-to-handle-dynamically-changing-ids-with-similar-starting-name-using-webdriv</w:t>
        </w:r>
      </w:hyperlink>
    </w:p>
    <w:p w:rsidR="0066300A" w:rsidRPr="00B734AF" w:rsidRDefault="0066300A" w:rsidP="0066300A">
      <w:pPr>
        <w:rPr>
          <w:rFonts w:asciiTheme="minorHAnsi" w:hAnsiTheme="minorHAnsi" w:cs="Arial"/>
        </w:rPr>
      </w:pPr>
    </w:p>
    <w:p w:rsidR="0066300A" w:rsidRPr="00B734AF" w:rsidRDefault="00802C2E" w:rsidP="0066300A">
      <w:pPr>
        <w:pStyle w:val="Heading1"/>
        <w:spacing w:before="0" w:after="0"/>
        <w:textAlignment w:val="baseline"/>
        <w:rPr>
          <w:rFonts w:asciiTheme="minorHAnsi" w:hAnsiTheme="minorHAnsi" w:cs="Arial"/>
          <w:color w:val="000000"/>
          <w:sz w:val="24"/>
          <w:szCs w:val="24"/>
        </w:rPr>
      </w:pPr>
      <w:hyperlink r:id="rId85" w:history="1">
        <w:r w:rsidR="0066300A" w:rsidRPr="00B734AF">
          <w:rPr>
            <w:rStyle w:val="Hyperlink"/>
            <w:rFonts w:asciiTheme="minorHAnsi" w:hAnsiTheme="minorHAnsi" w:cs="Arial"/>
            <w:color w:val="000000"/>
            <w:sz w:val="24"/>
            <w:szCs w:val="24"/>
            <w:bdr w:val="none" w:sz="0" w:space="0" w:color="auto" w:frame="1"/>
          </w:rPr>
          <w:t>How to handle dynamically changing id's with similar starting name using Webdriver</w:t>
        </w:r>
      </w:hyperlink>
    </w:p>
    <w:p w:rsidR="0066300A" w:rsidRPr="00B734AF" w:rsidRDefault="0066300A" w:rsidP="0066300A">
      <w:pPr>
        <w:spacing w:line="128" w:lineRule="atLeast"/>
        <w:textAlignment w:val="baseline"/>
        <w:rPr>
          <w:rFonts w:asciiTheme="minorHAnsi" w:hAnsiTheme="minorHAnsi" w:cs="Arial"/>
          <w:color w:val="000000"/>
        </w:rPr>
      </w:pPr>
    </w:p>
    <w:tbl>
      <w:tblPr>
        <w:tblW w:w="0" w:type="auto"/>
        <w:tblCellMar>
          <w:left w:w="0" w:type="dxa"/>
          <w:right w:w="0" w:type="dxa"/>
        </w:tblCellMar>
        <w:tblLook w:val="04A0" w:firstRow="1" w:lastRow="0" w:firstColumn="1" w:lastColumn="0" w:noHBand="0" w:noVBand="1"/>
      </w:tblPr>
      <w:tblGrid>
        <w:gridCol w:w="1197"/>
        <w:gridCol w:w="8163"/>
      </w:tblGrid>
      <w:tr w:rsidR="0066300A" w:rsidRPr="00B734AF" w:rsidTr="0066300A">
        <w:tc>
          <w:tcPr>
            <w:tcW w:w="600" w:type="dxa"/>
            <w:tcBorders>
              <w:top w:val="nil"/>
              <w:left w:val="nil"/>
              <w:bottom w:val="nil"/>
              <w:right w:val="nil"/>
            </w:tcBorders>
            <w:shd w:val="clear" w:color="auto" w:fill="auto"/>
            <w:hideMark/>
          </w:tcPr>
          <w:p w:rsidR="0066300A" w:rsidRPr="00B734AF" w:rsidRDefault="0066300A" w:rsidP="0066300A">
            <w:pPr>
              <w:jc w:val="center"/>
              <w:textAlignment w:val="baseline"/>
              <w:rPr>
                <w:rFonts w:asciiTheme="minorHAnsi" w:hAnsiTheme="minorHAnsi" w:cs="Arial"/>
              </w:rPr>
            </w:pPr>
            <w:r w:rsidRPr="00B734AF">
              <w:rPr>
                <w:rFonts w:asciiTheme="minorHAnsi" w:hAnsiTheme="minorHAnsi" w:cs="Arial"/>
              </w:rPr>
              <w:t>vote</w:t>
            </w:r>
            <w:hyperlink r:id="rId86" w:tooltip="This is a favorite question (click again to undo)" w:history="1">
              <w:r w:rsidRPr="00B734AF">
                <w:rPr>
                  <w:rStyle w:val="Hyperlink"/>
                  <w:rFonts w:asciiTheme="minorHAnsi" w:eastAsiaTheme="majorEastAsia" w:hAnsiTheme="minorHAnsi" w:cs="Arial"/>
                  <w:color w:val="4A6B82"/>
                  <w:bdr w:val="none" w:sz="0" w:space="0" w:color="auto" w:frame="1"/>
                </w:rPr>
                <w:t>favorite</w:t>
              </w:r>
            </w:hyperlink>
          </w:p>
        </w:tc>
        <w:tc>
          <w:tcPr>
            <w:tcW w:w="0" w:type="auto"/>
            <w:tcBorders>
              <w:top w:val="nil"/>
              <w:left w:val="nil"/>
              <w:bottom w:val="nil"/>
              <w:right w:val="nil"/>
            </w:tcBorders>
            <w:shd w:val="clear" w:color="auto" w:fill="auto"/>
            <w:vAlign w:val="bottom"/>
            <w:hideMark/>
          </w:tcPr>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I am automating the test for web application. I have a scenario for creating an admin, for which i have to enter the name, email address and phone number text boxes. But ids of this text boxes are dynamic.</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pln"/>
                <w:rFonts w:asciiTheme="minorHAnsi" w:hAnsiTheme="minorHAnsi" w:cs="Arial"/>
                <w:color w:val="000000"/>
                <w:sz w:val="24"/>
                <w:szCs w:val="24"/>
                <w:bdr w:val="none" w:sz="0" w:space="0" w:color="auto" w:frame="1"/>
              </w:rPr>
              <w:t>userName</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 xml:space="preserve"> id</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hAnsiTheme="minorHAnsi" w:cs="Arial"/>
                <w:color w:val="800000"/>
                <w:sz w:val="24"/>
                <w:szCs w:val="24"/>
                <w:bdr w:val="none" w:sz="0" w:space="0" w:color="auto" w:frame="1"/>
              </w:rPr>
              <w:t>'oe-field-input-41'</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yp"/>
                <w:rFonts w:asciiTheme="minorHAnsi" w:hAnsiTheme="minorHAnsi" w:cs="Arial"/>
                <w:color w:val="2B91AF"/>
                <w:sz w:val="24"/>
                <w:szCs w:val="24"/>
                <w:bdr w:val="none" w:sz="0" w:space="0" w:color="auto" w:frame="1"/>
              </w:rPr>
              <w:t>Email</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 xml:space="preserve"> id</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hAnsiTheme="minorHAnsi" w:cs="Arial"/>
                <w:color w:val="800000"/>
                <w:sz w:val="24"/>
                <w:szCs w:val="24"/>
                <w:bdr w:val="none" w:sz="0" w:space="0" w:color="auto" w:frame="1"/>
              </w:rPr>
              <w:t>'oe-field-input-42'</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pln"/>
                <w:rFonts w:asciiTheme="minorHAnsi" w:hAnsiTheme="minorHAnsi" w:cs="Arial"/>
                <w:color w:val="000000"/>
                <w:sz w:val="24"/>
                <w:szCs w:val="24"/>
                <w:bdr w:val="none" w:sz="0" w:space="0" w:color="auto" w:frame="1"/>
              </w:rPr>
              <w:t>phone number</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 xml:space="preserve"> id</w:t>
            </w:r>
            <w:r w:rsidRPr="00B734AF">
              <w:rPr>
                <w:rStyle w:val="pun"/>
                <w:rFonts w:asciiTheme="minorHAnsi" w:hAnsiTheme="minorHAnsi" w:cs="Arial"/>
                <w:color w:val="000000"/>
                <w:sz w:val="24"/>
                <w:szCs w:val="24"/>
                <w:bdr w:val="none" w:sz="0" w:space="0" w:color="auto" w:frame="1"/>
              </w:rPr>
              <w:t>=</w:t>
            </w:r>
            <w:r w:rsidRPr="00B734AF">
              <w:rPr>
                <w:rStyle w:val="str"/>
                <w:rFonts w:asciiTheme="minorHAnsi" w:hAnsiTheme="minorHAnsi" w:cs="Arial"/>
                <w:color w:val="800000"/>
                <w:sz w:val="24"/>
                <w:szCs w:val="24"/>
                <w:bdr w:val="none" w:sz="0" w:space="0" w:color="auto" w:frame="1"/>
              </w:rPr>
              <w:t>'oe-field-input-43'</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First Query: The numbers in the ids are dynamic, it keep changes I tired to use the xpath for handling the dynamic value.</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pln"/>
                <w:rFonts w:asciiTheme="minorHAnsi" w:hAnsiTheme="minorHAnsi" w:cs="Arial"/>
                <w:color w:val="000000"/>
                <w:sz w:val="24"/>
                <w:szCs w:val="24"/>
                <w:bdr w:val="none" w:sz="0" w:space="0" w:color="auto" w:frame="1"/>
              </w:rPr>
              <w:t xml:space="preserve">xpath </w:t>
            </w:r>
            <w:r w:rsidRPr="00B734AF">
              <w:rPr>
                <w:rStyle w:val="pun"/>
                <w:rFonts w:asciiTheme="minorHAnsi" w:hAnsiTheme="minorHAnsi" w:cs="Arial"/>
                <w:color w:val="000000"/>
                <w:sz w:val="24"/>
                <w:szCs w:val="24"/>
                <w:bdr w:val="none" w:sz="0" w:space="0" w:color="auto" w:frame="1"/>
              </w:rPr>
              <w:t>=</w:t>
            </w:r>
            <w:r w:rsidRPr="00B734AF">
              <w:rPr>
                <w:rStyle w:val="com"/>
                <w:rFonts w:asciiTheme="minorHAnsi" w:hAnsiTheme="minorHAnsi" w:cs="Arial"/>
                <w:color w:val="808080"/>
                <w:sz w:val="24"/>
                <w:szCs w:val="24"/>
                <w:bdr w:val="none" w:sz="0" w:space="0" w:color="auto" w:frame="1"/>
              </w:rPr>
              <w:t>//*[starts-with(@id,'oe-field-input-')]</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In this it enter the text into first text box successfully</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Second Query: I am not able use the same xpath for next two text boxes, as it enters the email and phone number into name field only</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Please help me to resolve this dynamic value handling.</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Edited: added the html code,</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&lt;table</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 "</w:t>
            </w:r>
            <w:r w:rsidRPr="00B734AF">
              <w:rPr>
                <w:rStyle w:val="atn"/>
                <w:rFonts w:asciiTheme="minorHAnsi" w:hAnsiTheme="minorHAnsi" w:cs="Arial"/>
                <w:color w:val="FF0000"/>
                <w:sz w:val="24"/>
                <w:szCs w:val="24"/>
                <w:bdr w:val="none" w:sz="0" w:space="0" w:color="auto" w:frame="1"/>
              </w:rPr>
              <w:t>cellspacing</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"0"</w:t>
            </w:r>
            <w:r w:rsidRPr="00B734AF">
              <w:rPr>
                <w:rStyle w:val="atn"/>
                <w:rFonts w:asciiTheme="minorHAnsi" w:hAnsiTheme="minorHAnsi" w:cs="Arial"/>
                <w:color w:val="FF0000"/>
                <w:sz w:val="24"/>
                <w:szCs w:val="24"/>
                <w:bdr w:val="none" w:sz="0" w:space="0" w:color="auto" w:frame="1"/>
              </w:rPr>
              <w:t>cellpadding</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"0"</w:t>
            </w:r>
            <w:r w:rsidRPr="00B734AF">
              <w:rPr>
                <w:rStyle w:val="atn"/>
                <w:rFonts w:asciiTheme="minorHAnsi" w:hAnsiTheme="minorHAnsi" w:cs="Arial"/>
                <w:color w:val="FF0000"/>
                <w:sz w:val="24"/>
                <w:szCs w:val="24"/>
                <w:bdr w:val="none" w:sz="0" w:space="0" w:color="auto" w:frame="1"/>
              </w:rPr>
              <w:t>border</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"0"</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&lt;tbody&gt;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"oe_form_group_row"</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 oe_form_group_cell_label"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"99%"</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"oe_form_field oe_form_field_many2one oe_form_field_with_button"</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&lt;a</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"oe_m2o_cm_button oe_e"</w:t>
            </w:r>
            <w:r w:rsidRPr="00B734AF">
              <w:rPr>
                <w:rStyle w:val="atn"/>
                <w:rFonts w:asciiTheme="minorHAnsi" w:hAnsiTheme="minorHAnsi" w:cs="Arial"/>
                <w:color w:val="FF0000"/>
                <w:sz w:val="24"/>
                <w:szCs w:val="24"/>
                <w:bdr w:val="none" w:sz="0" w:space="0" w:color="auto" w:frame="1"/>
              </w:rPr>
              <w:t>tabindex</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atn"/>
                <w:rFonts w:asciiTheme="minorHAnsi" w:hAnsiTheme="minorHAnsi" w:cs="Arial"/>
                <w:color w:val="FF0000"/>
                <w:sz w:val="24"/>
                <w:szCs w:val="24"/>
                <w:bdr w:val="none" w:sz="0" w:space="0" w:color="auto" w:frame="1"/>
              </w:rPr>
              <w:t>href</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w:t>
            </w:r>
            <w:r w:rsidRPr="00B734AF">
              <w:rPr>
                <w:rStyle w:val="atn"/>
                <w:rFonts w:asciiTheme="minorHAnsi" w:hAnsiTheme="minorHAnsi" w:cs="Arial"/>
                <w:color w:val="FF0000"/>
                <w:sz w:val="24"/>
                <w:szCs w:val="24"/>
                <w:bdr w:val="none" w:sz="0" w:space="0" w:color="auto" w:frame="1"/>
              </w:rPr>
              <w:t>draggable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"false"</w:t>
            </w:r>
            <w:r w:rsidRPr="00B734AF">
              <w:rPr>
                <w:rStyle w:val="atn"/>
                <w:rFonts w:asciiTheme="minorHAnsi" w:hAnsiTheme="minorHAnsi" w:cs="Arial"/>
                <w:color w:val="FF0000"/>
                <w:sz w:val="24"/>
                <w:szCs w:val="24"/>
                <w:bdr w:val="none" w:sz="0" w:space="0" w:color="auto" w:frame="1"/>
              </w:rPr>
              <w:t>style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w:t>
            </w:r>
            <w:r w:rsidRPr="00B734AF">
              <w:rPr>
                <w:rStyle w:val="kwd"/>
                <w:rFonts w:asciiTheme="minorHAnsi" w:hAnsiTheme="minorHAnsi" w:cs="Arial"/>
                <w:color w:val="00008B"/>
                <w:sz w:val="24"/>
                <w:szCs w:val="24"/>
                <w:bdr w:val="none" w:sz="0" w:space="0" w:color="auto" w:frame="1"/>
              </w:rPr>
              <w:t>display</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 xml:space="preserve"> inline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w:t>
            </w:r>
            <w:r w:rsidRPr="00B734AF">
              <w:rPr>
                <w:rStyle w:val="tag"/>
                <w:rFonts w:asciiTheme="minorHAnsi" w:hAnsiTheme="minorHAnsi" w:cs="Arial"/>
                <w:color w:val="800000"/>
                <w:sz w:val="24"/>
                <w:szCs w:val="24"/>
                <w:bdr w:val="none" w:sz="0" w:space="0" w:color="auto" w:frame="1"/>
              </w:rPr>
              <w:t>&gt;</w:t>
            </w:r>
            <w:r w:rsidRPr="00B734AF">
              <w:rPr>
                <w:rStyle w:val="pln"/>
                <w:rFonts w:asciiTheme="minorHAnsi" w:hAnsiTheme="minorHAnsi" w:cs="Arial"/>
                <w:color w:val="000000"/>
                <w:sz w:val="24"/>
                <w:szCs w:val="24"/>
                <w:bdr w:val="none" w:sz="0" w:space="0" w:color="auto" w:frame="1"/>
              </w:rPr>
              <w:t>/</w:t>
            </w:r>
            <w:r w:rsidRPr="00B734AF">
              <w:rPr>
                <w:rStyle w:val="tag"/>
                <w:rFonts w:asciiTheme="minorHAnsi" w:hAnsiTheme="minorHAnsi" w:cs="Arial"/>
                <w:color w:val="800000"/>
                <w:sz w:val="24"/>
                <w:szCs w:val="24"/>
                <w:bdr w:val="none" w:sz="0" w:space="0" w:color="auto" w:frame="1"/>
              </w:rPr>
              <w:t>&lt;/a&gt;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&lt;div&gt;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"oe_form_group_row"</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 oe_form_group_cell_label"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"99%"</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lastRenderedPageBreak/>
              <w:t>&lt;span</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"oe_form_field oe_form_field_email"</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&lt;div&gt;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&lt;input</w:t>
            </w:r>
            <w:r w:rsidRPr="00B734AF">
              <w:rPr>
                <w:rStyle w:val="atn"/>
                <w:rFonts w:asciiTheme="minorHAnsi" w:hAnsiTheme="minorHAnsi" w:cs="Arial"/>
                <w:color w:val="FF0000"/>
                <w:sz w:val="24"/>
                <w:szCs w:val="24"/>
                <w:bdr w:val="none" w:sz="0" w:space="0" w:color="auto" w:frame="1"/>
              </w:rPr>
              <w:t>id</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"oe-field-input-35"</w:t>
            </w:r>
            <w:r w:rsidRPr="00B734AF">
              <w:rPr>
                <w:rStyle w:val="atn"/>
                <w:rFonts w:asciiTheme="minorHAnsi" w:hAnsiTheme="minorHAnsi" w:cs="Arial"/>
                <w:color w:val="FF0000"/>
                <w:sz w:val="24"/>
                <w:szCs w:val="24"/>
                <w:bdr w:val="none" w:sz="0" w:space="0" w:color="auto" w:frame="1"/>
              </w:rPr>
              <w:t>type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"text"</w:t>
            </w:r>
            <w:r w:rsidRPr="00B734AF">
              <w:rPr>
                <w:rStyle w:val="atn"/>
                <w:rFonts w:asciiTheme="minorHAnsi" w:hAnsiTheme="minorHAnsi" w:cs="Arial"/>
                <w:color w:val="FF0000"/>
                <w:sz w:val="24"/>
                <w:szCs w:val="24"/>
                <w:bdr w:val="none" w:sz="0" w:space="0" w:color="auto" w:frame="1"/>
              </w:rPr>
              <w:t>maxlength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"240"</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&lt;/div&gt;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"oe_form_group_row"</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 oe_form_group_cell_label"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"99%"</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"oe_form_field oe_form_field_char"</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&lt;input</w:t>
            </w:r>
            <w:r w:rsidRPr="00B734AF">
              <w:rPr>
                <w:rStyle w:val="atn"/>
                <w:rFonts w:asciiTheme="minorHAnsi" w:hAnsiTheme="minorHAnsi" w:cs="Arial"/>
                <w:color w:val="FF0000"/>
                <w:sz w:val="24"/>
                <w:szCs w:val="24"/>
                <w:bdr w:val="none" w:sz="0" w:space="0" w:color="auto" w:frame="1"/>
              </w:rPr>
              <w:t>id</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"oe-field-input-36"</w:t>
            </w:r>
            <w:r w:rsidRPr="00B734AF">
              <w:rPr>
                <w:rStyle w:val="atn"/>
                <w:rFonts w:asciiTheme="minorHAnsi" w:hAnsiTheme="minorHAnsi" w:cs="Arial"/>
                <w:color w:val="FF0000"/>
                <w:sz w:val="24"/>
                <w:szCs w:val="24"/>
                <w:bdr w:val="none" w:sz="0" w:space="0" w:color="auto" w:frame="1"/>
              </w:rPr>
              <w:t>type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"text"</w:t>
            </w:r>
            <w:r w:rsidRPr="00B734AF">
              <w:rPr>
                <w:rStyle w:val="atn"/>
                <w:rFonts w:asciiTheme="minorHAnsi" w:hAnsiTheme="minorHAnsi" w:cs="Arial"/>
                <w:color w:val="FF0000"/>
                <w:sz w:val="24"/>
                <w:szCs w:val="24"/>
                <w:bdr w:val="none" w:sz="0" w:space="0" w:color="auto" w:frame="1"/>
              </w:rPr>
              <w:t>maxlength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"32"</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"oe_form_group_row"</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 oe_form_group_cell_label"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"oe_form_group_cell"</w:t>
            </w:r>
            <w:r w:rsidRPr="00B734AF">
              <w:rPr>
                <w:rStyle w:val="atn"/>
                <w:rFonts w:asciiTheme="minorHAnsi" w:hAnsiTheme="minorHAnsi" w:cs="Arial"/>
                <w:color w:val="FF0000"/>
                <w:sz w:val="24"/>
                <w:szCs w:val="24"/>
                <w:bdr w:val="none" w:sz="0" w:space="0" w:color="auto" w:frame="1"/>
              </w:rPr>
              <w:t>width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"99%"</w:t>
            </w:r>
            <w:r w:rsidRPr="00B734AF">
              <w:rPr>
                <w:rStyle w:val="atn"/>
                <w:rFonts w:asciiTheme="minorHAnsi" w:hAnsiTheme="minorHAnsi" w:cs="Arial"/>
                <w:color w:val="FF0000"/>
                <w:sz w:val="24"/>
                <w:szCs w:val="24"/>
                <w:bdr w:val="none" w:sz="0" w:space="0" w:color="auto" w:frame="1"/>
              </w:rPr>
              <w:t>colspan</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"1"</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"oe_form_field oe_form_field_char"</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&lt;input</w:t>
            </w:r>
            <w:r w:rsidRPr="00B734AF">
              <w:rPr>
                <w:rStyle w:val="atn"/>
                <w:rFonts w:asciiTheme="minorHAnsi" w:hAnsiTheme="minorHAnsi" w:cs="Arial"/>
                <w:color w:val="FF0000"/>
                <w:sz w:val="24"/>
                <w:szCs w:val="24"/>
                <w:bdr w:val="none" w:sz="0" w:space="0" w:color="auto" w:frame="1"/>
              </w:rPr>
              <w:t>id</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"oe-field-input-37"</w:t>
            </w:r>
            <w:r w:rsidRPr="00B734AF">
              <w:rPr>
                <w:rStyle w:val="atn"/>
                <w:rFonts w:asciiTheme="minorHAnsi" w:hAnsiTheme="minorHAnsi" w:cs="Arial"/>
                <w:color w:val="FF0000"/>
                <w:sz w:val="24"/>
                <w:szCs w:val="24"/>
                <w:bdr w:val="none" w:sz="0" w:space="0" w:color="auto" w:frame="1"/>
              </w:rPr>
              <w:t>type</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"text"</w:t>
            </w:r>
            <w:r w:rsidRPr="00B734AF">
              <w:rPr>
                <w:rStyle w:val="atn"/>
                <w:rFonts w:asciiTheme="minorHAnsi" w:hAnsiTheme="minorHAnsi" w:cs="Arial"/>
                <w:color w:val="FF0000"/>
                <w:sz w:val="24"/>
                <w:szCs w:val="24"/>
                <w:bdr w:val="none" w:sz="0" w:space="0" w:color="auto" w:frame="1"/>
              </w:rPr>
              <w:t>maxlength</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"32"</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&lt;/span&gt;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&lt;/td&gt;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&lt;/tr&gt;</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tag"/>
                <w:rFonts w:asciiTheme="minorHAnsi" w:hAnsiTheme="minorHAnsi" w:cs="Arial"/>
                <w:color w:val="800000"/>
                <w:sz w:val="24"/>
                <w:szCs w:val="24"/>
                <w:bdr w:val="none" w:sz="0" w:space="0" w:color="auto" w:frame="1"/>
              </w:rPr>
              <w:t>&lt;tr</w:t>
            </w:r>
            <w:r w:rsidRPr="00B734AF">
              <w:rPr>
                <w:rStyle w:val="atn"/>
                <w:rFonts w:asciiTheme="minorHAnsi" w:hAnsiTheme="minorHAnsi" w:cs="Arial"/>
                <w:color w:val="FF0000"/>
                <w:sz w:val="24"/>
                <w:szCs w:val="24"/>
                <w:bdr w:val="none" w:sz="0" w:space="0" w:color="auto" w:frame="1"/>
              </w:rPr>
              <w:t>class</w:t>
            </w:r>
            <w:r w:rsidRPr="00B734AF">
              <w:rPr>
                <w:rStyle w:val="pun"/>
                <w:rFonts w:asciiTheme="minorHAnsi" w:hAnsiTheme="minorHAnsi" w:cs="Arial"/>
                <w:color w:val="000000"/>
                <w:sz w:val="24"/>
                <w:szCs w:val="24"/>
                <w:bdr w:val="none" w:sz="0" w:space="0" w:color="auto" w:frame="1"/>
              </w:rPr>
              <w:t>=</w:t>
            </w:r>
            <w:r w:rsidRPr="00B734AF">
              <w:rPr>
                <w:rStyle w:val="atv"/>
                <w:rFonts w:asciiTheme="minorHAnsi" w:hAnsiTheme="minorHAnsi" w:cs="Arial"/>
                <w:color w:val="0000FF"/>
                <w:sz w:val="24"/>
                <w:szCs w:val="24"/>
                <w:bdr w:val="none" w:sz="0" w:space="0" w:color="auto" w:frame="1"/>
              </w:rPr>
              <w:t>"oe_form_group_row"</w:t>
            </w:r>
            <w:r w:rsidRPr="00B734AF">
              <w:rPr>
                <w:rStyle w:val="tag"/>
                <w:rFonts w:asciiTheme="minorHAnsi" w:hAnsiTheme="minorHAnsi" w:cs="Arial"/>
                <w:color w:val="800000"/>
                <w:sz w:val="24"/>
                <w:szCs w:val="24"/>
                <w:bdr w:val="none" w:sz="0" w:space="0" w:color="auto" w:frame="1"/>
              </w:rPr>
              <w:t>&gt;</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tag"/>
                <w:rFonts w:asciiTheme="minorHAnsi" w:hAnsiTheme="minorHAnsi" w:cs="Arial"/>
                <w:color w:val="800000"/>
                <w:sz w:val="24"/>
                <w:szCs w:val="24"/>
                <w:bdr w:val="none" w:sz="0" w:space="0" w:color="auto" w:frame="1"/>
              </w:rPr>
              <w:t>&lt;/tbody&gt;</w:t>
            </w:r>
          </w:p>
          <w:p w:rsidR="0066300A" w:rsidRPr="00B734AF" w:rsidRDefault="0066300A">
            <w:pPr>
              <w:textAlignment w:val="baseline"/>
              <w:rPr>
                <w:rFonts w:asciiTheme="minorHAnsi" w:hAnsiTheme="minorHAnsi" w:cs="Arial"/>
              </w:rPr>
            </w:pPr>
          </w:p>
        </w:tc>
      </w:tr>
      <w:tr w:rsidR="0066300A" w:rsidRPr="00B734AF" w:rsidTr="0066300A">
        <w:tc>
          <w:tcPr>
            <w:tcW w:w="600" w:type="dxa"/>
            <w:tcBorders>
              <w:top w:val="nil"/>
              <w:left w:val="nil"/>
              <w:bottom w:val="nil"/>
              <w:right w:val="nil"/>
            </w:tcBorders>
            <w:shd w:val="clear" w:color="auto" w:fill="auto"/>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tbl>
            <w:tblPr>
              <w:tblW w:w="6600" w:type="dxa"/>
              <w:tblCellMar>
                <w:left w:w="0" w:type="dxa"/>
                <w:right w:w="0" w:type="dxa"/>
              </w:tblCellMar>
              <w:tblLook w:val="04A0" w:firstRow="1" w:lastRow="0" w:firstColumn="1" w:lastColumn="0" w:noHBand="0" w:noVBand="1"/>
            </w:tblPr>
            <w:tblGrid>
              <w:gridCol w:w="61"/>
              <w:gridCol w:w="6539"/>
            </w:tblGrid>
            <w:tr w:rsidR="0066300A" w:rsidRPr="00B734AF" w:rsidTr="0066300A">
              <w:tc>
                <w:tcPr>
                  <w:tcW w:w="0" w:type="auto"/>
                  <w:tcBorders>
                    <w:top w:val="nil"/>
                    <w:left w:val="nil"/>
                    <w:bottom w:val="dotted" w:sz="4" w:space="0" w:color="DDDDDD"/>
                    <w:right w:val="nil"/>
                  </w:tcBorders>
                  <w:shd w:val="clear" w:color="auto" w:fill="auto"/>
                  <w:tcMar>
                    <w:top w:w="50" w:type="dxa"/>
                    <w:left w:w="0" w:type="dxa"/>
                    <w:bottom w:w="50" w:type="dxa"/>
                    <w:right w:w="0" w:type="dxa"/>
                  </w:tcMar>
                  <w:vAlign w:val="bottom"/>
                  <w:hideMark/>
                </w:tcPr>
                <w:tbl>
                  <w:tblPr>
                    <w:tblW w:w="0" w:type="auto"/>
                    <w:tblCellMar>
                      <w:left w:w="0" w:type="dxa"/>
                      <w:right w:w="0" w:type="dxa"/>
                    </w:tblCellMar>
                    <w:tblLook w:val="04A0" w:firstRow="1" w:lastRow="0" w:firstColumn="1" w:lastColumn="0" w:noHBand="0" w:noVBand="1"/>
                  </w:tblPr>
                  <w:tblGrid>
                    <w:gridCol w:w="6"/>
                    <w:gridCol w:w="55"/>
                  </w:tblGrid>
                  <w:tr w:rsidR="0066300A" w:rsidRPr="00B734AF">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r w:rsidRPr="00B734AF">
                          <w:rPr>
                            <w:rFonts w:asciiTheme="minorHAnsi" w:hAnsiTheme="minorHAnsi" w:cs="Arial"/>
                          </w:rPr>
                          <w:t> </w:t>
                        </w:r>
                      </w:p>
                    </w:tc>
                  </w:tr>
                </w:tbl>
                <w:p w:rsidR="0066300A" w:rsidRPr="00B734AF" w:rsidRDefault="0066300A">
                  <w:pPr>
                    <w:rPr>
                      <w:rFonts w:asciiTheme="minorHAnsi" w:hAnsiTheme="minorHAnsi" w:cs="Arial"/>
                    </w:rPr>
                  </w:pPr>
                </w:p>
              </w:tc>
              <w:tc>
                <w:tcPr>
                  <w:tcW w:w="0" w:type="auto"/>
                  <w:tcBorders>
                    <w:top w:val="nil"/>
                    <w:left w:val="nil"/>
                    <w:bottom w:val="dotted" w:sz="4" w:space="0" w:color="DDDDDD"/>
                    <w:right w:val="nil"/>
                  </w:tcBorders>
                  <w:shd w:val="clear" w:color="auto" w:fill="auto"/>
                  <w:tcMar>
                    <w:top w:w="50" w:type="dxa"/>
                    <w:left w:w="70" w:type="dxa"/>
                    <w:bottom w:w="50" w:type="dxa"/>
                    <w:right w:w="60" w:type="dxa"/>
                  </w:tcMar>
                  <w:hideMark/>
                </w:tcPr>
                <w:p w:rsidR="0066300A" w:rsidRPr="00B734AF" w:rsidRDefault="0066300A" w:rsidP="0066300A">
                  <w:pPr>
                    <w:textAlignment w:val="baseline"/>
                    <w:rPr>
                      <w:rFonts w:asciiTheme="minorHAnsi" w:hAnsiTheme="minorHAnsi" w:cs="Arial"/>
                    </w:rPr>
                  </w:pPr>
                  <w:r w:rsidRPr="00B734AF">
                    <w:rPr>
                      <w:rStyle w:val="comment-copy"/>
                      <w:rFonts w:asciiTheme="minorHAnsi" w:hAnsiTheme="minorHAnsi" w:cs="Arial"/>
                      <w:bdr w:val="none" w:sz="0" w:space="0" w:color="auto" w:frame="1"/>
                    </w:rPr>
                    <w:t>Can you please share the html. Should be very easy once I see the html.</w:t>
                  </w:r>
                  <w:r w:rsidRPr="00B734AF">
                    <w:rPr>
                      <w:rStyle w:val="apple-converted-space"/>
                      <w:rFonts w:asciiTheme="minorHAnsi" w:hAnsiTheme="minorHAnsi" w:cs="Arial"/>
                    </w:rPr>
                    <w:t> </w:t>
                  </w:r>
                  <w:r w:rsidRPr="00B734AF">
                    <w:rPr>
                      <w:rFonts w:asciiTheme="minorHAnsi" w:hAnsiTheme="minorHAnsi" w:cs="Arial"/>
                    </w:rPr>
                    <w:t>– </w:t>
                  </w:r>
                  <w:r w:rsidRPr="00B734AF">
                    <w:rPr>
                      <w:rStyle w:val="apple-converted-space"/>
                      <w:rFonts w:asciiTheme="minorHAnsi" w:hAnsiTheme="minorHAnsi" w:cs="Arial"/>
                    </w:rPr>
                    <w:t> </w:t>
                  </w:r>
                  <w:hyperlink r:id="rId87" w:tooltip="320 reputation" w:history="1">
                    <w:r w:rsidRPr="00B734AF">
                      <w:rPr>
                        <w:rStyle w:val="Hyperlink"/>
                        <w:rFonts w:asciiTheme="minorHAnsi" w:eastAsiaTheme="majorEastAsia" w:hAnsiTheme="minorHAnsi" w:cs="Arial"/>
                        <w:color w:val="4A6B82"/>
                        <w:bdr w:val="none" w:sz="0" w:space="0" w:color="auto" w:frame="1"/>
                      </w:rPr>
                      <w:t>Vinay</w:t>
                    </w:r>
                  </w:hyperlink>
                  <w:r w:rsidRPr="00B734AF">
                    <w:rPr>
                      <w:rStyle w:val="apple-converted-space"/>
                      <w:rFonts w:asciiTheme="minorHAnsi" w:hAnsiTheme="minorHAnsi" w:cs="Arial"/>
                    </w:rPr>
                    <w:t> </w:t>
                  </w:r>
                  <w:hyperlink r:id="rId88" w:anchor="comment26295815_17985733" w:history="1">
                    <w:r w:rsidRPr="00B734AF">
                      <w:rPr>
                        <w:rStyle w:val="relativetime-clean"/>
                        <w:rFonts w:asciiTheme="minorHAnsi" w:hAnsiTheme="minorHAnsi" w:cs="Arial"/>
                        <w:color w:val="999999"/>
                        <w:bdr w:val="none" w:sz="0" w:space="0" w:color="auto" w:frame="1"/>
                      </w:rPr>
                      <w:t>Aug 1 '13 at 5:34</w:t>
                    </w:r>
                  </w:hyperlink>
                </w:p>
              </w:tc>
            </w:tr>
            <w:tr w:rsidR="0066300A" w:rsidRPr="00B734AF" w:rsidTr="0066300A">
              <w:tc>
                <w:tcPr>
                  <w:tcW w:w="0" w:type="auto"/>
                  <w:tcBorders>
                    <w:top w:val="nil"/>
                    <w:left w:val="nil"/>
                    <w:bottom w:val="dotted" w:sz="4" w:space="0" w:color="DDDDDD"/>
                    <w:right w:val="nil"/>
                  </w:tcBorders>
                  <w:shd w:val="clear" w:color="auto" w:fill="auto"/>
                  <w:tcMar>
                    <w:top w:w="50" w:type="dxa"/>
                    <w:left w:w="0" w:type="dxa"/>
                    <w:bottom w:w="50" w:type="dxa"/>
                    <w:right w:w="0" w:type="dxa"/>
                  </w:tcMar>
                  <w:vAlign w:val="bottom"/>
                  <w:hideMark/>
                </w:tcPr>
                <w:tbl>
                  <w:tblPr>
                    <w:tblW w:w="0" w:type="auto"/>
                    <w:tblCellMar>
                      <w:left w:w="0" w:type="dxa"/>
                      <w:right w:w="0" w:type="dxa"/>
                    </w:tblCellMar>
                    <w:tblLook w:val="04A0" w:firstRow="1" w:lastRow="0" w:firstColumn="1" w:lastColumn="0" w:noHBand="0" w:noVBand="1"/>
                  </w:tblPr>
                  <w:tblGrid>
                    <w:gridCol w:w="6"/>
                    <w:gridCol w:w="55"/>
                  </w:tblGrid>
                  <w:tr w:rsidR="0066300A" w:rsidRPr="00B734AF">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r w:rsidRPr="00B734AF">
                          <w:rPr>
                            <w:rFonts w:asciiTheme="minorHAnsi" w:hAnsiTheme="minorHAnsi" w:cs="Arial"/>
                          </w:rPr>
                          <w:t> </w:t>
                        </w:r>
                      </w:p>
                    </w:tc>
                  </w:tr>
                </w:tbl>
                <w:p w:rsidR="0066300A" w:rsidRPr="00B734AF" w:rsidRDefault="0066300A">
                  <w:pPr>
                    <w:rPr>
                      <w:rFonts w:asciiTheme="minorHAnsi" w:hAnsiTheme="minorHAnsi" w:cs="Arial"/>
                    </w:rPr>
                  </w:pPr>
                </w:p>
              </w:tc>
              <w:tc>
                <w:tcPr>
                  <w:tcW w:w="0" w:type="auto"/>
                  <w:tcBorders>
                    <w:top w:val="nil"/>
                    <w:left w:val="nil"/>
                    <w:bottom w:val="dotted" w:sz="4" w:space="0" w:color="DDDDDD"/>
                    <w:right w:val="nil"/>
                  </w:tcBorders>
                  <w:shd w:val="clear" w:color="auto" w:fill="auto"/>
                  <w:tcMar>
                    <w:top w:w="50" w:type="dxa"/>
                    <w:left w:w="70" w:type="dxa"/>
                    <w:bottom w:w="50" w:type="dxa"/>
                    <w:right w:w="60" w:type="dxa"/>
                  </w:tcMar>
                  <w:hideMark/>
                </w:tcPr>
                <w:p w:rsidR="0066300A" w:rsidRPr="00B734AF" w:rsidRDefault="0066300A" w:rsidP="0066300A">
                  <w:pPr>
                    <w:textAlignment w:val="baseline"/>
                    <w:rPr>
                      <w:rFonts w:asciiTheme="minorHAnsi" w:hAnsiTheme="minorHAnsi" w:cs="Arial"/>
                    </w:rPr>
                  </w:pPr>
                  <w:r w:rsidRPr="00B734AF">
                    <w:rPr>
                      <w:rStyle w:val="comment-copy"/>
                      <w:rFonts w:asciiTheme="minorHAnsi" w:hAnsiTheme="minorHAnsi" w:cs="Arial"/>
                      <w:bdr w:val="none" w:sz="0" w:space="0" w:color="auto" w:frame="1"/>
                    </w:rPr>
                    <w:t>@Vinay, i have edited the post and added the html. Please provide your input.</w:t>
                  </w:r>
                  <w:r w:rsidRPr="00B734AF">
                    <w:rPr>
                      <w:rStyle w:val="apple-converted-space"/>
                      <w:rFonts w:asciiTheme="minorHAnsi" w:hAnsiTheme="minorHAnsi" w:cs="Arial"/>
                    </w:rPr>
                    <w:t> </w:t>
                  </w:r>
                  <w:r w:rsidRPr="00B734AF">
                    <w:rPr>
                      <w:rFonts w:asciiTheme="minorHAnsi" w:hAnsiTheme="minorHAnsi" w:cs="Arial"/>
                    </w:rPr>
                    <w:t>– </w:t>
                  </w:r>
                  <w:r w:rsidRPr="00B734AF">
                    <w:rPr>
                      <w:rStyle w:val="apple-converted-space"/>
                      <w:rFonts w:asciiTheme="minorHAnsi" w:hAnsiTheme="minorHAnsi" w:cs="Arial"/>
                    </w:rPr>
                    <w:t> </w:t>
                  </w:r>
                  <w:hyperlink r:id="rId89" w:tooltip="61 reputation" w:history="1">
                    <w:r w:rsidRPr="00B734AF">
                      <w:rPr>
                        <w:rStyle w:val="Hyperlink"/>
                        <w:rFonts w:asciiTheme="minorHAnsi" w:eastAsiaTheme="majorEastAsia" w:hAnsiTheme="minorHAnsi" w:cs="Arial"/>
                        <w:color w:val="4A6B82"/>
                        <w:bdr w:val="none" w:sz="0" w:space="0" w:color="auto" w:frame="1"/>
                        <w:shd w:val="clear" w:color="auto" w:fill="E0EAF1"/>
                      </w:rPr>
                      <w:t>mdashu</w:t>
                    </w:r>
                  </w:hyperlink>
                  <w:r w:rsidRPr="00B734AF">
                    <w:rPr>
                      <w:rStyle w:val="apple-converted-space"/>
                      <w:rFonts w:asciiTheme="minorHAnsi" w:hAnsiTheme="minorHAnsi" w:cs="Arial"/>
                    </w:rPr>
                    <w:t> </w:t>
                  </w:r>
                  <w:hyperlink r:id="rId90" w:anchor="comment26296086_17985733" w:history="1">
                    <w:r w:rsidRPr="00B734AF">
                      <w:rPr>
                        <w:rStyle w:val="relativetime-clean"/>
                        <w:rFonts w:asciiTheme="minorHAnsi" w:hAnsiTheme="minorHAnsi" w:cs="Arial"/>
                        <w:color w:val="999999"/>
                        <w:bdr w:val="none" w:sz="0" w:space="0" w:color="auto" w:frame="1"/>
                      </w:rPr>
                      <w:t>Aug 1 '13 at 5:48</w:t>
                    </w:r>
                  </w:hyperlink>
                </w:p>
              </w:tc>
            </w:tr>
            <w:tr w:rsidR="0066300A" w:rsidRPr="00B734AF" w:rsidTr="0066300A">
              <w:tc>
                <w:tcPr>
                  <w:tcW w:w="0" w:type="auto"/>
                  <w:tcBorders>
                    <w:top w:val="nil"/>
                    <w:left w:val="nil"/>
                    <w:bottom w:val="dotted" w:sz="4" w:space="0" w:color="DDDDDD"/>
                    <w:right w:val="nil"/>
                  </w:tcBorders>
                  <w:shd w:val="clear" w:color="auto" w:fill="auto"/>
                  <w:tcMar>
                    <w:top w:w="50" w:type="dxa"/>
                    <w:left w:w="0" w:type="dxa"/>
                    <w:bottom w:w="50" w:type="dxa"/>
                    <w:right w:w="0" w:type="dxa"/>
                  </w:tcMar>
                  <w:vAlign w:val="bottom"/>
                  <w:hideMark/>
                </w:tcPr>
                <w:tbl>
                  <w:tblPr>
                    <w:tblW w:w="0" w:type="auto"/>
                    <w:tblCellMar>
                      <w:left w:w="0" w:type="dxa"/>
                      <w:right w:w="0" w:type="dxa"/>
                    </w:tblCellMar>
                    <w:tblLook w:val="04A0" w:firstRow="1" w:lastRow="0" w:firstColumn="1" w:lastColumn="0" w:noHBand="0" w:noVBand="1"/>
                  </w:tblPr>
                  <w:tblGrid>
                    <w:gridCol w:w="6"/>
                    <w:gridCol w:w="55"/>
                  </w:tblGrid>
                  <w:tr w:rsidR="0066300A" w:rsidRPr="00B734AF">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r w:rsidRPr="00B734AF">
                          <w:rPr>
                            <w:rFonts w:asciiTheme="minorHAnsi" w:hAnsiTheme="minorHAnsi" w:cs="Arial"/>
                          </w:rPr>
                          <w:t> </w:t>
                        </w:r>
                      </w:p>
                    </w:tc>
                  </w:tr>
                </w:tbl>
                <w:p w:rsidR="0066300A" w:rsidRPr="00B734AF" w:rsidRDefault="0066300A">
                  <w:pPr>
                    <w:rPr>
                      <w:rFonts w:asciiTheme="minorHAnsi" w:hAnsiTheme="minorHAnsi" w:cs="Arial"/>
                    </w:rPr>
                  </w:pPr>
                </w:p>
              </w:tc>
              <w:tc>
                <w:tcPr>
                  <w:tcW w:w="0" w:type="auto"/>
                  <w:tcBorders>
                    <w:top w:val="nil"/>
                    <w:left w:val="nil"/>
                    <w:bottom w:val="dotted" w:sz="4" w:space="0" w:color="DDDDDD"/>
                    <w:right w:val="nil"/>
                  </w:tcBorders>
                  <w:shd w:val="clear" w:color="auto" w:fill="auto"/>
                  <w:tcMar>
                    <w:top w:w="50" w:type="dxa"/>
                    <w:left w:w="70" w:type="dxa"/>
                    <w:bottom w:w="50" w:type="dxa"/>
                    <w:right w:w="60" w:type="dxa"/>
                  </w:tcMar>
                  <w:hideMark/>
                </w:tcPr>
                <w:p w:rsidR="0066300A" w:rsidRPr="00B734AF" w:rsidRDefault="0066300A" w:rsidP="0066300A">
                  <w:pPr>
                    <w:textAlignment w:val="baseline"/>
                    <w:rPr>
                      <w:rFonts w:asciiTheme="minorHAnsi" w:hAnsiTheme="minorHAnsi" w:cs="Arial"/>
                    </w:rPr>
                  </w:pPr>
                  <w:r w:rsidRPr="00B734AF">
                    <w:rPr>
                      <w:rStyle w:val="comment-copy"/>
                      <w:rFonts w:asciiTheme="minorHAnsi" w:hAnsiTheme="minorHAnsi" w:cs="Arial"/>
                      <w:bdr w:val="none" w:sz="0" w:space="0" w:color="auto" w:frame="1"/>
                    </w:rPr>
                    <w:t>the html you have shared does not contain any names to the text field. Is this the complete html or the text fields do not have any names at all?</w:t>
                  </w:r>
                  <w:r w:rsidRPr="00B734AF">
                    <w:rPr>
                      <w:rStyle w:val="apple-converted-space"/>
                      <w:rFonts w:asciiTheme="minorHAnsi" w:hAnsiTheme="minorHAnsi" w:cs="Arial"/>
                    </w:rPr>
                    <w:t> </w:t>
                  </w:r>
                  <w:r w:rsidRPr="00B734AF">
                    <w:rPr>
                      <w:rFonts w:asciiTheme="minorHAnsi" w:hAnsiTheme="minorHAnsi" w:cs="Arial"/>
                    </w:rPr>
                    <w:t>– </w:t>
                  </w:r>
                  <w:r w:rsidRPr="00B734AF">
                    <w:rPr>
                      <w:rStyle w:val="apple-converted-space"/>
                      <w:rFonts w:asciiTheme="minorHAnsi" w:hAnsiTheme="minorHAnsi" w:cs="Arial"/>
                    </w:rPr>
                    <w:t> </w:t>
                  </w:r>
                  <w:hyperlink r:id="rId91" w:tooltip="320 reputation" w:history="1">
                    <w:r w:rsidRPr="00B734AF">
                      <w:rPr>
                        <w:rStyle w:val="Hyperlink"/>
                        <w:rFonts w:asciiTheme="minorHAnsi" w:eastAsiaTheme="majorEastAsia" w:hAnsiTheme="minorHAnsi" w:cs="Arial"/>
                        <w:color w:val="4A6B82"/>
                        <w:bdr w:val="none" w:sz="0" w:space="0" w:color="auto" w:frame="1"/>
                      </w:rPr>
                      <w:t>Vinay</w:t>
                    </w:r>
                  </w:hyperlink>
                  <w:r w:rsidRPr="00B734AF">
                    <w:rPr>
                      <w:rStyle w:val="apple-converted-space"/>
                      <w:rFonts w:asciiTheme="minorHAnsi" w:hAnsiTheme="minorHAnsi" w:cs="Arial"/>
                    </w:rPr>
                    <w:t> </w:t>
                  </w:r>
                  <w:hyperlink r:id="rId92" w:anchor="comment26296177_17985733" w:history="1">
                    <w:r w:rsidRPr="00B734AF">
                      <w:rPr>
                        <w:rStyle w:val="relativetime-clean"/>
                        <w:rFonts w:asciiTheme="minorHAnsi" w:hAnsiTheme="minorHAnsi" w:cs="Arial"/>
                        <w:color w:val="999999"/>
                        <w:bdr w:val="none" w:sz="0" w:space="0" w:color="auto" w:frame="1"/>
                      </w:rPr>
                      <w:t>Aug 1 '13 at 5:53</w:t>
                    </w:r>
                  </w:hyperlink>
                </w:p>
              </w:tc>
            </w:tr>
            <w:tr w:rsidR="0066300A" w:rsidRPr="00B734AF" w:rsidTr="0066300A">
              <w:tc>
                <w:tcPr>
                  <w:tcW w:w="0" w:type="auto"/>
                  <w:tcBorders>
                    <w:top w:val="nil"/>
                    <w:left w:val="nil"/>
                    <w:bottom w:val="dotted" w:sz="4" w:space="0" w:color="DDDDDD"/>
                    <w:right w:val="nil"/>
                  </w:tcBorders>
                  <w:shd w:val="clear" w:color="auto" w:fill="auto"/>
                  <w:tcMar>
                    <w:top w:w="50" w:type="dxa"/>
                    <w:left w:w="0" w:type="dxa"/>
                    <w:bottom w:w="50" w:type="dxa"/>
                    <w:right w:w="0" w:type="dxa"/>
                  </w:tcMar>
                  <w:vAlign w:val="bottom"/>
                  <w:hideMark/>
                </w:tcPr>
                <w:tbl>
                  <w:tblPr>
                    <w:tblW w:w="0" w:type="auto"/>
                    <w:tblCellMar>
                      <w:left w:w="0" w:type="dxa"/>
                      <w:right w:w="0" w:type="dxa"/>
                    </w:tblCellMar>
                    <w:tblLook w:val="04A0" w:firstRow="1" w:lastRow="0" w:firstColumn="1" w:lastColumn="0" w:noHBand="0" w:noVBand="1"/>
                  </w:tblPr>
                  <w:tblGrid>
                    <w:gridCol w:w="6"/>
                    <w:gridCol w:w="55"/>
                  </w:tblGrid>
                  <w:tr w:rsidR="0066300A" w:rsidRPr="00B734AF">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r w:rsidRPr="00B734AF">
                          <w:rPr>
                            <w:rFonts w:asciiTheme="minorHAnsi" w:hAnsiTheme="minorHAnsi" w:cs="Arial"/>
                          </w:rPr>
                          <w:t> </w:t>
                        </w:r>
                      </w:p>
                    </w:tc>
                  </w:tr>
                </w:tbl>
                <w:p w:rsidR="0066300A" w:rsidRPr="00B734AF" w:rsidRDefault="0066300A">
                  <w:pPr>
                    <w:rPr>
                      <w:rFonts w:asciiTheme="minorHAnsi" w:hAnsiTheme="minorHAnsi" w:cs="Arial"/>
                    </w:rPr>
                  </w:pPr>
                </w:p>
              </w:tc>
              <w:tc>
                <w:tcPr>
                  <w:tcW w:w="0" w:type="auto"/>
                  <w:tcBorders>
                    <w:top w:val="nil"/>
                    <w:left w:val="nil"/>
                    <w:bottom w:val="dotted" w:sz="4" w:space="0" w:color="DDDDDD"/>
                    <w:right w:val="nil"/>
                  </w:tcBorders>
                  <w:shd w:val="clear" w:color="auto" w:fill="auto"/>
                  <w:tcMar>
                    <w:top w:w="50" w:type="dxa"/>
                    <w:left w:w="70" w:type="dxa"/>
                    <w:bottom w:w="50" w:type="dxa"/>
                    <w:right w:w="60" w:type="dxa"/>
                  </w:tcMar>
                  <w:hideMark/>
                </w:tcPr>
                <w:p w:rsidR="0066300A" w:rsidRPr="00B734AF" w:rsidRDefault="0066300A" w:rsidP="0066300A">
                  <w:pPr>
                    <w:textAlignment w:val="baseline"/>
                    <w:rPr>
                      <w:rFonts w:asciiTheme="minorHAnsi" w:hAnsiTheme="minorHAnsi" w:cs="Arial"/>
                    </w:rPr>
                  </w:pPr>
                  <w:r w:rsidRPr="00B734AF">
                    <w:rPr>
                      <w:rStyle w:val="comment-copy"/>
                      <w:rFonts w:asciiTheme="minorHAnsi" w:hAnsiTheme="minorHAnsi" w:cs="Arial"/>
                      <w:bdr w:val="none" w:sz="0" w:space="0" w:color="auto" w:frame="1"/>
                    </w:rPr>
                    <w:t>@Vinay, It has the id values for three text boxs. &lt;input id="oe-field-input-35" type="text" maxlength="240"&gt;, &lt;input id="oe-field-input-36" type="text" maxlength="32"&gt; and &lt;input id="oe-field-input-37" type="text" maxlength="32"&gt;</w:t>
                  </w:r>
                  <w:r w:rsidRPr="00B734AF">
                    <w:rPr>
                      <w:rStyle w:val="apple-converted-space"/>
                      <w:rFonts w:asciiTheme="minorHAnsi" w:hAnsiTheme="minorHAnsi" w:cs="Arial"/>
                    </w:rPr>
                    <w:t> </w:t>
                  </w:r>
                  <w:r w:rsidRPr="00B734AF">
                    <w:rPr>
                      <w:rFonts w:asciiTheme="minorHAnsi" w:hAnsiTheme="minorHAnsi" w:cs="Arial"/>
                    </w:rPr>
                    <w:t>– </w:t>
                  </w:r>
                  <w:r w:rsidRPr="00B734AF">
                    <w:rPr>
                      <w:rStyle w:val="apple-converted-space"/>
                      <w:rFonts w:asciiTheme="minorHAnsi" w:hAnsiTheme="minorHAnsi" w:cs="Arial"/>
                    </w:rPr>
                    <w:t> </w:t>
                  </w:r>
                  <w:hyperlink r:id="rId93" w:tooltip="61 reputation" w:history="1">
                    <w:r w:rsidRPr="00B734AF">
                      <w:rPr>
                        <w:rStyle w:val="Hyperlink"/>
                        <w:rFonts w:asciiTheme="minorHAnsi" w:eastAsiaTheme="majorEastAsia" w:hAnsiTheme="minorHAnsi" w:cs="Arial"/>
                        <w:color w:val="4A6B82"/>
                        <w:bdr w:val="none" w:sz="0" w:space="0" w:color="auto" w:frame="1"/>
                        <w:shd w:val="clear" w:color="auto" w:fill="E0EAF1"/>
                      </w:rPr>
                      <w:t>mdashu</w:t>
                    </w:r>
                  </w:hyperlink>
                  <w:r w:rsidRPr="00B734AF">
                    <w:rPr>
                      <w:rStyle w:val="apple-converted-space"/>
                      <w:rFonts w:asciiTheme="minorHAnsi" w:hAnsiTheme="minorHAnsi" w:cs="Arial"/>
                    </w:rPr>
                    <w:t> </w:t>
                  </w:r>
                  <w:hyperlink r:id="rId94" w:anchor="comment26296267_17985733" w:history="1">
                    <w:r w:rsidRPr="00B734AF">
                      <w:rPr>
                        <w:rStyle w:val="relativetime-clean"/>
                        <w:rFonts w:asciiTheme="minorHAnsi" w:hAnsiTheme="minorHAnsi" w:cs="Arial"/>
                        <w:color w:val="999999"/>
                        <w:bdr w:val="none" w:sz="0" w:space="0" w:color="auto" w:frame="1"/>
                      </w:rPr>
                      <w:t>Aug 1 '13 at 5:58</w:t>
                    </w:r>
                  </w:hyperlink>
                  <w:r w:rsidRPr="00B734AF">
                    <w:rPr>
                      <w:rStyle w:val="apple-converted-space"/>
                      <w:rFonts w:asciiTheme="minorHAnsi" w:hAnsiTheme="minorHAnsi" w:cs="Arial"/>
                    </w:rPr>
                    <w:t> </w:t>
                  </w:r>
                </w:p>
              </w:tc>
            </w:tr>
          </w:tbl>
          <w:p w:rsidR="0066300A" w:rsidRPr="00B734AF" w:rsidRDefault="0066300A">
            <w:pPr>
              <w:rPr>
                <w:rFonts w:asciiTheme="minorHAnsi" w:hAnsiTheme="minorHAnsi" w:cs="Arial"/>
              </w:rPr>
            </w:pPr>
            <w:r w:rsidRPr="00B734AF">
              <w:rPr>
                <w:rFonts w:asciiTheme="minorHAnsi" w:hAnsiTheme="minorHAnsi" w:cs="Arial"/>
              </w:rPr>
              <w:t>add comment</w:t>
            </w:r>
          </w:p>
        </w:tc>
      </w:tr>
    </w:tbl>
    <w:p w:rsidR="0066300A" w:rsidRPr="00B734AF" w:rsidRDefault="0066300A" w:rsidP="0066300A">
      <w:pPr>
        <w:pStyle w:val="Heading2"/>
        <w:spacing w:before="0" w:beforeAutospacing="0" w:after="0" w:afterAutospacing="0" w:line="340" w:lineRule="atLeast"/>
        <w:textAlignment w:val="baseline"/>
        <w:rPr>
          <w:rFonts w:asciiTheme="minorHAnsi" w:hAnsiTheme="minorHAnsi" w:cs="Arial"/>
          <w:color w:val="000000"/>
          <w:sz w:val="24"/>
          <w:szCs w:val="24"/>
        </w:rPr>
      </w:pPr>
      <w:bookmarkStart w:id="23" w:name="tab-top"/>
      <w:bookmarkEnd w:id="23"/>
      <w:r w:rsidRPr="00B734AF">
        <w:rPr>
          <w:rFonts w:asciiTheme="minorHAnsi" w:hAnsiTheme="minorHAnsi" w:cs="Arial"/>
          <w:color w:val="000000"/>
          <w:sz w:val="24"/>
          <w:szCs w:val="24"/>
        </w:rPr>
        <w:t>5 Answers</w:t>
      </w:r>
    </w:p>
    <w:p w:rsidR="0066300A" w:rsidRPr="00B734AF" w:rsidRDefault="00802C2E" w:rsidP="0066300A">
      <w:pPr>
        <w:spacing w:line="128" w:lineRule="atLeast"/>
        <w:textAlignment w:val="baseline"/>
        <w:rPr>
          <w:rFonts w:asciiTheme="minorHAnsi" w:hAnsiTheme="minorHAnsi" w:cs="Arial"/>
          <w:color w:val="000000"/>
        </w:rPr>
      </w:pPr>
      <w:hyperlink r:id="rId95" w:anchor="tab-top" w:tooltip="Answers with the latest activity first" w:history="1">
        <w:r w:rsidR="0066300A" w:rsidRPr="00B734AF">
          <w:rPr>
            <w:rStyle w:val="Hyperlink"/>
            <w:rFonts w:asciiTheme="minorHAnsi" w:eastAsiaTheme="majorEastAsia" w:hAnsiTheme="minorHAnsi" w:cs="Arial"/>
            <w:color w:val="777777"/>
            <w:bdr w:val="single" w:sz="4" w:space="0" w:color="auto" w:frame="1"/>
          </w:rPr>
          <w:t>active</w:t>
        </w:r>
      </w:hyperlink>
      <w:hyperlink r:id="rId96" w:anchor="tab-top" w:tooltip="Answers in the order they were provided" w:history="1">
        <w:r w:rsidR="0066300A" w:rsidRPr="00B734AF">
          <w:rPr>
            <w:rStyle w:val="Hyperlink"/>
            <w:rFonts w:asciiTheme="minorHAnsi" w:eastAsiaTheme="majorEastAsia" w:hAnsiTheme="minorHAnsi" w:cs="Arial"/>
            <w:color w:val="777777"/>
            <w:bdr w:val="single" w:sz="4" w:space="0" w:color="auto" w:frame="1"/>
          </w:rPr>
          <w:t>oldest</w:t>
        </w:r>
      </w:hyperlink>
      <w:hyperlink r:id="rId97" w:anchor="tab-top" w:tooltip="Answers with the highest score first" w:history="1">
        <w:r w:rsidR="0066300A" w:rsidRPr="00B734AF">
          <w:rPr>
            <w:rStyle w:val="Hyperlink"/>
            <w:rFonts w:asciiTheme="minorHAnsi" w:eastAsiaTheme="majorEastAsia" w:hAnsiTheme="minorHAnsi" w:cs="Arial"/>
            <w:color w:val="000000"/>
            <w:bdr w:val="single" w:sz="4" w:space="0" w:color="CCCCCC" w:frame="1"/>
            <w:shd w:val="clear" w:color="auto" w:fill="FFFFFF"/>
          </w:rPr>
          <w:t>votes</w:t>
        </w:r>
      </w:hyperlink>
    </w:p>
    <w:tbl>
      <w:tblPr>
        <w:tblW w:w="0" w:type="auto"/>
        <w:tblCellMar>
          <w:left w:w="0" w:type="dxa"/>
          <w:right w:w="0" w:type="dxa"/>
        </w:tblCellMar>
        <w:tblLook w:val="04A0" w:firstRow="1" w:lastRow="0" w:firstColumn="1" w:lastColumn="0" w:noHBand="0" w:noVBand="1"/>
      </w:tblPr>
      <w:tblGrid>
        <w:gridCol w:w="1107"/>
        <w:gridCol w:w="8253"/>
      </w:tblGrid>
      <w:tr w:rsidR="0066300A" w:rsidRPr="00B734AF" w:rsidTr="0066300A">
        <w:tc>
          <w:tcPr>
            <w:tcW w:w="600" w:type="dxa"/>
            <w:tcBorders>
              <w:top w:val="nil"/>
              <w:left w:val="nil"/>
              <w:bottom w:val="nil"/>
              <w:right w:val="nil"/>
            </w:tcBorders>
            <w:shd w:val="clear" w:color="auto" w:fill="auto"/>
            <w:hideMark/>
          </w:tcPr>
          <w:p w:rsidR="0066300A" w:rsidRPr="00B734AF" w:rsidRDefault="0066300A" w:rsidP="0066300A">
            <w:pPr>
              <w:jc w:val="center"/>
              <w:textAlignment w:val="baseline"/>
              <w:rPr>
                <w:rFonts w:asciiTheme="minorHAnsi" w:hAnsiTheme="minorHAnsi" w:cs="Arial"/>
              </w:rPr>
            </w:pPr>
            <w:bookmarkStart w:id="24" w:name="17986383"/>
            <w:bookmarkEnd w:id="24"/>
            <w:r w:rsidRPr="00B734AF">
              <w:rPr>
                <w:rFonts w:asciiTheme="minorHAnsi" w:hAnsiTheme="minorHAnsi" w:cs="Arial"/>
              </w:rPr>
              <w:t>up vote</w:t>
            </w:r>
            <w:r w:rsidRPr="00B734AF">
              <w:rPr>
                <w:rStyle w:val="vote-count-post"/>
                <w:rFonts w:asciiTheme="minorHAnsi" w:eastAsiaTheme="minorEastAsia" w:hAnsiTheme="minorHAnsi" w:cs="Arial"/>
                <w:color w:val="555555"/>
                <w:bdr w:val="none" w:sz="0" w:space="0" w:color="auto" w:frame="1"/>
              </w:rPr>
              <w:t>0</w:t>
            </w:r>
            <w:r w:rsidRPr="00B734AF">
              <w:rPr>
                <w:rFonts w:asciiTheme="minorHAnsi" w:hAnsiTheme="minorHAnsi" w:cs="Arial"/>
              </w:rPr>
              <w:t>down vote</w:t>
            </w:r>
          </w:p>
        </w:tc>
        <w:tc>
          <w:tcPr>
            <w:tcW w:w="0" w:type="auto"/>
            <w:tcBorders>
              <w:top w:val="nil"/>
              <w:left w:val="nil"/>
              <w:bottom w:val="nil"/>
              <w:right w:val="nil"/>
            </w:tcBorders>
            <w:shd w:val="clear" w:color="auto" w:fill="auto"/>
            <w:vAlign w:val="bottom"/>
            <w:hideMark/>
          </w:tcPr>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The problem here is, that your XPath does the correct selection, but Selenium will always pick the first one if multiple results are returned for your query.</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You can select each of the input fields directly by using:</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//input[1]</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//input[2]</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com"/>
                <w:rFonts w:asciiTheme="minorHAnsi" w:hAnsiTheme="minorHAnsi" w:cs="Arial"/>
                <w:color w:val="808080"/>
                <w:sz w:val="24"/>
                <w:szCs w:val="24"/>
                <w:bdr w:val="none" w:sz="0" w:space="0" w:color="auto" w:frame="1"/>
              </w:rPr>
              <w:t>//input[3]</w:t>
            </w:r>
          </w:p>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Fonts w:asciiTheme="minorHAnsi" w:hAnsiTheme="minorHAnsi" w:cs="Arial"/>
              </w:rPr>
              <w:t>If there are other input fields, you can tighten your selection by selecting only</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input</w:t>
            </w:r>
            <w:r w:rsidRPr="00B734AF">
              <w:rPr>
                <w:rStyle w:val="apple-converted-space"/>
                <w:rFonts w:asciiTheme="minorHAnsi" w:hAnsiTheme="minorHAnsi" w:cs="Arial"/>
              </w:rPr>
              <w:t> </w:t>
            </w:r>
            <w:r w:rsidRPr="00B734AF">
              <w:rPr>
                <w:rFonts w:asciiTheme="minorHAnsi" w:hAnsiTheme="minorHAnsi" w:cs="Arial"/>
              </w:rPr>
              <w:t>nodes with</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oe-field-input</w:t>
            </w:r>
            <w:r w:rsidRPr="00B734AF">
              <w:rPr>
                <w:rStyle w:val="apple-converted-space"/>
                <w:rFonts w:asciiTheme="minorHAnsi" w:hAnsiTheme="minorHAnsi" w:cs="Arial"/>
              </w:rPr>
              <w:t> </w:t>
            </w:r>
            <w:r w:rsidRPr="00B734AF">
              <w:rPr>
                <w:rFonts w:asciiTheme="minorHAnsi" w:hAnsiTheme="minorHAnsi" w:cs="Arial"/>
              </w:rPr>
              <w:t>in their id attribute like this:</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//input[starts-with(@id,'oe-field-input-')][1]</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//input[starts-with(@id,'oe-field-input-')][2]</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com"/>
                <w:rFonts w:asciiTheme="minorHAnsi" w:hAnsiTheme="minorHAnsi" w:cs="Arial"/>
                <w:color w:val="808080"/>
                <w:sz w:val="24"/>
                <w:szCs w:val="24"/>
                <w:bdr w:val="none" w:sz="0" w:space="0" w:color="auto" w:frame="1"/>
              </w:rPr>
              <w:t>//input[starts-with(@id,'oe-field-input-')][3]</w:t>
            </w:r>
          </w:p>
          <w:tbl>
            <w:tblPr>
              <w:tblW w:w="6650" w:type="dxa"/>
              <w:tblCellMar>
                <w:left w:w="0" w:type="dxa"/>
                <w:right w:w="0" w:type="dxa"/>
              </w:tblCellMar>
              <w:tblLook w:val="04A0" w:firstRow="1" w:lastRow="0" w:firstColumn="1" w:lastColumn="0" w:noHBand="0" w:noVBand="1"/>
            </w:tblPr>
            <w:tblGrid>
              <w:gridCol w:w="4900"/>
              <w:gridCol w:w="1750"/>
            </w:tblGrid>
            <w:tr w:rsidR="0066300A" w:rsidRPr="00B734AF">
              <w:trPr>
                <w:trHeight w:val="580"/>
              </w:trPr>
              <w:tc>
                <w:tcPr>
                  <w:tcW w:w="0" w:type="auto"/>
                  <w:tcBorders>
                    <w:top w:val="nil"/>
                    <w:left w:val="nil"/>
                    <w:bottom w:val="nil"/>
                    <w:right w:val="nil"/>
                  </w:tcBorders>
                  <w:shd w:val="clear" w:color="auto" w:fill="auto"/>
                  <w:hideMark/>
                </w:tcPr>
                <w:p w:rsidR="0066300A" w:rsidRPr="00B734AF" w:rsidRDefault="0066300A" w:rsidP="0066300A">
                  <w:pPr>
                    <w:textAlignment w:val="baseline"/>
                    <w:rPr>
                      <w:rFonts w:asciiTheme="minorHAnsi" w:hAnsiTheme="minorHAnsi" w:cs="Arial"/>
                    </w:rPr>
                  </w:pPr>
                </w:p>
              </w:tc>
              <w:tc>
                <w:tcPr>
                  <w:tcW w:w="1750" w:type="dxa"/>
                  <w:tcBorders>
                    <w:top w:val="nil"/>
                    <w:left w:val="nil"/>
                    <w:bottom w:val="nil"/>
                    <w:right w:val="nil"/>
                  </w:tcBorders>
                  <w:shd w:val="clear" w:color="auto" w:fill="auto"/>
                  <w:tcMar>
                    <w:top w:w="20" w:type="dxa"/>
                    <w:left w:w="50" w:type="dxa"/>
                    <w:bottom w:w="0" w:type="dxa"/>
                    <w:right w:w="0" w:type="dxa"/>
                  </w:tcMar>
                  <w:hideMark/>
                </w:tcPr>
                <w:p w:rsidR="0066300A" w:rsidRPr="00B734AF" w:rsidRDefault="0066300A" w:rsidP="0066300A">
                  <w:pPr>
                    <w:spacing w:line="170" w:lineRule="atLeast"/>
                    <w:textAlignment w:val="baseline"/>
                    <w:rPr>
                      <w:rFonts w:asciiTheme="minorHAnsi" w:hAnsiTheme="minorHAnsi" w:cs="Arial"/>
                      <w:color w:val="888888"/>
                    </w:rPr>
                  </w:pPr>
                </w:p>
              </w:tc>
            </w:tr>
          </w:tbl>
          <w:p w:rsidR="0066300A" w:rsidRPr="00B734AF" w:rsidRDefault="0066300A">
            <w:pPr>
              <w:rPr>
                <w:rFonts w:asciiTheme="minorHAnsi" w:hAnsiTheme="minorHAnsi" w:cs="Arial"/>
              </w:rPr>
            </w:pPr>
          </w:p>
        </w:tc>
      </w:tr>
      <w:tr w:rsidR="0066300A" w:rsidRPr="00B734AF" w:rsidTr="0066300A">
        <w:tc>
          <w:tcPr>
            <w:tcW w:w="600" w:type="dxa"/>
            <w:tcBorders>
              <w:top w:val="nil"/>
              <w:left w:val="nil"/>
              <w:bottom w:val="nil"/>
              <w:right w:val="nil"/>
            </w:tcBorders>
            <w:shd w:val="clear" w:color="auto" w:fill="auto"/>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tbl>
            <w:tblPr>
              <w:tblW w:w="6600" w:type="dxa"/>
              <w:tblCellMar>
                <w:left w:w="0" w:type="dxa"/>
                <w:right w:w="0" w:type="dxa"/>
              </w:tblCellMar>
              <w:tblLook w:val="04A0" w:firstRow="1" w:lastRow="0" w:firstColumn="1" w:lastColumn="0" w:noHBand="0" w:noVBand="1"/>
            </w:tblPr>
            <w:tblGrid>
              <w:gridCol w:w="61"/>
              <w:gridCol w:w="6539"/>
            </w:tblGrid>
            <w:tr w:rsidR="0066300A" w:rsidRPr="00B734AF" w:rsidTr="0066300A">
              <w:tc>
                <w:tcPr>
                  <w:tcW w:w="0" w:type="auto"/>
                  <w:tcBorders>
                    <w:top w:val="nil"/>
                    <w:left w:val="nil"/>
                    <w:bottom w:val="dotted" w:sz="4" w:space="0" w:color="DDDDDD"/>
                    <w:right w:val="nil"/>
                  </w:tcBorders>
                  <w:shd w:val="clear" w:color="auto" w:fill="auto"/>
                  <w:tcMar>
                    <w:top w:w="50" w:type="dxa"/>
                    <w:left w:w="0" w:type="dxa"/>
                    <w:bottom w:w="50" w:type="dxa"/>
                    <w:right w:w="0" w:type="dxa"/>
                  </w:tcMar>
                  <w:vAlign w:val="bottom"/>
                  <w:hideMark/>
                </w:tcPr>
                <w:tbl>
                  <w:tblPr>
                    <w:tblW w:w="0" w:type="auto"/>
                    <w:tblCellMar>
                      <w:left w:w="0" w:type="dxa"/>
                      <w:right w:w="0" w:type="dxa"/>
                    </w:tblCellMar>
                    <w:tblLook w:val="04A0" w:firstRow="1" w:lastRow="0" w:firstColumn="1" w:lastColumn="0" w:noHBand="0" w:noVBand="1"/>
                  </w:tblPr>
                  <w:tblGrid>
                    <w:gridCol w:w="6"/>
                    <w:gridCol w:w="55"/>
                  </w:tblGrid>
                  <w:tr w:rsidR="0066300A" w:rsidRPr="00B734AF">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r w:rsidRPr="00B734AF">
                          <w:rPr>
                            <w:rFonts w:asciiTheme="minorHAnsi" w:hAnsiTheme="minorHAnsi" w:cs="Arial"/>
                          </w:rPr>
                          <w:t> </w:t>
                        </w:r>
                      </w:p>
                    </w:tc>
                  </w:tr>
                </w:tbl>
                <w:p w:rsidR="0066300A" w:rsidRPr="00B734AF" w:rsidRDefault="0066300A">
                  <w:pPr>
                    <w:rPr>
                      <w:rFonts w:asciiTheme="minorHAnsi" w:hAnsiTheme="minorHAnsi" w:cs="Arial"/>
                    </w:rPr>
                  </w:pPr>
                </w:p>
              </w:tc>
              <w:tc>
                <w:tcPr>
                  <w:tcW w:w="0" w:type="auto"/>
                  <w:tcBorders>
                    <w:top w:val="nil"/>
                    <w:left w:val="nil"/>
                    <w:bottom w:val="dotted" w:sz="4" w:space="0" w:color="DDDDDD"/>
                    <w:right w:val="nil"/>
                  </w:tcBorders>
                  <w:shd w:val="clear" w:color="auto" w:fill="auto"/>
                  <w:tcMar>
                    <w:top w:w="50" w:type="dxa"/>
                    <w:left w:w="70" w:type="dxa"/>
                    <w:bottom w:w="50" w:type="dxa"/>
                    <w:right w:w="60" w:type="dxa"/>
                  </w:tcMar>
                  <w:hideMark/>
                </w:tcPr>
                <w:p w:rsidR="0066300A" w:rsidRPr="00B734AF" w:rsidRDefault="0066300A" w:rsidP="0066300A">
                  <w:pPr>
                    <w:textAlignment w:val="baseline"/>
                    <w:rPr>
                      <w:rFonts w:asciiTheme="minorHAnsi" w:hAnsiTheme="minorHAnsi" w:cs="Arial"/>
                    </w:rPr>
                  </w:pPr>
                  <w:r w:rsidRPr="00B734AF">
                    <w:rPr>
                      <w:rStyle w:val="comment-copy"/>
                      <w:rFonts w:asciiTheme="minorHAnsi" w:hAnsiTheme="minorHAnsi" w:cs="Arial"/>
                      <w:bdr w:val="none" w:sz="0" w:space="0" w:color="auto" w:frame="1"/>
                    </w:rPr>
                    <w:t>It's better to verify before posting an answer. The code you have suggested does not work.</w:t>
                  </w:r>
                  <w:r w:rsidRPr="00B734AF">
                    <w:rPr>
                      <w:rStyle w:val="apple-converted-space"/>
                      <w:rFonts w:asciiTheme="minorHAnsi" w:hAnsiTheme="minorHAnsi" w:cs="Arial"/>
                    </w:rPr>
                    <w:t> </w:t>
                  </w:r>
                  <w:r w:rsidRPr="00B734AF">
                    <w:rPr>
                      <w:rFonts w:asciiTheme="minorHAnsi" w:hAnsiTheme="minorHAnsi" w:cs="Arial"/>
                    </w:rPr>
                    <w:t>– </w:t>
                  </w:r>
                  <w:r w:rsidRPr="00B734AF">
                    <w:rPr>
                      <w:rStyle w:val="apple-converted-space"/>
                      <w:rFonts w:asciiTheme="minorHAnsi" w:hAnsiTheme="minorHAnsi" w:cs="Arial"/>
                    </w:rPr>
                    <w:t> </w:t>
                  </w:r>
                  <w:hyperlink r:id="rId98" w:tooltip="320 reputation" w:history="1">
                    <w:r w:rsidRPr="00B734AF">
                      <w:rPr>
                        <w:rStyle w:val="Hyperlink"/>
                        <w:rFonts w:asciiTheme="minorHAnsi" w:eastAsiaTheme="majorEastAsia" w:hAnsiTheme="minorHAnsi" w:cs="Arial"/>
                        <w:color w:val="4A6B82"/>
                        <w:bdr w:val="none" w:sz="0" w:space="0" w:color="auto" w:frame="1"/>
                      </w:rPr>
                      <w:t>Vinay</w:t>
                    </w:r>
                  </w:hyperlink>
                  <w:r w:rsidRPr="00B734AF">
                    <w:rPr>
                      <w:rStyle w:val="apple-converted-space"/>
                      <w:rFonts w:asciiTheme="minorHAnsi" w:hAnsiTheme="minorHAnsi" w:cs="Arial"/>
                    </w:rPr>
                    <w:t> </w:t>
                  </w:r>
                  <w:hyperlink r:id="rId99" w:anchor="comment26296679_17986383" w:history="1">
                    <w:r w:rsidRPr="00B734AF">
                      <w:rPr>
                        <w:rStyle w:val="relativetime-clean"/>
                        <w:rFonts w:asciiTheme="minorHAnsi" w:hAnsiTheme="minorHAnsi" w:cs="Arial"/>
                        <w:color w:val="999999"/>
                        <w:bdr w:val="none" w:sz="0" w:space="0" w:color="auto" w:frame="1"/>
                      </w:rPr>
                      <w:t>Aug 1 '13 at 6:17</w:t>
                    </w:r>
                  </w:hyperlink>
                </w:p>
              </w:tc>
            </w:tr>
          </w:tbl>
          <w:p w:rsidR="0066300A" w:rsidRPr="00B734AF" w:rsidRDefault="0066300A">
            <w:pPr>
              <w:rPr>
                <w:rFonts w:asciiTheme="minorHAnsi" w:hAnsiTheme="minorHAnsi" w:cs="Arial"/>
              </w:rPr>
            </w:pPr>
            <w:r w:rsidRPr="00B734AF">
              <w:rPr>
                <w:rFonts w:asciiTheme="minorHAnsi" w:hAnsiTheme="minorHAnsi" w:cs="Arial"/>
              </w:rPr>
              <w:t>add comment</w:t>
            </w:r>
          </w:p>
        </w:tc>
      </w:tr>
    </w:tbl>
    <w:p w:rsidR="0066300A" w:rsidRPr="00B734AF" w:rsidRDefault="0066300A" w:rsidP="0066300A">
      <w:pPr>
        <w:spacing w:line="128" w:lineRule="atLeast"/>
        <w:textAlignment w:val="baseline"/>
        <w:rPr>
          <w:rFonts w:asciiTheme="minorHAnsi" w:hAnsiTheme="minorHAnsi" w:cs="Arial"/>
          <w:color w:val="000000"/>
        </w:rPr>
      </w:pPr>
    </w:p>
    <w:tbl>
      <w:tblPr>
        <w:tblW w:w="0" w:type="auto"/>
        <w:tblCellMar>
          <w:left w:w="0" w:type="dxa"/>
          <w:right w:w="0" w:type="dxa"/>
        </w:tblCellMar>
        <w:tblLook w:val="04A0" w:firstRow="1" w:lastRow="0" w:firstColumn="1" w:lastColumn="0" w:noHBand="0" w:noVBand="1"/>
      </w:tblPr>
      <w:tblGrid>
        <w:gridCol w:w="1107"/>
        <w:gridCol w:w="8253"/>
      </w:tblGrid>
      <w:tr w:rsidR="0066300A" w:rsidRPr="00B734AF" w:rsidTr="0066300A">
        <w:trPr>
          <w:trHeight w:val="1529"/>
        </w:trPr>
        <w:tc>
          <w:tcPr>
            <w:tcW w:w="600" w:type="dxa"/>
            <w:tcBorders>
              <w:top w:val="nil"/>
              <w:left w:val="nil"/>
              <w:bottom w:val="nil"/>
              <w:right w:val="nil"/>
            </w:tcBorders>
            <w:shd w:val="clear" w:color="auto" w:fill="auto"/>
            <w:hideMark/>
          </w:tcPr>
          <w:p w:rsidR="0066300A" w:rsidRPr="00B734AF" w:rsidRDefault="0066300A" w:rsidP="0066300A">
            <w:pPr>
              <w:jc w:val="center"/>
              <w:textAlignment w:val="baseline"/>
              <w:rPr>
                <w:rFonts w:asciiTheme="minorHAnsi" w:hAnsiTheme="minorHAnsi" w:cs="Arial"/>
              </w:rPr>
            </w:pPr>
            <w:bookmarkStart w:id="25" w:name="17986427"/>
            <w:bookmarkEnd w:id="25"/>
            <w:r w:rsidRPr="00B734AF">
              <w:rPr>
                <w:rFonts w:asciiTheme="minorHAnsi" w:hAnsiTheme="minorHAnsi" w:cs="Arial"/>
              </w:rPr>
              <w:t>up vote</w:t>
            </w:r>
            <w:r w:rsidRPr="00B734AF">
              <w:rPr>
                <w:rStyle w:val="vote-count-post"/>
                <w:rFonts w:asciiTheme="minorHAnsi" w:eastAsiaTheme="minorEastAsia" w:hAnsiTheme="minorHAnsi" w:cs="Arial"/>
                <w:color w:val="555555"/>
                <w:bdr w:val="none" w:sz="0" w:space="0" w:color="auto" w:frame="1"/>
              </w:rPr>
              <w:t>0</w:t>
            </w:r>
            <w:r w:rsidRPr="00B734AF">
              <w:rPr>
                <w:rFonts w:asciiTheme="minorHAnsi" w:hAnsiTheme="minorHAnsi" w:cs="Arial"/>
              </w:rPr>
              <w:t>down vote</w:t>
            </w:r>
          </w:p>
        </w:tc>
        <w:tc>
          <w:tcPr>
            <w:tcW w:w="0" w:type="auto"/>
            <w:tcBorders>
              <w:top w:val="nil"/>
              <w:left w:val="nil"/>
              <w:bottom w:val="nil"/>
              <w:right w:val="nil"/>
            </w:tcBorders>
            <w:shd w:val="clear" w:color="auto" w:fill="auto"/>
            <w:vAlign w:val="bottom"/>
            <w:hideMark/>
          </w:tcPr>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Use the following xpath works like a charm. Although I don't recommend this kind of an xpath. Since we don't have text against the text box no other choice.</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//div/input[contains(@id, 'oe-field-input')]  - First text box</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com"/>
                <w:rFonts w:asciiTheme="minorHAnsi" w:hAnsiTheme="minorHAnsi" w:cs="Arial"/>
                <w:color w:val="808080"/>
                <w:sz w:val="24"/>
                <w:szCs w:val="24"/>
                <w:bdr w:val="none" w:sz="0" w:space="0" w:color="auto" w:frame="1"/>
              </w:rPr>
              <w:t>//tr[@class = 'oe_form_group_row'][2]//input  - Second text box</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com"/>
                <w:rFonts w:asciiTheme="minorHAnsi" w:hAnsiTheme="minorHAnsi" w:cs="Arial"/>
                <w:color w:val="808080"/>
                <w:sz w:val="24"/>
                <w:szCs w:val="24"/>
                <w:bdr w:val="none" w:sz="0" w:space="0" w:color="auto" w:frame="1"/>
              </w:rPr>
              <w:t>//tr[@class = 'oe_form_group_row'][3]//input  - Third text box</w:t>
            </w:r>
          </w:p>
          <w:tbl>
            <w:tblPr>
              <w:tblW w:w="6650" w:type="dxa"/>
              <w:tblCellMar>
                <w:left w:w="0" w:type="dxa"/>
                <w:right w:w="0" w:type="dxa"/>
              </w:tblCellMar>
              <w:tblLook w:val="04A0" w:firstRow="1" w:lastRow="0" w:firstColumn="1" w:lastColumn="0" w:noHBand="0" w:noVBand="1"/>
            </w:tblPr>
            <w:tblGrid>
              <w:gridCol w:w="4900"/>
              <w:gridCol w:w="1750"/>
            </w:tblGrid>
            <w:tr w:rsidR="0066300A" w:rsidRPr="00B734AF">
              <w:trPr>
                <w:trHeight w:val="580"/>
              </w:trPr>
              <w:tc>
                <w:tcPr>
                  <w:tcW w:w="0" w:type="auto"/>
                  <w:tcBorders>
                    <w:top w:val="nil"/>
                    <w:left w:val="nil"/>
                    <w:bottom w:val="nil"/>
                    <w:right w:val="nil"/>
                  </w:tcBorders>
                  <w:shd w:val="clear" w:color="auto" w:fill="auto"/>
                  <w:hideMark/>
                </w:tcPr>
                <w:p w:rsidR="0066300A" w:rsidRPr="00B734AF" w:rsidRDefault="0066300A" w:rsidP="0066300A">
                  <w:pPr>
                    <w:textAlignment w:val="baseline"/>
                    <w:rPr>
                      <w:rFonts w:asciiTheme="minorHAnsi" w:hAnsiTheme="minorHAnsi" w:cs="Arial"/>
                    </w:rPr>
                  </w:pPr>
                </w:p>
              </w:tc>
              <w:tc>
                <w:tcPr>
                  <w:tcW w:w="1750" w:type="dxa"/>
                  <w:tcBorders>
                    <w:top w:val="nil"/>
                    <w:left w:val="nil"/>
                    <w:bottom w:val="nil"/>
                    <w:right w:val="nil"/>
                  </w:tcBorders>
                  <w:shd w:val="clear" w:color="auto" w:fill="auto"/>
                  <w:tcMar>
                    <w:top w:w="20" w:type="dxa"/>
                    <w:left w:w="50" w:type="dxa"/>
                    <w:bottom w:w="0" w:type="dxa"/>
                    <w:right w:w="0" w:type="dxa"/>
                  </w:tcMar>
                  <w:hideMark/>
                </w:tcPr>
                <w:p w:rsidR="0066300A" w:rsidRPr="00B734AF" w:rsidRDefault="0066300A" w:rsidP="0066300A">
                  <w:pPr>
                    <w:spacing w:line="170" w:lineRule="atLeast"/>
                    <w:textAlignment w:val="baseline"/>
                    <w:rPr>
                      <w:rFonts w:asciiTheme="minorHAnsi" w:hAnsiTheme="minorHAnsi" w:cs="Arial"/>
                      <w:color w:val="888888"/>
                    </w:rPr>
                  </w:pPr>
                </w:p>
              </w:tc>
            </w:tr>
          </w:tbl>
          <w:p w:rsidR="0066300A" w:rsidRPr="00B734AF" w:rsidRDefault="0066300A">
            <w:pPr>
              <w:rPr>
                <w:rFonts w:asciiTheme="minorHAnsi" w:hAnsiTheme="minorHAnsi" w:cs="Arial"/>
              </w:rPr>
            </w:pPr>
          </w:p>
        </w:tc>
      </w:tr>
      <w:tr w:rsidR="0066300A" w:rsidRPr="00B734AF" w:rsidTr="0066300A">
        <w:tc>
          <w:tcPr>
            <w:tcW w:w="600" w:type="dxa"/>
            <w:tcBorders>
              <w:top w:val="nil"/>
              <w:left w:val="nil"/>
              <w:bottom w:val="nil"/>
              <w:right w:val="nil"/>
            </w:tcBorders>
            <w:shd w:val="clear" w:color="auto" w:fill="auto"/>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r>
      <w:tr w:rsidR="0066300A" w:rsidRPr="00B734AF" w:rsidTr="0066300A">
        <w:tc>
          <w:tcPr>
            <w:tcW w:w="600" w:type="dxa"/>
            <w:tcBorders>
              <w:top w:val="nil"/>
              <w:left w:val="nil"/>
              <w:bottom w:val="nil"/>
              <w:right w:val="nil"/>
            </w:tcBorders>
            <w:shd w:val="clear" w:color="auto" w:fill="auto"/>
            <w:hideMark/>
          </w:tcPr>
          <w:p w:rsidR="0066300A" w:rsidRPr="00B734AF" w:rsidRDefault="0066300A">
            <w:pPr>
              <w:jc w:val="center"/>
              <w:textAlignment w:val="baseline"/>
              <w:rPr>
                <w:rFonts w:asciiTheme="minorHAnsi" w:hAnsiTheme="minorHAnsi" w:cs="Arial"/>
              </w:rPr>
            </w:pPr>
            <w:bookmarkStart w:id="26" w:name="18055217"/>
            <w:bookmarkEnd w:id="26"/>
            <w:r w:rsidRPr="00B734AF">
              <w:rPr>
                <w:rFonts w:asciiTheme="minorHAnsi" w:hAnsiTheme="minorHAnsi" w:cs="Arial"/>
              </w:rPr>
              <w:t>up vote</w:t>
            </w:r>
            <w:r w:rsidRPr="00B734AF">
              <w:rPr>
                <w:rStyle w:val="vote-count-post"/>
                <w:rFonts w:asciiTheme="minorHAnsi" w:eastAsiaTheme="minorEastAsia" w:hAnsiTheme="minorHAnsi" w:cs="Arial"/>
                <w:color w:val="555555"/>
                <w:bdr w:val="none" w:sz="0" w:space="0" w:color="auto" w:frame="1"/>
              </w:rPr>
              <w:t>0</w:t>
            </w:r>
            <w:r w:rsidRPr="00B734AF">
              <w:rPr>
                <w:rFonts w:asciiTheme="minorHAnsi" w:hAnsiTheme="minorHAnsi" w:cs="Arial"/>
              </w:rPr>
              <w:t>down vote</w:t>
            </w:r>
          </w:p>
        </w:tc>
        <w:tc>
          <w:tcPr>
            <w:tcW w:w="0" w:type="auto"/>
            <w:tcBorders>
              <w:top w:val="nil"/>
              <w:left w:val="nil"/>
              <w:bottom w:val="nil"/>
              <w:right w:val="nil"/>
            </w:tcBorders>
            <w:shd w:val="clear" w:color="auto" w:fill="auto"/>
            <w:vAlign w:val="bottom"/>
            <w:hideMark/>
          </w:tcPr>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You can use below XPATH.</w:t>
            </w:r>
          </w:p>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Style w:val="HTMLCode"/>
                <w:rFonts w:asciiTheme="minorHAnsi" w:hAnsiTheme="minorHAnsi" w:cs="Arial"/>
                <w:sz w:val="24"/>
                <w:szCs w:val="24"/>
                <w:bdr w:val="none" w:sz="0" w:space="0" w:color="auto" w:frame="1"/>
                <w:shd w:val="clear" w:color="auto" w:fill="EEEEEE"/>
              </w:rPr>
              <w:t>//tr[@class = 'oe_form_group_row'][2]//input</w:t>
            </w:r>
            <w:r w:rsidRPr="00B734AF">
              <w:rPr>
                <w:rStyle w:val="apple-converted-space"/>
                <w:rFonts w:asciiTheme="minorHAnsi" w:hAnsiTheme="minorHAnsi" w:cs="Arial"/>
              </w:rPr>
              <w:t> </w:t>
            </w:r>
            <w:r w:rsidRPr="00B734AF">
              <w:rPr>
                <w:rFonts w:asciiTheme="minorHAnsi" w:hAnsiTheme="minorHAnsi" w:cs="Arial"/>
              </w:rPr>
              <w:t>for First Text box</w:t>
            </w:r>
          </w:p>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Style w:val="HTMLCode"/>
                <w:rFonts w:asciiTheme="minorHAnsi" w:hAnsiTheme="minorHAnsi" w:cs="Arial"/>
                <w:sz w:val="24"/>
                <w:szCs w:val="24"/>
                <w:bdr w:val="none" w:sz="0" w:space="0" w:color="auto" w:frame="1"/>
                <w:shd w:val="clear" w:color="auto" w:fill="EEEEEE"/>
              </w:rPr>
              <w:t>//tr[@class = 'oe_form_group_row'][3]//input</w:t>
            </w:r>
            <w:r w:rsidRPr="00B734AF">
              <w:rPr>
                <w:rStyle w:val="apple-converted-space"/>
                <w:rFonts w:asciiTheme="minorHAnsi" w:hAnsiTheme="minorHAnsi" w:cs="Arial"/>
              </w:rPr>
              <w:t> </w:t>
            </w:r>
            <w:r w:rsidRPr="00B734AF">
              <w:rPr>
                <w:rFonts w:asciiTheme="minorHAnsi" w:hAnsiTheme="minorHAnsi" w:cs="Arial"/>
              </w:rPr>
              <w:t>for Second Text box</w:t>
            </w:r>
          </w:p>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Style w:val="HTMLCode"/>
                <w:rFonts w:asciiTheme="minorHAnsi" w:hAnsiTheme="minorHAnsi" w:cs="Arial"/>
                <w:sz w:val="24"/>
                <w:szCs w:val="24"/>
                <w:bdr w:val="none" w:sz="0" w:space="0" w:color="auto" w:frame="1"/>
                <w:shd w:val="clear" w:color="auto" w:fill="EEEEEE"/>
              </w:rPr>
              <w:t>//tr[@class = 'oe_form_group_row'][4]//input</w:t>
            </w:r>
            <w:r w:rsidRPr="00B734AF">
              <w:rPr>
                <w:rStyle w:val="apple-converted-space"/>
                <w:rFonts w:asciiTheme="minorHAnsi" w:hAnsiTheme="minorHAnsi" w:cs="Arial"/>
              </w:rPr>
              <w:t> </w:t>
            </w:r>
            <w:r w:rsidRPr="00B734AF">
              <w:rPr>
                <w:rFonts w:asciiTheme="minorHAnsi" w:hAnsiTheme="minorHAnsi" w:cs="Arial"/>
              </w:rPr>
              <w:t>for Third text box.</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I have tested avove xpath.</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But the better way if you have development access then ask developers to make is standaralized and recommand tags like "name" , "value", or attach text e.g. Email:, Password. So you can use these in your xpath.</w:t>
            </w:r>
          </w:p>
          <w:tbl>
            <w:tblPr>
              <w:tblW w:w="6650" w:type="dxa"/>
              <w:tblCellMar>
                <w:left w:w="0" w:type="dxa"/>
                <w:right w:w="0" w:type="dxa"/>
              </w:tblCellMar>
              <w:tblLook w:val="04A0" w:firstRow="1" w:lastRow="0" w:firstColumn="1" w:lastColumn="0" w:noHBand="0" w:noVBand="1"/>
            </w:tblPr>
            <w:tblGrid>
              <w:gridCol w:w="4900"/>
              <w:gridCol w:w="1750"/>
            </w:tblGrid>
            <w:tr w:rsidR="0066300A" w:rsidRPr="00B734AF">
              <w:trPr>
                <w:trHeight w:val="580"/>
              </w:trPr>
              <w:tc>
                <w:tcPr>
                  <w:tcW w:w="0" w:type="auto"/>
                  <w:tcBorders>
                    <w:top w:val="nil"/>
                    <w:left w:val="nil"/>
                    <w:bottom w:val="nil"/>
                    <w:right w:val="nil"/>
                  </w:tcBorders>
                  <w:shd w:val="clear" w:color="auto" w:fill="auto"/>
                  <w:hideMark/>
                </w:tcPr>
                <w:p w:rsidR="0066300A" w:rsidRPr="00B734AF" w:rsidRDefault="0066300A" w:rsidP="0066300A">
                  <w:pPr>
                    <w:textAlignment w:val="baseline"/>
                    <w:rPr>
                      <w:rFonts w:asciiTheme="minorHAnsi" w:hAnsiTheme="minorHAnsi" w:cs="Arial"/>
                    </w:rPr>
                  </w:pPr>
                </w:p>
              </w:tc>
              <w:tc>
                <w:tcPr>
                  <w:tcW w:w="1750" w:type="dxa"/>
                  <w:tcBorders>
                    <w:top w:val="nil"/>
                    <w:left w:val="nil"/>
                    <w:bottom w:val="nil"/>
                    <w:right w:val="nil"/>
                  </w:tcBorders>
                  <w:shd w:val="clear" w:color="auto" w:fill="auto"/>
                  <w:tcMar>
                    <w:top w:w="20" w:type="dxa"/>
                    <w:left w:w="50" w:type="dxa"/>
                    <w:bottom w:w="0" w:type="dxa"/>
                    <w:right w:w="0" w:type="dxa"/>
                  </w:tcMar>
                  <w:hideMark/>
                </w:tcPr>
                <w:p w:rsidR="0066300A" w:rsidRPr="00B734AF" w:rsidRDefault="0066300A" w:rsidP="0066300A">
                  <w:pPr>
                    <w:spacing w:line="170" w:lineRule="atLeast"/>
                    <w:textAlignment w:val="baseline"/>
                    <w:rPr>
                      <w:rFonts w:asciiTheme="minorHAnsi" w:hAnsiTheme="minorHAnsi" w:cs="Arial"/>
                      <w:color w:val="888888"/>
                    </w:rPr>
                  </w:pPr>
                </w:p>
              </w:tc>
            </w:tr>
          </w:tbl>
          <w:p w:rsidR="0066300A" w:rsidRPr="00B734AF" w:rsidRDefault="0066300A">
            <w:pPr>
              <w:rPr>
                <w:rFonts w:asciiTheme="minorHAnsi" w:hAnsiTheme="minorHAnsi" w:cs="Arial"/>
              </w:rPr>
            </w:pPr>
          </w:p>
        </w:tc>
      </w:tr>
      <w:tr w:rsidR="0066300A" w:rsidRPr="00B734AF" w:rsidTr="0066300A">
        <w:tc>
          <w:tcPr>
            <w:tcW w:w="600" w:type="dxa"/>
            <w:tcBorders>
              <w:top w:val="nil"/>
              <w:left w:val="nil"/>
              <w:bottom w:val="nil"/>
              <w:right w:val="nil"/>
            </w:tcBorders>
            <w:shd w:val="clear" w:color="auto" w:fill="auto"/>
            <w:hideMark/>
          </w:tcPr>
          <w:p w:rsidR="0066300A" w:rsidRPr="00B734AF" w:rsidRDefault="0066300A">
            <w:pPr>
              <w:rPr>
                <w:rFonts w:asciiTheme="minorHAnsi" w:hAnsiTheme="minorHAnsi" w:cs="Arial"/>
              </w:rPr>
            </w:pPr>
          </w:p>
        </w:tc>
        <w:tc>
          <w:tcPr>
            <w:tcW w:w="0" w:type="auto"/>
            <w:tcBorders>
              <w:top w:val="nil"/>
              <w:left w:val="nil"/>
              <w:bottom w:val="nil"/>
              <w:right w:val="nil"/>
            </w:tcBorders>
            <w:shd w:val="clear" w:color="auto" w:fill="auto"/>
            <w:vAlign w:val="bottom"/>
            <w:hideMark/>
          </w:tcPr>
          <w:p w:rsidR="0066300A" w:rsidRPr="00B734AF" w:rsidRDefault="0066300A">
            <w:pPr>
              <w:rPr>
                <w:rFonts w:asciiTheme="minorHAnsi" w:hAnsiTheme="minorHAnsi" w:cs="Arial"/>
              </w:rPr>
            </w:pPr>
          </w:p>
        </w:tc>
      </w:tr>
    </w:tbl>
    <w:p w:rsidR="0066300A" w:rsidRPr="00B734AF" w:rsidRDefault="0066300A" w:rsidP="0066300A">
      <w:pPr>
        <w:spacing w:line="128" w:lineRule="atLeast"/>
        <w:textAlignment w:val="baseline"/>
        <w:rPr>
          <w:rFonts w:asciiTheme="minorHAnsi" w:hAnsiTheme="minorHAnsi" w:cs="Arial"/>
          <w:vanish/>
          <w:color w:val="000000"/>
        </w:rPr>
      </w:pPr>
      <w:bookmarkStart w:id="27" w:name="18055146"/>
      <w:bookmarkEnd w:id="27"/>
    </w:p>
    <w:tbl>
      <w:tblPr>
        <w:tblW w:w="0" w:type="auto"/>
        <w:tblCellMar>
          <w:left w:w="0" w:type="dxa"/>
          <w:right w:w="0" w:type="dxa"/>
        </w:tblCellMar>
        <w:tblLook w:val="04A0" w:firstRow="1" w:lastRow="0" w:firstColumn="1" w:lastColumn="0" w:noHBand="0" w:noVBand="1"/>
      </w:tblPr>
      <w:tblGrid>
        <w:gridCol w:w="1107"/>
        <w:gridCol w:w="8253"/>
      </w:tblGrid>
      <w:tr w:rsidR="0066300A" w:rsidRPr="00B734AF" w:rsidTr="0066300A">
        <w:tc>
          <w:tcPr>
            <w:tcW w:w="600" w:type="dxa"/>
            <w:tcBorders>
              <w:top w:val="nil"/>
              <w:left w:val="nil"/>
              <w:bottom w:val="nil"/>
              <w:right w:val="nil"/>
            </w:tcBorders>
            <w:shd w:val="clear" w:color="auto" w:fill="auto"/>
            <w:hideMark/>
          </w:tcPr>
          <w:p w:rsidR="0066300A" w:rsidRPr="00B734AF" w:rsidRDefault="0066300A" w:rsidP="0066300A">
            <w:pPr>
              <w:jc w:val="center"/>
              <w:textAlignment w:val="baseline"/>
              <w:rPr>
                <w:rFonts w:asciiTheme="minorHAnsi" w:hAnsiTheme="minorHAnsi" w:cs="Arial"/>
              </w:rPr>
            </w:pPr>
            <w:r w:rsidRPr="00B734AF">
              <w:rPr>
                <w:rFonts w:asciiTheme="minorHAnsi" w:hAnsiTheme="minorHAnsi" w:cs="Arial"/>
              </w:rPr>
              <w:t>up vote</w:t>
            </w:r>
            <w:r w:rsidRPr="00B734AF">
              <w:rPr>
                <w:rStyle w:val="vote-count-post"/>
                <w:rFonts w:asciiTheme="minorHAnsi" w:eastAsiaTheme="minorEastAsia" w:hAnsiTheme="minorHAnsi" w:cs="Arial"/>
                <w:color w:val="555555"/>
                <w:bdr w:val="none" w:sz="0" w:space="0" w:color="auto" w:frame="1"/>
              </w:rPr>
              <w:t>0</w:t>
            </w:r>
            <w:r w:rsidRPr="00B734AF">
              <w:rPr>
                <w:rFonts w:asciiTheme="minorHAnsi" w:hAnsiTheme="minorHAnsi" w:cs="Arial"/>
              </w:rPr>
              <w:t>down vote</w:t>
            </w:r>
          </w:p>
        </w:tc>
        <w:tc>
          <w:tcPr>
            <w:tcW w:w="0" w:type="auto"/>
            <w:tcBorders>
              <w:top w:val="nil"/>
              <w:left w:val="nil"/>
              <w:bottom w:val="nil"/>
              <w:right w:val="nil"/>
            </w:tcBorders>
            <w:shd w:val="clear" w:color="auto" w:fill="auto"/>
            <w:vAlign w:val="bottom"/>
            <w:hideMark/>
          </w:tcPr>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Fonts w:asciiTheme="minorHAnsi" w:hAnsiTheme="minorHAnsi" w:cs="Arial"/>
              </w:rPr>
              <w:t>You do have some classes which are good for identification, e.g.</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oe_form_field_email</w:t>
            </w:r>
            <w:r w:rsidRPr="00B734AF">
              <w:rPr>
                <w:rFonts w:asciiTheme="minorHAnsi" w:hAnsiTheme="minorHAnsi" w:cs="Arial"/>
              </w:rPr>
              <w:t>,</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oe_form_field_char</w:t>
            </w:r>
            <w:r w:rsidRPr="00B734AF">
              <w:rPr>
                <w:rFonts w:asciiTheme="minorHAnsi" w:hAnsiTheme="minorHAnsi" w:cs="Arial"/>
              </w:rPr>
              <w:t xml:space="preserve">. It's a little complicated to use them because they're not on the input fields themselves, and the second one is not </w:t>
            </w:r>
            <w:r w:rsidRPr="00B734AF">
              <w:rPr>
                <w:rFonts w:asciiTheme="minorHAnsi" w:hAnsiTheme="minorHAnsi" w:cs="Arial"/>
              </w:rPr>
              <w:lastRenderedPageBreak/>
              <w:t>unique; but it's quite possible:</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pln"/>
                <w:rFonts w:asciiTheme="minorHAnsi" w:hAnsiTheme="minorHAnsi" w:cs="Arial"/>
                <w:color w:val="000000"/>
                <w:sz w:val="24"/>
                <w:szCs w:val="24"/>
                <w:bdr w:val="none" w:sz="0" w:space="0" w:color="auto" w:frame="1"/>
              </w:rPr>
              <w:t>.//span[contains(@class, 'oe_form_field_email')]//input</w:t>
            </w:r>
          </w:p>
          <w:p w:rsidR="0066300A" w:rsidRPr="00B734AF" w:rsidRDefault="0066300A" w:rsidP="0066300A">
            <w:pPr>
              <w:pStyle w:val="NormalWeb"/>
              <w:spacing w:before="0" w:beforeAutospacing="0" w:after="0" w:afterAutospacing="0" w:line="178" w:lineRule="atLeast"/>
              <w:textAlignment w:val="baseline"/>
              <w:rPr>
                <w:rFonts w:asciiTheme="minorHAnsi" w:hAnsiTheme="minorHAnsi" w:cs="Arial"/>
              </w:rPr>
            </w:pPr>
            <w:r w:rsidRPr="00B734AF">
              <w:rPr>
                <w:rFonts w:asciiTheme="minorHAnsi" w:hAnsiTheme="minorHAnsi" w:cs="Arial"/>
              </w:rPr>
              <w:t>That is an xpath which identifies the Email field as being the</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input</w:t>
            </w:r>
            <w:r w:rsidRPr="00B734AF">
              <w:rPr>
                <w:rStyle w:val="apple-converted-space"/>
                <w:rFonts w:asciiTheme="minorHAnsi" w:hAnsiTheme="minorHAnsi" w:cs="Arial"/>
              </w:rPr>
              <w:t> </w:t>
            </w:r>
            <w:r w:rsidRPr="00B734AF">
              <w:rPr>
                <w:rFonts w:asciiTheme="minorHAnsi" w:hAnsiTheme="minorHAnsi" w:cs="Arial"/>
              </w:rPr>
              <w:t>which is a</w:t>
            </w:r>
            <w:r w:rsidRPr="00B734AF">
              <w:rPr>
                <w:rStyle w:val="apple-converted-space"/>
                <w:rFonts w:asciiTheme="minorHAnsi" w:hAnsiTheme="minorHAnsi" w:cs="Arial"/>
              </w:rPr>
              <w:t> </w:t>
            </w:r>
            <w:r w:rsidRPr="00B734AF">
              <w:rPr>
                <w:rStyle w:val="Emphasis"/>
                <w:rFonts w:asciiTheme="minorHAnsi" w:hAnsiTheme="minorHAnsi" w:cs="Arial"/>
                <w:bdr w:val="none" w:sz="0" w:space="0" w:color="auto" w:frame="1"/>
              </w:rPr>
              <w:t>descendant</w:t>
            </w:r>
            <w:r w:rsidRPr="00B734AF">
              <w:rPr>
                <w:rStyle w:val="apple-converted-space"/>
                <w:rFonts w:asciiTheme="minorHAnsi" w:hAnsiTheme="minorHAnsi" w:cs="Arial"/>
              </w:rPr>
              <w:t> </w:t>
            </w:r>
            <w:r w:rsidRPr="00B734AF">
              <w:rPr>
                <w:rFonts w:asciiTheme="minorHAnsi" w:hAnsiTheme="minorHAnsi" w:cs="Arial"/>
              </w:rPr>
              <w:t>of a</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span</w:t>
            </w:r>
            <w:r w:rsidRPr="00B734AF">
              <w:rPr>
                <w:rFonts w:asciiTheme="minorHAnsi" w:hAnsiTheme="minorHAnsi" w:cs="Arial"/>
              </w:rPr>
              <w:t>with the</w:t>
            </w:r>
            <w:r w:rsidRPr="00B734AF">
              <w:rPr>
                <w:rStyle w:val="apple-converted-space"/>
                <w:rFonts w:asciiTheme="minorHAnsi" w:hAnsiTheme="minorHAnsi" w:cs="Arial"/>
              </w:rPr>
              <w:t> </w:t>
            </w:r>
            <w:r w:rsidRPr="00B734AF">
              <w:rPr>
                <w:rStyle w:val="HTMLCode"/>
                <w:rFonts w:asciiTheme="minorHAnsi" w:hAnsiTheme="minorHAnsi" w:cs="Arial"/>
                <w:sz w:val="24"/>
                <w:szCs w:val="24"/>
                <w:bdr w:val="none" w:sz="0" w:space="0" w:color="auto" w:frame="1"/>
                <w:shd w:val="clear" w:color="auto" w:fill="EEEEEE"/>
              </w:rPr>
              <w:t>oe_form_field_email</w:t>
            </w:r>
            <w:r w:rsidRPr="00B734AF">
              <w:rPr>
                <w:rStyle w:val="apple-converted-space"/>
                <w:rFonts w:asciiTheme="minorHAnsi" w:hAnsiTheme="minorHAnsi" w:cs="Arial"/>
              </w:rPr>
              <w:t> </w:t>
            </w:r>
            <w:r w:rsidRPr="00B734AF">
              <w:rPr>
                <w:rFonts w:asciiTheme="minorHAnsi" w:hAnsiTheme="minorHAnsi" w:cs="Arial"/>
              </w:rPr>
              <w:t>class. You could also use the same logic in a css selector like this, more efficiently:</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pln"/>
                <w:rFonts w:asciiTheme="minorHAnsi" w:hAnsiTheme="minorHAnsi" w:cs="Arial"/>
                <w:color w:val="000000"/>
                <w:sz w:val="24"/>
                <w:szCs w:val="24"/>
                <w:bdr w:val="none" w:sz="0" w:space="0" w:color="auto" w:frame="1"/>
              </w:rPr>
              <w:t>span</w:t>
            </w:r>
            <w:r w:rsidRPr="00B734AF">
              <w:rPr>
                <w:rStyle w:val="pun"/>
                <w:rFonts w:asciiTheme="minorHAnsi" w:hAnsiTheme="minorHAnsi" w:cs="Arial"/>
                <w:color w:val="000000"/>
                <w:sz w:val="24"/>
                <w:szCs w:val="24"/>
                <w:bdr w:val="none" w:sz="0" w:space="0" w:color="auto" w:frame="1"/>
              </w:rPr>
              <w:t>.</w:t>
            </w:r>
            <w:r w:rsidRPr="00B734AF">
              <w:rPr>
                <w:rStyle w:val="pln"/>
                <w:rFonts w:asciiTheme="minorHAnsi" w:hAnsiTheme="minorHAnsi" w:cs="Arial"/>
                <w:color w:val="000000"/>
                <w:sz w:val="24"/>
                <w:szCs w:val="24"/>
                <w:bdr w:val="none" w:sz="0" w:space="0" w:color="auto" w:frame="1"/>
              </w:rPr>
              <w:t>oe_form_field_email input</w:t>
            </w: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rPr>
            </w:pPr>
            <w:r w:rsidRPr="00B734AF">
              <w:rPr>
                <w:rFonts w:asciiTheme="minorHAnsi" w:hAnsiTheme="minorHAnsi" w:cs="Arial"/>
              </w:rPr>
              <w:t>For the two other fields, there is no unique class which can tell them apart so you're going to have to rely on the order (I'm assuming username comes before phone number), and that means you have to use xpaths:</w:t>
            </w:r>
          </w:p>
          <w:p w:rsidR="0066300A" w:rsidRPr="00B734AF" w:rsidRDefault="0066300A" w:rsidP="0066300A">
            <w:pPr>
              <w:pStyle w:val="HTMLPreformatted"/>
              <w:shd w:val="clear" w:color="auto" w:fill="EEEEEE"/>
              <w:spacing w:line="178" w:lineRule="atLeast"/>
              <w:textAlignment w:val="baseline"/>
              <w:rPr>
                <w:rStyle w:val="pln"/>
                <w:rFonts w:asciiTheme="minorHAnsi" w:hAnsiTheme="minorHAnsi" w:cs="Arial"/>
                <w:color w:val="000000"/>
                <w:sz w:val="24"/>
                <w:szCs w:val="24"/>
                <w:bdr w:val="none" w:sz="0" w:space="0" w:color="auto" w:frame="1"/>
              </w:rPr>
            </w:pPr>
            <w:r w:rsidRPr="00B734AF">
              <w:rPr>
                <w:rStyle w:val="pln"/>
                <w:rFonts w:asciiTheme="minorHAnsi" w:hAnsiTheme="minorHAnsi" w:cs="Arial"/>
                <w:color w:val="000000"/>
                <w:sz w:val="24"/>
                <w:szCs w:val="24"/>
                <w:bdr w:val="none" w:sz="0" w:space="0" w:color="auto" w:frame="1"/>
              </w:rPr>
              <w:t xml:space="preserve"> (//tr//span[contains(@class, 'oe_form_field_char')])[1]//input</w:t>
            </w:r>
          </w:p>
          <w:p w:rsidR="0066300A" w:rsidRPr="00B734AF" w:rsidRDefault="0066300A" w:rsidP="0066300A">
            <w:pPr>
              <w:pStyle w:val="HTMLPreformatted"/>
              <w:shd w:val="clear" w:color="auto" w:fill="EEEEEE"/>
              <w:spacing w:line="178" w:lineRule="atLeast"/>
              <w:textAlignment w:val="baseline"/>
              <w:rPr>
                <w:rFonts w:asciiTheme="minorHAnsi" w:hAnsiTheme="minorHAnsi" w:cs="Arial"/>
                <w:sz w:val="24"/>
                <w:szCs w:val="24"/>
              </w:rPr>
            </w:pPr>
            <w:r w:rsidRPr="00B734AF">
              <w:rPr>
                <w:rStyle w:val="pln"/>
                <w:rFonts w:asciiTheme="minorHAnsi" w:hAnsiTheme="minorHAnsi" w:cs="Arial"/>
                <w:color w:val="000000"/>
                <w:sz w:val="24"/>
                <w:szCs w:val="24"/>
                <w:bdr w:val="none" w:sz="0" w:space="0" w:color="auto" w:frame="1"/>
              </w:rPr>
              <w:t xml:space="preserve"> (//tr//span[contains(@class, 'oe_form_field_char')])[2]//input</w:t>
            </w:r>
          </w:p>
        </w:tc>
      </w:tr>
    </w:tbl>
    <w:p w:rsidR="0066300A" w:rsidRPr="00B734AF" w:rsidRDefault="0066300A" w:rsidP="0066300A">
      <w:pPr>
        <w:pStyle w:val="HTMLPreformatted"/>
        <w:shd w:val="clear" w:color="auto" w:fill="EEEEEE"/>
        <w:spacing w:line="178" w:lineRule="atLeast"/>
        <w:textAlignment w:val="baseline"/>
        <w:rPr>
          <w:rStyle w:val="HTMLCode"/>
          <w:rFonts w:asciiTheme="minorHAnsi" w:hAnsiTheme="minorHAnsi" w:cs="Arial"/>
          <w:color w:val="800000"/>
          <w:sz w:val="24"/>
          <w:szCs w:val="24"/>
          <w:bdr w:val="none" w:sz="0" w:space="0" w:color="auto" w:frame="1"/>
        </w:rPr>
      </w:pPr>
      <w:r w:rsidRPr="00B734AF">
        <w:rPr>
          <w:rFonts w:asciiTheme="minorHAnsi" w:hAnsiTheme="minorHAnsi" w:cs="Arial"/>
          <w:color w:val="800000"/>
          <w:sz w:val="24"/>
          <w:szCs w:val="24"/>
          <w:bdr w:val="none" w:sz="0" w:space="0" w:color="auto" w:frame="1"/>
        </w:rPr>
        <w:lastRenderedPageBreak/>
        <w:br/>
      </w:r>
    </w:p>
    <w:p w:rsidR="0066300A" w:rsidRPr="00B734AF" w:rsidRDefault="0066300A" w:rsidP="0066300A">
      <w:pPr>
        <w:pStyle w:val="HTMLPreformatted"/>
        <w:shd w:val="clear" w:color="auto" w:fill="EEEEEE"/>
        <w:spacing w:after="100" w:line="178" w:lineRule="atLeast"/>
        <w:textAlignment w:val="baseline"/>
        <w:rPr>
          <w:rFonts w:asciiTheme="minorHAnsi" w:hAnsiTheme="minorHAnsi" w:cs="Arial"/>
          <w:color w:val="222222"/>
          <w:sz w:val="24"/>
          <w:szCs w:val="24"/>
          <w:shd w:val="clear" w:color="auto" w:fill="FFFFFF"/>
        </w:rPr>
      </w:pPr>
      <w:r w:rsidRPr="00B734AF">
        <w:rPr>
          <w:rFonts w:asciiTheme="minorHAnsi" w:hAnsiTheme="minorHAnsi" w:cs="Arial"/>
          <w:color w:val="222222"/>
          <w:sz w:val="24"/>
          <w:szCs w:val="24"/>
          <w:shd w:val="clear" w:color="auto" w:fill="FFFFFF"/>
        </w:rPr>
        <w:t>3 text boxes have same id name then how to access</w:t>
      </w:r>
    </w:p>
    <w:p w:rsidR="0066300A" w:rsidRPr="00B734AF" w:rsidRDefault="0066300A" w:rsidP="0066300A">
      <w:pPr>
        <w:pStyle w:val="HTMLPreformatted"/>
        <w:shd w:val="clear" w:color="auto" w:fill="EEEEEE"/>
        <w:spacing w:after="100" w:line="178" w:lineRule="atLeast"/>
        <w:textAlignment w:val="baseline"/>
        <w:rPr>
          <w:rFonts w:asciiTheme="minorHAnsi" w:hAnsiTheme="minorHAnsi" w:cs="Arial"/>
          <w:color w:val="222222"/>
          <w:sz w:val="24"/>
          <w:szCs w:val="24"/>
        </w:rPr>
      </w:pPr>
      <w:r w:rsidRPr="00B734AF">
        <w:rPr>
          <w:rFonts w:asciiTheme="minorHAnsi" w:hAnsiTheme="minorHAnsi" w:cs="Arial"/>
          <w:color w:val="222222"/>
          <w:sz w:val="24"/>
          <w:szCs w:val="24"/>
          <w:shd w:val="clear" w:color="auto" w:fill="FFFFFF"/>
        </w:rPr>
        <w:t>Use index basesd xpath manually</w:t>
      </w:r>
    </w:p>
    <w:p w:rsidR="0066300A" w:rsidRPr="00B734AF" w:rsidRDefault="0066300A" w:rsidP="0066300A">
      <w:pPr>
        <w:shd w:val="clear" w:color="auto" w:fill="FFFFFF"/>
        <w:rPr>
          <w:rFonts w:asciiTheme="minorHAnsi" w:hAnsiTheme="minorHAnsi" w:cs="Arial"/>
          <w:color w:val="222222"/>
        </w:rPr>
      </w:pPr>
      <w:r w:rsidRPr="00B734AF">
        <w:rPr>
          <w:rFonts w:asciiTheme="minorHAnsi" w:hAnsiTheme="minorHAnsi" w:cs="Arial"/>
          <w:color w:val="222222"/>
        </w:rPr>
        <w:t>3. Where do we put implicit time</w:t>
      </w:r>
    </w:p>
    <w:p w:rsidR="0066300A" w:rsidRPr="00B734AF" w:rsidRDefault="0066300A" w:rsidP="0066300A">
      <w:pPr>
        <w:shd w:val="clear" w:color="auto" w:fill="FFFFFF"/>
        <w:rPr>
          <w:rFonts w:asciiTheme="minorHAnsi" w:hAnsiTheme="minorHAnsi" w:cs="Arial"/>
          <w:color w:val="222222"/>
        </w:rPr>
      </w:pPr>
    </w:p>
    <w:p w:rsidR="0066300A" w:rsidRPr="00B734AF" w:rsidRDefault="0066300A" w:rsidP="0066300A">
      <w:pPr>
        <w:shd w:val="clear" w:color="auto" w:fill="FFFFFF"/>
        <w:rPr>
          <w:rFonts w:asciiTheme="minorHAnsi" w:hAnsiTheme="minorHAnsi" w:cs="Arial"/>
          <w:color w:val="222222"/>
        </w:rPr>
      </w:pPr>
      <w:r w:rsidRPr="00B734AF">
        <w:rPr>
          <w:rFonts w:asciiTheme="minorHAnsi" w:hAnsiTheme="minorHAnsi" w:cs="Arial"/>
          <w:color w:val="222222"/>
        </w:rPr>
        <w:t>5. how to click second dynamic id </w:t>
      </w:r>
    </w:p>
    <w:p w:rsidR="0066300A" w:rsidRPr="00B734AF" w:rsidRDefault="0066300A" w:rsidP="0066300A">
      <w:pPr>
        <w:shd w:val="clear" w:color="auto" w:fill="FFFFFF"/>
        <w:rPr>
          <w:rFonts w:asciiTheme="minorHAnsi" w:hAnsiTheme="minorHAnsi" w:cs="Arial"/>
          <w:color w:val="222222"/>
        </w:rPr>
      </w:pPr>
      <w:r w:rsidRPr="00B734AF">
        <w:rPr>
          <w:rFonts w:asciiTheme="minorHAnsi" w:hAnsiTheme="minorHAnsi" w:cs="Arial"/>
          <w:color w:val="222222"/>
        </w:rPr>
        <w:t>IMP-</w:t>
      </w:r>
      <w:hyperlink r:id="rId100" w:tgtFrame="_blank" w:history="1">
        <w:r w:rsidRPr="00B734AF">
          <w:rPr>
            <w:rStyle w:val="Hyperlink"/>
            <w:rFonts w:asciiTheme="minorHAnsi" w:eastAsiaTheme="majorEastAsia" w:hAnsiTheme="minorHAnsi" w:cs="Arial"/>
            <w:color w:val="1155CC"/>
          </w:rPr>
          <w:t>http://software-testing-tutorials-automation.blogspot.in/search/label/WebDriver</w:t>
        </w:r>
      </w:hyperlink>
    </w:p>
    <w:p w:rsidR="0066300A" w:rsidRPr="00B734AF" w:rsidRDefault="0066300A" w:rsidP="0066300A">
      <w:pPr>
        <w:shd w:val="clear" w:color="auto" w:fill="FFFFFF"/>
        <w:rPr>
          <w:rFonts w:asciiTheme="minorHAnsi" w:hAnsiTheme="minorHAnsi" w:cs="Arial"/>
          <w:color w:val="222222"/>
        </w:rPr>
      </w:pPr>
    </w:p>
    <w:p w:rsidR="0066300A" w:rsidRPr="00B734AF" w:rsidRDefault="0066300A" w:rsidP="0066300A">
      <w:pPr>
        <w:shd w:val="clear" w:color="auto" w:fill="FFFFFF"/>
        <w:rPr>
          <w:rFonts w:asciiTheme="minorHAnsi" w:hAnsiTheme="minorHAnsi" w:cs="Arial"/>
          <w:b/>
          <w:color w:val="222222"/>
        </w:rPr>
      </w:pPr>
      <w:r w:rsidRPr="00B734AF">
        <w:rPr>
          <w:rFonts w:asciiTheme="minorHAnsi" w:hAnsiTheme="minorHAnsi" w:cs="Arial"/>
          <w:b/>
          <w:color w:val="222222"/>
        </w:rPr>
        <w:t>Desire Capability</w:t>
      </w:r>
    </w:p>
    <w:p w:rsidR="00994E2F" w:rsidRPr="00B734AF" w:rsidRDefault="00994E2F" w:rsidP="00994E2F">
      <w:pPr>
        <w:pStyle w:val="NormalWeb"/>
        <w:shd w:val="clear" w:color="auto" w:fill="FFF8DC"/>
        <w:spacing w:before="0" w:beforeAutospacing="0" w:after="0" w:afterAutospacing="0"/>
        <w:textAlignment w:val="baseline"/>
        <w:rPr>
          <w:rFonts w:ascii="inherit" w:hAnsi="inherit" w:cs="Arial"/>
          <w:color w:val="242729"/>
        </w:rPr>
      </w:pPr>
      <w:r w:rsidRPr="00B734AF">
        <w:rPr>
          <w:rFonts w:ascii="inherit" w:hAnsi="inherit" w:cs="Arial"/>
          <w:color w:val="242729"/>
        </w:rPr>
        <w:t>Capabilities: Describes a series of key/value pairs that encapsulate aspects of a browser.</w:t>
      </w:r>
    </w:p>
    <w:p w:rsidR="00994E2F" w:rsidRPr="00B734AF" w:rsidRDefault="00994E2F" w:rsidP="0066300A">
      <w:pPr>
        <w:shd w:val="clear" w:color="auto" w:fill="FFFFFF"/>
        <w:rPr>
          <w:rFonts w:asciiTheme="minorHAnsi" w:hAnsiTheme="minorHAnsi" w:cs="Arial"/>
          <w:b/>
          <w:color w:val="222222"/>
        </w:rPr>
      </w:pPr>
    </w:p>
    <w:p w:rsidR="0066300A" w:rsidRPr="00B734AF" w:rsidRDefault="0066300A" w:rsidP="0066300A">
      <w:pPr>
        <w:shd w:val="clear" w:color="auto" w:fill="FFFFFF"/>
        <w:rPr>
          <w:rFonts w:asciiTheme="minorHAnsi" w:hAnsiTheme="minorHAnsi" w:cs="Arial"/>
          <w:color w:val="222222"/>
        </w:rPr>
      </w:pPr>
    </w:p>
    <w:p w:rsidR="0094016A" w:rsidRPr="00B734AF" w:rsidRDefault="0094016A" w:rsidP="0094016A">
      <w:pPr>
        <w:shd w:val="clear" w:color="auto" w:fill="FFFFFF"/>
        <w:rPr>
          <w:rFonts w:asciiTheme="minorHAnsi" w:hAnsiTheme="minorHAnsi" w:cs="Helvetica"/>
          <w:color w:val="222222"/>
        </w:rPr>
      </w:pPr>
      <w:r w:rsidRPr="00B734AF">
        <w:rPr>
          <w:rFonts w:asciiTheme="minorHAnsi" w:hAnsiTheme="minorHAnsi" w:cs="Helvetica"/>
          <w:color w:val="222222"/>
        </w:rPr>
        <w:t>Basically, the </w:t>
      </w:r>
      <w:r w:rsidRPr="00B734AF">
        <w:rPr>
          <w:rFonts w:asciiTheme="minorHAnsi" w:hAnsiTheme="minorHAnsi" w:cs="Consolas"/>
          <w:color w:val="222222"/>
          <w:bdr w:val="none" w:sz="0" w:space="0" w:color="auto" w:frame="1"/>
          <w:shd w:val="clear" w:color="auto" w:fill="EEEEEE"/>
        </w:rPr>
        <w:t>DesiredCapabilities</w:t>
      </w:r>
      <w:r w:rsidRPr="00B734AF">
        <w:rPr>
          <w:rFonts w:asciiTheme="minorHAnsi" w:hAnsiTheme="minorHAnsi" w:cs="Helvetica"/>
          <w:color w:val="222222"/>
        </w:rPr>
        <w:t> help to set properties for the WebDriver. A typical usecase would be to set the path for the </w:t>
      </w:r>
      <w:r w:rsidRPr="00B734AF">
        <w:rPr>
          <w:rFonts w:asciiTheme="minorHAnsi" w:hAnsiTheme="minorHAnsi" w:cs="Consolas"/>
          <w:color w:val="222222"/>
          <w:bdr w:val="none" w:sz="0" w:space="0" w:color="auto" w:frame="1"/>
          <w:shd w:val="clear" w:color="auto" w:fill="EEEEEE"/>
        </w:rPr>
        <w:t>FirefoxDriver</w:t>
      </w:r>
      <w:r w:rsidRPr="00B734AF">
        <w:rPr>
          <w:rFonts w:asciiTheme="minorHAnsi" w:hAnsiTheme="minorHAnsi" w:cs="Helvetica"/>
          <w:color w:val="222222"/>
        </w:rPr>
        <w:t> if your local installation doesn't correspond to the default settings.</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1. It is a class under org.openqa.selenium.remote.DesiredCapabilities package.</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2. It gives facility to set the properties of browser. Such as to set   </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BrowserName, Platform,Version of Browser.</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3. Mostly DesiredCapabilities class used when do we used Selenium Grid.</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4. we have to execute mutiple TestCases on multiple Systems with different    </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browser with Different version and Different Operating System.</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Example:</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WebDriver driver;</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String baseUrl , nodeUrl;</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baseUrl = "https://www.facebook.com";</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nodeUrl = "http://192.168.10.21:5568/wd/hub";</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p>
    <w:p w:rsidR="0094016A" w:rsidRPr="00B734AF" w:rsidRDefault="00073945"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 xml:space="preserve"> </w:t>
      </w:r>
      <w:r w:rsidR="0094016A" w:rsidRPr="00B734AF">
        <w:rPr>
          <w:rStyle w:val="HTMLCode"/>
          <w:rFonts w:asciiTheme="minorHAnsi" w:eastAsiaTheme="majorEastAsia" w:hAnsiTheme="minorHAnsi" w:cs="Consolas"/>
          <w:sz w:val="24"/>
          <w:szCs w:val="24"/>
          <w:bdr w:val="none" w:sz="0" w:space="0" w:color="auto" w:frame="1"/>
          <w:shd w:val="clear" w:color="auto" w:fill="EEEEEE"/>
        </w:rPr>
        <w:t>DesiredCapabilities capability = DesiredCapabilities.firefox();</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lastRenderedPageBreak/>
        <w:t>capability.setBrowserName("firefox");</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capability.setPlatform(Platform.WIN8_1);</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driver = new RemoteWebDriver(new URL(nodeUrl),capability);</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driver.manage().window().maximize();</w:t>
      </w:r>
    </w:p>
    <w:p w:rsidR="0094016A" w:rsidRPr="00B734AF" w:rsidRDefault="0094016A" w:rsidP="0094016A">
      <w:pPr>
        <w:pStyle w:val="HTMLPreformatted"/>
        <w:shd w:val="clear" w:color="auto" w:fill="EEEEEE"/>
        <w:rPr>
          <w:rStyle w:val="HTMLCode"/>
          <w:rFonts w:asciiTheme="minorHAnsi" w:eastAsiaTheme="majorEastAsia" w:hAnsiTheme="minorHAnsi" w:cs="Consolas"/>
          <w:sz w:val="24"/>
          <w:szCs w:val="24"/>
          <w:bdr w:val="none" w:sz="0" w:space="0" w:color="auto" w:frame="1"/>
          <w:shd w:val="clear" w:color="auto" w:fill="EEEEEE"/>
        </w:rPr>
      </w:pPr>
      <w:r w:rsidRPr="00B734AF">
        <w:rPr>
          <w:rStyle w:val="HTMLCode"/>
          <w:rFonts w:asciiTheme="minorHAnsi" w:eastAsiaTheme="majorEastAsia" w:hAnsiTheme="minorHAnsi" w:cs="Consolas"/>
          <w:sz w:val="24"/>
          <w:szCs w:val="24"/>
          <w:bdr w:val="none" w:sz="0" w:space="0" w:color="auto" w:frame="1"/>
          <w:shd w:val="clear" w:color="auto" w:fill="EEEEEE"/>
        </w:rPr>
        <w:t>driver.manage().timeouts().implicitlyWait(2, TimeUnit.MINUTES);</w:t>
      </w:r>
    </w:p>
    <w:tbl>
      <w:tblPr>
        <w:tblW w:w="9900" w:type="dxa"/>
        <w:tblCellMar>
          <w:left w:w="0" w:type="dxa"/>
          <w:right w:w="0" w:type="dxa"/>
        </w:tblCellMar>
        <w:tblLook w:val="04A0" w:firstRow="1" w:lastRow="0" w:firstColumn="1" w:lastColumn="0" w:noHBand="0" w:noVBand="1"/>
      </w:tblPr>
      <w:tblGrid>
        <w:gridCol w:w="7275"/>
        <w:gridCol w:w="2625"/>
      </w:tblGrid>
      <w:tr w:rsidR="0094016A" w:rsidRPr="00B734AF" w:rsidTr="0094016A">
        <w:trPr>
          <w:trHeight w:val="870"/>
        </w:trPr>
        <w:tc>
          <w:tcPr>
            <w:tcW w:w="0" w:type="auto"/>
            <w:tcBorders>
              <w:top w:val="nil"/>
              <w:left w:val="nil"/>
              <w:bottom w:val="nil"/>
              <w:right w:val="nil"/>
            </w:tcBorders>
            <w:shd w:val="clear" w:color="auto" w:fill="FFFFFF"/>
            <w:hideMark/>
          </w:tcPr>
          <w:p w:rsidR="0094016A" w:rsidRPr="00B734AF" w:rsidRDefault="00802C2E" w:rsidP="0094016A">
            <w:pPr>
              <w:spacing w:line="253" w:lineRule="atLeast"/>
              <w:rPr>
                <w:rFonts w:asciiTheme="minorHAnsi" w:hAnsiTheme="minorHAnsi" w:cs="Helvetica"/>
                <w:color w:val="222222"/>
              </w:rPr>
            </w:pPr>
            <w:hyperlink r:id="rId101" w:tooltip="short permalink to this answer" w:history="1">
              <w:r w:rsidR="0094016A" w:rsidRPr="00B734AF">
                <w:rPr>
                  <w:rStyle w:val="Hyperlink"/>
                  <w:rFonts w:asciiTheme="minorHAnsi" w:eastAsiaTheme="minorEastAsia" w:hAnsiTheme="minorHAnsi" w:cs="Helvetica"/>
                  <w:color w:val="888888"/>
                  <w:bdr w:val="none" w:sz="0" w:space="0" w:color="auto" w:frame="1"/>
                </w:rPr>
                <w:t>share</w:t>
              </w:r>
            </w:hyperlink>
            <w:hyperlink r:id="rId102" w:history="1">
              <w:r w:rsidR="0094016A" w:rsidRPr="00B734AF">
                <w:rPr>
                  <w:rStyle w:val="Hyperlink"/>
                  <w:rFonts w:asciiTheme="minorHAnsi" w:eastAsiaTheme="minorEastAsia" w:hAnsiTheme="minorHAnsi" w:cs="Helvetica"/>
                  <w:color w:val="888888"/>
                  <w:bdr w:val="none" w:sz="0" w:space="0" w:color="auto" w:frame="1"/>
                </w:rPr>
                <w:t>improve this answer</w:t>
              </w:r>
            </w:hyperlink>
          </w:p>
        </w:tc>
        <w:tc>
          <w:tcPr>
            <w:tcW w:w="2625" w:type="dxa"/>
            <w:tcBorders>
              <w:top w:val="nil"/>
              <w:left w:val="nil"/>
              <w:bottom w:val="nil"/>
              <w:right w:val="nil"/>
            </w:tcBorders>
            <w:shd w:val="clear" w:color="auto" w:fill="FFFFFF"/>
            <w:tcMar>
              <w:top w:w="75" w:type="dxa"/>
              <w:left w:w="75" w:type="dxa"/>
              <w:bottom w:w="75" w:type="dxa"/>
              <w:right w:w="75" w:type="dxa"/>
            </w:tcMar>
            <w:hideMark/>
          </w:tcPr>
          <w:p w:rsidR="0094016A" w:rsidRPr="00B734AF" w:rsidRDefault="0094016A" w:rsidP="0094016A">
            <w:pPr>
              <w:spacing w:line="253" w:lineRule="atLeast"/>
              <w:rPr>
                <w:rFonts w:asciiTheme="minorHAnsi" w:hAnsiTheme="minorHAnsi" w:cs="Helvetica"/>
                <w:color w:val="222222"/>
              </w:rPr>
            </w:pPr>
          </w:p>
        </w:tc>
      </w:tr>
    </w:tbl>
    <w:p w:rsidR="0094016A" w:rsidRPr="00B734AF" w:rsidRDefault="0094016A" w:rsidP="0066300A">
      <w:pPr>
        <w:shd w:val="clear" w:color="auto" w:fill="FFFFFF"/>
        <w:rPr>
          <w:rFonts w:asciiTheme="minorHAnsi" w:hAnsiTheme="minorHAnsi" w:cs="Arial"/>
          <w:color w:val="222222"/>
        </w:rPr>
      </w:pPr>
    </w:p>
    <w:p w:rsidR="0094016A" w:rsidRPr="00B734AF" w:rsidRDefault="0094016A" w:rsidP="0066300A">
      <w:pPr>
        <w:shd w:val="clear" w:color="auto" w:fill="FFFFFF"/>
        <w:rPr>
          <w:rFonts w:asciiTheme="minorHAnsi" w:hAnsiTheme="minorHAnsi" w:cs="Arial"/>
          <w:color w:val="222222"/>
        </w:rPr>
      </w:pPr>
    </w:p>
    <w:p w:rsidR="0094016A" w:rsidRPr="00B734AF" w:rsidRDefault="0094016A" w:rsidP="0066300A">
      <w:pPr>
        <w:shd w:val="clear" w:color="auto" w:fill="FFFFFF"/>
        <w:rPr>
          <w:rFonts w:asciiTheme="minorHAnsi" w:hAnsiTheme="minorHAnsi" w:cs="Arial"/>
          <w:color w:val="222222"/>
        </w:rPr>
      </w:pPr>
    </w:p>
    <w:p w:rsidR="0094016A" w:rsidRPr="00B734AF" w:rsidRDefault="0094016A" w:rsidP="0066300A">
      <w:pPr>
        <w:shd w:val="clear" w:color="auto" w:fill="FFFFFF"/>
        <w:rPr>
          <w:rFonts w:asciiTheme="minorHAnsi" w:hAnsiTheme="minorHAnsi" w:cs="Arial"/>
          <w:color w:val="222222"/>
        </w:rPr>
      </w:pPr>
    </w:p>
    <w:p w:rsidR="0066300A" w:rsidRPr="00B734AF" w:rsidRDefault="0066300A" w:rsidP="0066300A">
      <w:pPr>
        <w:pStyle w:val="NormalWeb"/>
        <w:spacing w:before="0" w:beforeAutospacing="0" w:after="240" w:afterAutospacing="0" w:line="178" w:lineRule="atLeast"/>
        <w:textAlignment w:val="baseline"/>
        <w:rPr>
          <w:rFonts w:asciiTheme="minorHAnsi" w:hAnsiTheme="minorHAnsi" w:cs="Arial"/>
          <w:color w:val="222222"/>
        </w:rPr>
      </w:pPr>
      <w:r w:rsidRPr="00B734AF">
        <w:rPr>
          <w:rFonts w:asciiTheme="minorHAnsi" w:hAnsiTheme="minorHAnsi" w:cs="Arial"/>
          <w:color w:val="222222"/>
        </w:rPr>
        <w:t>Capabilities: Describes a series of key/value pairs that encapsulate aspects of a browser.</w:t>
      </w:r>
    </w:p>
    <w:p w:rsidR="0066300A" w:rsidRPr="00B734AF" w:rsidRDefault="0066300A" w:rsidP="0066300A">
      <w:pPr>
        <w:pStyle w:val="NormalWeb"/>
        <w:shd w:val="clear" w:color="auto" w:fill="FFFFFF"/>
        <w:spacing w:before="0" w:beforeAutospacing="0" w:after="240" w:afterAutospacing="0" w:line="178" w:lineRule="atLeast"/>
        <w:textAlignment w:val="baseline"/>
        <w:rPr>
          <w:rFonts w:asciiTheme="minorHAnsi" w:hAnsiTheme="minorHAnsi" w:cs="Arial"/>
          <w:color w:val="222222"/>
        </w:rPr>
      </w:pPr>
      <w:r w:rsidRPr="00B734AF">
        <w:rPr>
          <w:rFonts w:asciiTheme="minorHAnsi" w:hAnsiTheme="minorHAnsi" w:cs="Arial"/>
          <w:color w:val="000000"/>
        </w:rPr>
        <w:t>1) Desired Capabilities can set flags/options on a browser when you create it;</w:t>
      </w:r>
      <w:r w:rsidRPr="00B734AF">
        <w:rPr>
          <w:rFonts w:asciiTheme="minorHAnsi" w:hAnsiTheme="minorHAnsi" w:cs="Arial"/>
          <w:color w:val="616161"/>
        </w:rPr>
        <w:t>Capabilities are options that you can use to customize and configure a browser</w:t>
      </w:r>
    </w:p>
    <w:p w:rsidR="0066300A" w:rsidRPr="00B734AF" w:rsidRDefault="0066300A" w:rsidP="0066300A">
      <w:pPr>
        <w:pStyle w:val="NormalWeb"/>
        <w:shd w:val="clear" w:color="auto" w:fill="FFFFFF"/>
        <w:spacing w:before="0" w:beforeAutospacing="0" w:after="0" w:afterAutospacing="0" w:line="178" w:lineRule="atLeast"/>
        <w:textAlignment w:val="baseline"/>
        <w:rPr>
          <w:rFonts w:asciiTheme="minorHAnsi" w:hAnsiTheme="minorHAnsi" w:cs="Arial"/>
          <w:color w:val="222222"/>
        </w:rPr>
      </w:pPr>
      <w:r w:rsidRPr="00B734AF">
        <w:rPr>
          <w:rFonts w:asciiTheme="minorHAnsi" w:hAnsiTheme="minorHAnsi" w:cs="Arial"/>
          <w:color w:val="222222"/>
        </w:rPr>
        <w:t>Basically, the </w:t>
      </w:r>
      <w:r w:rsidRPr="00B734AF">
        <w:rPr>
          <w:rStyle w:val="HTMLCode"/>
          <w:rFonts w:asciiTheme="minorHAnsi" w:hAnsiTheme="minorHAnsi" w:cs="Arial"/>
          <w:color w:val="222222"/>
          <w:sz w:val="24"/>
          <w:szCs w:val="24"/>
          <w:bdr w:val="none" w:sz="0" w:space="0" w:color="auto" w:frame="1"/>
          <w:shd w:val="clear" w:color="auto" w:fill="EEEEEE"/>
        </w:rPr>
        <w:t>DesiredCapabilities</w:t>
      </w:r>
      <w:r w:rsidRPr="00B734AF">
        <w:rPr>
          <w:rFonts w:asciiTheme="minorHAnsi" w:hAnsiTheme="minorHAnsi" w:cs="Arial"/>
          <w:color w:val="222222"/>
        </w:rPr>
        <w:t> help to set properties for the WebDriver. A typical usecase would be to set the path for the </w:t>
      </w:r>
      <w:r w:rsidRPr="00B734AF">
        <w:rPr>
          <w:rStyle w:val="HTMLCode"/>
          <w:rFonts w:asciiTheme="minorHAnsi" w:hAnsiTheme="minorHAnsi" w:cs="Arial"/>
          <w:color w:val="222222"/>
          <w:sz w:val="24"/>
          <w:szCs w:val="24"/>
          <w:bdr w:val="none" w:sz="0" w:space="0" w:color="auto" w:frame="1"/>
          <w:shd w:val="clear" w:color="auto" w:fill="EEEEEE"/>
        </w:rPr>
        <w:t>FirefoxDriver</w:t>
      </w:r>
      <w:r w:rsidRPr="00B734AF">
        <w:rPr>
          <w:rFonts w:asciiTheme="minorHAnsi" w:hAnsiTheme="minorHAnsi" w:cs="Arial"/>
          <w:color w:val="222222"/>
        </w:rPr>
        <w:t> if your local installation doesn't correspond to the default settings.</w:t>
      </w:r>
    </w:p>
    <w:p w:rsidR="0066300A" w:rsidRPr="00B734AF" w:rsidRDefault="0066300A" w:rsidP="0066300A">
      <w:pPr>
        <w:shd w:val="clear" w:color="auto" w:fill="FFFFFF"/>
        <w:rPr>
          <w:rFonts w:asciiTheme="minorHAnsi" w:hAnsiTheme="minorHAnsi" w:cs="Arial"/>
          <w:color w:val="222222"/>
        </w:rPr>
      </w:pPr>
    </w:p>
    <w:p w:rsidR="0066300A" w:rsidRPr="00B734AF" w:rsidRDefault="0066300A" w:rsidP="0066300A">
      <w:pPr>
        <w:shd w:val="clear" w:color="auto" w:fill="FFFFFF"/>
        <w:rPr>
          <w:rFonts w:asciiTheme="minorHAnsi" w:hAnsiTheme="minorHAnsi" w:cs="Arial"/>
          <w:color w:val="222222"/>
        </w:rPr>
      </w:pPr>
    </w:p>
    <w:p w:rsidR="00654CE4" w:rsidRPr="00B734AF" w:rsidRDefault="00654CE4"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333333"/>
        </w:rPr>
      </w:pPr>
    </w:p>
    <w:p w:rsidR="00074D3E" w:rsidRPr="00B734AF" w:rsidRDefault="00074D3E" w:rsidP="00074D3E">
      <w:pPr>
        <w:shd w:val="clear" w:color="auto" w:fill="FDFFE9"/>
        <w:outlineLvl w:val="2"/>
        <w:rPr>
          <w:rFonts w:asciiTheme="minorHAnsi" w:hAnsiTheme="minorHAnsi" w:cs="Arial"/>
          <w:color w:val="4E4E4E"/>
        </w:rPr>
      </w:pPr>
      <w:r w:rsidRPr="00B734AF">
        <w:rPr>
          <w:rFonts w:asciiTheme="minorHAnsi" w:hAnsiTheme="minorHAnsi" w:cs="Arial"/>
          <w:color w:val="4E4E4E"/>
        </w:rPr>
        <w:t>How To Enable/Disable Textbox In Selenium WebDriver On The Fly</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public void test () throws BiffException, IOException, InterruptedException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boolean fbefore = driver.findElement(By.xpath("//input[@name='fname']")).isEnabled();</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System.out.print("\nBefore : First Name Text box enabled status is : "+fbefore);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boolean lbefore = driver.findElement(By.xpath("//input[@name='lname']")).isEnabled();</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System.out.print("\nBefore : Last Name Text box enabled status is : "+lbefore);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Thread.sleep(2000);</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//To disable First Name text box</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JavascriptExecutor javascript = (JavascriptExecutor) 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todisable = "document.getElementsByName('fname')[0].setAttribute('disabled',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javascript.executeScript(todisable);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Thread.sleep(2000);</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lastRenderedPageBreak/>
        <w:t>//To enable Last Name text box</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toenable = "document.getElementsByName('lname')[0].removeAttribute('disabled');";</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javascript.executeScript(toenable);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Thread.sleep(3000);</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boolean fafter = driver.findElement(By.xpath("//input[@name='fname']")).isEnabled();</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System.out.print("\nAfter : First Name Text box enabled status is : "+fafter);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boolean lafter = driver.findElement(By.xpath("//input[@name='lname']")).isEnabled();</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System.out.print("\nAfter : Last Name Text box enabled status is : "+lafter);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 xml:space="preserve">Executing javascript in selenium </w:t>
      </w:r>
      <w:r w:rsidR="002F47D5" w:rsidRPr="00B734AF">
        <w:rPr>
          <w:rFonts w:asciiTheme="minorHAnsi" w:hAnsiTheme="minorHAnsi" w:cs="Arial"/>
          <w:color w:val="4E4E4E"/>
        </w:rPr>
        <w:t>webdriver</w:t>
      </w:r>
      <w:r w:rsidRPr="00B734AF">
        <w:rPr>
          <w:rFonts w:asciiTheme="minorHAnsi" w:hAnsiTheme="minorHAnsi" w:cs="Arial"/>
          <w:color w:val="4E4E4E"/>
        </w:rPr>
        <w:t xml:space="preserve"> to get page title with example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2F47D5"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Public</w:t>
      </w:r>
      <w:r w:rsidR="00074D3E" w:rsidRPr="00B734AF">
        <w:rPr>
          <w:rFonts w:asciiTheme="minorHAnsi" w:hAnsiTheme="minorHAnsi" w:cs="Arial"/>
          <w:color w:val="4E4E4E"/>
        </w:rPr>
        <w:t xml:space="preserve"> void test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JavascriptExecutor javascript = (JavascriptExecutor) 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//Get current page title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pagetitle=(String)javascript.executeScript("return document.title");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System.out.println("My Page Title Is  : "+pagetitle);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//Get current page URL</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CurrentURL = driver.getCurrentUrl();</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System.out.println("My Current URL Is  : "+CurrentURL);</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Get Domain Name Using JavascriptExecutor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2F47D5"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Public</w:t>
      </w:r>
      <w:r w:rsidR="00074D3E" w:rsidRPr="00B734AF">
        <w:rPr>
          <w:rFonts w:asciiTheme="minorHAnsi" w:hAnsiTheme="minorHAnsi" w:cs="Arial"/>
          <w:color w:val="4E4E4E"/>
        </w:rPr>
        <w:t xml:space="preserve"> void test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CurrentURL = driver.getCurrentUrl();</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System.out.println("My Current URL </w:t>
      </w:r>
      <w:r w:rsidR="002F47D5" w:rsidRPr="00B734AF">
        <w:rPr>
          <w:rFonts w:asciiTheme="minorHAnsi" w:hAnsiTheme="minorHAnsi" w:cs="Arial"/>
          <w:color w:val="4E4E4E"/>
        </w:rPr>
        <w:t>Is:</w:t>
      </w:r>
      <w:r w:rsidRPr="00B734AF">
        <w:rPr>
          <w:rFonts w:asciiTheme="minorHAnsi" w:hAnsiTheme="minorHAnsi" w:cs="Arial"/>
          <w:color w:val="4E4E4E"/>
        </w:rPr>
        <w:t xml:space="preserve"> "+CurrentURL);</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//Get and store domain name in variable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JavascriptExecutor javascript = (JavascriptExecutor) 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String DomainUsingJS=(String)javascript.executeScript("return document.domain");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System.out.println("My Current URL Is  : "+</w:t>
      </w:r>
      <w:r w:rsidRPr="00B734AF">
        <w:rPr>
          <w:rFonts w:asciiTheme="minorHAnsi" w:hAnsiTheme="minorHAnsi" w:cs="Arial"/>
          <w:color w:val="000000"/>
        </w:rPr>
        <w:t>DomainUsingJS);</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4E4E4E"/>
        </w:rPr>
        <w:t>javascriptExecutor to generate alert in selenium webdriver</w:t>
      </w:r>
      <w:r w:rsidRPr="00B734AF">
        <w:rPr>
          <w:rFonts w:asciiTheme="minorHAnsi" w:hAnsiTheme="minorHAnsi" w:cs="Arial"/>
          <w:color w:val="4E4E4E"/>
        </w:rPr>
        <w:br/>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public void test () throws InterruptedException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lastRenderedPageBreak/>
        <w:t>//Generating Alert Using Javascript Executor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JavascriptExecutor javascript = (JavascriptExecutor) 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javascript.executeScript("alert('Test Case Execution Is started Now..');");</w:t>
      </w:r>
    </w:p>
    <w:p w:rsidR="00074D3E" w:rsidRPr="00B734AF" w:rsidRDefault="008A72C6"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Thread.Sleep</w:t>
      </w:r>
      <w:r w:rsidR="00074D3E" w:rsidRPr="00B734AF">
        <w:rPr>
          <w:rFonts w:asciiTheme="minorHAnsi" w:hAnsiTheme="minorHAnsi" w:cs="Arial"/>
          <w:color w:val="4E4E4E"/>
        </w:rPr>
        <w:t>(2000);</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driver.switchTo().alert().accept();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//Wait for page title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WebDriverWait wait = new WebDriverWait(driver, 15);</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wait.until(ExpectedConditions.titleContains(": MyTest"));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How To Navigate URL, Forward and Backward With Example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4E4E4E"/>
        </w:rPr>
        <w:t>driver.navigate().back()</w:t>
      </w:r>
      <w:r w:rsidRPr="00B734AF">
        <w:rPr>
          <w:rFonts w:asciiTheme="minorHAnsi" w:hAnsiTheme="minorHAnsi" w:cs="Arial"/>
          <w:color w:val="4E4E4E"/>
        </w:rPr>
        <w:br/>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FF00FF"/>
        </w:rPr>
      </w:pPr>
      <w:r w:rsidRPr="00B734AF">
        <w:rPr>
          <w:rFonts w:asciiTheme="minorHAnsi" w:hAnsiTheme="minorHAnsi" w:cs="Arial"/>
          <w:color w:val="FF00FF"/>
        </w:rPr>
        <w:t>Select mydrpdwn = new Select(driver.findElement(By.id("Carlist")));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FF00FF"/>
        </w:rPr>
        <w:t>mydrpdwn.selectByVisibleText("Audi");</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Capture Screenshot With Example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public void test () throws InterruptedException, IOException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FF388C" w:themeColor="accent1"/>
        </w:rPr>
      </w:pPr>
      <w:r w:rsidRPr="00B734AF">
        <w:rPr>
          <w:rFonts w:asciiTheme="minorHAnsi" w:hAnsiTheme="minorHAnsi" w:cs="Arial"/>
          <w:color w:val="4E4E4E"/>
        </w:rPr>
        <w:t xml:space="preserve"> { </w:t>
      </w:r>
    </w:p>
    <w:p w:rsidR="00807570" w:rsidRPr="00B734AF" w:rsidRDefault="00807570"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FF388C" w:themeColor="accent1"/>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FF388C" w:themeColor="accent1"/>
        </w:rPr>
      </w:pPr>
      <w:r w:rsidRPr="00B734AF">
        <w:rPr>
          <w:rFonts w:asciiTheme="minorHAnsi" w:hAnsiTheme="minorHAnsi" w:cs="Arial"/>
          <w:b/>
          <w:bCs/>
          <w:color w:val="FF388C" w:themeColor="accent1"/>
        </w:rPr>
        <w:t>//Capture entire page screenshot and then store it to destination drive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File screenshot = ((TakesScreenshot)driver).getScreenshotAs(OutputType.FILE);</w:t>
      </w:r>
    </w:p>
    <w:p w:rsidR="00FB3597" w:rsidRPr="00B734AF" w:rsidRDefault="00E17A74"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373737"/>
        </w:rPr>
      </w:pPr>
      <w:r w:rsidRPr="00B734AF">
        <w:rPr>
          <w:rFonts w:asciiTheme="minorHAnsi" w:hAnsiTheme="minorHAnsi" w:cs="Arial"/>
          <w:color w:val="373737"/>
        </w:rPr>
        <w:t>// This getScreenshotAs()method takes argument of type OutputType.File or OutputType.BASE64 or Output.BYTES. So that it could return captured screenshot in File type, or Base 64 string type or in raw bytes.</w:t>
      </w:r>
    </w:p>
    <w:p w:rsidR="00C31BA8" w:rsidRPr="00B734AF" w:rsidRDefault="00C31BA8" w:rsidP="00C31BA8">
      <w:pPr>
        <w:shd w:val="clear" w:color="auto" w:fill="FFFFFF"/>
        <w:textAlignment w:val="baseline"/>
        <w:rPr>
          <w:rFonts w:ascii="Arial" w:hAnsi="Arial" w:cs="Arial"/>
          <w:b/>
          <w:color w:val="242729"/>
        </w:rPr>
      </w:pPr>
      <w:r w:rsidRPr="00B734AF">
        <w:rPr>
          <w:rFonts w:ascii="Arial" w:hAnsi="Arial" w:cs="Arial"/>
          <w:b/>
          <w:color w:val="242729"/>
        </w:rPr>
        <w:t>The </w:t>
      </w:r>
      <w:hyperlink r:id="rId103" w:history="1">
        <w:r w:rsidRPr="00B734AF">
          <w:rPr>
            <w:rFonts w:ascii="Consolas" w:hAnsi="Consolas" w:cs="Consolas"/>
            <w:b/>
            <w:color w:val="005999"/>
          </w:rPr>
          <w:t>WebDriver</w:t>
        </w:r>
      </w:hyperlink>
      <w:r w:rsidRPr="00B734AF">
        <w:rPr>
          <w:rFonts w:ascii="Arial" w:hAnsi="Arial" w:cs="Arial"/>
          <w:b/>
          <w:color w:val="242729"/>
        </w:rPr>
        <w:t> interface does not contain the </w:t>
      </w:r>
      <w:r w:rsidRPr="00B734AF">
        <w:rPr>
          <w:rFonts w:ascii="Consolas" w:hAnsi="Consolas" w:cs="Consolas"/>
          <w:b/>
          <w:color w:val="242729"/>
        </w:rPr>
        <w:t>getScreenshotAs()</w:t>
      </w:r>
      <w:r w:rsidRPr="00B734AF">
        <w:rPr>
          <w:rFonts w:ascii="Arial" w:hAnsi="Arial" w:cs="Arial"/>
          <w:b/>
          <w:color w:val="242729"/>
        </w:rPr>
        <w:t> method, because it is possible to have a webdriver unable of taking screenshots - for example the in-memory drivers that don't render the page at all, like </w:t>
      </w:r>
      <w:r w:rsidRPr="00B734AF">
        <w:rPr>
          <w:rFonts w:ascii="Consolas" w:hAnsi="Consolas" w:cs="Consolas"/>
          <w:b/>
          <w:color w:val="242729"/>
        </w:rPr>
        <w:t>HtmlUnitDriver</w:t>
      </w:r>
      <w:r w:rsidRPr="00B734AF">
        <w:rPr>
          <w:rFonts w:ascii="Arial" w:hAnsi="Arial" w:cs="Arial"/>
          <w:b/>
          <w:color w:val="242729"/>
        </w:rPr>
        <w:t>.</w:t>
      </w:r>
    </w:p>
    <w:p w:rsidR="00C31BA8" w:rsidRPr="00B734AF" w:rsidRDefault="00C31BA8" w:rsidP="00C31BA8">
      <w:pPr>
        <w:shd w:val="clear" w:color="auto" w:fill="FFFFFF"/>
        <w:textAlignment w:val="baseline"/>
        <w:rPr>
          <w:rFonts w:ascii="Arial" w:hAnsi="Arial" w:cs="Arial"/>
          <w:b/>
          <w:color w:val="242729"/>
        </w:rPr>
      </w:pPr>
      <w:r w:rsidRPr="00B734AF">
        <w:rPr>
          <w:rFonts w:ascii="Arial" w:hAnsi="Arial" w:cs="Arial"/>
          <w:b/>
          <w:color w:val="242729"/>
        </w:rPr>
        <w:t>In order to have the method, the driver must implement the </w:t>
      </w:r>
      <w:hyperlink r:id="rId104" w:history="1">
        <w:r w:rsidRPr="00B734AF">
          <w:rPr>
            <w:rFonts w:ascii="Consolas" w:hAnsi="Consolas" w:cs="Consolas"/>
            <w:b/>
            <w:color w:val="005999"/>
          </w:rPr>
          <w:t>TakesScreenshot</w:t>
        </w:r>
      </w:hyperlink>
      <w:r w:rsidRPr="00B734AF">
        <w:rPr>
          <w:rFonts w:ascii="Arial" w:hAnsi="Arial" w:cs="Arial"/>
          <w:b/>
          <w:color w:val="242729"/>
        </w:rPr>
        <w:t> interface which makes it capable to ... well ... take screenshots.</w:t>
      </w:r>
    </w:p>
    <w:p w:rsidR="00C31BA8" w:rsidRPr="00B734AF" w:rsidRDefault="00C31BA8" w:rsidP="00C31BA8">
      <w:pPr>
        <w:shd w:val="clear" w:color="auto" w:fill="FFFFFF"/>
        <w:textAlignment w:val="baseline"/>
        <w:rPr>
          <w:rFonts w:ascii="Arial" w:hAnsi="Arial" w:cs="Arial"/>
          <w:b/>
          <w:color w:val="242729"/>
        </w:rPr>
      </w:pPr>
      <w:r w:rsidRPr="00B734AF">
        <w:rPr>
          <w:rFonts w:ascii="Arial" w:hAnsi="Arial" w:cs="Arial"/>
          <w:b/>
          <w:color w:val="242729"/>
        </w:rPr>
        <w:t>Therefore, you must tell the program somehow that you want to take a screenshot and that you are absolutely sure you can do so. That's what the </w:t>
      </w:r>
      <w:r w:rsidRPr="00B734AF">
        <w:rPr>
          <w:rFonts w:ascii="Consolas" w:hAnsi="Consolas" w:cs="Consolas"/>
          <w:b/>
          <w:color w:val="242729"/>
        </w:rPr>
        <w:t>(TakesScreenshot)driver</w:t>
      </w:r>
      <w:r w:rsidRPr="00B734AF">
        <w:rPr>
          <w:rFonts w:ascii="Arial" w:hAnsi="Arial" w:cs="Arial"/>
          <w:b/>
          <w:color w:val="242729"/>
        </w:rPr>
        <w:t> part is for. In Java, it's called </w:t>
      </w:r>
      <w:hyperlink r:id="rId105" w:history="1">
        <w:r w:rsidRPr="00B734AF">
          <w:rPr>
            <w:rFonts w:ascii="inherit" w:hAnsi="inherit" w:cs="Arial"/>
            <w:b/>
            <w:color w:val="005999"/>
          </w:rPr>
          <w:t>casting</w:t>
        </w:r>
      </w:hyperlink>
      <w:r w:rsidRPr="00B734AF">
        <w:rPr>
          <w:rFonts w:ascii="Arial" w:hAnsi="Arial" w:cs="Arial"/>
          <w:b/>
          <w:color w:val="242729"/>
        </w:rPr>
        <w:t> and it literally translates to </w:t>
      </w:r>
      <w:r w:rsidRPr="00B734AF">
        <w:rPr>
          <w:rFonts w:ascii="inherit" w:hAnsi="inherit" w:cs="Arial"/>
          <w:b/>
          <w:i/>
          <w:iCs/>
          <w:color w:val="242729"/>
        </w:rPr>
        <w:t>"I know that this </w:t>
      </w:r>
      <w:r w:rsidRPr="00B734AF">
        <w:rPr>
          <w:rFonts w:ascii="Consolas" w:hAnsi="Consolas" w:cs="Consolas"/>
          <w:b/>
          <w:i/>
          <w:iCs/>
          <w:color w:val="242729"/>
        </w:rPr>
        <w:t>driver</w:t>
      </w:r>
      <w:r w:rsidRPr="00B734AF">
        <w:rPr>
          <w:rFonts w:ascii="inherit" w:hAnsi="inherit" w:cs="Arial"/>
          <w:b/>
          <w:i/>
          <w:iCs/>
          <w:color w:val="242729"/>
        </w:rPr>
        <w:t> instance is able to take a screenshot, please cast it to </w:t>
      </w:r>
      <w:r w:rsidRPr="00B734AF">
        <w:rPr>
          <w:rFonts w:ascii="Consolas" w:hAnsi="Consolas" w:cs="Consolas"/>
          <w:b/>
          <w:i/>
          <w:iCs/>
          <w:color w:val="242729"/>
        </w:rPr>
        <w:t>TakesScreenshot</w:t>
      </w:r>
      <w:r w:rsidRPr="00B734AF">
        <w:rPr>
          <w:rFonts w:ascii="inherit" w:hAnsi="inherit" w:cs="Arial"/>
          <w:b/>
          <w:i/>
          <w:iCs/>
          <w:color w:val="242729"/>
        </w:rPr>
        <w:t> type."</w:t>
      </w:r>
    </w:p>
    <w:p w:rsidR="00C31BA8" w:rsidRPr="00B734AF" w:rsidRDefault="00C31BA8" w:rsidP="00C31BA8">
      <w:pPr>
        <w:shd w:val="clear" w:color="auto" w:fill="FFFFFF"/>
        <w:textAlignment w:val="baseline"/>
        <w:rPr>
          <w:rFonts w:ascii="Arial" w:hAnsi="Arial" w:cs="Arial"/>
          <w:b/>
          <w:color w:val="242729"/>
        </w:rPr>
      </w:pPr>
      <w:r w:rsidRPr="00B734AF">
        <w:rPr>
          <w:rFonts w:ascii="Arial" w:hAnsi="Arial" w:cs="Arial"/>
          <w:b/>
          <w:color w:val="242729"/>
        </w:rPr>
        <w:t>If your cast succeeds, everything is fine and the </w:t>
      </w:r>
      <w:r w:rsidRPr="00B734AF">
        <w:rPr>
          <w:rFonts w:ascii="Consolas" w:hAnsi="Consolas" w:cs="Consolas"/>
          <w:b/>
          <w:color w:val="242729"/>
        </w:rPr>
        <w:t>driver</w:t>
      </w:r>
      <w:r w:rsidRPr="00B734AF">
        <w:rPr>
          <w:rFonts w:ascii="Arial" w:hAnsi="Arial" w:cs="Arial"/>
          <w:b/>
          <w:color w:val="242729"/>
        </w:rPr>
        <w:t> object will be cast at run-time to an instance of </w:t>
      </w:r>
      <w:r w:rsidRPr="00B734AF">
        <w:rPr>
          <w:rFonts w:ascii="Consolas" w:hAnsi="Consolas" w:cs="Consolas"/>
          <w:b/>
          <w:color w:val="242729"/>
        </w:rPr>
        <w:t>TakesScreenshot</w:t>
      </w:r>
      <w:r w:rsidRPr="00B734AF">
        <w:rPr>
          <w:rFonts w:ascii="Arial" w:hAnsi="Arial" w:cs="Arial"/>
          <w:b/>
          <w:color w:val="242729"/>
        </w:rPr>
        <w:t>. If your cast fails, however, you'll get a </w:t>
      </w:r>
      <w:hyperlink r:id="rId106" w:history="1">
        <w:r w:rsidRPr="00B734AF">
          <w:rPr>
            <w:rFonts w:ascii="Consolas" w:hAnsi="Consolas" w:cs="Consolas"/>
            <w:b/>
            <w:color w:val="005999"/>
          </w:rPr>
          <w:t>ClassCastExcepion</w:t>
        </w:r>
      </w:hyperlink>
      <w:r w:rsidRPr="00B734AF">
        <w:rPr>
          <w:rFonts w:ascii="Arial" w:hAnsi="Arial" w:cs="Arial"/>
          <w:b/>
          <w:color w:val="242729"/>
        </w:rPr>
        <w:t> at run-time.</w:t>
      </w:r>
    </w:p>
    <w:p w:rsidR="00C31BA8" w:rsidRPr="00B734AF" w:rsidRDefault="00C31BA8"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373737"/>
        </w:rPr>
      </w:pPr>
    </w:p>
    <w:p w:rsidR="00C31BA8" w:rsidRPr="00B734AF" w:rsidRDefault="00C31BA8"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373737"/>
        </w:rPr>
      </w:pPr>
    </w:p>
    <w:p w:rsidR="008A72C6" w:rsidRPr="00B734AF" w:rsidRDefault="008A72C6"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373737"/>
        </w:rPr>
        <w:br/>
      </w:r>
      <w:r w:rsidRPr="00B734AF">
        <w:rPr>
          <w:rFonts w:asciiTheme="minorHAnsi" w:hAnsiTheme="minorHAnsi" w:cs="Arial"/>
          <w:color w:val="373737"/>
          <w:shd w:val="clear" w:color="auto" w:fill="FCFCFC"/>
        </w:rPr>
        <w:t>So this would look like this</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FileUtils.copyFile(screenshot, new File("D:\\screenshot.jpg"));</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lastRenderedPageBreak/>
        <w:t>System.out.print("Screenshot is captured and stored in your D: Drive");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1E0863" w:rsidRPr="00B734AF" w:rsidRDefault="001E0863"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Generating Mouse Hover Event On Main Menu To Click On Sub Menu</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Actions actions = new Actions(driver);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WebElement moveonmenu = driver.findElement(By.xpath("//div[@id='menu1']/div"));</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actions.moveToElement(moveonmenu).moveToElement(driver.findElement(By.xpath("//div[@id='menu1choices']/a"))).click().perform();</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WebDriverWait wait = new WebDriverWait(driver, 15);</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wait.until(ExpectedConditions.titleContains("Google"));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How to wait till element visible or appear or present on page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public void test () throws InterruptedException, IOException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b/>
          <w:bCs/>
          <w:color w:val="00FF00"/>
        </w:rPr>
        <w:t>//To wait for element visible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WebDriverWait wait = new WebDriverWait(driver, 15);</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wait.until(ExpectedConditions.visibilityOfElementLocated(By.xpath("//input[@id='text3']")));</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driver.findElement(By.xpath("//input[@id='text3']")).sendKeys("Text box is visible now");</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System.out.print("Text box text3 is now visible");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4E4E4E"/>
        </w:rPr>
      </w:pPr>
      <w:r w:rsidRPr="00B734AF">
        <w:rPr>
          <w:rFonts w:asciiTheme="minorHAnsi" w:hAnsiTheme="minorHAnsi" w:cs="Arial"/>
          <w:color w:val="4E4E4E"/>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DFFE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heme="minorHAnsi" w:hAnsiTheme="minorHAnsi" w:cs="Arial"/>
          <w:color w:val="4E4E4E"/>
        </w:rPr>
      </w:pPr>
      <w:r w:rsidRPr="00B734AF">
        <w:rPr>
          <w:rFonts w:asciiTheme="minorHAnsi" w:hAnsiTheme="minorHAnsi" w:cs="Arial"/>
          <w:color w:val="4E4E4E"/>
        </w:rPr>
        <w:t>Extract All Links From Web Page Using Selenium WebDriver</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@Test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public void test () throws InterruptedException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try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List&lt;WebElement&gt; no = driver.findElements(By.tagName("a"));</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int nooflinks = no.size();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System.out.println(nooflinks);</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for (WebElement pagelink : no)</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String linktext = pagelink.getText();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String link = pagelink.getAttribute("href");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System.out.println(linktext+" -&gt;");</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System.out.println(link);</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}catch (Exception 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System.out.println("error "+e);</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w:t>
      </w: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p>
    <w:p w:rsidR="00074D3E" w:rsidRPr="00B734AF" w:rsidRDefault="00074D3E" w:rsidP="00074D3E">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0" w:lineRule="atLeast"/>
        <w:rPr>
          <w:rFonts w:asciiTheme="minorHAnsi" w:hAnsiTheme="minorHAnsi" w:cs="Arial"/>
          <w:color w:val="000000"/>
        </w:rPr>
      </w:pPr>
      <w:r w:rsidRPr="00B734AF">
        <w:rPr>
          <w:rFonts w:asciiTheme="minorHAnsi" w:hAnsiTheme="minorHAnsi" w:cs="Arial"/>
          <w:color w:val="000000"/>
        </w:rPr>
        <w:t xml:space="preserve">  }</w:t>
      </w:r>
    </w:p>
    <w:p w:rsidR="005F3B44" w:rsidRPr="00B734AF" w:rsidRDefault="005F3B44" w:rsidP="009F0040">
      <w:pPr>
        <w:shd w:val="clear" w:color="auto" w:fill="EEFCFF"/>
        <w:spacing w:before="180"/>
        <w:outlineLvl w:val="2"/>
        <w:rPr>
          <w:rFonts w:asciiTheme="minorHAnsi" w:hAnsiTheme="minorHAnsi" w:cs="Arial"/>
          <w:color w:val="222222"/>
        </w:rPr>
      </w:pPr>
      <w:r w:rsidRPr="00B734AF">
        <w:rPr>
          <w:rFonts w:asciiTheme="minorHAnsi" w:hAnsiTheme="minorHAnsi" w:cs="Arial"/>
          <w:noProof/>
        </w:rPr>
        <w:lastRenderedPageBreak/>
        <w:drawing>
          <wp:inline distT="0" distB="0" distL="0" distR="0">
            <wp:extent cx="1275360" cy="2345352"/>
            <wp:effectExtent l="19050" t="0" r="990" b="0"/>
            <wp:docPr id="7" name="Picture 7" descr="http://executeautomation.com/blogold/wp-content/uploads/2012/01/clip_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xecuteautomation.com/blogold/wp-content/uploads/2012/01/clip_image0011.png"/>
                    <pic:cNvPicPr>
                      <a:picLocks noChangeAspect="1" noChangeArrowheads="1"/>
                    </pic:cNvPicPr>
                  </pic:nvPicPr>
                  <pic:blipFill>
                    <a:blip r:embed="rId107"/>
                    <a:srcRect/>
                    <a:stretch>
                      <a:fillRect/>
                    </a:stretch>
                  </pic:blipFill>
                  <pic:spPr bwMode="auto">
                    <a:xfrm>
                      <a:off x="0" y="0"/>
                      <a:ext cx="1275360" cy="2345352"/>
                    </a:xfrm>
                    <a:prstGeom prst="rect">
                      <a:avLst/>
                    </a:prstGeom>
                    <a:noFill/>
                    <a:ln w="9525">
                      <a:noFill/>
                      <a:miter lim="800000"/>
                      <a:headEnd/>
                      <a:tailEnd/>
                    </a:ln>
                  </pic:spPr>
                </pic:pic>
              </a:graphicData>
            </a:graphic>
          </wp:inline>
        </w:drawing>
      </w:r>
    </w:p>
    <w:p w:rsidR="005F3B44" w:rsidRPr="00B734AF" w:rsidRDefault="005F3B44" w:rsidP="009F0040">
      <w:pPr>
        <w:shd w:val="clear" w:color="auto" w:fill="EEFCFF"/>
        <w:spacing w:before="180"/>
        <w:outlineLvl w:val="2"/>
        <w:rPr>
          <w:rFonts w:asciiTheme="minorHAnsi" w:hAnsiTheme="minorHAnsi" w:cs="Arial"/>
          <w:color w:val="222222"/>
        </w:rPr>
      </w:pPr>
    </w:p>
    <w:p w:rsidR="009F0040" w:rsidRPr="00B734AF" w:rsidRDefault="009F0040" w:rsidP="009F0040">
      <w:pPr>
        <w:shd w:val="clear" w:color="auto" w:fill="EEFCFF"/>
        <w:spacing w:before="180"/>
        <w:outlineLvl w:val="2"/>
        <w:rPr>
          <w:rFonts w:asciiTheme="minorHAnsi" w:hAnsiTheme="minorHAnsi" w:cs="Arial"/>
          <w:b/>
          <w:color w:val="222222"/>
        </w:rPr>
      </w:pPr>
      <w:r w:rsidRPr="00B734AF">
        <w:rPr>
          <w:rFonts w:asciiTheme="minorHAnsi" w:hAnsiTheme="minorHAnsi" w:cs="Arial"/>
          <w:b/>
          <w:color w:val="222222"/>
        </w:rPr>
        <w:t>whats the difference between Junit and TestNG</w:t>
      </w:r>
    </w:p>
    <w:p w:rsidR="009F0040" w:rsidRPr="00B734AF" w:rsidRDefault="009F0040" w:rsidP="002363A8">
      <w:pPr>
        <w:pStyle w:val="NormalWeb"/>
        <w:shd w:val="clear" w:color="auto" w:fill="EEFCFF"/>
        <w:spacing w:after="0" w:afterAutospacing="0" w:line="216" w:lineRule="atLeast"/>
        <w:rPr>
          <w:rFonts w:asciiTheme="minorHAnsi" w:hAnsiTheme="minorHAnsi" w:cs="Arial"/>
          <w:color w:val="222222"/>
        </w:rPr>
      </w:pPr>
      <w:r w:rsidRPr="00B734AF">
        <w:rPr>
          <w:rFonts w:asciiTheme="minorHAnsi" w:hAnsiTheme="minorHAnsi" w:cs="Arial"/>
          <w:color w:val="222222"/>
        </w:rPr>
        <w:t>Also using TestNG your selenium testcase execution can be done in parallel.</w:t>
      </w:r>
    </w:p>
    <w:p w:rsidR="009F0040" w:rsidRPr="00B734AF" w:rsidRDefault="009F0040" w:rsidP="00FA2801">
      <w:pPr>
        <w:pStyle w:val="NormalWeb"/>
        <w:numPr>
          <w:ilvl w:val="0"/>
          <w:numId w:val="18"/>
        </w:numPr>
        <w:shd w:val="clear" w:color="auto" w:fill="EEFCFF"/>
        <w:spacing w:after="0" w:afterAutospacing="0" w:line="216" w:lineRule="atLeast"/>
        <w:rPr>
          <w:rFonts w:asciiTheme="minorHAnsi" w:hAnsiTheme="minorHAnsi" w:cs="Arial"/>
          <w:color w:val="222222"/>
        </w:rPr>
      </w:pPr>
      <w:r w:rsidRPr="00B734AF">
        <w:rPr>
          <w:rFonts w:asciiTheme="minorHAnsi" w:hAnsiTheme="minorHAnsi" w:cs="Arial"/>
          <w:color w:val="222222"/>
        </w:rPr>
        <w:t>In Junit we have to declare @BeforeClass and @AfterClass which is a constraint where as in TestNG there is no constraint like this.</w:t>
      </w:r>
    </w:p>
    <w:p w:rsidR="009F0040" w:rsidRPr="00B734AF" w:rsidRDefault="009F0040" w:rsidP="00FA2801">
      <w:pPr>
        <w:pStyle w:val="NormalWeb"/>
        <w:numPr>
          <w:ilvl w:val="0"/>
          <w:numId w:val="18"/>
        </w:numPr>
        <w:shd w:val="clear" w:color="auto" w:fill="EEFCFF"/>
        <w:spacing w:after="0" w:afterAutospacing="0" w:line="216" w:lineRule="atLeast"/>
        <w:rPr>
          <w:rFonts w:asciiTheme="minorHAnsi" w:hAnsiTheme="minorHAnsi" w:cs="Arial"/>
          <w:b/>
          <w:bCs/>
          <w:color w:val="000000"/>
        </w:rPr>
      </w:pPr>
      <w:r w:rsidRPr="00B734AF">
        <w:rPr>
          <w:rFonts w:asciiTheme="minorHAnsi" w:hAnsiTheme="minorHAnsi" w:cs="Arial"/>
          <w:b/>
          <w:bCs/>
          <w:color w:val="000000"/>
        </w:rPr>
        <w:t>TestNG supports parameterization for objects.</w:t>
      </w:r>
    </w:p>
    <w:p w:rsidR="009F0040" w:rsidRPr="00B734AF" w:rsidRDefault="009F0040" w:rsidP="00FA2801">
      <w:pPr>
        <w:pStyle w:val="NormalWeb"/>
        <w:numPr>
          <w:ilvl w:val="0"/>
          <w:numId w:val="18"/>
        </w:numPr>
        <w:shd w:val="clear" w:color="auto" w:fill="EEFCFF"/>
        <w:spacing w:after="0" w:afterAutospacing="0" w:line="216" w:lineRule="atLeast"/>
        <w:rPr>
          <w:rFonts w:asciiTheme="minorHAnsi" w:hAnsiTheme="minorHAnsi" w:cs="Arial"/>
          <w:color w:val="222222"/>
        </w:rPr>
      </w:pPr>
      <w:r w:rsidRPr="00B734AF">
        <w:rPr>
          <w:rFonts w:asciiTheme="minorHAnsi" w:hAnsiTheme="minorHAnsi" w:cs="Arial"/>
          <w:color w:val="222222"/>
        </w:rPr>
        <w:t>Grouping of testcases is available in TestNG where as the same is not available in Junit.</w:t>
      </w:r>
    </w:p>
    <w:p w:rsidR="009F0040" w:rsidRPr="00B734AF" w:rsidRDefault="009F0040" w:rsidP="00FA2801">
      <w:pPr>
        <w:pStyle w:val="ListParagraph"/>
        <w:numPr>
          <w:ilvl w:val="0"/>
          <w:numId w:val="18"/>
        </w:numPr>
        <w:shd w:val="clear" w:color="auto" w:fill="FFFFFF"/>
        <w:spacing w:line="210" w:lineRule="atLeast"/>
        <w:rPr>
          <w:rFonts w:cs="Arial"/>
          <w:color w:val="3C3C3C"/>
          <w:sz w:val="24"/>
          <w:szCs w:val="24"/>
        </w:rPr>
      </w:pPr>
      <w:r w:rsidRPr="00B734AF">
        <w:rPr>
          <w:rFonts w:cs="Arial"/>
          <w:i/>
          <w:iCs/>
          <w:color w:val="3C3C3C"/>
          <w:sz w:val="24"/>
          <w:szCs w:val="24"/>
        </w:rPr>
        <w:t xml:space="preserve">TestNG </w:t>
      </w:r>
      <w:r w:rsidRPr="00B734AF">
        <w:rPr>
          <w:rFonts w:cs="Arial"/>
          <w:color w:val="3C3C3C"/>
          <w:sz w:val="24"/>
          <w:szCs w:val="24"/>
        </w:rPr>
        <w:t>It use “dependOnMethods “ to implement the dependency testing as following</w:t>
      </w:r>
    </w:p>
    <w:p w:rsidR="00353CDE" w:rsidRPr="00B734AF" w:rsidRDefault="00353CDE" w:rsidP="00FA2801">
      <w:pPr>
        <w:pStyle w:val="ListParagraph"/>
        <w:numPr>
          <w:ilvl w:val="0"/>
          <w:numId w:val="18"/>
        </w:numPr>
        <w:shd w:val="clear" w:color="auto" w:fill="FFFFFF"/>
        <w:spacing w:line="210" w:lineRule="atLeast"/>
        <w:rPr>
          <w:rFonts w:cs="Arial"/>
          <w:color w:val="3C3C3C"/>
          <w:sz w:val="24"/>
          <w:szCs w:val="24"/>
        </w:rPr>
      </w:pPr>
      <w:r w:rsidRPr="00B734AF">
        <w:rPr>
          <w:rFonts w:cs="Arial"/>
          <w:color w:val="3C3C3C"/>
          <w:sz w:val="24"/>
          <w:szCs w:val="24"/>
        </w:rPr>
        <w:t>Parallel provide by Tesng</w:t>
      </w:r>
    </w:p>
    <w:p w:rsidR="009F0040" w:rsidRPr="00B734AF" w:rsidRDefault="009F0040" w:rsidP="009F0040">
      <w:pPr>
        <w:pStyle w:val="HTMLPreformatted"/>
        <w:pBdr>
          <w:top w:val="single" w:sz="4" w:space="5" w:color="D1D1E8"/>
          <w:left w:val="single" w:sz="4" w:space="5" w:color="D1D1E8"/>
          <w:bottom w:val="single" w:sz="4" w:space="5" w:color="D1D1E8"/>
          <w:right w:val="single" w:sz="4" w:space="5" w:color="D1D1E8"/>
        </w:pBdr>
        <w:shd w:val="clear" w:color="auto" w:fill="F7F7F9"/>
        <w:spacing w:after="200"/>
        <w:rPr>
          <w:rFonts w:asciiTheme="minorHAnsi" w:hAnsiTheme="minorHAnsi" w:cs="Arial"/>
          <w:color w:val="333333"/>
          <w:sz w:val="24"/>
          <w:szCs w:val="24"/>
        </w:rPr>
      </w:pPr>
      <w:r w:rsidRPr="00B734AF">
        <w:rPr>
          <w:rFonts w:asciiTheme="minorHAnsi" w:hAnsiTheme="minorHAnsi" w:cs="Arial"/>
          <w:color w:val="333333"/>
          <w:sz w:val="24"/>
          <w:szCs w:val="24"/>
        </w:rPr>
        <w:t xml:space="preserve">      @Test</w:t>
      </w:r>
    </w:p>
    <w:p w:rsidR="009F0040" w:rsidRPr="00B734AF" w:rsidRDefault="009F0040" w:rsidP="009F0040">
      <w:pPr>
        <w:pStyle w:val="HTMLPreformatted"/>
        <w:pBdr>
          <w:top w:val="single" w:sz="4" w:space="5" w:color="D1D1E8"/>
          <w:left w:val="single" w:sz="4" w:space="5" w:color="D1D1E8"/>
          <w:bottom w:val="single" w:sz="4" w:space="5" w:color="D1D1E8"/>
          <w:right w:val="single" w:sz="4" w:space="5" w:color="D1D1E8"/>
        </w:pBdr>
        <w:shd w:val="clear" w:color="auto" w:fill="F7F7F9"/>
        <w:spacing w:after="200"/>
        <w:rPr>
          <w:rFonts w:asciiTheme="minorHAnsi" w:hAnsiTheme="minorHAnsi" w:cs="Arial"/>
          <w:color w:val="009900"/>
          <w:sz w:val="24"/>
          <w:szCs w:val="24"/>
        </w:rPr>
      </w:pPr>
      <w:r w:rsidRPr="00B734AF">
        <w:rPr>
          <w:rFonts w:asciiTheme="minorHAnsi" w:hAnsiTheme="minorHAnsi" w:cs="Arial"/>
          <w:color w:val="009900"/>
          <w:sz w:val="24"/>
          <w:szCs w:val="24"/>
        </w:rPr>
        <w:t>(</w:t>
      </w:r>
      <w:r w:rsidRPr="00B734AF">
        <w:rPr>
          <w:rFonts w:asciiTheme="minorHAnsi" w:hAnsiTheme="minorHAnsi" w:cs="Arial"/>
          <w:color w:val="333333"/>
          <w:sz w:val="24"/>
          <w:szCs w:val="24"/>
        </w:rPr>
        <w:t>dependsOnMethods</w:t>
      </w:r>
      <w:r w:rsidRPr="00B734AF">
        <w:rPr>
          <w:rFonts w:asciiTheme="minorHAnsi" w:hAnsiTheme="minorHAnsi" w:cs="Arial"/>
          <w:color w:val="339933"/>
          <w:sz w:val="24"/>
          <w:szCs w:val="24"/>
        </w:rPr>
        <w:t>=</w:t>
      </w:r>
      <w:r w:rsidRPr="00B734AF">
        <w:rPr>
          <w:rFonts w:asciiTheme="minorHAnsi" w:hAnsiTheme="minorHAnsi" w:cs="Arial"/>
          <w:color w:val="009900"/>
          <w:sz w:val="24"/>
          <w:szCs w:val="24"/>
        </w:rPr>
        <w:t>{</w:t>
      </w:r>
      <w:r w:rsidRPr="00B734AF">
        <w:rPr>
          <w:rFonts w:asciiTheme="minorHAnsi" w:hAnsiTheme="minorHAnsi" w:cs="Arial"/>
          <w:color w:val="0000FF"/>
          <w:sz w:val="24"/>
          <w:szCs w:val="24"/>
        </w:rPr>
        <w:t>"method1"</w:t>
      </w:r>
      <w:r w:rsidRPr="00B734AF">
        <w:rPr>
          <w:rFonts w:asciiTheme="minorHAnsi" w:hAnsiTheme="minorHAnsi" w:cs="Arial"/>
          <w:color w:val="009900"/>
          <w:sz w:val="24"/>
          <w:szCs w:val="24"/>
        </w:rPr>
        <w:t>})</w:t>
      </w:r>
    </w:p>
    <w:p w:rsidR="009F0040" w:rsidRPr="00B734AF" w:rsidRDefault="009F0040" w:rsidP="009F0040">
      <w:pPr>
        <w:pStyle w:val="HTMLPreformatted"/>
        <w:pBdr>
          <w:top w:val="single" w:sz="4" w:space="5" w:color="D1D1E8"/>
          <w:left w:val="single" w:sz="4" w:space="5" w:color="D1D1E8"/>
          <w:bottom w:val="single" w:sz="4" w:space="5" w:color="D1D1E8"/>
          <w:right w:val="single" w:sz="4" w:space="5" w:color="D1D1E8"/>
        </w:pBdr>
        <w:shd w:val="clear" w:color="auto" w:fill="F7F7F9"/>
        <w:spacing w:after="200"/>
        <w:rPr>
          <w:rFonts w:asciiTheme="minorHAnsi" w:hAnsiTheme="minorHAnsi" w:cs="Arial"/>
          <w:color w:val="009900"/>
          <w:sz w:val="24"/>
          <w:szCs w:val="24"/>
        </w:rPr>
      </w:pPr>
      <w:r w:rsidRPr="00B734AF">
        <w:rPr>
          <w:rFonts w:asciiTheme="minorHAnsi" w:hAnsiTheme="minorHAnsi" w:cs="Arial"/>
          <w:b/>
          <w:bCs/>
          <w:color w:val="000000"/>
          <w:sz w:val="24"/>
          <w:szCs w:val="24"/>
        </w:rPr>
        <w:t>public</w:t>
      </w:r>
      <w:r w:rsidRPr="00B734AF">
        <w:rPr>
          <w:rFonts w:asciiTheme="minorHAnsi" w:hAnsiTheme="minorHAnsi" w:cs="Arial"/>
          <w:b/>
          <w:bCs/>
          <w:color w:val="000066"/>
          <w:sz w:val="24"/>
          <w:szCs w:val="24"/>
        </w:rPr>
        <w:t>void</w:t>
      </w:r>
      <w:r w:rsidRPr="00B734AF">
        <w:rPr>
          <w:rFonts w:asciiTheme="minorHAnsi" w:hAnsiTheme="minorHAnsi" w:cs="Arial"/>
          <w:color w:val="333333"/>
          <w:sz w:val="24"/>
          <w:szCs w:val="24"/>
        </w:rPr>
        <w:t xml:space="preserve"> method2</w:t>
      </w:r>
      <w:r w:rsidRPr="00B734AF">
        <w:rPr>
          <w:rFonts w:asciiTheme="minorHAnsi" w:hAnsiTheme="minorHAnsi" w:cs="Arial"/>
          <w:color w:val="009900"/>
          <w:sz w:val="24"/>
          <w:szCs w:val="24"/>
        </w:rPr>
        <w:t>(){</w:t>
      </w:r>
    </w:p>
    <w:p w:rsidR="009F0040" w:rsidRPr="00B734AF" w:rsidRDefault="009F0040" w:rsidP="009F0040">
      <w:pPr>
        <w:pStyle w:val="HTMLPreformatted"/>
        <w:pBdr>
          <w:top w:val="single" w:sz="4" w:space="5" w:color="D1D1E8"/>
          <w:left w:val="single" w:sz="4" w:space="5" w:color="D1D1E8"/>
          <w:bottom w:val="single" w:sz="4" w:space="5" w:color="D1D1E8"/>
          <w:right w:val="single" w:sz="4" w:space="5" w:color="D1D1E8"/>
        </w:pBdr>
        <w:shd w:val="clear" w:color="auto" w:fill="F7F7F9"/>
        <w:spacing w:after="200"/>
        <w:rPr>
          <w:rFonts w:asciiTheme="minorHAnsi" w:hAnsiTheme="minorHAnsi" w:cs="Arial"/>
          <w:color w:val="333333"/>
          <w:sz w:val="24"/>
          <w:szCs w:val="24"/>
        </w:rPr>
      </w:pPr>
      <w:r w:rsidRPr="00B734AF">
        <w:rPr>
          <w:rFonts w:asciiTheme="minorHAnsi" w:hAnsiTheme="minorHAnsi" w:cs="Arial"/>
          <w:color w:val="333333"/>
          <w:sz w:val="24"/>
          <w:szCs w:val="24"/>
        </w:rPr>
        <w:tab/>
      </w:r>
      <w:r w:rsidRPr="00B734AF">
        <w:rPr>
          <w:rFonts w:asciiTheme="minorHAnsi" w:hAnsiTheme="minorHAnsi" w:cs="Arial"/>
          <w:color w:val="333333"/>
          <w:sz w:val="24"/>
          <w:szCs w:val="24"/>
        </w:rPr>
        <w:tab/>
      </w:r>
      <w:r w:rsidRPr="00B734AF">
        <w:rPr>
          <w:rFonts w:asciiTheme="minorHAnsi" w:hAnsiTheme="minorHAnsi" w:cs="Arial"/>
          <w:color w:val="003399"/>
          <w:sz w:val="24"/>
          <w:szCs w:val="24"/>
        </w:rPr>
        <w:t>System</w:t>
      </w:r>
      <w:r w:rsidRPr="00B734AF">
        <w:rPr>
          <w:rFonts w:asciiTheme="minorHAnsi" w:hAnsiTheme="minorHAnsi" w:cs="Arial"/>
          <w:color w:val="333333"/>
          <w:sz w:val="24"/>
          <w:szCs w:val="24"/>
        </w:rPr>
        <w:t>.</w:t>
      </w:r>
      <w:r w:rsidRPr="00B734AF">
        <w:rPr>
          <w:rFonts w:asciiTheme="minorHAnsi" w:hAnsiTheme="minorHAnsi" w:cs="Arial"/>
          <w:color w:val="006633"/>
          <w:sz w:val="24"/>
          <w:szCs w:val="24"/>
        </w:rPr>
        <w:t>out</w:t>
      </w:r>
      <w:r w:rsidRPr="00B734AF">
        <w:rPr>
          <w:rFonts w:asciiTheme="minorHAnsi" w:hAnsiTheme="minorHAnsi" w:cs="Arial"/>
          <w:color w:val="333333"/>
          <w:sz w:val="24"/>
          <w:szCs w:val="24"/>
        </w:rPr>
        <w:t>.</w:t>
      </w:r>
      <w:r w:rsidRPr="00B734AF">
        <w:rPr>
          <w:rFonts w:asciiTheme="minorHAnsi" w:hAnsiTheme="minorHAnsi" w:cs="Arial"/>
          <w:color w:val="006633"/>
          <w:sz w:val="24"/>
          <w:szCs w:val="24"/>
        </w:rPr>
        <w:t>println</w:t>
      </w:r>
      <w:r w:rsidRPr="00B734AF">
        <w:rPr>
          <w:rFonts w:asciiTheme="minorHAnsi" w:hAnsiTheme="minorHAnsi" w:cs="Arial"/>
          <w:color w:val="009900"/>
          <w:sz w:val="24"/>
          <w:szCs w:val="24"/>
        </w:rPr>
        <w:t>(</w:t>
      </w:r>
      <w:r w:rsidRPr="00B734AF">
        <w:rPr>
          <w:rFonts w:asciiTheme="minorHAnsi" w:hAnsiTheme="minorHAnsi" w:cs="Arial"/>
          <w:color w:val="0000FF"/>
          <w:sz w:val="24"/>
          <w:szCs w:val="24"/>
        </w:rPr>
        <w:t>"This is method 2"</w:t>
      </w:r>
      <w:r w:rsidRPr="00B734AF">
        <w:rPr>
          <w:rFonts w:asciiTheme="minorHAnsi" w:hAnsiTheme="minorHAnsi" w:cs="Arial"/>
          <w:color w:val="009900"/>
          <w:sz w:val="24"/>
          <w:szCs w:val="24"/>
        </w:rPr>
        <w:t>)</w:t>
      </w:r>
      <w:r w:rsidRPr="00B734AF">
        <w:rPr>
          <w:rFonts w:asciiTheme="minorHAnsi" w:hAnsiTheme="minorHAnsi" w:cs="Arial"/>
          <w:color w:val="339933"/>
          <w:sz w:val="24"/>
          <w:szCs w:val="24"/>
        </w:rPr>
        <w:t>;</w:t>
      </w:r>
    </w:p>
    <w:p w:rsidR="009F0040" w:rsidRPr="00B734AF" w:rsidRDefault="009F0040" w:rsidP="009F0040">
      <w:pPr>
        <w:pBdr>
          <w:top w:val="single" w:sz="4" w:space="5" w:color="D1D1E8"/>
          <w:left w:val="single" w:sz="4" w:space="5" w:color="D1D1E8"/>
          <w:bottom w:val="single" w:sz="4" w:space="5" w:color="D1D1E8"/>
          <w:right w:val="single" w:sz="4" w:space="5"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rPr>
          <w:rFonts w:asciiTheme="minorHAnsi" w:hAnsiTheme="minorHAnsi" w:cs="Arial"/>
          <w:color w:val="333333"/>
        </w:rPr>
      </w:pPr>
      <w:r w:rsidRPr="00B734AF">
        <w:rPr>
          <w:rFonts w:asciiTheme="minorHAnsi" w:hAnsiTheme="minorHAnsi" w:cs="Arial"/>
          <w:color w:val="009900"/>
        </w:rPr>
        <w:t>}</w:t>
      </w:r>
    </w:p>
    <w:p w:rsidR="00D179DE" w:rsidRPr="00B734AF" w:rsidRDefault="00802C2E" w:rsidP="00D179DE">
      <w:pPr>
        <w:pStyle w:val="Heading1"/>
        <w:shd w:val="clear" w:color="auto" w:fill="FFFFFF"/>
        <w:spacing w:before="0" w:after="0"/>
        <w:textAlignment w:val="baseline"/>
        <w:rPr>
          <w:rFonts w:asciiTheme="minorHAnsi" w:hAnsiTheme="minorHAnsi" w:cs="Arial"/>
          <w:color w:val="000000"/>
          <w:sz w:val="24"/>
          <w:szCs w:val="24"/>
        </w:rPr>
      </w:pPr>
      <w:hyperlink r:id="rId108" w:history="1">
        <w:r w:rsidR="00D179DE" w:rsidRPr="00B734AF">
          <w:rPr>
            <w:rStyle w:val="Hyperlink"/>
            <w:rFonts w:asciiTheme="minorHAnsi" w:hAnsiTheme="minorHAnsi" w:cs="Arial"/>
            <w:color w:val="000000"/>
            <w:sz w:val="24"/>
            <w:szCs w:val="24"/>
            <w:bdr w:val="none" w:sz="0" w:space="0" w:color="auto" w:frame="1"/>
          </w:rPr>
          <w:t>Difference between webdriver.Dispose(), .Close() and .Quit()</w:t>
        </w:r>
      </w:hyperlink>
    </w:p>
    <w:p w:rsidR="007F442F" w:rsidRPr="00B734AF" w:rsidRDefault="007F442F" w:rsidP="007F442F">
      <w:pPr>
        <w:shd w:val="clear" w:color="auto" w:fill="FFFFFF"/>
        <w:spacing w:line="178" w:lineRule="atLeast"/>
        <w:textAlignment w:val="baseline"/>
        <w:rPr>
          <w:rFonts w:asciiTheme="minorHAnsi" w:hAnsiTheme="minorHAnsi" w:cs="Arial"/>
          <w:color w:val="000000"/>
        </w:rPr>
      </w:pPr>
      <w:r w:rsidRPr="00B734AF">
        <w:rPr>
          <w:rFonts w:asciiTheme="minorHAnsi" w:hAnsiTheme="minorHAnsi" w:cs="Arial"/>
          <w:b/>
          <w:bCs/>
          <w:color w:val="000000"/>
        </w:rPr>
        <w:t>1.</w:t>
      </w:r>
      <w:r w:rsidRPr="00B734AF">
        <w:rPr>
          <w:rFonts w:asciiTheme="minorHAnsi" w:hAnsiTheme="minorHAnsi" w:cs="Arial"/>
          <w:color w:val="000000"/>
        </w:rPr>
        <w:t> webDriver.Close() - Close the browser window that the driver has focus of</w:t>
      </w:r>
      <w:r w:rsidRPr="00B734AF">
        <w:rPr>
          <w:rFonts w:asciiTheme="minorHAnsi" w:hAnsiTheme="minorHAnsi" w:cs="Arial"/>
          <w:color w:val="000000"/>
        </w:rPr>
        <w:br/>
      </w:r>
      <w:r w:rsidR="008A2545" w:rsidRPr="00B734AF">
        <w:rPr>
          <w:rFonts w:asciiTheme="minorHAnsi" w:hAnsiTheme="minorHAnsi" w:cs="Arial"/>
          <w:b/>
          <w:bCs/>
          <w:color w:val="666666"/>
          <w:shd w:val="clear" w:color="auto" w:fill="FFFFFF"/>
        </w:rPr>
        <w:t xml:space="preserve">2 </w:t>
      </w:r>
      <w:r w:rsidRPr="00B734AF">
        <w:rPr>
          <w:rFonts w:asciiTheme="minorHAnsi" w:hAnsiTheme="minorHAnsi" w:cs="Arial"/>
          <w:b/>
          <w:bCs/>
          <w:color w:val="666666"/>
          <w:shd w:val="clear" w:color="auto" w:fill="FFFFFF"/>
        </w:rPr>
        <w:t>WebDriver.quit() method quits the driver, and closing every associated window.</w:t>
      </w:r>
      <w:r w:rsidR="008A2545" w:rsidRPr="00B734AF">
        <w:rPr>
          <w:rFonts w:asciiTheme="minorHAnsi" w:hAnsiTheme="minorHAnsi" w:cs="Arial"/>
          <w:color w:val="000000"/>
          <w:shd w:val="clear" w:color="auto" w:fill="FFFFFF"/>
        </w:rPr>
        <w:t xml:space="preserve"> (Close all the windows).</w:t>
      </w:r>
      <w:r w:rsidRPr="00B734AF">
        <w:rPr>
          <w:rFonts w:asciiTheme="minorHAnsi" w:hAnsiTheme="minorHAnsi" w:cs="Arial"/>
          <w:color w:val="000000"/>
        </w:rPr>
        <w:br/>
      </w:r>
      <w:r w:rsidRPr="00B734AF">
        <w:rPr>
          <w:rFonts w:asciiTheme="minorHAnsi" w:hAnsiTheme="minorHAnsi" w:cs="Arial"/>
          <w:b/>
          <w:bCs/>
          <w:color w:val="000000"/>
        </w:rPr>
        <w:t>3.</w:t>
      </w:r>
      <w:r w:rsidRPr="00B734AF">
        <w:rPr>
          <w:rFonts w:asciiTheme="minorHAnsi" w:hAnsiTheme="minorHAnsi" w:cs="Arial"/>
          <w:color w:val="000000"/>
        </w:rPr>
        <w:t> webDriver.Dispose() Closes all browser windows and safely ends the session</w:t>
      </w:r>
    </w:p>
    <w:p w:rsidR="00BF6C19" w:rsidRPr="00B734AF" w:rsidRDefault="007F442F" w:rsidP="003E210E">
      <w:pPr>
        <w:shd w:val="clear" w:color="auto" w:fill="FFFFFF"/>
        <w:spacing w:after="240" w:line="178" w:lineRule="atLeast"/>
        <w:textAlignment w:val="baseline"/>
        <w:rPr>
          <w:rFonts w:asciiTheme="minorHAnsi" w:hAnsiTheme="minorHAnsi" w:cs="Arial"/>
          <w:color w:val="000000"/>
        </w:rPr>
      </w:pPr>
      <w:r w:rsidRPr="00B734AF">
        <w:rPr>
          <w:rFonts w:asciiTheme="minorHAnsi" w:hAnsiTheme="minorHAnsi" w:cs="Arial"/>
          <w:color w:val="000000"/>
        </w:rPr>
        <w:t xml:space="preserve">In summary ensure that Quit() or Dispose() is called before exiting </w:t>
      </w:r>
      <w:r w:rsidR="003E210E" w:rsidRPr="00B734AF">
        <w:rPr>
          <w:rFonts w:asciiTheme="minorHAnsi" w:hAnsiTheme="minorHAnsi" w:cs="Arial"/>
          <w:color w:val="000000"/>
        </w:rPr>
        <w:t xml:space="preserve">the program, </w:t>
      </w:r>
    </w:p>
    <w:p w:rsidR="00BF6C19" w:rsidRPr="00B734AF" w:rsidRDefault="00BF6C19" w:rsidP="00FA2801">
      <w:pPr>
        <w:numPr>
          <w:ilvl w:val="0"/>
          <w:numId w:val="19"/>
        </w:numPr>
        <w:shd w:val="clear" w:color="auto" w:fill="FFFFFF"/>
        <w:spacing w:line="170" w:lineRule="atLeast"/>
        <w:ind w:left="281"/>
        <w:textAlignment w:val="baseline"/>
        <w:rPr>
          <w:rFonts w:asciiTheme="minorHAnsi" w:hAnsiTheme="minorHAnsi" w:cs="Arial"/>
          <w:color w:val="333333"/>
        </w:rPr>
      </w:pPr>
      <w:r w:rsidRPr="00B734AF">
        <w:rPr>
          <w:rFonts w:asciiTheme="minorHAnsi" w:hAnsiTheme="minorHAnsi" w:cs="Arial"/>
          <w:b/>
          <w:bCs/>
          <w:color w:val="333333"/>
        </w:rPr>
        <w:t>A bug is the result of a coding error</w:t>
      </w:r>
    </w:p>
    <w:p w:rsidR="00BF6C19" w:rsidRPr="00B734AF" w:rsidRDefault="00BF6C19" w:rsidP="00FA2801">
      <w:pPr>
        <w:numPr>
          <w:ilvl w:val="0"/>
          <w:numId w:val="19"/>
        </w:numPr>
        <w:shd w:val="clear" w:color="auto" w:fill="FFFFFF"/>
        <w:spacing w:line="170" w:lineRule="atLeast"/>
        <w:ind w:left="281"/>
        <w:textAlignment w:val="baseline"/>
        <w:rPr>
          <w:rFonts w:asciiTheme="minorHAnsi" w:hAnsiTheme="minorHAnsi" w:cs="Arial"/>
          <w:color w:val="333333"/>
        </w:rPr>
      </w:pPr>
      <w:r w:rsidRPr="00B734AF">
        <w:rPr>
          <w:rFonts w:asciiTheme="minorHAnsi" w:hAnsiTheme="minorHAnsi" w:cs="Arial"/>
          <w:b/>
          <w:bCs/>
          <w:color w:val="333333"/>
        </w:rPr>
        <w:t>A defect is a deviation from the requirements</w:t>
      </w:r>
    </w:p>
    <w:p w:rsidR="00BF6C19" w:rsidRPr="00B734AF" w:rsidRDefault="00BF6C19" w:rsidP="00BF6C19">
      <w:pPr>
        <w:shd w:val="clear" w:color="auto" w:fill="FFFFFF"/>
        <w:spacing w:line="170" w:lineRule="atLeast"/>
        <w:textAlignment w:val="baseline"/>
        <w:rPr>
          <w:rFonts w:asciiTheme="minorHAnsi" w:hAnsiTheme="minorHAnsi" w:cs="Arial"/>
          <w:color w:val="333333"/>
        </w:rPr>
      </w:pPr>
      <w:r w:rsidRPr="00B734AF">
        <w:rPr>
          <w:rFonts w:asciiTheme="minorHAnsi" w:hAnsiTheme="minorHAnsi" w:cs="Arial"/>
          <w:color w:val="333333"/>
        </w:rPr>
        <w:lastRenderedPageBreak/>
        <w:t>That is: A </w:t>
      </w:r>
      <w:r w:rsidRPr="00B734AF">
        <w:rPr>
          <w:rFonts w:asciiTheme="minorHAnsi" w:hAnsiTheme="minorHAnsi" w:cs="Arial"/>
          <w:b/>
          <w:bCs/>
          <w:color w:val="333333"/>
        </w:rPr>
        <w:t>defect does not necessarily mean there is a bug in the code</w:t>
      </w:r>
      <w:r w:rsidRPr="00B734AF">
        <w:rPr>
          <w:rFonts w:asciiTheme="minorHAnsi" w:hAnsiTheme="minorHAnsi" w:cs="Arial"/>
          <w:color w:val="333333"/>
        </w:rPr>
        <w:t>, it could be a function that was not implemented but defined in the requirements of the software.</w:t>
      </w:r>
      <w:r w:rsidR="00AE2ECE" w:rsidRPr="00B734AF">
        <w:rPr>
          <w:rFonts w:asciiTheme="minorHAnsi" w:hAnsiTheme="minorHAnsi" w:cs="Arial"/>
          <w:color w:val="333333"/>
          <w:shd w:val="clear" w:color="auto" w:fill="F0F0F0"/>
        </w:rPr>
        <w:t xml:space="preserve"> Not all software defects are caused by coding errors. One common source of expensive defects is caused by requirement gaps, e.g., unrecognized requirements, that result in errors of omission by the program designer</w:t>
      </w:r>
    </w:p>
    <w:p w:rsidR="00AE2ECE" w:rsidRPr="00B734AF" w:rsidRDefault="00AE2ECE"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color w:val="666666"/>
        </w:rPr>
      </w:pPr>
      <w:r w:rsidRPr="00B734AF">
        <w:rPr>
          <w:rFonts w:asciiTheme="minorHAnsi" w:hAnsiTheme="minorHAnsi" w:cs="Arial"/>
          <w:color w:val="666666"/>
        </w:rPr>
        <w:t>Defect-DeviationfromRequirements</w:t>
      </w:r>
    </w:p>
    <w:p w:rsidR="00AE2ECE" w:rsidRPr="00B734AF" w:rsidRDefault="00AE2ECE"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666666"/>
          <w:shd w:val="clear" w:color="auto" w:fill="FFFFFF"/>
        </w:rPr>
      </w:pPr>
      <w:r w:rsidRPr="00B734AF">
        <w:rPr>
          <w:rFonts w:asciiTheme="minorHAnsi" w:hAnsiTheme="minorHAnsi" w:cs="Arial"/>
          <w:b/>
          <w:color w:val="666666"/>
          <w:shd w:val="clear" w:color="auto" w:fill="FFFFFF"/>
        </w:rPr>
        <w:t>Difference between a defect and a failure</w:t>
      </w:r>
    </w:p>
    <w:p w:rsidR="00BF6C19" w:rsidRPr="00B734AF" w:rsidRDefault="00BF6C19"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666666"/>
          <w:shd w:val="clear" w:color="auto" w:fill="FFFFFF"/>
        </w:rPr>
      </w:pPr>
      <w:r w:rsidRPr="00B734AF">
        <w:rPr>
          <w:rFonts w:asciiTheme="minorHAnsi" w:hAnsiTheme="minorHAnsi" w:cs="Arial"/>
          <w:color w:val="666666"/>
          <w:shd w:val="clear" w:color="auto" w:fill="FFFFFF"/>
        </w:rPr>
        <w:t>When a defect reaches the end customer it is called a failure and if the defect is detected internally and resolved it’s called a defect.</w:t>
      </w:r>
    </w:p>
    <w:p w:rsidR="00FA4EAD" w:rsidRPr="00B734AF" w:rsidRDefault="00FA4EAD" w:rsidP="00FA4EA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DOM vs HTML</w:t>
      </w:r>
    </w:p>
    <w:p w:rsidR="00FA4EAD" w:rsidRPr="00B734AF" w:rsidRDefault="00FA4EAD" w:rsidP="00FA4EAD">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DOM is a model of a document with an associated API for manipulating it.</w:t>
      </w:r>
    </w:p>
    <w:p w:rsidR="00FA4EAD" w:rsidRPr="00B734AF" w:rsidRDefault="00FA4EAD" w:rsidP="00FA4EAD">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HTML is a markup language that lets you represent a certain kind of DOM in text.</w:t>
      </w:r>
    </w:p>
    <w:p w:rsidR="00FA4EAD" w:rsidRPr="00B734AF" w:rsidRDefault="00FA4EAD" w:rsidP="00FA4EAD">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Other kinds of DOMs can be expressed in other markup languages, for example RSS and Atom can be converted to a DOM and manipulated with the same API as an HTML or XHTML document (more or less anyway; there are some HTML specific DOM extensions).</w:t>
      </w:r>
    </w:p>
    <w:p w:rsidR="00FA4EAD" w:rsidRPr="00B734AF" w:rsidRDefault="00FA4EAD" w:rsidP="00FA4EAD">
      <w:pPr>
        <w:pStyle w:val="NormalWeb"/>
        <w:shd w:val="clear" w:color="auto" w:fill="FFFFFF"/>
        <w:spacing w:before="0" w:beforeAutospacing="0" w:after="0" w:afterAutospacing="0"/>
        <w:textAlignment w:val="baseline"/>
        <w:rPr>
          <w:rFonts w:ascii="inherit" w:hAnsi="inherit" w:cs="Arial"/>
          <w:color w:val="242729"/>
        </w:rPr>
      </w:pPr>
      <w:r w:rsidRPr="00B734AF">
        <w:rPr>
          <w:rFonts w:ascii="inherit" w:hAnsi="inherit" w:cs="Arial"/>
          <w:color w:val="242729"/>
        </w:rPr>
        <w:t>The Document Object Model (DOM) is a language-independent model made up of objects representing the structure of a document. HTML is </w:t>
      </w:r>
      <w:r w:rsidRPr="00B734AF">
        <w:rPr>
          <w:rStyle w:val="Emphasis"/>
          <w:rFonts w:ascii="inherit" w:eastAsiaTheme="majorEastAsia" w:hAnsi="inherit" w:cs="Arial"/>
          <w:color w:val="242729"/>
          <w:bdr w:val="none" w:sz="0" w:space="0" w:color="auto" w:frame="1"/>
        </w:rPr>
        <w:t>one</w:t>
      </w:r>
      <w:r w:rsidRPr="00B734AF">
        <w:rPr>
          <w:rFonts w:ascii="inherit" w:hAnsi="inherit" w:cs="Arial"/>
          <w:color w:val="242729"/>
        </w:rPr>
        <w:t> language for writing such documents.</w:t>
      </w:r>
    </w:p>
    <w:p w:rsidR="00FA4EAD" w:rsidRPr="00B734AF" w:rsidRDefault="00FA4EAD" w:rsidP="00FA4EAD">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FA4EAD" w:rsidRPr="00B734AF" w:rsidRDefault="00FA4EAD"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FA4EAD" w:rsidRPr="00B734AF" w:rsidRDefault="00FA4EAD"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p>
    <w:p w:rsidR="00C575AA" w:rsidRPr="00B734AF" w:rsidRDefault="00BF6C19"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333333"/>
        </w:rPr>
      </w:pPr>
      <w:r w:rsidRPr="00B734AF">
        <w:rPr>
          <w:rFonts w:asciiTheme="minorHAnsi" w:hAnsiTheme="minorHAnsi" w:cs="Arial"/>
          <w:b/>
          <w:color w:val="333333"/>
        </w:rPr>
        <w:t>DOM vs Xpath</w:t>
      </w:r>
    </w:p>
    <w:p w:rsidR="00ED2F9B" w:rsidRPr="00B734AF" w:rsidRDefault="00802C2E" w:rsidP="00ED2F9B">
      <w:pPr>
        <w:pStyle w:val="NormalWeb"/>
        <w:shd w:val="clear" w:color="auto" w:fill="FFFFFF"/>
        <w:spacing w:before="0" w:beforeAutospacing="0" w:after="0" w:afterAutospacing="0"/>
        <w:rPr>
          <w:rFonts w:ascii="Arial" w:hAnsi="Arial" w:cs="Arial"/>
          <w:color w:val="242729"/>
        </w:rPr>
      </w:pPr>
      <w:hyperlink r:id="rId109" w:history="1">
        <w:r w:rsidR="00ED2F9B" w:rsidRPr="00B734AF">
          <w:rPr>
            <w:rStyle w:val="Hyperlink"/>
            <w:rFonts w:ascii="Arial" w:eastAsiaTheme="majorEastAsia" w:hAnsi="Arial" w:cs="Arial"/>
            <w:color w:val="005999"/>
            <w:bdr w:val="none" w:sz="0" w:space="0" w:color="auto" w:frame="1"/>
          </w:rPr>
          <w:t>DOM</w:t>
        </w:r>
      </w:hyperlink>
      <w:r w:rsidR="00ED2F9B" w:rsidRPr="00B734AF">
        <w:rPr>
          <w:rStyle w:val="apple-converted-space"/>
          <w:rFonts w:ascii="Arial" w:eastAsiaTheme="minorEastAsia" w:hAnsi="Arial" w:cs="Arial"/>
          <w:color w:val="242729"/>
        </w:rPr>
        <w:t> </w:t>
      </w:r>
      <w:r w:rsidR="00ED2F9B" w:rsidRPr="00B734AF">
        <w:rPr>
          <w:rFonts w:ascii="Arial" w:hAnsi="Arial" w:cs="Arial"/>
          <w:color w:val="242729"/>
        </w:rPr>
        <w:t>is the tree model to represent</w:t>
      </w:r>
      <w:r w:rsidR="00ED2F9B" w:rsidRPr="00B734AF">
        <w:rPr>
          <w:rStyle w:val="apple-converted-space"/>
          <w:rFonts w:ascii="Arial" w:eastAsiaTheme="minorEastAsia" w:hAnsi="Arial" w:cs="Arial"/>
          <w:color w:val="242729"/>
        </w:rPr>
        <w:t> </w:t>
      </w:r>
      <w:hyperlink r:id="rId110" w:history="1">
        <w:r w:rsidR="00ED2F9B" w:rsidRPr="00B734AF">
          <w:rPr>
            <w:rStyle w:val="Hyperlink"/>
            <w:rFonts w:ascii="Arial" w:eastAsiaTheme="majorEastAsia" w:hAnsi="Arial" w:cs="Arial"/>
            <w:color w:val="005999"/>
            <w:bdr w:val="none" w:sz="0" w:space="0" w:color="auto" w:frame="1"/>
          </w:rPr>
          <w:t>HTML</w:t>
        </w:r>
      </w:hyperlink>
      <w:r w:rsidR="00ED2F9B" w:rsidRPr="00B734AF">
        <w:rPr>
          <w:rFonts w:ascii="Arial" w:hAnsi="Arial" w:cs="Arial"/>
          <w:color w:val="242729"/>
        </w:rPr>
        <w:t>.</w:t>
      </w:r>
    </w:p>
    <w:p w:rsidR="00ED2F9B" w:rsidRPr="00B734AF" w:rsidRDefault="00ED2F9B" w:rsidP="00ED2F9B">
      <w:pPr>
        <w:pStyle w:val="NormalWeb"/>
        <w:shd w:val="clear" w:color="auto" w:fill="FFFFFF"/>
        <w:spacing w:before="0" w:beforeAutospacing="0" w:after="240" w:afterAutospacing="0"/>
        <w:rPr>
          <w:rFonts w:ascii="Arial" w:hAnsi="Arial" w:cs="Arial"/>
          <w:color w:val="242729"/>
        </w:rPr>
      </w:pPr>
      <w:r w:rsidRPr="00B734AF">
        <w:rPr>
          <w:rFonts w:ascii="Arial" w:hAnsi="Arial" w:cs="Arial"/>
          <w:color w:val="242729"/>
        </w:rPr>
        <w:t>HTML is a markup language that lets you represent a certain kind of DOM in text.</w:t>
      </w:r>
    </w:p>
    <w:p w:rsidR="00BF6C19" w:rsidRPr="00B734AF" w:rsidRDefault="00BF6C19" w:rsidP="0072783B">
      <w:pPr>
        <w:rPr>
          <w:rFonts w:asciiTheme="minorHAnsi" w:hAnsiTheme="minorHAnsi"/>
          <w:shd w:val="clear" w:color="auto" w:fill="FFFFFF"/>
        </w:rPr>
      </w:pPr>
      <w:r w:rsidRPr="00B734AF">
        <w:rPr>
          <w:rFonts w:asciiTheme="minorHAnsi" w:hAnsiTheme="minorHAnsi"/>
          <w:shd w:val="clear" w:color="auto" w:fill="FFFFFF"/>
        </w:rPr>
        <w:t>XPath is simply the ability to traverse nodes from XML</w:t>
      </w:r>
      <w:r w:rsidR="0072783B" w:rsidRPr="00B734AF">
        <w:rPr>
          <w:rFonts w:asciiTheme="minorHAnsi" w:hAnsiTheme="minorHAnsi"/>
          <w:shd w:val="clear" w:color="auto" w:fill="FFFFFF"/>
        </w:rPr>
        <w:t>And</w:t>
      </w:r>
      <w:r w:rsidRPr="00B734AF">
        <w:rPr>
          <w:rFonts w:asciiTheme="minorHAnsi" w:hAnsiTheme="minorHAnsi"/>
          <w:shd w:val="clear" w:color="auto" w:fill="FFFFFF"/>
        </w:rPr>
        <w:t xml:space="preserve"> obtain information. </w:t>
      </w:r>
      <w:r w:rsidR="0072783B" w:rsidRPr="00B734AF">
        <w:rPr>
          <w:rFonts w:asciiTheme="minorHAnsi" w:hAnsiTheme="minorHAnsi"/>
          <w:shd w:val="clear" w:color="auto" w:fill="FFFFFF"/>
        </w:rPr>
        <w:t>Its</w:t>
      </w:r>
      <w:r w:rsidRPr="00B734AF">
        <w:rPr>
          <w:rFonts w:asciiTheme="minorHAnsi" w:hAnsiTheme="minorHAnsi"/>
          <w:shd w:val="clear" w:color="auto" w:fill="FFFFFF"/>
        </w:rPr>
        <w:t xml:space="preserve"> whole base is for information retrieval.</w:t>
      </w:r>
    </w:p>
    <w:p w:rsidR="00BF6C19" w:rsidRPr="00B734AF" w:rsidRDefault="00BF6C19" w:rsidP="0072783B">
      <w:pPr>
        <w:rPr>
          <w:rFonts w:asciiTheme="minorHAnsi" w:hAnsiTheme="minorHAnsi"/>
          <w:shd w:val="clear" w:color="auto" w:fill="FFFFFF"/>
        </w:rPr>
      </w:pPr>
      <w:r w:rsidRPr="00B734AF">
        <w:rPr>
          <w:rFonts w:asciiTheme="minorHAnsi" w:hAnsiTheme="minorHAnsi"/>
          <w:shd w:val="clear" w:color="auto" w:fill="FFFFFF"/>
        </w:rPr>
        <w:t>DOM, whether XML or HTML, is based upon traversing for the purpose of reading or writing information.</w:t>
      </w:r>
    </w:p>
    <w:p w:rsidR="0072783B" w:rsidRPr="00B734AF" w:rsidRDefault="0072783B" w:rsidP="0072783B">
      <w:pPr>
        <w:rPr>
          <w:rFonts w:asciiTheme="minorHAnsi" w:hAnsiTheme="minorHAnsi"/>
          <w:shd w:val="clear" w:color="auto" w:fill="FFFFFF"/>
        </w:rPr>
      </w:pPr>
    </w:p>
    <w:p w:rsidR="000D62AF" w:rsidRPr="00B734AF" w:rsidRDefault="000D62AF" w:rsidP="0072783B">
      <w:pPr>
        <w:rPr>
          <w:rFonts w:ascii="Arial" w:hAnsi="Arial" w:cs="Arial"/>
          <w:color w:val="222222"/>
          <w:shd w:val="clear" w:color="auto" w:fill="FFFFFF"/>
        </w:rPr>
      </w:pPr>
      <w:r w:rsidRPr="00B734AF">
        <w:rPr>
          <w:rFonts w:ascii="Arial" w:hAnsi="Arial" w:cs="Arial"/>
          <w:b/>
          <w:bCs/>
          <w:color w:val="222222"/>
          <w:shd w:val="clear" w:color="auto" w:fill="FFFFFF"/>
        </w:rPr>
        <w:t>XPath</w:t>
      </w:r>
      <w:r w:rsidRPr="00B734AF">
        <w:rPr>
          <w:rFonts w:ascii="Arial" w:hAnsi="Arial" w:cs="Arial"/>
          <w:color w:val="222222"/>
          <w:shd w:val="clear" w:color="auto" w:fill="FFFFFF"/>
        </w:rPr>
        <w:t> is not a query, but a query language for selecting nodes from an XML document.</w:t>
      </w:r>
    </w:p>
    <w:p w:rsidR="00F0174E" w:rsidRPr="00B734AF" w:rsidRDefault="00F0174E" w:rsidP="0072783B">
      <w:pPr>
        <w:rPr>
          <w:rFonts w:ascii="Arial" w:hAnsi="Arial" w:cs="Arial"/>
          <w:color w:val="242729"/>
          <w:shd w:val="clear" w:color="auto" w:fill="FFFFFF"/>
        </w:rPr>
      </w:pPr>
      <w:r w:rsidRPr="00B734AF">
        <w:rPr>
          <w:rFonts w:ascii="Arial" w:hAnsi="Arial" w:cs="Arial"/>
          <w:color w:val="242729"/>
          <w:shd w:val="clear" w:color="auto" w:fill="FFFFFF"/>
        </w:rPr>
        <w:t>DOM is just one tree model for XML,</w:t>
      </w:r>
    </w:p>
    <w:p w:rsidR="000B02E8" w:rsidRPr="00B734AF" w:rsidRDefault="000B02E8" w:rsidP="0072783B">
      <w:pPr>
        <w:rPr>
          <w:rFonts w:ascii="Arial" w:hAnsi="Arial" w:cs="Arial"/>
          <w:color w:val="222222"/>
          <w:shd w:val="clear" w:color="auto" w:fill="FFFFFF"/>
        </w:rPr>
      </w:pPr>
      <w:r w:rsidRPr="00B734AF">
        <w:rPr>
          <w:rFonts w:ascii="Arial" w:hAnsi="Arial" w:cs="Arial"/>
          <w:color w:val="242729"/>
          <w:shd w:val="clear" w:color="auto" w:fill="FFFFFF"/>
        </w:rPr>
        <w:t>XPath and DOM are both specifications, not implementations.</w:t>
      </w:r>
    </w:p>
    <w:p w:rsidR="000D62AF" w:rsidRPr="00B734AF" w:rsidRDefault="000D62AF" w:rsidP="0072783B">
      <w:pPr>
        <w:rPr>
          <w:rFonts w:asciiTheme="minorHAnsi" w:hAnsiTheme="minorHAnsi"/>
          <w:shd w:val="clear" w:color="auto" w:fill="FFFFFF"/>
        </w:rPr>
      </w:pPr>
    </w:p>
    <w:p w:rsidR="00C575AA" w:rsidRPr="00B734AF" w:rsidRDefault="000F109E" w:rsidP="0072783B">
      <w:pPr>
        <w:rPr>
          <w:rStyle w:val="Heading2Char"/>
          <w:rFonts w:asciiTheme="minorHAnsi" w:hAnsiTheme="minorHAnsi" w:cs="Arial"/>
          <w:i w:val="0"/>
          <w:iCs w:val="0"/>
          <w:color w:val="666666"/>
          <w:sz w:val="24"/>
          <w:szCs w:val="24"/>
          <w:bdr w:val="none" w:sz="0" w:space="0" w:color="auto" w:frame="1"/>
        </w:rPr>
      </w:pPr>
      <w:r w:rsidRPr="00B734AF">
        <w:rPr>
          <w:rFonts w:asciiTheme="minorHAnsi" w:hAnsiTheme="minorHAnsi" w:cs="Arial"/>
          <w:color w:val="000000"/>
          <w:shd w:val="clear" w:color="auto" w:fill="FFFFFF"/>
        </w:rPr>
        <w:lastRenderedPageBreak/>
        <w:t>The</w:t>
      </w:r>
      <w:r w:rsidRPr="00B734AF">
        <w:rPr>
          <w:rStyle w:val="apple-converted-space"/>
          <w:rFonts w:asciiTheme="minorHAnsi" w:eastAsiaTheme="majorEastAsia" w:hAnsiTheme="minorHAnsi" w:cs="Arial"/>
          <w:color w:val="000000"/>
          <w:shd w:val="clear" w:color="auto" w:fill="FFFFFF"/>
        </w:rPr>
        <w:t> </w:t>
      </w:r>
      <w:r w:rsidR="0072783B" w:rsidRPr="00B734AF">
        <w:rPr>
          <w:rFonts w:asciiTheme="minorHAnsi" w:hAnsiTheme="minorHAnsi" w:cs="Arial"/>
          <w:b/>
          <w:bCs/>
          <w:color w:val="000000"/>
          <w:shd w:val="clear" w:color="auto" w:fill="FFFFFF"/>
        </w:rPr>
        <w:t xml:space="preserve">Document </w:t>
      </w:r>
      <w:r w:rsidRPr="00B734AF">
        <w:rPr>
          <w:rFonts w:asciiTheme="minorHAnsi" w:hAnsiTheme="minorHAnsi" w:cs="Arial"/>
          <w:b/>
          <w:bCs/>
          <w:color w:val="000000"/>
          <w:shd w:val="clear" w:color="auto" w:fill="FFFFFF"/>
        </w:rPr>
        <w:t>Object Model</w:t>
      </w:r>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shd w:val="clear" w:color="auto" w:fill="FFFFFF"/>
        </w:rPr>
        <w:t>(</w:t>
      </w:r>
      <w:r w:rsidRPr="00B734AF">
        <w:rPr>
          <w:rFonts w:asciiTheme="minorHAnsi" w:hAnsiTheme="minorHAnsi" w:cs="Arial"/>
          <w:b/>
          <w:bCs/>
          <w:color w:val="000000"/>
          <w:shd w:val="clear" w:color="auto" w:fill="FFFFFF"/>
        </w:rPr>
        <w:t>DOM</w:t>
      </w:r>
      <w:r w:rsidRPr="00B734AF">
        <w:rPr>
          <w:rFonts w:asciiTheme="minorHAnsi" w:hAnsiTheme="minorHAnsi" w:cs="Arial"/>
          <w:color w:val="000000"/>
          <w:shd w:val="clear" w:color="auto" w:fill="FFFFFF"/>
        </w:rPr>
        <w:t xml:space="preserve">) is </w:t>
      </w:r>
      <w:r w:rsidRPr="00B734AF">
        <w:rPr>
          <w:rFonts w:asciiTheme="minorHAnsi" w:hAnsiTheme="minorHAnsi" w:cs="Arial"/>
          <w:i/>
          <w:iCs/>
          <w:color w:val="000000"/>
          <w:shd w:val="clear" w:color="auto" w:fill="FFFFFF"/>
        </w:rPr>
        <w:t>convention</w:t>
      </w:r>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shd w:val="clear" w:color="auto" w:fill="FFFFFF"/>
        </w:rPr>
        <w:t>for representing and interacting with</w:t>
      </w:r>
      <w:r w:rsidRPr="00B734AF">
        <w:rPr>
          <w:rStyle w:val="apple-converted-space"/>
          <w:rFonts w:asciiTheme="minorHAnsi" w:eastAsiaTheme="majorEastAsia" w:hAnsiTheme="minorHAnsi" w:cs="Arial"/>
          <w:color w:val="000000"/>
          <w:shd w:val="clear" w:color="auto" w:fill="FFFFFF"/>
        </w:rPr>
        <w:t> </w:t>
      </w:r>
      <w:hyperlink r:id="rId111" w:tooltip="Object (computer science)" w:history="1">
        <w:r w:rsidRPr="00B734AF">
          <w:rPr>
            <w:rStyle w:val="Hyperlink"/>
            <w:rFonts w:asciiTheme="minorHAnsi" w:eastAsiaTheme="majorEastAsia" w:hAnsiTheme="minorHAnsi" w:cs="Arial"/>
            <w:color w:val="0B0080"/>
            <w:shd w:val="clear" w:color="auto" w:fill="FFFFFF"/>
          </w:rPr>
          <w:t>objects</w:t>
        </w:r>
      </w:hyperlink>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shd w:val="clear" w:color="auto" w:fill="FFFFFF"/>
        </w:rPr>
        <w:t>in</w:t>
      </w:r>
      <w:r w:rsidRPr="00B734AF">
        <w:rPr>
          <w:rStyle w:val="apple-converted-space"/>
          <w:rFonts w:asciiTheme="minorHAnsi" w:eastAsiaTheme="majorEastAsia" w:hAnsiTheme="minorHAnsi" w:cs="Arial"/>
          <w:color w:val="000000"/>
          <w:shd w:val="clear" w:color="auto" w:fill="FFFFFF"/>
        </w:rPr>
        <w:t> </w:t>
      </w:r>
      <w:hyperlink r:id="rId112" w:tooltip="HTML" w:history="1">
        <w:r w:rsidRPr="00B734AF">
          <w:rPr>
            <w:rStyle w:val="Hyperlink"/>
            <w:rFonts w:asciiTheme="minorHAnsi" w:eastAsiaTheme="majorEastAsia" w:hAnsiTheme="minorHAnsi" w:cs="Arial"/>
            <w:color w:val="0B0080"/>
            <w:shd w:val="clear" w:color="auto" w:fill="FFFFFF"/>
          </w:rPr>
          <w:t>HTML</w:t>
        </w:r>
      </w:hyperlink>
      <w:r w:rsidRPr="00B734AF">
        <w:rPr>
          <w:rFonts w:asciiTheme="minorHAnsi" w:hAnsiTheme="minorHAnsi" w:cs="Arial"/>
          <w:color w:val="000000"/>
          <w:shd w:val="clear" w:color="auto" w:fill="FFFFFF"/>
        </w:rPr>
        <w:t>,</w:t>
      </w:r>
      <w:hyperlink r:id="rId113" w:tooltip="XHTML" w:history="1">
        <w:r w:rsidRPr="00B734AF">
          <w:rPr>
            <w:rStyle w:val="Hyperlink"/>
            <w:rFonts w:asciiTheme="minorHAnsi" w:eastAsiaTheme="majorEastAsia" w:hAnsiTheme="minorHAnsi" w:cs="Arial"/>
            <w:color w:val="0B0080"/>
            <w:shd w:val="clear" w:color="auto" w:fill="FFFFFF"/>
          </w:rPr>
          <w:t>XHTML</w:t>
        </w:r>
      </w:hyperlink>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shd w:val="clear" w:color="auto" w:fill="FFFFFF"/>
        </w:rPr>
        <w:t>and</w:t>
      </w:r>
      <w:r w:rsidRPr="00B734AF">
        <w:rPr>
          <w:rStyle w:val="apple-converted-space"/>
          <w:rFonts w:asciiTheme="minorHAnsi" w:eastAsiaTheme="majorEastAsia" w:hAnsiTheme="minorHAnsi" w:cs="Arial"/>
          <w:color w:val="000000"/>
          <w:shd w:val="clear" w:color="auto" w:fill="FFFFFF"/>
        </w:rPr>
        <w:t> </w:t>
      </w:r>
      <w:hyperlink r:id="rId114" w:tooltip="XML" w:history="1">
        <w:r w:rsidRPr="00B734AF">
          <w:rPr>
            <w:rStyle w:val="Hyperlink"/>
            <w:rFonts w:asciiTheme="minorHAnsi" w:eastAsiaTheme="majorEastAsia" w:hAnsiTheme="minorHAnsi" w:cs="Arial"/>
            <w:color w:val="0B0080"/>
            <w:shd w:val="clear" w:color="auto" w:fill="FFFFFF"/>
          </w:rPr>
          <w:t>XML</w:t>
        </w:r>
      </w:hyperlink>
      <w:r w:rsidRPr="00B734AF">
        <w:rPr>
          <w:rStyle w:val="apple-converted-space"/>
          <w:rFonts w:asciiTheme="minorHAnsi" w:eastAsiaTheme="majorEastAsia" w:hAnsiTheme="minorHAnsi" w:cs="Arial"/>
          <w:color w:val="000000"/>
          <w:shd w:val="clear" w:color="auto" w:fill="FFFFFF"/>
        </w:rPr>
        <w:t> </w:t>
      </w:r>
      <w:r w:rsidRPr="00B734AF">
        <w:rPr>
          <w:rFonts w:asciiTheme="minorHAnsi" w:hAnsiTheme="minorHAnsi" w:cs="Arial"/>
          <w:color w:val="000000"/>
          <w:shd w:val="clear" w:color="auto" w:fill="FFFFFF"/>
        </w:rPr>
        <w:t>documents.</w:t>
      </w:r>
    </w:p>
    <w:p w:rsidR="00996E20" w:rsidRPr="00B734AF" w:rsidRDefault="000F109E" w:rsidP="0072783B">
      <w:pPr>
        <w:rPr>
          <w:rFonts w:asciiTheme="minorHAnsi" w:hAnsiTheme="minorHAnsi"/>
          <w:shd w:val="clear" w:color="auto" w:fill="FFFFFF"/>
        </w:rPr>
      </w:pPr>
      <w:r w:rsidRPr="00B734AF">
        <w:rPr>
          <w:rFonts w:asciiTheme="minorHAnsi" w:hAnsiTheme="minorHAnsi"/>
          <w:shd w:val="clear" w:color="auto" w:fill="FFFFFF"/>
        </w:rPr>
        <w:t>A</w:t>
      </w:r>
      <w:r w:rsidRPr="00B734AF">
        <w:rPr>
          <w:rFonts w:asciiTheme="minorHAnsi" w:hAnsiTheme="minorHAnsi"/>
        </w:rPr>
        <w:t> document object model </w:t>
      </w:r>
      <w:r w:rsidRPr="00B734AF">
        <w:rPr>
          <w:rFonts w:asciiTheme="minorHAnsi" w:hAnsiTheme="minorHAnsi"/>
          <w:shd w:val="clear" w:color="auto" w:fill="FFFFFF"/>
        </w:rPr>
        <w:t>(DOM) is an application programming interface (API) for representing a document (such as an HTML document) and accessing and manipulating the various elements (such as HTML tags and strings of text) that make up that document. JavaScript-enabled web browsers have always defined a document object model; a web-browser DOM may specify, for example, that the forms in an HTML document are accessible through the</w:t>
      </w:r>
      <w:r w:rsidRPr="00B734AF">
        <w:rPr>
          <w:rFonts w:asciiTheme="minorHAnsi" w:hAnsiTheme="minorHAnsi"/>
        </w:rPr>
        <w:t> forms[] </w:t>
      </w:r>
      <w:r w:rsidRPr="00B734AF">
        <w:rPr>
          <w:rFonts w:asciiTheme="minorHAnsi" w:hAnsiTheme="minorHAnsi"/>
          <w:shd w:val="clear" w:color="auto" w:fill="FFFFFF"/>
        </w:rPr>
        <w:t>array of the Document object</w:t>
      </w:r>
      <w:r w:rsidR="00567B15" w:rsidRPr="00B734AF">
        <w:rPr>
          <w:rFonts w:asciiTheme="minorHAnsi" w:hAnsiTheme="minorHAnsi"/>
          <w:shd w:val="clear" w:color="auto" w:fill="FFFFFF"/>
        </w:rPr>
        <w:t>;</w:t>
      </w:r>
    </w:p>
    <w:p w:rsidR="00567B15" w:rsidRPr="00B734AF" w:rsidRDefault="00567B15" w:rsidP="00996E20">
      <w:pPr>
        <w:pStyle w:val="NormalWeb"/>
        <w:shd w:val="clear" w:color="auto" w:fill="FFFFFF"/>
        <w:spacing w:before="0" w:beforeAutospacing="0" w:after="240" w:afterAutospacing="0" w:line="384" w:lineRule="atLeast"/>
        <w:jc w:val="both"/>
        <w:textAlignment w:val="baseline"/>
        <w:rPr>
          <w:rFonts w:asciiTheme="minorHAnsi" w:hAnsiTheme="minorHAnsi" w:cs="Arial"/>
          <w:b/>
          <w:color w:val="000000"/>
          <w:shd w:val="clear" w:color="auto" w:fill="FFFFFF"/>
        </w:rPr>
      </w:pPr>
      <w:r w:rsidRPr="00B734AF">
        <w:rPr>
          <w:rFonts w:asciiTheme="minorHAnsi" w:hAnsiTheme="minorHAnsi" w:cs="Arial"/>
          <w:b/>
          <w:color w:val="000000"/>
          <w:shd w:val="clear" w:color="auto" w:fill="FFFFFF"/>
        </w:rPr>
        <w:t>Fetch Data From excel</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000000"/>
        </w:rPr>
        <w:t>Hi All,</w:t>
      </w:r>
    </w:p>
    <w:p w:rsidR="00EF6A37" w:rsidRPr="00B734AF" w:rsidRDefault="00802C2E" w:rsidP="00EF6A37">
      <w:pPr>
        <w:rPr>
          <w:rFonts w:asciiTheme="minorHAnsi" w:hAnsiTheme="minorHAnsi" w:cs="Arial"/>
        </w:rPr>
      </w:pPr>
      <w:hyperlink r:id="rId115" w:tgtFrame="_blank" w:history="1">
        <w:r w:rsidR="00EF6A37" w:rsidRPr="00B734AF">
          <w:rPr>
            <w:rStyle w:val="Hyperlink"/>
            <w:rFonts w:asciiTheme="minorHAnsi" w:eastAsiaTheme="majorEastAsia" w:hAnsiTheme="minorHAnsi" w:cs="Arial"/>
            <w:color w:val="1155CC"/>
          </w:rPr>
          <w:t>https://docs.google.com/document/d/1p9E_Ob9HevUVdOXOOylLMgqL7J_KTxygHj_f8PJr4lg/edit</w:t>
        </w:r>
      </w:hyperlink>
    </w:p>
    <w:p w:rsidR="00EF6A37" w:rsidRPr="00B734AF" w:rsidRDefault="00802C2E" w:rsidP="00EF6A37">
      <w:pPr>
        <w:rPr>
          <w:rFonts w:asciiTheme="minorHAnsi" w:hAnsiTheme="minorHAnsi" w:cs="Arial"/>
          <w:color w:val="222222"/>
        </w:rPr>
      </w:pPr>
      <w:hyperlink r:id="rId116" w:tgtFrame="_blank" w:history="1">
        <w:r w:rsidR="00EF6A37" w:rsidRPr="00B734AF">
          <w:rPr>
            <w:rStyle w:val="Hyperlink"/>
            <w:rFonts w:asciiTheme="minorHAnsi" w:eastAsiaTheme="majorEastAsia" w:hAnsiTheme="minorHAnsi" w:cs="Arial"/>
            <w:color w:val="1155CC"/>
          </w:rPr>
          <w:t>http://executeautomation.com/blog/data-driven-testing-in-selenium-using-jxl-part-2/</w:t>
        </w:r>
      </w:hyperlink>
    </w:p>
    <w:p w:rsidR="00567B15" w:rsidRPr="00B734AF" w:rsidRDefault="00567B15" w:rsidP="00567B15">
      <w:pPr>
        <w:rPr>
          <w:rFonts w:asciiTheme="minorHAnsi" w:hAnsiTheme="minorHAnsi" w:cs="Arial"/>
        </w:rPr>
      </w:pP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We have learned what is Data driven testing and how we can use JXL to read data from Excel Sheets in Part 1 of our previous post. But the greatest question of the day is, how to use JXL for data driven testing ?. How can I use this in my Selenium framework which I have? What are the steps which has to be taken care to make my framework a data driven framework?</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Well, for this I don’t want to bore you guys with lot of theoretical contents which you can always find some way or other, but I would like to show the real working code.</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In order to perform data driven testing, all we need to do is create a reusable library file just for Excel using JXL. The library file need to have following basic functionality in hand, let say</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b/>
          <w:bCs/>
          <w:color w:val="555555"/>
          <w:u w:val="single"/>
        </w:rPr>
        <w:t>Step 1 : Create a library file with all the below mentioned functionality</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1. Open Excel Sheet</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2. Read Excel Sheet Row Count</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3. Read Cell value from a specified location</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4. Create a Dictionary to store Excel Sheet Column name</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5. Create a function to read from the Dictionary</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The Source code looks like this.</w:t>
      </w:r>
    </w:p>
    <w:p w:rsidR="001E2FEC" w:rsidRPr="00B734AF" w:rsidRDefault="00567B15" w:rsidP="001E2FEC">
      <w:pPr>
        <w:rPr>
          <w:rFonts w:asciiTheme="minorHAnsi" w:hAnsiTheme="minorHAnsi" w:cs="Arial"/>
        </w:rPr>
      </w:pPr>
      <w:r w:rsidRPr="00B734AF">
        <w:rPr>
          <w:rFonts w:asciiTheme="minorHAnsi" w:hAnsiTheme="minorHAnsi" w:cs="Arial"/>
        </w:rPr>
        <w:br/>
      </w:r>
    </w:p>
    <w:p w:rsidR="00567B15" w:rsidRPr="00B734AF" w:rsidRDefault="00567B15" w:rsidP="00567B15">
      <w:pPr>
        <w:rPr>
          <w:rFonts w:asciiTheme="minorHAnsi" w:hAnsiTheme="minorHAnsi" w:cs="Arial"/>
        </w:rPr>
      </w:pP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Next we are going to create actual test file which is going to perform intended operation, here we are going to perform Gmail login functionality.</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b/>
          <w:bCs/>
          <w:color w:val="555555"/>
          <w:u w:val="single"/>
        </w:rPr>
        <w:t>Step 2: Create a TestNG Class file to perform Gmail Login</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This TestNG class file should include</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1. Opening a browser with Gmail</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2. Perform User Name and password entry with different combinations of value by reading from Excel sheet</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Source Code looks like this</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b/>
          <w:bCs/>
          <w:color w:val="000000"/>
          <w:shd w:val="clear" w:color="auto" w:fill="F9F9F9"/>
        </w:rPr>
        <w:t>package</w:t>
      </w:r>
      <w:r w:rsidRPr="00B734AF">
        <w:rPr>
          <w:rFonts w:asciiTheme="minorHAnsi" w:hAnsiTheme="minorHAnsi" w:cs="Arial"/>
          <w:color w:val="006699"/>
          <w:shd w:val="clear" w:color="auto" w:fill="F9F9F9"/>
        </w:rPr>
        <w:t>DataDriver</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lastRenderedPageBreak/>
        <w:t>import</w:t>
      </w:r>
      <w:r w:rsidRPr="00B734AF">
        <w:rPr>
          <w:rFonts w:asciiTheme="minorHAnsi" w:hAnsiTheme="minorHAnsi" w:cs="Arial"/>
          <w:color w:val="006699"/>
          <w:shd w:val="clear" w:color="auto" w:fill="F9F9F9"/>
        </w:rPr>
        <w:t>java.io.IOException</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jxl.read.biff.BiffException</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org.openqa.selenium.By</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org.openqa.selenium.WebDriver</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org.openqa.selenium.WebElement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org.openqa.selenium.ie.InternetExplorerDriver</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org.testng.annotations.BeforeTest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import</w:t>
      </w:r>
      <w:r w:rsidRPr="00B734AF">
        <w:rPr>
          <w:rFonts w:asciiTheme="minorHAnsi" w:hAnsiTheme="minorHAnsi" w:cs="Arial"/>
          <w:color w:val="006699"/>
          <w:shd w:val="clear" w:color="auto" w:fill="F9F9F9"/>
        </w:rPr>
        <w:t>org.testng.annotations.Test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b/>
          <w:bCs/>
          <w:color w:val="000000"/>
          <w:shd w:val="clear" w:color="auto" w:fill="F9F9F9"/>
        </w:rPr>
        <w:t>publicclass</w:t>
      </w:r>
      <w:r w:rsidRPr="00B734AF">
        <w:rPr>
          <w:rFonts w:asciiTheme="minorHAnsi" w:hAnsiTheme="minorHAnsi" w:cs="Arial"/>
          <w:color w:val="110000"/>
          <w:shd w:val="clear" w:color="auto" w:fill="F9F9F9"/>
        </w:rPr>
        <w:t xml:space="preserve"> ReadDataTest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//Global initialization of Variables</w:t>
      </w:r>
      <w:r w:rsidRPr="00B734AF">
        <w:rPr>
          <w:rFonts w:asciiTheme="minorHAnsi" w:hAnsiTheme="minorHAnsi" w:cs="Arial"/>
          <w:color w:val="110000"/>
          <w:shd w:val="clear" w:color="auto" w:fill="F9F9F9"/>
        </w:rPr>
        <w:br/>
        <w:t> </w:t>
      </w:r>
      <w:r w:rsidRPr="00B734AF">
        <w:rPr>
          <w:rFonts w:asciiTheme="minorHAnsi" w:hAnsiTheme="minorHAnsi" w:cs="Arial"/>
          <w:b/>
          <w:bCs/>
          <w:color w:val="000000"/>
          <w:shd w:val="clear" w:color="auto" w:fill="F9F9F9"/>
        </w:rPr>
        <w:t>static</w:t>
      </w:r>
      <w:r w:rsidRPr="00B734AF">
        <w:rPr>
          <w:rFonts w:asciiTheme="minorHAnsi" w:hAnsiTheme="minorHAnsi" w:cs="Arial"/>
          <w:color w:val="110000"/>
          <w:shd w:val="clear" w:color="auto" w:fill="F9F9F9"/>
        </w:rPr>
        <w:t xml:space="preserve"> ExcelSheetDriver xlsUtil</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xml:space="preserve"> WebDriver driver </w:t>
      </w:r>
      <w:r w:rsidRPr="00B734AF">
        <w:rPr>
          <w:rFonts w:asciiTheme="minorHAnsi" w:hAnsiTheme="minorHAnsi" w:cs="Arial"/>
          <w:color w:val="339933"/>
          <w:shd w:val="clear" w:color="auto" w:fill="F9F9F9"/>
        </w:rPr>
        <w:t>=</w:t>
      </w:r>
      <w:r w:rsidRPr="00B734AF">
        <w:rPr>
          <w:rFonts w:asciiTheme="minorHAnsi" w:hAnsiTheme="minorHAnsi" w:cs="Arial"/>
          <w:b/>
          <w:bCs/>
          <w:color w:val="000000"/>
          <w:shd w:val="clear" w:color="auto" w:fill="F9F9F9"/>
        </w:rPr>
        <w:t>new</w:t>
      </w:r>
      <w:r w:rsidRPr="00B734AF">
        <w:rPr>
          <w:rFonts w:asciiTheme="minorHAnsi" w:hAnsiTheme="minorHAnsi" w:cs="Arial"/>
          <w:color w:val="110000"/>
          <w:shd w:val="clear" w:color="auto" w:fill="F9F9F9"/>
        </w:rPr>
        <w:t xml:space="preserve"> InternetExplorerDriver</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//Constructor to initialze Excel for Data source</w:t>
      </w:r>
      <w:r w:rsidRPr="00B734AF">
        <w:rPr>
          <w:rFonts w:asciiTheme="minorHAnsi" w:hAnsiTheme="minorHAnsi" w:cs="Arial"/>
          <w:color w:val="110000"/>
          <w:shd w:val="clear" w:color="auto" w:fill="F9F9F9"/>
        </w:rPr>
        <w:br/>
        <w:t> </w:t>
      </w:r>
      <w:r w:rsidRPr="00B734AF">
        <w:rPr>
          <w:rFonts w:asciiTheme="minorHAnsi" w:hAnsiTheme="minorHAnsi" w:cs="Arial"/>
          <w:b/>
          <w:bCs/>
          <w:color w:val="000000"/>
          <w:shd w:val="clear" w:color="auto" w:fill="F9F9F9"/>
        </w:rPr>
        <w:t>public</w:t>
      </w:r>
      <w:r w:rsidRPr="00B734AF">
        <w:rPr>
          <w:rFonts w:asciiTheme="minorHAnsi" w:hAnsiTheme="minorHAnsi" w:cs="Arial"/>
          <w:color w:val="110000"/>
          <w:shd w:val="clear" w:color="auto" w:fill="F9F9F9"/>
        </w:rPr>
        <w:t xml:space="preserve"> ReadDataTest</w:t>
      </w:r>
      <w:r w:rsidRPr="00B734AF">
        <w:rPr>
          <w:rFonts w:asciiTheme="minorHAnsi" w:hAnsiTheme="minorHAnsi" w:cs="Arial"/>
          <w:color w:val="009900"/>
          <w:shd w:val="clear" w:color="auto" w:fill="F9F9F9"/>
        </w:rPr>
        <w:t>()</w:t>
      </w:r>
      <w:r w:rsidRPr="00B734AF">
        <w:rPr>
          <w:rFonts w:asciiTheme="minorHAnsi" w:hAnsiTheme="minorHAnsi" w:cs="Arial"/>
          <w:b/>
          <w:bCs/>
          <w:color w:val="000000"/>
          <w:shd w:val="clear" w:color="auto" w:fill="F9F9F9"/>
        </w:rPr>
        <w:t>throws</w:t>
      </w:r>
      <w:r w:rsidRPr="00B734AF">
        <w:rPr>
          <w:rFonts w:asciiTheme="minorHAnsi" w:hAnsiTheme="minorHAnsi" w:cs="Arial"/>
          <w:color w:val="110000"/>
          <w:shd w:val="clear" w:color="auto" w:fill="F9F9F9"/>
        </w:rPr>
        <w:t xml:space="preserve"> BiffException, </w:t>
      </w:r>
      <w:r w:rsidRPr="00B734AF">
        <w:rPr>
          <w:rFonts w:asciiTheme="minorHAnsi" w:hAnsiTheme="minorHAnsi" w:cs="Arial"/>
          <w:color w:val="003399"/>
          <w:shd w:val="clear" w:color="auto" w:fill="F9F9F9"/>
        </w:rPr>
        <w:t>IOException</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//Let's assume we have only one Excel File which holds all Testcases. weird :) Just for Demo !!!</w:t>
      </w:r>
      <w:r w:rsidRPr="00B734AF">
        <w:rPr>
          <w:rFonts w:asciiTheme="minorHAnsi" w:hAnsiTheme="minorHAnsi" w:cs="Arial"/>
          <w:color w:val="110000"/>
          <w:shd w:val="clear" w:color="auto" w:fill="F9F9F9"/>
        </w:rPr>
        <w:br/>
        <w:t>    xlsUtil</w:t>
      </w:r>
      <w:r w:rsidRPr="00B734AF">
        <w:rPr>
          <w:rFonts w:asciiTheme="minorHAnsi" w:hAnsiTheme="minorHAnsi" w:cs="Arial"/>
          <w:color w:val="339933"/>
          <w:shd w:val="clear" w:color="auto" w:fill="F9F9F9"/>
        </w:rPr>
        <w:t>=</w:t>
      </w:r>
      <w:r w:rsidRPr="00B734AF">
        <w:rPr>
          <w:rFonts w:asciiTheme="minorHAnsi" w:hAnsiTheme="minorHAnsi" w:cs="Arial"/>
          <w:b/>
          <w:bCs/>
          <w:color w:val="000000"/>
          <w:shd w:val="clear" w:color="auto" w:fill="F9F9F9"/>
        </w:rPr>
        <w:t>new</w:t>
      </w:r>
      <w:r w:rsidRPr="00B734AF">
        <w:rPr>
          <w:rFonts w:asciiTheme="minorHAnsi" w:hAnsiTheme="minorHAnsi" w:cs="Arial"/>
          <w:color w:val="110000"/>
          <w:shd w:val="clear" w:color="auto" w:fill="F9F9F9"/>
        </w:rPr>
        <w:t xml:space="preserve"> ExcelSheetDriver</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"D:</w:t>
      </w:r>
      <w:r w:rsidRPr="00B734AF">
        <w:rPr>
          <w:rFonts w:asciiTheme="minorHAnsi" w:hAnsiTheme="minorHAnsi" w:cs="Arial"/>
          <w:b/>
          <w:bCs/>
          <w:color w:val="000099"/>
          <w:shd w:val="clear" w:color="auto" w:fill="F9F9F9"/>
        </w:rPr>
        <w:t>\\</w:t>
      </w:r>
      <w:r w:rsidRPr="00B734AF">
        <w:rPr>
          <w:rFonts w:asciiTheme="minorHAnsi" w:hAnsiTheme="minorHAnsi" w:cs="Arial"/>
          <w:color w:val="0000FF"/>
          <w:shd w:val="clear" w:color="auto" w:fill="F9F9F9"/>
        </w:rPr>
        <w:t>Data.xls"</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//Load the Excel Sheet Col in to Dictionary for Further use in our Test cases.</w:t>
      </w:r>
      <w:r w:rsidRPr="00B734AF">
        <w:rPr>
          <w:rFonts w:asciiTheme="minorHAnsi" w:hAnsiTheme="minorHAnsi" w:cs="Arial"/>
          <w:color w:val="110000"/>
          <w:shd w:val="clear" w:color="auto" w:fill="F9F9F9"/>
        </w:rPr>
        <w:br/>
        <w:t>    xlsUtil.</w:t>
      </w:r>
      <w:r w:rsidRPr="00B734AF">
        <w:rPr>
          <w:rFonts w:asciiTheme="minorHAnsi" w:hAnsiTheme="minorHAnsi" w:cs="Arial"/>
          <w:color w:val="006633"/>
          <w:shd w:val="clear" w:color="auto" w:fill="F9F9F9"/>
        </w:rPr>
        <w:t>ColumnDictionary</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@BeforeTest</w:t>
      </w:r>
      <w:r w:rsidRPr="00B734AF">
        <w:rPr>
          <w:rFonts w:asciiTheme="minorHAnsi" w:hAnsiTheme="minorHAnsi" w:cs="Arial"/>
          <w:color w:val="110000"/>
          <w:shd w:val="clear" w:color="auto" w:fill="F9F9F9"/>
        </w:rPr>
        <w:br/>
        <w:t> </w:t>
      </w:r>
      <w:r w:rsidRPr="00B734AF">
        <w:rPr>
          <w:rFonts w:asciiTheme="minorHAnsi" w:hAnsiTheme="minorHAnsi" w:cs="Arial"/>
          <w:b/>
          <w:bCs/>
          <w:color w:val="000000"/>
          <w:shd w:val="clear" w:color="auto" w:fill="F9F9F9"/>
        </w:rPr>
        <w:t>public</w:t>
      </w:r>
      <w:r w:rsidRPr="00B734AF">
        <w:rPr>
          <w:rFonts w:asciiTheme="minorHAnsi" w:hAnsiTheme="minorHAnsi" w:cs="Arial"/>
          <w:b/>
          <w:bCs/>
          <w:color w:val="000066"/>
          <w:shd w:val="clear" w:color="auto" w:fill="F9F9F9"/>
        </w:rPr>
        <w:t>void</w:t>
      </w:r>
      <w:r w:rsidRPr="00B734AF">
        <w:rPr>
          <w:rFonts w:asciiTheme="minorHAnsi" w:hAnsiTheme="minorHAnsi" w:cs="Arial"/>
          <w:color w:val="110000"/>
          <w:shd w:val="clear" w:color="auto" w:fill="F9F9F9"/>
        </w:rPr>
        <w:t xml:space="preserve"> EnvironmentalSetup</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t>  driver.</w:t>
      </w:r>
      <w:r w:rsidRPr="00B734AF">
        <w:rPr>
          <w:rFonts w:asciiTheme="minorHAnsi" w:hAnsiTheme="minorHAnsi" w:cs="Arial"/>
          <w:color w:val="006633"/>
          <w:shd w:val="clear" w:color="auto" w:fill="F9F9F9"/>
        </w:rPr>
        <w:t>get</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"http://www.gmail.com"</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@Test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b/>
          <w:bCs/>
          <w:color w:val="000000"/>
          <w:shd w:val="clear" w:color="auto" w:fill="F9F9F9"/>
        </w:rPr>
        <w:t>public</w:t>
      </w:r>
      <w:r w:rsidRPr="00B734AF">
        <w:rPr>
          <w:rFonts w:asciiTheme="minorHAnsi" w:hAnsiTheme="minorHAnsi" w:cs="Arial"/>
          <w:b/>
          <w:bCs/>
          <w:color w:val="000066"/>
          <w:shd w:val="clear" w:color="auto" w:fill="F9F9F9"/>
        </w:rPr>
        <w:t>void</w:t>
      </w:r>
      <w:r w:rsidRPr="00B734AF">
        <w:rPr>
          <w:rFonts w:asciiTheme="minorHAnsi" w:hAnsiTheme="minorHAnsi" w:cs="Arial"/>
          <w:color w:val="110000"/>
          <w:shd w:val="clear" w:color="auto" w:fill="F9F9F9"/>
        </w:rPr>
        <w:t xml:space="preserve"> GmailLoginPage</w:t>
      </w:r>
      <w:r w:rsidRPr="00B734AF">
        <w:rPr>
          <w:rFonts w:asciiTheme="minorHAnsi" w:hAnsiTheme="minorHAnsi" w:cs="Arial"/>
          <w:color w:val="009900"/>
          <w:shd w:val="clear" w:color="auto" w:fill="F9F9F9"/>
        </w:rPr>
        <w:t>()</w:t>
      </w:r>
      <w:r w:rsidRPr="00B734AF">
        <w:rPr>
          <w:rFonts w:asciiTheme="minorHAnsi" w:hAnsiTheme="minorHAnsi" w:cs="Arial"/>
          <w:b/>
          <w:bCs/>
          <w:color w:val="000000"/>
          <w:shd w:val="clear" w:color="auto" w:fill="F9F9F9"/>
        </w:rPr>
        <w:t>throws</w:t>
      </w:r>
      <w:r w:rsidRPr="00B734AF">
        <w:rPr>
          <w:rFonts w:asciiTheme="minorHAnsi" w:hAnsiTheme="minorHAnsi" w:cs="Arial"/>
          <w:color w:val="003399"/>
          <w:shd w:val="clear" w:color="auto" w:fill="F9F9F9"/>
        </w:rPr>
        <w:t>InterruptedException</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//Create a for loop.. for iterate through our Excel sheet for all the test cases.</w:t>
      </w:r>
      <w:r w:rsidRPr="00B734AF">
        <w:rPr>
          <w:rFonts w:asciiTheme="minorHAnsi" w:hAnsiTheme="minorHAnsi" w:cs="Arial"/>
          <w:color w:val="110000"/>
          <w:shd w:val="clear" w:color="auto" w:fill="F9F9F9"/>
        </w:rPr>
        <w:br/>
        <w:t>  </w:t>
      </w:r>
      <w:r w:rsidRPr="00B734AF">
        <w:rPr>
          <w:rFonts w:asciiTheme="minorHAnsi" w:hAnsiTheme="minorHAnsi" w:cs="Arial"/>
          <w:b/>
          <w:bCs/>
          <w:color w:val="000000"/>
          <w:shd w:val="clear" w:color="auto" w:fill="F9F9F9"/>
        </w:rPr>
        <w:t>for</w:t>
      </w:r>
      <w:r w:rsidRPr="00B734AF">
        <w:rPr>
          <w:rFonts w:asciiTheme="minorHAnsi" w:hAnsiTheme="minorHAnsi" w:cs="Arial"/>
          <w:color w:val="009900"/>
          <w:shd w:val="clear" w:color="auto" w:fill="F9F9F9"/>
        </w:rPr>
        <w:t>(</w:t>
      </w:r>
      <w:r w:rsidRPr="00B734AF">
        <w:rPr>
          <w:rFonts w:asciiTheme="minorHAnsi" w:hAnsiTheme="minorHAnsi" w:cs="Arial"/>
          <w:b/>
          <w:bCs/>
          <w:color w:val="000066"/>
          <w:shd w:val="clear" w:color="auto" w:fill="F9F9F9"/>
        </w:rPr>
        <w:t>int</w:t>
      </w:r>
      <w:r w:rsidRPr="00B734AF">
        <w:rPr>
          <w:rFonts w:asciiTheme="minorHAnsi" w:hAnsiTheme="minorHAnsi" w:cs="Arial"/>
          <w:color w:val="110000"/>
          <w:shd w:val="clear" w:color="auto" w:fill="F9F9F9"/>
        </w:rPr>
        <w:t xml:space="preserve"> rowCnt </w:t>
      </w:r>
      <w:r w:rsidRPr="00B734AF">
        <w:rPr>
          <w:rFonts w:asciiTheme="minorHAnsi" w:hAnsiTheme="minorHAnsi" w:cs="Arial"/>
          <w:color w:val="339933"/>
          <w:shd w:val="clear" w:color="auto" w:fill="F9F9F9"/>
        </w:rPr>
        <w:t>=</w:t>
      </w:r>
      <w:r w:rsidRPr="00B734AF">
        <w:rPr>
          <w:rFonts w:asciiTheme="minorHAnsi" w:hAnsiTheme="minorHAnsi" w:cs="Arial"/>
          <w:color w:val="CC66CC"/>
          <w:shd w:val="clear" w:color="auto" w:fill="F9F9F9"/>
        </w:rPr>
        <w:t>1</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 xml:space="preserve">rowCnt </w:t>
      </w:r>
      <w:r w:rsidRPr="00B734AF">
        <w:rPr>
          <w:rFonts w:asciiTheme="minorHAnsi" w:hAnsiTheme="minorHAnsi" w:cs="Arial"/>
          <w:color w:val="339933"/>
          <w:shd w:val="clear" w:color="auto" w:fill="F9F9F9"/>
        </w:rPr>
        <w:t>&amp;amp;</w:t>
      </w:r>
      <w:r w:rsidRPr="00B734AF">
        <w:rPr>
          <w:rFonts w:asciiTheme="minorHAnsi" w:hAnsiTheme="minorHAnsi" w:cs="Arial"/>
          <w:color w:val="110000"/>
          <w:shd w:val="clear" w:color="auto" w:fill="F9F9F9"/>
        </w:rPr>
        <w:t>lt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 xml:space="preserve"> xlsUtil.</w:t>
      </w:r>
      <w:r w:rsidRPr="00B734AF">
        <w:rPr>
          <w:rFonts w:asciiTheme="minorHAnsi" w:hAnsiTheme="minorHAnsi" w:cs="Arial"/>
          <w:color w:val="006633"/>
          <w:shd w:val="clear" w:color="auto" w:fill="F9F9F9"/>
        </w:rPr>
        <w:t>RowCount</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rowCnt</w:t>
      </w:r>
      <w:r w:rsidRPr="00B734AF">
        <w:rPr>
          <w:rFonts w:asciiTheme="minorHAnsi" w:hAnsiTheme="minorHAnsi" w:cs="Arial"/>
          <w:color w:val="339933"/>
          <w:shd w:val="clear" w:color="auto" w:fill="F9F9F9"/>
        </w:rPr>
        <w:t>++</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//Enter User Name by reading data from Excel</w:t>
      </w:r>
      <w:r w:rsidRPr="00B734AF">
        <w:rPr>
          <w:rFonts w:asciiTheme="minorHAnsi" w:hAnsiTheme="minorHAnsi" w:cs="Arial"/>
          <w:color w:val="110000"/>
          <w:shd w:val="clear" w:color="auto" w:fill="F9F9F9"/>
        </w:rPr>
        <w:br/>
        <w:t xml:space="preserve">   WebElement userName </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 xml:space="preserve"> driver.</w:t>
      </w:r>
      <w:r w:rsidRPr="00B734AF">
        <w:rPr>
          <w:rFonts w:asciiTheme="minorHAnsi" w:hAnsiTheme="minorHAnsi" w:cs="Arial"/>
          <w:color w:val="006633"/>
          <w:shd w:val="clear" w:color="auto" w:fill="F9F9F9"/>
        </w:rPr>
        <w:t>findElement</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By.</w:t>
      </w:r>
      <w:r w:rsidRPr="00B734AF">
        <w:rPr>
          <w:rFonts w:asciiTheme="minorHAnsi" w:hAnsiTheme="minorHAnsi" w:cs="Arial"/>
          <w:color w:val="006633"/>
          <w:shd w:val="clear" w:color="auto" w:fill="F9F9F9"/>
        </w:rPr>
        <w:t>name</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"Email"</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userName.</w:t>
      </w:r>
      <w:r w:rsidRPr="00B734AF">
        <w:rPr>
          <w:rFonts w:asciiTheme="minorHAnsi" w:hAnsiTheme="minorHAnsi" w:cs="Arial"/>
          <w:color w:val="006633"/>
          <w:shd w:val="clear" w:color="auto" w:fill="F9F9F9"/>
        </w:rPr>
        <w:t>clear</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userName.</w:t>
      </w:r>
      <w:r w:rsidRPr="00B734AF">
        <w:rPr>
          <w:rFonts w:asciiTheme="minorHAnsi" w:hAnsiTheme="minorHAnsi" w:cs="Arial"/>
          <w:color w:val="006633"/>
          <w:shd w:val="clear" w:color="auto" w:fill="F9F9F9"/>
        </w:rPr>
        <w:t>sendKeys</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xlsUtil.</w:t>
      </w:r>
      <w:r w:rsidRPr="00B734AF">
        <w:rPr>
          <w:rFonts w:asciiTheme="minorHAnsi" w:hAnsiTheme="minorHAnsi" w:cs="Arial"/>
          <w:color w:val="006633"/>
          <w:shd w:val="clear" w:color="auto" w:fill="F9F9F9"/>
        </w:rPr>
        <w:t>ReadCell</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xlsUtil.</w:t>
      </w:r>
      <w:r w:rsidRPr="00B734AF">
        <w:rPr>
          <w:rFonts w:asciiTheme="minorHAnsi" w:hAnsiTheme="minorHAnsi" w:cs="Arial"/>
          <w:color w:val="006633"/>
          <w:shd w:val="clear" w:color="auto" w:fill="F9F9F9"/>
        </w:rPr>
        <w:t>GetCell</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"EmailUserName"</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 rowCnt</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lastRenderedPageBreak/>
        <w:t>   </w:t>
      </w:r>
      <w:r w:rsidRPr="00B734AF">
        <w:rPr>
          <w:rFonts w:asciiTheme="minorHAnsi" w:hAnsiTheme="minorHAnsi" w:cs="Arial"/>
          <w:i/>
          <w:iCs/>
          <w:color w:val="666666"/>
          <w:shd w:val="clear" w:color="auto" w:fill="F9F9F9"/>
        </w:rPr>
        <w:t>//Enter Password</w:t>
      </w:r>
      <w:r w:rsidRPr="00B734AF">
        <w:rPr>
          <w:rFonts w:asciiTheme="minorHAnsi" w:hAnsiTheme="minorHAnsi" w:cs="Arial"/>
          <w:color w:val="110000"/>
          <w:shd w:val="clear" w:color="auto" w:fill="F9F9F9"/>
        </w:rPr>
        <w:br/>
        <w:t xml:space="preserve">   WebElement password </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 xml:space="preserve"> driver.</w:t>
      </w:r>
      <w:r w:rsidRPr="00B734AF">
        <w:rPr>
          <w:rFonts w:asciiTheme="minorHAnsi" w:hAnsiTheme="minorHAnsi" w:cs="Arial"/>
          <w:color w:val="006633"/>
          <w:shd w:val="clear" w:color="auto" w:fill="F9F9F9"/>
        </w:rPr>
        <w:t>findElement</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By.</w:t>
      </w:r>
      <w:r w:rsidRPr="00B734AF">
        <w:rPr>
          <w:rFonts w:asciiTheme="minorHAnsi" w:hAnsiTheme="minorHAnsi" w:cs="Arial"/>
          <w:color w:val="006633"/>
          <w:shd w:val="clear" w:color="auto" w:fill="F9F9F9"/>
        </w:rPr>
        <w:t>name</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"Passwd"</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password.</w:t>
      </w:r>
      <w:r w:rsidRPr="00B734AF">
        <w:rPr>
          <w:rFonts w:asciiTheme="minorHAnsi" w:hAnsiTheme="minorHAnsi" w:cs="Arial"/>
          <w:color w:val="006633"/>
          <w:shd w:val="clear" w:color="auto" w:fill="F9F9F9"/>
        </w:rPr>
        <w:t>clear</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password.</w:t>
      </w:r>
      <w:r w:rsidRPr="00B734AF">
        <w:rPr>
          <w:rFonts w:asciiTheme="minorHAnsi" w:hAnsiTheme="minorHAnsi" w:cs="Arial"/>
          <w:color w:val="006633"/>
          <w:shd w:val="clear" w:color="auto" w:fill="F9F9F9"/>
        </w:rPr>
        <w:t>sendKeys</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xlsUtil.</w:t>
      </w:r>
      <w:r w:rsidRPr="00B734AF">
        <w:rPr>
          <w:rFonts w:asciiTheme="minorHAnsi" w:hAnsiTheme="minorHAnsi" w:cs="Arial"/>
          <w:color w:val="006633"/>
          <w:shd w:val="clear" w:color="auto" w:fill="F9F9F9"/>
        </w:rPr>
        <w:t>ReadCell</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xlsUtil.</w:t>
      </w:r>
      <w:r w:rsidRPr="00B734AF">
        <w:rPr>
          <w:rFonts w:asciiTheme="minorHAnsi" w:hAnsiTheme="minorHAnsi" w:cs="Arial"/>
          <w:color w:val="006633"/>
          <w:shd w:val="clear" w:color="auto" w:fill="F9F9F9"/>
        </w:rPr>
        <w:t>GetCell</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"Emailpassword"</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 rowCnt</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//Click on the Sign In Button</w:t>
      </w:r>
      <w:r w:rsidRPr="00B734AF">
        <w:rPr>
          <w:rFonts w:asciiTheme="minorHAnsi" w:hAnsiTheme="minorHAnsi" w:cs="Arial"/>
          <w:color w:val="110000"/>
          <w:shd w:val="clear" w:color="auto" w:fill="F9F9F9"/>
        </w:rPr>
        <w:br/>
        <w:t xml:space="preserve">   WebElement signin </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t xml:space="preserve"> driver.</w:t>
      </w:r>
      <w:r w:rsidRPr="00B734AF">
        <w:rPr>
          <w:rFonts w:asciiTheme="minorHAnsi" w:hAnsiTheme="minorHAnsi" w:cs="Arial"/>
          <w:color w:val="006633"/>
          <w:shd w:val="clear" w:color="auto" w:fill="F9F9F9"/>
        </w:rPr>
        <w:t>findElement</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t>By.</w:t>
      </w:r>
      <w:r w:rsidRPr="00B734AF">
        <w:rPr>
          <w:rFonts w:asciiTheme="minorHAnsi" w:hAnsiTheme="minorHAnsi" w:cs="Arial"/>
          <w:color w:val="006633"/>
          <w:shd w:val="clear" w:color="auto" w:fill="F9F9F9"/>
        </w:rPr>
        <w:t>name</w:t>
      </w:r>
      <w:r w:rsidRPr="00B734AF">
        <w:rPr>
          <w:rFonts w:asciiTheme="minorHAnsi" w:hAnsiTheme="minorHAnsi" w:cs="Arial"/>
          <w:color w:val="009900"/>
          <w:shd w:val="clear" w:color="auto" w:fill="F9F9F9"/>
        </w:rPr>
        <w:t>(</w:t>
      </w:r>
      <w:r w:rsidRPr="00B734AF">
        <w:rPr>
          <w:rFonts w:asciiTheme="minorHAnsi" w:hAnsiTheme="minorHAnsi" w:cs="Arial"/>
          <w:color w:val="0000FF"/>
          <w:shd w:val="clear" w:color="auto" w:fill="F9F9F9"/>
        </w:rPr>
        <w:t>"signIn"</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signin.</w:t>
      </w:r>
      <w:r w:rsidRPr="00B734AF">
        <w:rPr>
          <w:rFonts w:asciiTheme="minorHAnsi" w:hAnsiTheme="minorHAnsi" w:cs="Arial"/>
          <w:color w:val="006633"/>
          <w:shd w:val="clear" w:color="auto" w:fill="F9F9F9"/>
        </w:rPr>
        <w:t>click</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t>   </w:t>
      </w:r>
      <w:r w:rsidRPr="00B734AF">
        <w:rPr>
          <w:rFonts w:asciiTheme="minorHAnsi" w:hAnsiTheme="minorHAnsi" w:cs="Arial"/>
          <w:i/>
          <w:iCs/>
          <w:color w:val="666666"/>
          <w:shd w:val="clear" w:color="auto" w:fill="F9F9F9"/>
        </w:rPr>
        <w:t>//Sleep for some time,so that we can see things in action @ Screen :)</w:t>
      </w:r>
      <w:r w:rsidRPr="00B734AF">
        <w:rPr>
          <w:rFonts w:asciiTheme="minorHAnsi" w:hAnsiTheme="minorHAnsi" w:cs="Arial"/>
          <w:color w:val="110000"/>
          <w:shd w:val="clear" w:color="auto" w:fill="F9F9F9"/>
        </w:rPr>
        <w:br/>
        <w:t>   </w:t>
      </w:r>
      <w:r w:rsidRPr="00B734AF">
        <w:rPr>
          <w:rFonts w:asciiTheme="minorHAnsi" w:hAnsiTheme="minorHAnsi" w:cs="Arial"/>
          <w:color w:val="003399"/>
          <w:shd w:val="clear" w:color="auto" w:fill="F9F9F9"/>
        </w:rPr>
        <w:t>Thread</w:t>
      </w:r>
      <w:r w:rsidRPr="00B734AF">
        <w:rPr>
          <w:rFonts w:asciiTheme="minorHAnsi" w:hAnsiTheme="minorHAnsi" w:cs="Arial"/>
          <w:color w:val="110000"/>
          <w:shd w:val="clear" w:color="auto" w:fill="F9F9F9"/>
        </w:rPr>
        <w:t>.</w:t>
      </w:r>
      <w:r w:rsidRPr="00B734AF">
        <w:rPr>
          <w:rFonts w:asciiTheme="minorHAnsi" w:hAnsiTheme="minorHAnsi" w:cs="Arial"/>
          <w:color w:val="006633"/>
          <w:shd w:val="clear" w:color="auto" w:fill="F9F9F9"/>
        </w:rPr>
        <w:t>sleep</w:t>
      </w:r>
      <w:r w:rsidRPr="00B734AF">
        <w:rPr>
          <w:rFonts w:asciiTheme="minorHAnsi" w:hAnsiTheme="minorHAnsi" w:cs="Arial"/>
          <w:color w:val="009900"/>
          <w:shd w:val="clear" w:color="auto" w:fill="F9F9F9"/>
        </w:rPr>
        <w:t>(</w:t>
      </w:r>
      <w:r w:rsidRPr="00B734AF">
        <w:rPr>
          <w:rFonts w:asciiTheme="minorHAnsi" w:hAnsiTheme="minorHAnsi" w:cs="Arial"/>
          <w:color w:val="CC66CC"/>
          <w:shd w:val="clear" w:color="auto" w:fill="F9F9F9"/>
        </w:rPr>
        <w:t>2000</w:t>
      </w:r>
      <w:r w:rsidRPr="00B734AF">
        <w:rPr>
          <w:rFonts w:asciiTheme="minorHAnsi" w:hAnsiTheme="minorHAnsi" w:cs="Arial"/>
          <w:color w:val="009900"/>
          <w:shd w:val="clear" w:color="auto" w:fill="F9F9F9"/>
        </w:rPr>
        <w:t>)</w:t>
      </w:r>
      <w:r w:rsidRPr="00B734AF">
        <w:rPr>
          <w:rFonts w:asciiTheme="minorHAnsi" w:hAnsiTheme="minorHAnsi" w:cs="Arial"/>
          <w:color w:val="339933"/>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t> </w:t>
      </w:r>
      <w:r w:rsidRPr="00B734AF">
        <w:rPr>
          <w:rFonts w:asciiTheme="minorHAnsi" w:hAnsiTheme="minorHAnsi" w:cs="Arial"/>
          <w:color w:val="009900"/>
          <w:shd w:val="clear" w:color="auto" w:fill="F9F9F9"/>
        </w:rPr>
        <w:t>}</w:t>
      </w:r>
      <w:r w:rsidRPr="00B734AF">
        <w:rPr>
          <w:rFonts w:asciiTheme="minorHAnsi" w:hAnsiTheme="minorHAnsi" w:cs="Arial"/>
          <w:color w:val="110000"/>
          <w:shd w:val="clear" w:color="auto" w:fill="F9F9F9"/>
        </w:rPr>
        <w:br/>
      </w:r>
      <w:r w:rsidRPr="00B734AF">
        <w:rPr>
          <w:rFonts w:asciiTheme="minorHAnsi" w:hAnsiTheme="minorHAnsi" w:cs="Arial"/>
          <w:color w:val="110000"/>
          <w:shd w:val="clear" w:color="auto" w:fill="F9F9F9"/>
        </w:rPr>
        <w:br/>
      </w:r>
      <w:r w:rsidRPr="00B734AF">
        <w:rPr>
          <w:rFonts w:asciiTheme="minorHAnsi" w:hAnsiTheme="minorHAnsi" w:cs="Arial"/>
          <w:color w:val="009900"/>
          <w:shd w:val="clear" w:color="auto" w:fill="F9F9F9"/>
        </w:rPr>
        <w:t>}</w:t>
      </w:r>
    </w:p>
    <w:p w:rsidR="00567B15" w:rsidRPr="00B734AF" w:rsidRDefault="00567B15" w:rsidP="00567B15">
      <w:pPr>
        <w:rPr>
          <w:rFonts w:asciiTheme="minorHAnsi" w:hAnsiTheme="minorHAnsi" w:cs="Arial"/>
        </w:rPr>
      </w:pPr>
      <w:r w:rsidRPr="00B734AF">
        <w:rPr>
          <w:rFonts w:asciiTheme="minorHAnsi" w:hAnsiTheme="minorHAnsi" w:cs="Arial"/>
        </w:rPr>
        <w:br/>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b/>
          <w:bCs/>
          <w:color w:val="555555"/>
          <w:u w:val="single"/>
        </w:rPr>
        <w:t>Step 3: Create a actual Excel Sheet which holds the data to be supplied in TestNG class in above step</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Just create a Excel sheet, which looks something like this.</w:t>
      </w:r>
      <w:r w:rsidRPr="00B734AF">
        <w:rPr>
          <w:rFonts w:asciiTheme="minorHAnsi" w:hAnsiTheme="minorHAnsi" w:cs="Arial"/>
          <w:noProof/>
        </w:rPr>
        <w:drawing>
          <wp:inline distT="0" distB="0" distL="0" distR="0">
            <wp:extent cx="4773930" cy="2446020"/>
            <wp:effectExtent l="19050" t="0" r="7620" b="0"/>
            <wp:docPr id="2" name="Picture 7" descr="https://lh5.googleusercontent.com/ICWuxIGxF-1ZIH_wxOwO2YHeSjayDSjuDhacNotb7TBSW-F32-bgJNlNOK5H_M2WFijSrHGLxudmpF3LmdSQfGCnn4sWe5IBicJff9mAL5h-og0JjFn9T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CWuxIGxF-1ZIH_wxOwO2YHeSjayDSjuDhacNotb7TBSW-F32-bgJNlNOK5H_M2WFijSrHGLxudmpF3LmdSQfGCnn4sWe5IBicJff9mAL5h-og0JjFn9TRk"/>
                    <pic:cNvPicPr>
                      <a:picLocks noChangeAspect="1" noChangeArrowheads="1"/>
                    </pic:cNvPicPr>
                  </pic:nvPicPr>
                  <pic:blipFill>
                    <a:blip r:embed="rId117"/>
                    <a:srcRect/>
                    <a:stretch>
                      <a:fillRect/>
                    </a:stretch>
                  </pic:blipFill>
                  <pic:spPr bwMode="auto">
                    <a:xfrm>
                      <a:off x="0" y="0"/>
                      <a:ext cx="4773930" cy="2446020"/>
                    </a:xfrm>
                    <a:prstGeom prst="rect">
                      <a:avLst/>
                    </a:prstGeom>
                    <a:noFill/>
                    <a:ln w="9525">
                      <a:noFill/>
                      <a:miter lim="800000"/>
                      <a:headEnd/>
                      <a:tailEnd/>
                    </a:ln>
                  </pic:spPr>
                </pic:pic>
              </a:graphicData>
            </a:graphic>
          </wp:inline>
        </w:drawing>
      </w:r>
    </w:p>
    <w:p w:rsidR="00567B15" w:rsidRPr="00B734AF" w:rsidRDefault="00567B15" w:rsidP="00567B15">
      <w:pPr>
        <w:rPr>
          <w:rFonts w:asciiTheme="minorHAnsi" w:hAnsiTheme="minorHAnsi" w:cs="Arial"/>
        </w:rPr>
      </w:pPr>
      <w:r w:rsidRPr="00B734AF">
        <w:rPr>
          <w:rFonts w:asciiTheme="minorHAnsi" w:hAnsiTheme="minorHAnsi" w:cs="Arial"/>
        </w:rPr>
        <w:br/>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b/>
          <w:bCs/>
          <w:color w:val="555555"/>
          <w:u w:val="single"/>
        </w:rPr>
        <w:t>Step 4 : Try executing the code</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Just try executing the code, Note in the above code I have place excel sheet in my D:\ drive, you can place it anywhere in machine and change the same in code.</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lastRenderedPageBreak/>
        <w:t>Your Gmail screen looks like this at the end of test by executing all the above test data’s</w:t>
      </w:r>
      <w:r w:rsidRPr="00B734AF">
        <w:rPr>
          <w:rFonts w:asciiTheme="minorHAnsi" w:hAnsiTheme="minorHAnsi" w:cs="Arial"/>
          <w:noProof/>
        </w:rPr>
        <w:drawing>
          <wp:inline distT="0" distB="0" distL="0" distR="0">
            <wp:extent cx="6258560" cy="2553335"/>
            <wp:effectExtent l="19050" t="0" r="8890" b="0"/>
            <wp:docPr id="8" name="Picture 8" descr="https://lh3.googleusercontent.com/b8QJjx0IqpGV00lffVdo4UcoJbAofMw00oG6LD_knt227VDfHHfHaYrmXwGJ0xp1qlmEILn2-lwPT_Lzq8FIW4SwhJtSxFUdOV_NM0EWI99qW2fDSoikj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8QJjx0IqpGV00lffVdo4UcoJbAofMw00oG6LD_knt227VDfHHfHaYrmXwGJ0xp1qlmEILn2-lwPT_Lzq8FIW4SwhJtSxFUdOV_NM0EWI99qW2fDSoikjSM"/>
                    <pic:cNvPicPr>
                      <a:picLocks noChangeAspect="1" noChangeArrowheads="1"/>
                    </pic:cNvPicPr>
                  </pic:nvPicPr>
                  <pic:blipFill>
                    <a:blip r:embed="rId118"/>
                    <a:srcRect/>
                    <a:stretch>
                      <a:fillRect/>
                    </a:stretch>
                  </pic:blipFill>
                  <pic:spPr bwMode="auto">
                    <a:xfrm>
                      <a:off x="0" y="0"/>
                      <a:ext cx="6258560" cy="2553335"/>
                    </a:xfrm>
                    <a:prstGeom prst="rect">
                      <a:avLst/>
                    </a:prstGeom>
                    <a:noFill/>
                    <a:ln w="9525">
                      <a:noFill/>
                      <a:miter lim="800000"/>
                      <a:headEnd/>
                      <a:tailEnd/>
                    </a:ln>
                  </pic:spPr>
                </pic:pic>
              </a:graphicData>
            </a:graphic>
          </wp:inline>
        </w:drawing>
      </w:r>
    </w:p>
    <w:p w:rsidR="00567B15" w:rsidRPr="00B734AF" w:rsidRDefault="00567B15" w:rsidP="00567B15">
      <w:pPr>
        <w:rPr>
          <w:rFonts w:asciiTheme="minorHAnsi" w:hAnsiTheme="minorHAnsi" w:cs="Arial"/>
        </w:rPr>
      </w:pPr>
      <w:r w:rsidRPr="00B734AF">
        <w:rPr>
          <w:rFonts w:asciiTheme="minorHAnsi" w:hAnsiTheme="minorHAnsi" w:cs="Arial"/>
        </w:rPr>
        <w:br/>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 xml:space="preserve">Well you can download the full working source code from </w:t>
      </w:r>
      <w:hyperlink r:id="rId119" w:history="1">
        <w:r w:rsidRPr="00B734AF">
          <w:rPr>
            <w:rStyle w:val="Hyperlink"/>
            <w:rFonts w:asciiTheme="minorHAnsi" w:eastAsiaTheme="majorEastAsia" w:hAnsiTheme="minorHAnsi" w:cs="Arial"/>
            <w:color w:val="2BA09E"/>
          </w:rPr>
          <w:t>here</w:t>
        </w:r>
      </w:hyperlink>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That’s it !!!</w:t>
      </w:r>
    </w:p>
    <w:p w:rsidR="00567B15" w:rsidRPr="00B734AF" w:rsidRDefault="00567B15" w:rsidP="00567B15">
      <w:pPr>
        <w:pStyle w:val="NormalWeb"/>
        <w:spacing w:before="0" w:beforeAutospacing="0" w:after="0" w:afterAutospacing="0"/>
        <w:rPr>
          <w:rFonts w:asciiTheme="minorHAnsi" w:hAnsiTheme="minorHAnsi" w:cs="Arial"/>
        </w:rPr>
      </w:pPr>
      <w:r w:rsidRPr="00B734AF">
        <w:rPr>
          <w:rFonts w:asciiTheme="minorHAnsi" w:hAnsiTheme="minorHAnsi" w:cs="Arial"/>
          <w:color w:val="555555"/>
        </w:rPr>
        <w:t>Happy coding.</w:t>
      </w:r>
    </w:p>
    <w:p w:rsidR="00946C94" w:rsidRPr="00B734AF" w:rsidRDefault="00567B15" w:rsidP="00946C94">
      <w:pPr>
        <w:pStyle w:val="Heading1"/>
        <w:shd w:val="clear" w:color="auto" w:fill="FFFFFF"/>
        <w:spacing w:before="0" w:after="0"/>
        <w:textAlignment w:val="baseline"/>
        <w:rPr>
          <w:rFonts w:asciiTheme="minorHAnsi" w:hAnsiTheme="minorHAnsi"/>
          <w:color w:val="000000"/>
          <w:sz w:val="24"/>
          <w:szCs w:val="24"/>
        </w:rPr>
      </w:pPr>
      <w:r w:rsidRPr="00B734AF">
        <w:rPr>
          <w:rFonts w:asciiTheme="minorHAnsi" w:hAnsiTheme="minorHAnsi" w:cs="Arial"/>
          <w:sz w:val="24"/>
          <w:szCs w:val="24"/>
        </w:rPr>
        <w:br/>
      </w:r>
      <w:hyperlink r:id="rId120" w:history="1">
        <w:r w:rsidR="00946C94" w:rsidRPr="00B734AF">
          <w:rPr>
            <w:rStyle w:val="Hyperlink"/>
            <w:rFonts w:asciiTheme="minorHAnsi" w:hAnsiTheme="minorHAnsi"/>
            <w:color w:val="000000"/>
            <w:sz w:val="24"/>
            <w:szCs w:val="24"/>
            <w:bdr w:val="none" w:sz="0" w:space="0" w:color="auto" w:frame="1"/>
          </w:rPr>
          <w:t>Difference between @Before and @BeforeClass</w:t>
        </w:r>
      </w:hyperlink>
    </w:p>
    <w:p w:rsidR="00946C94" w:rsidRPr="00B734AF" w:rsidRDefault="00946C94" w:rsidP="00946C94">
      <w:pPr>
        <w:pStyle w:val="NormalWeb"/>
        <w:tabs>
          <w:tab w:val="left" w:pos="1800"/>
          <w:tab w:val="center" w:pos="9967"/>
        </w:tabs>
        <w:rPr>
          <w:rFonts w:asciiTheme="minorHAnsi" w:eastAsiaTheme="minorEastAsia" w:hAnsiTheme="minorHAnsi"/>
          <w:color w:val="828282"/>
        </w:rPr>
      </w:pPr>
      <w:r w:rsidRPr="00B734AF">
        <w:rPr>
          <w:rFonts w:asciiTheme="minorHAnsi" w:hAnsiTheme="minorHAnsi" w:cs="Arial"/>
          <w:color w:val="000000"/>
          <w:shd w:val="clear" w:color="auto" w:fill="FFFFFF"/>
        </w:rPr>
        <w:t>The code marked</w:t>
      </w:r>
      <w:r w:rsidRPr="00B734AF">
        <w:rPr>
          <w:rFonts w:asciiTheme="minorHAnsi" w:eastAsiaTheme="majorEastAsia" w:hAnsiTheme="minorHAnsi" w:cs="Arial"/>
          <w:color w:val="000000"/>
        </w:rPr>
        <w:t> </w:t>
      </w:r>
      <w:r w:rsidRPr="00B734AF">
        <w:rPr>
          <w:rFonts w:asciiTheme="minorHAnsi" w:eastAsiaTheme="majorEastAsia" w:hAnsiTheme="minorHAnsi" w:cs="Consolas"/>
          <w:color w:val="000000"/>
        </w:rPr>
        <w:t>@Before</w:t>
      </w:r>
      <w:r w:rsidRPr="00B734AF">
        <w:rPr>
          <w:rFonts w:asciiTheme="minorHAnsi" w:eastAsiaTheme="majorEastAsia" w:hAnsiTheme="minorHAnsi" w:cs="Arial"/>
          <w:color w:val="000000"/>
        </w:rPr>
        <w:t> </w:t>
      </w:r>
      <w:r w:rsidRPr="00B734AF">
        <w:rPr>
          <w:rFonts w:asciiTheme="minorHAnsi" w:hAnsiTheme="minorHAnsi" w:cs="Arial"/>
          <w:color w:val="000000"/>
          <w:shd w:val="clear" w:color="auto" w:fill="FFFFFF"/>
        </w:rPr>
        <w:t>is executed before each test, while</w:t>
      </w:r>
      <w:r w:rsidRPr="00B734AF">
        <w:rPr>
          <w:rFonts w:asciiTheme="minorHAnsi" w:eastAsiaTheme="majorEastAsia" w:hAnsiTheme="minorHAnsi" w:cs="Arial"/>
          <w:color w:val="000000"/>
        </w:rPr>
        <w:t> </w:t>
      </w:r>
      <w:r w:rsidRPr="00B734AF">
        <w:rPr>
          <w:rFonts w:asciiTheme="minorHAnsi" w:eastAsiaTheme="majorEastAsia" w:hAnsiTheme="minorHAnsi" w:cs="Consolas"/>
          <w:color w:val="000000"/>
        </w:rPr>
        <w:t>@BeforeClass</w:t>
      </w:r>
      <w:r w:rsidRPr="00B734AF">
        <w:rPr>
          <w:rFonts w:asciiTheme="minorHAnsi" w:eastAsiaTheme="majorEastAsia" w:hAnsiTheme="minorHAnsi" w:cs="Arial"/>
          <w:color w:val="000000"/>
        </w:rPr>
        <w:t> </w:t>
      </w:r>
      <w:r w:rsidRPr="00B734AF">
        <w:rPr>
          <w:rFonts w:asciiTheme="minorHAnsi" w:hAnsiTheme="minorHAnsi" w:cs="Arial"/>
          <w:color w:val="000000"/>
          <w:shd w:val="clear" w:color="auto" w:fill="FFFFFF"/>
        </w:rPr>
        <w:t>runs once before the entire test fixture. If your test class has ten tests,</w:t>
      </w:r>
      <w:r w:rsidRPr="00B734AF">
        <w:rPr>
          <w:rFonts w:asciiTheme="minorHAnsi" w:eastAsiaTheme="majorEastAsia" w:hAnsiTheme="minorHAnsi" w:cs="Arial"/>
          <w:color w:val="000000"/>
        </w:rPr>
        <w:t> </w:t>
      </w:r>
      <w:r w:rsidRPr="00B734AF">
        <w:rPr>
          <w:rFonts w:asciiTheme="minorHAnsi" w:eastAsiaTheme="majorEastAsia" w:hAnsiTheme="minorHAnsi" w:cs="Consolas"/>
          <w:color w:val="000000"/>
        </w:rPr>
        <w:t>@Before</w:t>
      </w:r>
      <w:r w:rsidRPr="00B734AF">
        <w:rPr>
          <w:rFonts w:asciiTheme="minorHAnsi" w:eastAsiaTheme="majorEastAsia" w:hAnsiTheme="minorHAnsi" w:cs="Arial"/>
          <w:color w:val="000000"/>
        </w:rPr>
        <w:t> </w:t>
      </w:r>
      <w:r w:rsidRPr="00B734AF">
        <w:rPr>
          <w:rFonts w:asciiTheme="minorHAnsi" w:hAnsiTheme="minorHAnsi" w:cs="Arial"/>
          <w:color w:val="000000"/>
          <w:shd w:val="clear" w:color="auto" w:fill="FFFFFF"/>
        </w:rPr>
        <w:t>code will be executed ten times, but</w:t>
      </w:r>
      <w:r w:rsidRPr="00B734AF">
        <w:rPr>
          <w:rFonts w:asciiTheme="minorHAnsi" w:eastAsiaTheme="majorEastAsia" w:hAnsiTheme="minorHAnsi" w:cs="Arial"/>
          <w:color w:val="000000"/>
        </w:rPr>
        <w:t> </w:t>
      </w:r>
      <w:r w:rsidRPr="00B734AF">
        <w:rPr>
          <w:rFonts w:asciiTheme="minorHAnsi" w:eastAsiaTheme="majorEastAsia" w:hAnsiTheme="minorHAnsi" w:cs="Consolas"/>
          <w:color w:val="000000"/>
        </w:rPr>
        <w:t>@BeforeClass</w:t>
      </w:r>
      <w:r w:rsidRPr="00B734AF">
        <w:rPr>
          <w:rFonts w:asciiTheme="minorHAnsi" w:eastAsiaTheme="majorEastAsia" w:hAnsiTheme="minorHAnsi" w:cs="Arial"/>
          <w:color w:val="000000"/>
        </w:rPr>
        <w:t> </w:t>
      </w:r>
      <w:r w:rsidRPr="00B734AF">
        <w:rPr>
          <w:rFonts w:asciiTheme="minorHAnsi" w:hAnsiTheme="minorHAnsi" w:cs="Arial"/>
          <w:color w:val="000000"/>
          <w:shd w:val="clear" w:color="auto" w:fill="FFFFFF"/>
        </w:rPr>
        <w:t>will be executed only once.</w:t>
      </w:r>
      <w:r w:rsidRPr="00B734AF">
        <w:rPr>
          <w:rFonts w:asciiTheme="minorHAnsi" w:hAnsiTheme="minorHAnsi"/>
          <w:color w:val="828282"/>
        </w:rPr>
        <w:tab/>
        <w:t xml:space="preserve">© </w:t>
      </w:r>
    </w:p>
    <w:tbl>
      <w:tblPr>
        <w:tblW w:w="0" w:type="auto"/>
        <w:tblCellSpacing w:w="15" w:type="dxa"/>
        <w:tblLook w:val="04A0" w:firstRow="1" w:lastRow="0" w:firstColumn="1" w:lastColumn="0" w:noHBand="0" w:noVBand="1"/>
      </w:tblPr>
      <w:tblGrid>
        <w:gridCol w:w="9303"/>
        <w:gridCol w:w="66"/>
        <w:gridCol w:w="81"/>
      </w:tblGrid>
      <w:tr w:rsidR="00946C94" w:rsidRPr="00B734AF" w:rsidTr="00A44F31">
        <w:trPr>
          <w:tblCellSpacing w:w="15" w:type="dxa"/>
        </w:trPr>
        <w:tc>
          <w:tcPr>
            <w:tcW w:w="0" w:type="auto"/>
            <w:tcMar>
              <w:top w:w="15" w:type="dxa"/>
              <w:left w:w="15" w:type="dxa"/>
              <w:bottom w:w="15" w:type="dxa"/>
              <w:right w:w="15" w:type="dxa"/>
            </w:tcMar>
            <w:vAlign w:val="center"/>
          </w:tcPr>
          <w:p w:rsidR="00946C94" w:rsidRPr="00B734AF" w:rsidRDefault="00946C94" w:rsidP="00A44F31">
            <w:pPr>
              <w:rPr>
                <w:rFonts w:asciiTheme="minorHAnsi" w:hAnsiTheme="minorHAnsi"/>
              </w:rPr>
            </w:pP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r>
      <w:tr w:rsidR="00946C94" w:rsidRPr="00B734AF" w:rsidTr="00A44F31">
        <w:trPr>
          <w:tblCellSpacing w:w="15" w:type="dxa"/>
        </w:trPr>
        <w:tc>
          <w:tcPr>
            <w:tcW w:w="0" w:type="auto"/>
            <w:tcMar>
              <w:top w:w="15" w:type="dxa"/>
              <w:left w:w="15" w:type="dxa"/>
              <w:bottom w:w="15" w:type="dxa"/>
              <w:right w:w="15" w:type="dxa"/>
            </w:tcMar>
            <w:vAlign w:val="center"/>
            <w:hideMark/>
          </w:tcPr>
          <w:p w:rsidR="00946C94" w:rsidRPr="00B734AF" w:rsidRDefault="00A44F31" w:rsidP="00A44F31">
            <w:pPr>
              <w:rPr>
                <w:rFonts w:asciiTheme="minorHAnsi" w:hAnsiTheme="minorHAnsi"/>
              </w:rPr>
            </w:pPr>
            <w:r w:rsidRPr="00B734AF">
              <w:rPr>
                <w:rFonts w:asciiTheme="minorHAnsi" w:hAnsiTheme="minorHAnsi"/>
              </w:rPr>
              <w:t>Group on classes</w:t>
            </w:r>
          </w:p>
          <w:p w:rsidR="00A44F31" w:rsidRPr="00B734AF" w:rsidRDefault="00A44F31" w:rsidP="00A44F31">
            <w:pPr>
              <w:rPr>
                <w:rFonts w:asciiTheme="minorHAnsi" w:hAnsiTheme="minorHAnsi"/>
              </w:rPr>
            </w:pPr>
            <w:r w:rsidRPr="00B734AF">
              <w:rPr>
                <w:rFonts w:asciiTheme="minorHAnsi" w:hAnsiTheme="minorHAnsi"/>
              </w:rPr>
              <w:t>http://www.mkyong.com/unittest/testng-groups-example/</w:t>
            </w:r>
          </w:p>
          <w:p w:rsidR="00A44F31" w:rsidRPr="00B734AF" w:rsidRDefault="00A44F31" w:rsidP="00A44F31">
            <w:pPr>
              <w:rPr>
                <w:rFonts w:asciiTheme="minorHAnsi" w:hAnsiTheme="minorHAnsi"/>
              </w:rPr>
            </w:pPr>
            <w:r w:rsidRPr="00B734AF">
              <w:rPr>
                <w:rFonts w:asciiTheme="minorHAnsi" w:hAnsiTheme="minorHAnsi" w:cs="Arial"/>
                <w:color w:val="3C3C3C"/>
                <w:shd w:val="clear" w:color="auto" w:fill="FFFFFF"/>
              </w:rPr>
              <w:t>Group” can be applied on class level. In below example, every public method of this class “TestSelenium” is belong to group</w:t>
            </w:r>
            <w:r w:rsidRPr="00B734AF">
              <w:rPr>
                <w:rFonts w:asciiTheme="minorHAnsi" w:hAnsiTheme="minorHAnsi" w:cs="Arial"/>
                <w:color w:val="3C3C3C"/>
              </w:rPr>
              <w:t> </w:t>
            </w:r>
            <w:r w:rsidRPr="00B734AF">
              <w:rPr>
                <w:rFonts w:asciiTheme="minorHAnsi" w:hAnsiTheme="minorHAnsi" w:cs="Consolas"/>
                <w:color w:val="0F3B68"/>
              </w:rPr>
              <w:t>selenium-test</w:t>
            </w:r>
            <w:r w:rsidRPr="00B734AF">
              <w:rPr>
                <w:rFonts w:asciiTheme="minorHAnsi" w:hAnsiTheme="minorHAnsi" w:cs="Arial"/>
                <w:color w:val="3C3C3C"/>
                <w:shd w:val="clear" w:color="auto" w:fill="FFFFFF"/>
              </w:rPr>
              <w:t>.</w:t>
            </w: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r>
      <w:tr w:rsidR="00946C94" w:rsidRPr="00B734AF" w:rsidTr="00A44F31">
        <w:trPr>
          <w:tblCellSpacing w:w="15" w:type="dxa"/>
        </w:trPr>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c>
          <w:tcPr>
            <w:tcW w:w="0" w:type="auto"/>
            <w:tcMar>
              <w:top w:w="15" w:type="dxa"/>
              <w:left w:w="15" w:type="dxa"/>
              <w:bottom w:w="15" w:type="dxa"/>
              <w:right w:w="15" w:type="dxa"/>
            </w:tcMar>
            <w:vAlign w:val="center"/>
            <w:hideMark/>
          </w:tcPr>
          <w:p w:rsidR="00946C94" w:rsidRPr="00B734AF" w:rsidRDefault="00946C94" w:rsidP="00A44F31">
            <w:pPr>
              <w:rPr>
                <w:rFonts w:asciiTheme="minorHAnsi" w:hAnsiTheme="minorHAnsi"/>
              </w:rPr>
            </w:pPr>
          </w:p>
        </w:tc>
      </w:tr>
    </w:tbl>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@Test</w:t>
      </w:r>
      <w:r w:rsidRPr="00B734AF">
        <w:rPr>
          <w:rFonts w:asciiTheme="minorHAnsi" w:hAnsiTheme="minorHAnsi" w:cs="Courier New"/>
          <w:color w:val="009900"/>
        </w:rPr>
        <w:t>(</w:t>
      </w:r>
      <w:r w:rsidRPr="00B734AF">
        <w:rPr>
          <w:rFonts w:asciiTheme="minorHAnsi" w:hAnsiTheme="minorHAnsi" w:cs="Courier New"/>
          <w:color w:val="333333"/>
        </w:rPr>
        <w:t>groups</w:t>
      </w:r>
      <w:r w:rsidRPr="00B734AF">
        <w:rPr>
          <w:rFonts w:asciiTheme="minorHAnsi" w:hAnsiTheme="minorHAnsi" w:cs="Courier New"/>
          <w:color w:val="339933"/>
        </w:rPr>
        <w:t>=</w:t>
      </w:r>
      <w:r w:rsidRPr="00B734AF">
        <w:rPr>
          <w:rFonts w:asciiTheme="minorHAnsi" w:hAnsiTheme="minorHAnsi" w:cs="Courier New"/>
          <w:color w:val="0000FF"/>
        </w:rPr>
        <w:t>"selenium-test"</w:t>
      </w:r>
      <w:r w:rsidRPr="00B734AF">
        <w:rPr>
          <w:rFonts w:asciiTheme="minorHAnsi" w:hAnsiTheme="minorHAnsi" w:cs="Courier New"/>
          <w:color w:val="009900"/>
        </w:rPr>
        <w:t>)</w:t>
      </w:r>
    </w:p>
    <w:p w:rsidR="00C213FF" w:rsidRPr="00B734AF" w:rsidRDefault="00C213FF"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b/>
          <w:bCs/>
          <w:color w:val="000000"/>
        </w:rPr>
        <w:t>Public</w:t>
      </w:r>
      <w:r w:rsidR="00A44F31" w:rsidRPr="00B734AF">
        <w:rPr>
          <w:rFonts w:asciiTheme="minorHAnsi" w:hAnsiTheme="minorHAnsi" w:cs="Courier New"/>
          <w:b/>
          <w:bCs/>
          <w:color w:val="000000"/>
        </w:rPr>
        <w:t>class</w:t>
      </w:r>
      <w:r w:rsidRPr="00B734AF">
        <w:rPr>
          <w:rFonts w:asciiTheme="minorHAnsi" w:hAnsiTheme="minorHAnsi" w:cs="Courier New"/>
          <w:color w:val="333333"/>
        </w:rPr>
        <w:t>TestSelenium</w:t>
      </w:r>
      <w:r w:rsidR="00A44F31" w:rsidRPr="00B734AF">
        <w:rPr>
          <w:rFonts w:asciiTheme="minorHAnsi" w:hAnsiTheme="minorHAnsi" w:cs="Courier New"/>
          <w:color w:val="009900"/>
        </w:rPr>
        <w: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ab/>
      </w:r>
      <w:r w:rsidRPr="00B734AF">
        <w:rPr>
          <w:rFonts w:asciiTheme="minorHAnsi" w:hAnsiTheme="minorHAnsi" w:cs="Courier New"/>
          <w:b/>
          <w:bCs/>
          <w:color w:val="000000"/>
        </w:rPr>
        <w:t>public</w:t>
      </w:r>
      <w:r w:rsidRPr="00B734AF">
        <w:rPr>
          <w:rFonts w:asciiTheme="minorHAnsi" w:hAnsiTheme="minorHAnsi" w:cs="Courier New"/>
          <w:b/>
          <w:bCs/>
          <w:color w:val="000066"/>
        </w:rPr>
        <w:t>void</w:t>
      </w:r>
      <w:r w:rsidRPr="00B734AF">
        <w:rPr>
          <w:rFonts w:asciiTheme="minorHAnsi" w:hAnsiTheme="minorHAnsi" w:cs="Courier New"/>
          <w:color w:val="333333"/>
        </w:rPr>
        <w:t xml:space="preserve"> runSelenium</w:t>
      </w:r>
      <w:r w:rsidRPr="00B734AF">
        <w:rPr>
          <w:rFonts w:asciiTheme="minorHAnsi" w:hAnsiTheme="minorHAnsi" w:cs="Courier New"/>
          <w:color w:val="009900"/>
        </w:rPr>
        <w: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ab/>
      </w:r>
      <w:r w:rsidRPr="00B734AF">
        <w:rPr>
          <w:rFonts w:asciiTheme="minorHAnsi" w:hAnsiTheme="minorHAnsi" w:cs="Courier New"/>
          <w:color w:val="333333"/>
        </w:rPr>
        <w:tab/>
      </w:r>
      <w:r w:rsidRPr="00B734AF">
        <w:rPr>
          <w:rFonts w:asciiTheme="minorHAnsi" w:hAnsiTheme="minorHAnsi" w:cs="Courier New"/>
          <w:color w:val="003399"/>
        </w:rPr>
        <w:t>System</w:t>
      </w:r>
      <w:r w:rsidRPr="00B734AF">
        <w:rPr>
          <w:rFonts w:asciiTheme="minorHAnsi" w:hAnsiTheme="minorHAnsi" w:cs="Courier New"/>
          <w:color w:val="333333"/>
        </w:rPr>
        <w:t>.</w:t>
      </w:r>
      <w:r w:rsidRPr="00B734AF">
        <w:rPr>
          <w:rFonts w:asciiTheme="minorHAnsi" w:hAnsiTheme="minorHAnsi" w:cs="Courier New"/>
          <w:color w:val="006633"/>
        </w:rPr>
        <w:t>out</w:t>
      </w:r>
      <w:r w:rsidRPr="00B734AF">
        <w:rPr>
          <w:rFonts w:asciiTheme="minorHAnsi" w:hAnsiTheme="minorHAnsi" w:cs="Courier New"/>
          <w:color w:val="333333"/>
        </w:rPr>
        <w:t>.</w:t>
      </w:r>
      <w:r w:rsidRPr="00B734AF">
        <w:rPr>
          <w:rFonts w:asciiTheme="minorHAnsi" w:hAnsiTheme="minorHAnsi" w:cs="Courier New"/>
          <w:color w:val="006633"/>
        </w:rPr>
        <w:t>println</w:t>
      </w:r>
      <w:r w:rsidRPr="00B734AF">
        <w:rPr>
          <w:rFonts w:asciiTheme="minorHAnsi" w:hAnsiTheme="minorHAnsi" w:cs="Courier New"/>
          <w:color w:val="009900"/>
        </w:rPr>
        <w:t>(</w:t>
      </w:r>
      <w:r w:rsidRPr="00B734AF">
        <w:rPr>
          <w:rFonts w:asciiTheme="minorHAnsi" w:hAnsiTheme="minorHAnsi" w:cs="Courier New"/>
          <w:color w:val="0000FF"/>
        </w:rPr>
        <w:t>"runSelenium()"</w:t>
      </w:r>
      <w:r w:rsidRPr="00B734AF">
        <w:rPr>
          <w:rFonts w:asciiTheme="minorHAnsi" w:hAnsiTheme="minorHAnsi" w:cs="Courier New"/>
          <w:color w:val="009900"/>
        </w:rPr>
        <w:t>)</w:t>
      </w:r>
      <w:r w:rsidRPr="00B734AF">
        <w:rPr>
          <w:rFonts w:asciiTheme="minorHAnsi" w:hAnsiTheme="minorHAnsi" w:cs="Courier New"/>
          <w:color w:val="339933"/>
        </w:rPr>
        <w:t>;</w:t>
      </w:r>
    </w:p>
    <w:p w:rsidR="00C213FF"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009900"/>
        </w:rPr>
      </w:pPr>
      <w:r w:rsidRPr="00B734AF">
        <w:rPr>
          <w:rFonts w:asciiTheme="minorHAnsi" w:hAnsiTheme="minorHAnsi" w:cs="Courier New"/>
          <w:color w:val="333333"/>
        </w:rPr>
        <w:tab/>
      </w:r>
      <w:r w:rsidRPr="00B734AF">
        <w:rPr>
          <w:rFonts w:asciiTheme="minorHAnsi" w:hAnsiTheme="minorHAnsi" w:cs="Courier New"/>
          <w:color w:val="009900"/>
        </w:rPr>
        <w:t>}</w:t>
      </w:r>
    </w:p>
    <w:p w:rsidR="00A44F31" w:rsidRPr="00B734AF" w:rsidRDefault="00C213FF"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b/>
          <w:bCs/>
          <w:color w:val="000000"/>
        </w:rPr>
        <w:t>Public</w:t>
      </w:r>
      <w:r w:rsidR="00A44F31" w:rsidRPr="00B734AF">
        <w:rPr>
          <w:rFonts w:asciiTheme="minorHAnsi" w:hAnsiTheme="minorHAnsi" w:cs="Courier New"/>
          <w:b/>
          <w:bCs/>
          <w:color w:val="000066"/>
        </w:rPr>
        <w:t>void</w:t>
      </w:r>
      <w:r w:rsidR="00A44F31" w:rsidRPr="00B734AF">
        <w:rPr>
          <w:rFonts w:asciiTheme="minorHAnsi" w:hAnsiTheme="minorHAnsi" w:cs="Courier New"/>
          <w:color w:val="333333"/>
        </w:rPr>
        <w:t>runSelenium1</w:t>
      </w:r>
      <w:r w:rsidR="00A44F31" w:rsidRPr="00B734AF">
        <w:rPr>
          <w:rFonts w:asciiTheme="minorHAnsi" w:hAnsiTheme="minorHAnsi" w:cs="Courier New"/>
          <w:color w:val="009900"/>
        </w:rPr>
        <w: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ab/>
      </w:r>
      <w:r w:rsidRPr="00B734AF">
        <w:rPr>
          <w:rFonts w:asciiTheme="minorHAnsi" w:hAnsiTheme="minorHAnsi" w:cs="Courier New"/>
          <w:color w:val="333333"/>
        </w:rPr>
        <w:tab/>
      </w:r>
      <w:r w:rsidRPr="00B734AF">
        <w:rPr>
          <w:rFonts w:asciiTheme="minorHAnsi" w:hAnsiTheme="minorHAnsi" w:cs="Courier New"/>
          <w:color w:val="003399"/>
        </w:rPr>
        <w:t>System</w:t>
      </w:r>
      <w:r w:rsidRPr="00B734AF">
        <w:rPr>
          <w:rFonts w:asciiTheme="minorHAnsi" w:hAnsiTheme="minorHAnsi" w:cs="Courier New"/>
          <w:color w:val="333333"/>
        </w:rPr>
        <w:t>.</w:t>
      </w:r>
      <w:r w:rsidRPr="00B734AF">
        <w:rPr>
          <w:rFonts w:asciiTheme="minorHAnsi" w:hAnsiTheme="minorHAnsi" w:cs="Courier New"/>
          <w:color w:val="006633"/>
        </w:rPr>
        <w:t>out</w:t>
      </w:r>
      <w:r w:rsidRPr="00B734AF">
        <w:rPr>
          <w:rFonts w:asciiTheme="minorHAnsi" w:hAnsiTheme="minorHAnsi" w:cs="Courier New"/>
          <w:color w:val="333333"/>
        </w:rPr>
        <w:t>.</w:t>
      </w:r>
      <w:r w:rsidRPr="00B734AF">
        <w:rPr>
          <w:rFonts w:asciiTheme="minorHAnsi" w:hAnsiTheme="minorHAnsi" w:cs="Courier New"/>
          <w:color w:val="006633"/>
        </w:rPr>
        <w:t>println</w:t>
      </w:r>
      <w:r w:rsidRPr="00B734AF">
        <w:rPr>
          <w:rFonts w:asciiTheme="minorHAnsi" w:hAnsiTheme="minorHAnsi" w:cs="Courier New"/>
          <w:color w:val="009900"/>
        </w:rPr>
        <w:t>(</w:t>
      </w:r>
      <w:r w:rsidRPr="00B734AF">
        <w:rPr>
          <w:rFonts w:asciiTheme="minorHAnsi" w:hAnsiTheme="minorHAnsi" w:cs="Courier New"/>
          <w:color w:val="0000FF"/>
        </w:rPr>
        <w:t>"runSelenium()1"</w:t>
      </w:r>
      <w:r w:rsidRPr="00B734AF">
        <w:rPr>
          <w:rFonts w:asciiTheme="minorHAnsi" w:hAnsiTheme="minorHAnsi" w:cs="Courier New"/>
          <w:color w:val="009900"/>
        </w:rPr>
        <w:t>)</w:t>
      </w:r>
      <w:r w:rsidRPr="00B734AF">
        <w:rPr>
          <w:rFonts w:asciiTheme="minorHAnsi" w:hAnsiTheme="minorHAnsi" w:cs="Courier New"/>
          <w:color w:val="339933"/>
        </w:rPr>
        <w: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lastRenderedPageBreak/>
        <w:tab/>
      </w:r>
      <w:r w:rsidRPr="00B734AF">
        <w:rPr>
          <w:rFonts w:asciiTheme="minorHAnsi" w:hAnsiTheme="minorHAnsi" w:cs="Courier New"/>
          <w:color w:val="009900"/>
        </w:rPr>
        <w:t>}</w:t>
      </w:r>
    </w:p>
    <w:p w:rsidR="00A44F31" w:rsidRPr="00B734AF" w:rsidRDefault="00A44F31" w:rsidP="00A44F31">
      <w:pPr>
        <w:pStyle w:val="HTMLPreformatted"/>
        <w:pBdr>
          <w:top w:val="single" w:sz="2" w:space="4" w:color="D1D1E8"/>
          <w:left w:val="single" w:sz="2" w:space="4" w:color="D1D1E8"/>
          <w:bottom w:val="single" w:sz="2" w:space="4" w:color="D1D1E8"/>
          <w:right w:val="single" w:sz="2" w:space="4" w:color="D1D1E8"/>
        </w:pBdr>
        <w:shd w:val="clear" w:color="auto" w:fill="F7F7F9"/>
        <w:spacing w:after="166"/>
        <w:rPr>
          <w:rFonts w:asciiTheme="minorHAnsi" w:hAnsiTheme="minorHAnsi"/>
          <w:color w:val="333333"/>
          <w:sz w:val="24"/>
          <w:szCs w:val="24"/>
        </w:rPr>
      </w:pPr>
      <w:r w:rsidRPr="00B734AF">
        <w:rPr>
          <w:rFonts w:asciiTheme="minorHAnsi" w:hAnsiTheme="minorHAnsi"/>
          <w:color w:val="333333"/>
          <w:sz w:val="24"/>
          <w:szCs w:val="24"/>
        </w:rPr>
        <w:t> </w:t>
      </w:r>
      <w:r w:rsidRPr="00B734AF">
        <w:rPr>
          <w:rFonts w:asciiTheme="minorHAnsi" w:hAnsiTheme="minorHAnsi"/>
          <w:i/>
          <w:iCs/>
          <w:color w:val="808080"/>
          <w:sz w:val="24"/>
          <w:szCs w:val="24"/>
        </w:rPr>
        <w:t>&lt;!-- Run test method on group "selenium" only --&gt;</w:t>
      </w:r>
    </w:p>
    <w:p w:rsidR="00C213FF"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b/>
          <w:bCs/>
          <w:color w:val="000000"/>
        </w:rPr>
      </w:pPr>
      <w:r w:rsidRPr="00B734AF">
        <w:rPr>
          <w:rFonts w:asciiTheme="minorHAnsi" w:hAnsiTheme="minorHAnsi" w:cs="Courier New"/>
          <w:color w:val="333333"/>
        </w:rPr>
        <w:tab/>
      </w:r>
      <w:r w:rsidRPr="00B734AF">
        <w:rPr>
          <w:rFonts w:asciiTheme="minorHAnsi" w:hAnsiTheme="minorHAnsi" w:cs="Courier New"/>
          <w:b/>
          <w:bCs/>
          <w:color w:val="000000"/>
        </w:rPr>
        <w:t>&lt;test</w:t>
      </w:r>
      <w:r w:rsidRPr="00B734AF">
        <w:rPr>
          <w:rFonts w:asciiTheme="minorHAnsi" w:hAnsiTheme="minorHAnsi" w:cs="Courier New"/>
          <w:color w:val="000066"/>
        </w:rPr>
        <w:t>name</w:t>
      </w:r>
      <w:r w:rsidRPr="00B734AF">
        <w:rPr>
          <w:rFonts w:asciiTheme="minorHAnsi" w:hAnsiTheme="minorHAnsi" w:cs="Courier New"/>
          <w:color w:val="009900"/>
        </w:rPr>
        <w:t>=</w:t>
      </w:r>
      <w:r w:rsidRPr="00B734AF">
        <w:rPr>
          <w:rFonts w:asciiTheme="minorHAnsi" w:hAnsiTheme="minorHAnsi" w:cs="Courier New"/>
          <w:color w:val="FF0000"/>
        </w:rPr>
        <w:t>"selenium"</w:t>
      </w:r>
      <w:r w:rsidRPr="00B734AF">
        <w:rPr>
          <w:rFonts w:asciiTheme="minorHAnsi" w:hAnsiTheme="minorHAnsi" w:cs="Courier New"/>
          <w:b/>
          <w:bCs/>
          <w:color w:val="000000"/>
        </w:rPr>
        <w:t>&gt;</w:t>
      </w:r>
    </w:p>
    <w:p w:rsidR="00C213FF"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ab/>
      </w:r>
      <w:r w:rsidRPr="00B734AF">
        <w:rPr>
          <w:rFonts w:asciiTheme="minorHAnsi" w:hAnsiTheme="minorHAnsi" w:cs="Courier New"/>
          <w:b/>
          <w:bCs/>
          <w:color w:val="000000"/>
        </w:rPr>
        <w:t>&lt;groups&gt;&lt;run&gt;&lt;include</w:t>
      </w:r>
      <w:r w:rsidRPr="00B734AF">
        <w:rPr>
          <w:rFonts w:asciiTheme="minorHAnsi" w:hAnsiTheme="minorHAnsi" w:cs="Courier New"/>
          <w:color w:val="000066"/>
        </w:rPr>
        <w:t>name</w:t>
      </w:r>
      <w:r w:rsidRPr="00B734AF">
        <w:rPr>
          <w:rFonts w:asciiTheme="minorHAnsi" w:hAnsiTheme="minorHAnsi" w:cs="Courier New"/>
          <w:color w:val="009900"/>
        </w:rPr>
        <w:t>=</w:t>
      </w:r>
      <w:r w:rsidRPr="00B734AF">
        <w:rPr>
          <w:rFonts w:asciiTheme="minorHAnsi" w:hAnsiTheme="minorHAnsi" w:cs="Courier New"/>
          <w:color w:val="FF0000"/>
        </w:rPr>
        <w:t>"selenium-test"</w:t>
      </w:r>
      <w:r w:rsidRPr="00B734AF">
        <w:rPr>
          <w:rFonts w:asciiTheme="minorHAnsi" w:hAnsiTheme="minorHAnsi" w:cs="Courier New"/>
          <w:b/>
          <w:bCs/>
          <w:color w:val="000000"/>
        </w:rPr>
        <w:t>/&gt;&lt;/run&gt;&lt;/groups&gt;</w:t>
      </w:r>
    </w:p>
    <w:p w:rsidR="00C213FF"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333333"/>
        </w:rPr>
        <w:tab/>
      </w:r>
      <w:r w:rsidRPr="00B734AF">
        <w:rPr>
          <w:rFonts w:asciiTheme="minorHAnsi" w:hAnsiTheme="minorHAnsi" w:cs="Courier New"/>
          <w:b/>
          <w:bCs/>
          <w:color w:val="000000"/>
        </w:rPr>
        <w:t>&lt;classes&gt;&lt;class</w:t>
      </w:r>
      <w:r w:rsidRPr="00B734AF">
        <w:rPr>
          <w:rFonts w:asciiTheme="minorHAnsi" w:hAnsiTheme="minorHAnsi" w:cs="Courier New"/>
          <w:color w:val="000066"/>
        </w:rPr>
        <w:t>name</w:t>
      </w:r>
      <w:r w:rsidRPr="00B734AF">
        <w:rPr>
          <w:rFonts w:asciiTheme="minorHAnsi" w:hAnsiTheme="minorHAnsi" w:cs="Courier New"/>
          <w:color w:val="009900"/>
        </w:rPr>
        <w:t>=</w:t>
      </w:r>
      <w:r w:rsidRPr="00B734AF">
        <w:rPr>
          <w:rFonts w:asciiTheme="minorHAnsi" w:hAnsiTheme="minorHAnsi" w:cs="Courier New"/>
          <w:color w:val="FF0000"/>
        </w:rPr>
        <w:t>"com.mkyong.testng.examples.group.TestSelenium"</w:t>
      </w:r>
      <w:r w:rsidRPr="00B734AF">
        <w:rPr>
          <w:rFonts w:asciiTheme="minorHAnsi" w:hAnsiTheme="minorHAnsi" w:cs="Courier New"/>
          <w:b/>
          <w:bCs/>
          <w:color w:val="000000"/>
        </w:rPr>
        <w:t>/&gt;&lt;class</w:t>
      </w:r>
      <w:r w:rsidRPr="00B734AF">
        <w:rPr>
          <w:rFonts w:asciiTheme="minorHAnsi" w:hAnsiTheme="minorHAnsi" w:cs="Courier New"/>
          <w:color w:val="000066"/>
        </w:rPr>
        <w:t>name</w:t>
      </w:r>
      <w:r w:rsidRPr="00B734AF">
        <w:rPr>
          <w:rFonts w:asciiTheme="minorHAnsi" w:hAnsiTheme="minorHAnsi" w:cs="Courier New"/>
          <w:color w:val="009900"/>
        </w:rPr>
        <w:t>=</w:t>
      </w:r>
      <w:r w:rsidRPr="00B734AF">
        <w:rPr>
          <w:rFonts w:asciiTheme="minorHAnsi" w:hAnsiTheme="minorHAnsi" w:cs="Courier New"/>
          <w:color w:val="FF0000"/>
        </w:rPr>
        <w:t>"com.mkyong.testng.examples.group.TestGroup"</w:t>
      </w:r>
      <w:r w:rsidRPr="00B734AF">
        <w:rPr>
          <w:rFonts w:asciiTheme="minorHAnsi" w:hAnsiTheme="minorHAnsi" w:cs="Courier New"/>
          <w:b/>
          <w:bCs/>
          <w:color w:val="000000"/>
        </w:rPr>
        <w:t>/&gt;&lt;/classes&gt;&lt;/test&gt;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r w:rsidRPr="00B734AF">
        <w:rPr>
          <w:rFonts w:asciiTheme="minorHAnsi" w:hAnsiTheme="minorHAnsi" w:cs="Courier New"/>
          <w:color w:val="009900"/>
        </w:rPr>
        <w:t>}</w:t>
      </w: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009900"/>
        </w:rPr>
      </w:pPr>
    </w:p>
    <w:p w:rsidR="00A44F31" w:rsidRPr="00B734AF" w:rsidRDefault="00A44F31" w:rsidP="00A44F31">
      <w:pPr>
        <w:pBdr>
          <w:top w:val="single" w:sz="2" w:space="4" w:color="D1D1E8"/>
          <w:left w:val="single" w:sz="2" w:space="4" w:color="D1D1E8"/>
          <w:bottom w:val="single" w:sz="2" w:space="4" w:color="D1D1E8"/>
          <w:right w:val="single" w:sz="2" w:space="4"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6"/>
        <w:rPr>
          <w:rFonts w:asciiTheme="minorHAnsi" w:hAnsiTheme="minorHAnsi" w:cs="Courier New"/>
          <w:color w:val="333333"/>
        </w:rPr>
      </w:pPr>
    </w:p>
    <w:p w:rsidR="002C42EF" w:rsidRPr="00B734AF" w:rsidRDefault="00E5408C" w:rsidP="002C42EF">
      <w:pPr>
        <w:spacing w:before="100" w:beforeAutospacing="1" w:after="100" w:afterAutospacing="1"/>
        <w:outlineLvl w:val="3"/>
        <w:rPr>
          <w:rFonts w:asciiTheme="minorHAnsi" w:hAnsiTheme="minorHAnsi" w:cs="Tahoma"/>
          <w:b/>
          <w:bCs/>
          <w:color w:val="000000"/>
        </w:rPr>
      </w:pPr>
      <w:bookmarkStart w:id="28" w:name="test-groups"/>
      <w:r w:rsidRPr="00B734AF">
        <w:rPr>
          <w:rFonts w:asciiTheme="minorHAnsi" w:hAnsiTheme="minorHAnsi" w:cs="Tahoma"/>
          <w:b/>
          <w:bCs/>
          <w:color w:val="000000"/>
        </w:rPr>
        <w:t>- Test methods</w:t>
      </w:r>
      <w:bookmarkEnd w:id="28"/>
    </w:p>
    <w:p w:rsidR="00E5408C" w:rsidRPr="00B734AF" w:rsidRDefault="00E5408C" w:rsidP="002C42EF">
      <w:pPr>
        <w:spacing w:before="100" w:beforeAutospacing="1" w:after="100" w:afterAutospacing="1"/>
        <w:outlineLvl w:val="3"/>
        <w:rPr>
          <w:rFonts w:asciiTheme="minorHAnsi" w:hAnsiTheme="minorHAnsi" w:cs="Tahoma"/>
          <w:b/>
          <w:bCs/>
          <w:color w:val="000000"/>
        </w:rPr>
      </w:pPr>
      <w:r w:rsidRPr="00B734AF">
        <w:rPr>
          <w:rFonts w:asciiTheme="minorHAnsi" w:hAnsiTheme="minorHAnsi" w:cs="Tahoma"/>
          <w:color w:val="000000"/>
        </w:rPr>
        <w:t>Test methods are annotated with </w:t>
      </w:r>
      <w:r w:rsidRPr="00B734AF">
        <w:rPr>
          <w:rFonts w:asciiTheme="minorHAnsi" w:hAnsiTheme="minorHAnsi" w:cs="Courier New"/>
          <w:color w:val="000000"/>
        </w:rPr>
        <w:t>@Test</w:t>
      </w:r>
      <w:r w:rsidRPr="00B734AF">
        <w:rPr>
          <w:rFonts w:asciiTheme="minorHAnsi" w:hAnsiTheme="minorHAnsi" w:cs="Tahoma"/>
          <w:color w:val="000000"/>
        </w:rPr>
        <w:t>. Methods annotated with </w:t>
      </w:r>
      <w:r w:rsidRPr="00B734AF">
        <w:rPr>
          <w:rFonts w:asciiTheme="minorHAnsi" w:hAnsiTheme="minorHAnsi" w:cs="Courier New"/>
          <w:color w:val="000000"/>
        </w:rPr>
        <w:t>@Test</w:t>
      </w:r>
      <w:r w:rsidRPr="00B734AF">
        <w:rPr>
          <w:rFonts w:asciiTheme="minorHAnsi" w:hAnsiTheme="minorHAnsi" w:cs="Tahoma"/>
          <w:color w:val="000000"/>
        </w:rPr>
        <w:t> that happen to return a value will be ignored, unless you set </w:t>
      </w:r>
      <w:r w:rsidRPr="00B734AF">
        <w:rPr>
          <w:rFonts w:asciiTheme="minorHAnsi" w:hAnsiTheme="minorHAnsi" w:cs="Courier New"/>
          <w:color w:val="000000"/>
        </w:rPr>
        <w:t>allow-return-values</w:t>
      </w:r>
      <w:r w:rsidRPr="00B734AF">
        <w:rPr>
          <w:rFonts w:asciiTheme="minorHAnsi" w:hAnsiTheme="minorHAnsi" w:cs="Tahoma"/>
          <w:color w:val="000000"/>
        </w:rPr>
        <w:t> to </w:t>
      </w:r>
      <w:r w:rsidRPr="00B734AF">
        <w:rPr>
          <w:rFonts w:asciiTheme="minorHAnsi" w:hAnsiTheme="minorHAnsi" w:cs="Courier New"/>
          <w:color w:val="000000"/>
        </w:rPr>
        <w:t>true</w:t>
      </w:r>
      <w:r w:rsidRPr="00B734AF">
        <w:rPr>
          <w:rFonts w:asciiTheme="minorHAnsi" w:hAnsiTheme="minorHAnsi" w:cs="Tahoma"/>
          <w:color w:val="000000"/>
        </w:rPr>
        <w:t> in your </w:t>
      </w:r>
      <w:r w:rsidRPr="00B734AF">
        <w:rPr>
          <w:rFonts w:asciiTheme="minorHAnsi" w:hAnsiTheme="minorHAnsi" w:cs="Courier New"/>
          <w:color w:val="000000"/>
        </w:rPr>
        <w:t>testng.xml</w:t>
      </w:r>
      <w:r w:rsidRPr="00B734AF">
        <w:rPr>
          <w:rFonts w:asciiTheme="minorHAnsi" w:hAnsiTheme="minorHAnsi" w:cs="Tahoma"/>
          <w:color w:val="000000"/>
        </w:rPr>
        <w:t>:</w:t>
      </w:r>
    </w:p>
    <w:p w:rsidR="00E5408C" w:rsidRPr="00B734AF" w:rsidRDefault="00D74E3D" w:rsidP="00E5408C">
      <w:pPr>
        <w:rPr>
          <w:rFonts w:asciiTheme="minorHAnsi" w:hAnsiTheme="minorHAnsi"/>
          <w:color w:val="000000"/>
        </w:rPr>
      </w:pPr>
      <w:r w:rsidRPr="00B734AF">
        <w:t>3</w:t>
      </w:r>
      <w:hyperlink r:id="rId121" w:anchor="viewSource" w:tooltip="view source" w:history="1">
        <w:r w:rsidR="00E5408C" w:rsidRPr="00B734AF">
          <w:rPr>
            <w:rFonts w:asciiTheme="minorHAnsi" w:hAnsiTheme="minorHAnsi"/>
            <w:color w:val="0000FF"/>
          </w:rPr>
          <w:t>view source</w:t>
        </w:r>
      </w:hyperlink>
    </w:p>
    <w:p w:rsidR="00E5408C" w:rsidRPr="00B734AF" w:rsidRDefault="00802C2E" w:rsidP="00E5408C">
      <w:pPr>
        <w:rPr>
          <w:rFonts w:asciiTheme="minorHAnsi" w:hAnsiTheme="minorHAnsi"/>
          <w:color w:val="000000"/>
        </w:rPr>
      </w:pPr>
      <w:hyperlink r:id="rId122" w:anchor="printSource" w:tooltip="print" w:history="1">
        <w:r w:rsidR="00E5408C" w:rsidRPr="00B734AF">
          <w:rPr>
            <w:rFonts w:asciiTheme="minorHAnsi" w:hAnsiTheme="minorHAnsi"/>
            <w:color w:val="0000FF"/>
          </w:rPr>
          <w:t>print</w:t>
        </w:r>
      </w:hyperlink>
      <w:hyperlink r:id="rId123" w:anchor="about" w:tooltip="?" w:history="1">
        <w:r w:rsidR="00E5408C" w:rsidRPr="00B734AF">
          <w:rPr>
            <w:rFonts w:asciiTheme="minorHAnsi" w:hAnsiTheme="minorHAnsi"/>
            <w:color w:val="0000FF"/>
          </w:rPr>
          <w: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3"/>
        <w:gridCol w:w="45"/>
      </w:tblGrid>
      <w:tr w:rsidR="00E5408C" w:rsidRPr="00B734AF" w:rsidTr="008A6212">
        <w:trPr>
          <w:tblCellSpacing w:w="15" w:type="dxa"/>
        </w:trPr>
        <w:tc>
          <w:tcPr>
            <w:tcW w:w="0" w:type="auto"/>
            <w:gridSpan w:val="2"/>
            <w:vAlign w:val="center"/>
            <w:hideMark/>
          </w:tcPr>
          <w:p w:rsidR="00E5408C" w:rsidRPr="00B734AF" w:rsidRDefault="00E5408C" w:rsidP="008A6212">
            <w:pPr>
              <w:rPr>
                <w:rFonts w:asciiTheme="minorHAnsi" w:hAnsiTheme="minorHAnsi"/>
              </w:rPr>
            </w:pPr>
            <w:r w:rsidRPr="00B734AF">
              <w:rPr>
                <w:rFonts w:asciiTheme="minorHAnsi" w:hAnsiTheme="minorHAnsi" w:cs="Courier New"/>
              </w:rPr>
              <w:t>&lt;suite</w:t>
            </w:r>
            <w:r w:rsidRPr="00B734AF">
              <w:rPr>
                <w:rFonts w:asciiTheme="minorHAnsi" w:hAnsiTheme="minorHAnsi"/>
              </w:rPr>
              <w:t> </w:t>
            </w:r>
            <w:r w:rsidRPr="00B734AF">
              <w:rPr>
                <w:rFonts w:asciiTheme="minorHAnsi" w:hAnsiTheme="minorHAnsi" w:cs="Courier New"/>
              </w:rPr>
              <w:t>allow-return-values="true"&gt;</w:t>
            </w:r>
          </w:p>
        </w:tc>
      </w:tr>
      <w:tr w:rsidR="00E5408C" w:rsidRPr="00B734AF" w:rsidTr="008A6212">
        <w:trPr>
          <w:gridAfter w:val="1"/>
          <w:tblCellSpacing w:w="15" w:type="dxa"/>
        </w:trPr>
        <w:tc>
          <w:tcPr>
            <w:tcW w:w="0" w:type="auto"/>
            <w:vAlign w:val="center"/>
            <w:hideMark/>
          </w:tcPr>
          <w:p w:rsidR="00E5408C" w:rsidRPr="00B734AF" w:rsidRDefault="00E5408C" w:rsidP="008A6212">
            <w:pPr>
              <w:rPr>
                <w:rFonts w:asciiTheme="minorHAnsi" w:hAnsiTheme="minorHAnsi"/>
              </w:rPr>
            </w:pPr>
          </w:p>
        </w:tc>
      </w:tr>
    </w:tbl>
    <w:p w:rsidR="00E5408C" w:rsidRPr="00B734AF" w:rsidRDefault="00E5408C" w:rsidP="00E5408C">
      <w:pPr>
        <w:shd w:val="clear" w:color="auto" w:fill="FFFFFF"/>
        <w:rPr>
          <w:rFonts w:asciiTheme="minorHAnsi" w:hAnsiTheme="minorHAns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
        <w:gridCol w:w="45"/>
      </w:tblGrid>
      <w:tr w:rsidR="00E5408C" w:rsidRPr="00B734AF" w:rsidTr="008A6212">
        <w:trPr>
          <w:tblCellSpacing w:w="15" w:type="dxa"/>
        </w:trPr>
        <w:tc>
          <w:tcPr>
            <w:tcW w:w="0" w:type="auto"/>
            <w:gridSpan w:val="2"/>
            <w:vAlign w:val="center"/>
            <w:hideMark/>
          </w:tcPr>
          <w:p w:rsidR="00E5408C" w:rsidRPr="00B734AF" w:rsidRDefault="00E5408C" w:rsidP="008A6212">
            <w:pPr>
              <w:rPr>
                <w:rFonts w:asciiTheme="minorHAnsi" w:hAnsiTheme="minorHAnsi"/>
              </w:rPr>
            </w:pPr>
            <w:r w:rsidRPr="00B734AF">
              <w:rPr>
                <w:rFonts w:asciiTheme="minorHAnsi" w:hAnsiTheme="minorHAnsi" w:cs="Courier New"/>
              </w:rPr>
              <w:t>or</w:t>
            </w:r>
          </w:p>
        </w:tc>
      </w:tr>
      <w:tr w:rsidR="00E5408C" w:rsidRPr="00B734AF" w:rsidTr="008A6212">
        <w:trPr>
          <w:gridAfter w:val="1"/>
          <w:tblCellSpacing w:w="15" w:type="dxa"/>
        </w:trPr>
        <w:tc>
          <w:tcPr>
            <w:tcW w:w="0" w:type="auto"/>
            <w:vAlign w:val="center"/>
            <w:hideMark/>
          </w:tcPr>
          <w:p w:rsidR="00E5408C" w:rsidRPr="00B734AF" w:rsidRDefault="00E5408C" w:rsidP="008A6212">
            <w:pPr>
              <w:rPr>
                <w:rFonts w:asciiTheme="minorHAnsi" w:hAnsiTheme="minorHAnsi"/>
              </w:rPr>
            </w:pPr>
            <w:r w:rsidRPr="00B734AF">
              <w:rPr>
                <w:rFonts w:asciiTheme="minorHAnsi" w:hAnsiTheme="minorHAnsi"/>
              </w:rPr>
              <w:t> </w:t>
            </w:r>
          </w:p>
        </w:tc>
      </w:tr>
    </w:tbl>
    <w:p w:rsidR="00E5408C" w:rsidRPr="00B734AF" w:rsidRDefault="00E5408C" w:rsidP="00E5408C">
      <w:pPr>
        <w:shd w:val="clear" w:color="auto" w:fill="FFFFFF"/>
        <w:rPr>
          <w:rFonts w:asciiTheme="minorHAnsi" w:hAnsiTheme="minorHAnsi"/>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tblGrid>
      <w:tr w:rsidR="00E5408C" w:rsidRPr="00B734AF" w:rsidTr="008A6212">
        <w:trPr>
          <w:trHeight w:val="25"/>
          <w:tblCellSpacing w:w="15" w:type="dxa"/>
        </w:trPr>
        <w:tc>
          <w:tcPr>
            <w:tcW w:w="0" w:type="auto"/>
            <w:vAlign w:val="center"/>
            <w:hideMark/>
          </w:tcPr>
          <w:p w:rsidR="00E5408C" w:rsidRPr="00B734AF" w:rsidRDefault="00E5408C" w:rsidP="008A6212">
            <w:pPr>
              <w:rPr>
                <w:rFonts w:asciiTheme="minorHAnsi" w:hAnsiTheme="minorHAnsi"/>
              </w:rPr>
            </w:pPr>
            <w:r w:rsidRPr="00B734AF">
              <w:rPr>
                <w:rFonts w:asciiTheme="minorHAnsi" w:hAnsiTheme="minorHAnsi" w:cs="Courier New"/>
              </w:rPr>
              <w:t>&lt;test</w:t>
            </w:r>
            <w:r w:rsidRPr="00B734AF">
              <w:rPr>
                <w:rFonts w:asciiTheme="minorHAnsi" w:hAnsiTheme="minorHAnsi"/>
              </w:rPr>
              <w:t> </w:t>
            </w:r>
            <w:r w:rsidRPr="00B734AF">
              <w:rPr>
                <w:rFonts w:asciiTheme="minorHAnsi" w:hAnsiTheme="minorHAnsi" w:cs="Courier New"/>
              </w:rPr>
              <w:t>allow-return-values="true"&gt;</w:t>
            </w:r>
          </w:p>
        </w:tc>
      </w:tr>
    </w:tbl>
    <w:p w:rsidR="004F2F3D" w:rsidRPr="00B734AF" w:rsidRDefault="00802C2E" w:rsidP="004F2F3D">
      <w:pPr>
        <w:rPr>
          <w:rFonts w:asciiTheme="minorHAnsi" w:hAnsiTheme="minorHAnsi" w:cstheme="minorHAnsi"/>
        </w:rPr>
      </w:pPr>
      <w:hyperlink r:id="rId124" w:tgtFrame="_blank" w:history="1">
        <w:r w:rsidR="004F2F3D" w:rsidRPr="00B734AF">
          <w:rPr>
            <w:rStyle w:val="Hyperlink"/>
            <w:rFonts w:asciiTheme="minorHAnsi" w:eastAsiaTheme="majorEastAsia" w:hAnsiTheme="minorHAnsi" w:cstheme="minorHAnsi"/>
            <w:color w:val="1155CC"/>
          </w:rPr>
          <w:t>http://saucelabs.com/resources/selenium/css-selectors</w:t>
        </w:r>
      </w:hyperlink>
    </w:p>
    <w:p w:rsidR="004F2F3D" w:rsidRPr="00B734AF" w:rsidRDefault="00802C2E" w:rsidP="004F2F3D">
      <w:pPr>
        <w:rPr>
          <w:rFonts w:asciiTheme="minorHAnsi" w:hAnsiTheme="minorHAnsi" w:cstheme="minorHAnsi"/>
          <w:color w:val="222222"/>
        </w:rPr>
      </w:pPr>
      <w:hyperlink r:id="rId125" w:tgtFrame="_blank" w:history="1">
        <w:r w:rsidR="004F2F3D" w:rsidRPr="00B734AF">
          <w:rPr>
            <w:rStyle w:val="Hyperlink"/>
            <w:rFonts w:asciiTheme="minorHAnsi" w:eastAsiaTheme="majorEastAsia" w:hAnsiTheme="minorHAnsi" w:cstheme="minorHAnsi"/>
            <w:color w:val="1155CC"/>
          </w:rPr>
          <w:t>http://autotestgroup.com/en/blog/75.html</w:t>
        </w:r>
      </w:hyperlink>
    </w:p>
    <w:p w:rsidR="004F2F3D" w:rsidRPr="00B734AF" w:rsidRDefault="004F2F3D" w:rsidP="004F2F3D">
      <w:pPr>
        <w:rPr>
          <w:rFonts w:asciiTheme="minorHAnsi" w:hAnsiTheme="minorHAnsi" w:cstheme="minorHAnsi"/>
          <w:b/>
          <w:color w:val="222222"/>
        </w:rPr>
      </w:pPr>
    </w:p>
    <w:p w:rsidR="004F2F3D" w:rsidRPr="00B734AF" w:rsidRDefault="004F2F3D" w:rsidP="004F2F3D">
      <w:pPr>
        <w:rPr>
          <w:rFonts w:asciiTheme="minorHAnsi" w:hAnsiTheme="minorHAnsi" w:cstheme="minorHAnsi"/>
          <w:b/>
          <w:color w:val="222222"/>
        </w:rPr>
      </w:pPr>
      <w:r w:rsidRPr="00B734AF">
        <w:rPr>
          <w:rFonts w:asciiTheme="minorHAnsi" w:hAnsiTheme="minorHAnsi" w:cstheme="minorHAnsi"/>
          <w:b/>
          <w:color w:val="222222"/>
        </w:rPr>
        <w:t>Advantages of POM</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b/>
          <w:color w:val="222222"/>
        </w:rPr>
        <w:t>1.</w:t>
      </w:r>
      <w:r w:rsidRPr="00B734AF">
        <w:rPr>
          <w:rFonts w:asciiTheme="minorHAnsi" w:hAnsiTheme="minorHAnsi" w:cstheme="minorHAnsi"/>
          <w:color w:val="222222"/>
        </w:rPr>
        <w:t>Clear separation between test code and navigation code in code base.</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b/>
          <w:color w:val="222222"/>
        </w:rPr>
        <w:t>2.</w:t>
      </w:r>
      <w:r w:rsidRPr="00B734AF">
        <w:rPr>
          <w:rFonts w:asciiTheme="minorHAnsi" w:hAnsiTheme="minorHAnsi" w:cstheme="minorHAnsi"/>
          <w:color w:val="222222"/>
        </w:rPr>
        <w:t>Readability </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3 Ease of maintenance, when UI changes you need to change the navigation code and not test (provided application </w:t>
      </w:r>
    </w:p>
    <w:p w:rsidR="004F2F3D" w:rsidRPr="00B734AF" w:rsidRDefault="004F2F3D" w:rsidP="004F2F3D">
      <w:pPr>
        <w:rPr>
          <w:rFonts w:asciiTheme="minorHAnsi" w:hAnsiTheme="minorHAnsi" w:cstheme="minorHAnsi"/>
          <w:color w:val="222222"/>
        </w:rPr>
      </w:pP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logic is still the same and only UI object/navigation is changed)</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maintnance easy</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4.eliminated duplication,Stay DRY. Page object model believes in the principle of Do not repeat yourself.</w:t>
      </w:r>
    </w:p>
    <w:p w:rsidR="004F2F3D" w:rsidRPr="00B734AF" w:rsidRDefault="004F2F3D" w:rsidP="004F2F3D">
      <w:pPr>
        <w:rPr>
          <w:rFonts w:asciiTheme="minorHAnsi" w:hAnsiTheme="minorHAnsi" w:cstheme="minorHAnsi"/>
          <w:color w:val="222222"/>
        </w:rPr>
      </w:pP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 </w:t>
      </w:r>
      <w:r w:rsidRPr="00B734AF">
        <w:rPr>
          <w:rFonts w:asciiTheme="minorHAnsi" w:hAnsiTheme="minorHAnsi" w:cstheme="minorHAnsi"/>
          <w:b/>
          <w:color w:val="222222"/>
        </w:rPr>
        <w:t>Disadvantage</w:t>
      </w:r>
      <w:r w:rsidR="00D612D0" w:rsidRPr="00B734AF">
        <w:rPr>
          <w:rFonts w:asciiTheme="minorHAnsi" w:hAnsiTheme="minorHAnsi" w:cstheme="minorHAnsi"/>
          <w:b/>
          <w:color w:val="222222"/>
        </w:rPr>
        <w:t xml:space="preserve"> of POM</w:t>
      </w:r>
      <w:r w:rsidRPr="00B734AF">
        <w:rPr>
          <w:rFonts w:asciiTheme="minorHAnsi" w:hAnsiTheme="minorHAnsi" w:cstheme="minorHAnsi"/>
          <w:color w:val="222222"/>
        </w:rPr>
        <w:t>:</w:t>
      </w:r>
    </w:p>
    <w:p w:rsidR="004F2F3D" w:rsidRPr="00B734AF" w:rsidRDefault="004F2F3D" w:rsidP="004F2F3D">
      <w:pPr>
        <w:rPr>
          <w:rFonts w:asciiTheme="minorHAnsi" w:hAnsiTheme="minorHAnsi" w:cstheme="minorHAnsi"/>
          <w:b/>
          <w:color w:val="222222"/>
        </w:rPr>
      </w:pPr>
      <w:r w:rsidRPr="00B734AF">
        <w:rPr>
          <w:rFonts w:asciiTheme="minorHAnsi" w:hAnsiTheme="minorHAnsi" w:cstheme="minorHAnsi"/>
          <w:b/>
          <w:color w:val="222222"/>
        </w:rPr>
        <w:t>Takes time to build the infrastructure (as mentioned before)</w:t>
      </w: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lastRenderedPageBreak/>
        <w:t>The only one I could think of is, initial design of page object might take more time but pain is definitely worth it</w:t>
      </w:r>
    </w:p>
    <w:p w:rsidR="004F2F3D" w:rsidRPr="00B734AF" w:rsidRDefault="004F2F3D" w:rsidP="004F2F3D">
      <w:pPr>
        <w:rPr>
          <w:rFonts w:asciiTheme="minorHAnsi" w:hAnsiTheme="minorHAnsi" w:cstheme="minorHAnsi"/>
          <w:color w:val="222222"/>
        </w:rPr>
      </w:pPr>
    </w:p>
    <w:p w:rsidR="004F2F3D" w:rsidRPr="00B734AF" w:rsidRDefault="004F2F3D" w:rsidP="004F2F3D">
      <w:pPr>
        <w:rPr>
          <w:rFonts w:asciiTheme="minorHAnsi" w:hAnsiTheme="minorHAnsi" w:cstheme="minorHAnsi"/>
          <w:b/>
          <w:color w:val="222222"/>
        </w:rPr>
      </w:pPr>
      <w:r w:rsidRPr="00B734AF">
        <w:rPr>
          <w:rFonts w:asciiTheme="minorHAnsi" w:hAnsiTheme="minorHAnsi" w:cstheme="minorHAnsi"/>
          <w:b/>
          <w:color w:val="222222"/>
        </w:rPr>
        <w:t>What is the Document Object Model?</w:t>
      </w:r>
    </w:p>
    <w:p w:rsidR="004F2F3D" w:rsidRPr="00B734AF" w:rsidRDefault="004F2F3D" w:rsidP="004F2F3D">
      <w:pPr>
        <w:rPr>
          <w:rFonts w:asciiTheme="minorHAnsi" w:hAnsiTheme="minorHAnsi" w:cstheme="minorHAnsi"/>
          <w:color w:val="222222"/>
        </w:rPr>
      </w:pPr>
    </w:p>
    <w:p w:rsidR="004F2F3D" w:rsidRPr="00B734AF" w:rsidRDefault="004F2F3D" w:rsidP="004F2F3D">
      <w:pPr>
        <w:rPr>
          <w:rFonts w:asciiTheme="minorHAnsi" w:hAnsiTheme="minorHAnsi" w:cstheme="minorHAnsi"/>
          <w:color w:val="222222"/>
        </w:rPr>
      </w:pPr>
      <w:r w:rsidRPr="00B734AF">
        <w:rPr>
          <w:rFonts w:asciiTheme="minorHAnsi" w:hAnsiTheme="minorHAnsi" w:cstheme="minorHAnsi"/>
          <w:color w:val="222222"/>
        </w:rPr>
        <w:t>The Document Object Model (DOM) is an application programming interface (API) for HTML and XML documents.</w:t>
      </w:r>
      <w:r w:rsidR="008A254D" w:rsidRPr="00B734AF">
        <w:rPr>
          <w:rFonts w:asciiTheme="minorHAnsi" w:hAnsiTheme="minorHAnsi" w:cstheme="minorHAnsi"/>
          <w:color w:val="222222"/>
        </w:rPr>
        <w:t xml:space="preserve"> </w:t>
      </w:r>
      <w:r w:rsidRPr="00B734AF">
        <w:rPr>
          <w:rFonts w:asciiTheme="minorHAnsi" w:hAnsiTheme="minorHAnsi" w:cstheme="minorHAnsi"/>
          <w:color w:val="222222"/>
        </w:rPr>
        <w:t>It defines the logical structure of documents and the way a document is accessed and manipulated. In the DOM specification, the term "document" is used in the broad sense - increasingly, XML is being used as a way of representing many different kinds of information that may be stored in diverse systems,In the DOM, documents have a logical structure which is very much like a tree</w:t>
      </w:r>
    </w:p>
    <w:p w:rsidR="00D35175" w:rsidRPr="00B734AF" w:rsidRDefault="00D35175" w:rsidP="00140485">
      <w:pPr>
        <w:pStyle w:val="NormalWeb"/>
        <w:spacing w:before="144" w:beforeAutospacing="0" w:after="288" w:afterAutospacing="0"/>
        <w:textAlignment w:val="baseline"/>
        <w:rPr>
          <w:rFonts w:asciiTheme="minorHAnsi" w:hAnsiTheme="minorHAnsi" w:cstheme="minorHAnsi"/>
          <w:b/>
          <w:color w:val="222222"/>
        </w:rPr>
      </w:pPr>
    </w:p>
    <w:p w:rsidR="00140485" w:rsidRPr="00B734AF" w:rsidRDefault="00140485" w:rsidP="00140485">
      <w:pPr>
        <w:pStyle w:val="NormalWeb"/>
        <w:spacing w:before="144" w:beforeAutospacing="0" w:after="288" w:afterAutospacing="0"/>
        <w:textAlignment w:val="baseline"/>
        <w:rPr>
          <w:rFonts w:asciiTheme="minorHAnsi" w:hAnsiTheme="minorHAnsi" w:cstheme="minorHAnsi"/>
          <w:b/>
          <w:color w:val="222222"/>
        </w:rPr>
      </w:pPr>
      <w:r w:rsidRPr="00B734AF">
        <w:rPr>
          <w:rFonts w:asciiTheme="minorHAnsi" w:hAnsiTheme="minorHAnsi" w:cstheme="minorHAnsi"/>
          <w:b/>
          <w:color w:val="222222"/>
        </w:rPr>
        <w:t>ThreadLocal</w:t>
      </w:r>
      <w:r w:rsidR="00694591" w:rsidRPr="00B734AF">
        <w:rPr>
          <w:rFonts w:asciiTheme="minorHAnsi" w:hAnsiTheme="minorHAnsi" w:cstheme="minorHAnsi"/>
          <w:b/>
          <w:color w:val="222222"/>
        </w:rPr>
        <w:t xml:space="preserve"> :</w:t>
      </w:r>
      <w:r w:rsidR="00694591" w:rsidRPr="00B734AF">
        <w:rPr>
          <w:rFonts w:ascii="Arial" w:hAnsi="Arial" w:cs="Arial"/>
          <w:color w:val="222222"/>
          <w:shd w:val="clear" w:color="auto" w:fill="FFFFFF"/>
        </w:rPr>
        <w:t xml:space="preserve"> The</w:t>
      </w:r>
      <w:r w:rsidR="00694591" w:rsidRPr="00B734AF">
        <w:rPr>
          <w:rFonts w:ascii="Arial" w:hAnsi="Arial" w:cs="Arial"/>
          <w:color w:val="222222"/>
        </w:rPr>
        <w:t> </w:t>
      </w:r>
      <w:r w:rsidR="00694591" w:rsidRPr="00B734AF">
        <w:rPr>
          <w:rFonts w:ascii="Arial" w:hAnsi="Arial" w:cs="Arial"/>
          <w:b/>
          <w:bCs/>
          <w:color w:val="222222"/>
          <w:shd w:val="clear" w:color="auto" w:fill="FFFFFF"/>
        </w:rPr>
        <w:t>ThreadLocal</w:t>
      </w:r>
      <w:r w:rsidR="00694591" w:rsidRPr="00B734AF">
        <w:rPr>
          <w:rFonts w:ascii="Arial" w:hAnsi="Arial" w:cs="Arial"/>
          <w:color w:val="222222"/>
        </w:rPr>
        <w:t> </w:t>
      </w:r>
      <w:r w:rsidR="00694591" w:rsidRPr="00B734AF">
        <w:rPr>
          <w:rFonts w:ascii="Arial" w:hAnsi="Arial" w:cs="Arial"/>
          <w:color w:val="222222"/>
          <w:shd w:val="clear" w:color="auto" w:fill="FFFFFF"/>
        </w:rPr>
        <w:t>class in Java enables you to create variables that can only be read and written by the same thread. Thus, even if two threads are executing the same code, and the code has a reference to a</w:t>
      </w:r>
      <w:r w:rsidR="00694591" w:rsidRPr="00B734AF">
        <w:rPr>
          <w:rFonts w:ascii="Arial" w:hAnsi="Arial" w:cs="Arial"/>
          <w:color w:val="222222"/>
        </w:rPr>
        <w:t> </w:t>
      </w:r>
      <w:r w:rsidR="00694591" w:rsidRPr="00B734AF">
        <w:rPr>
          <w:rFonts w:ascii="Arial" w:hAnsi="Arial" w:cs="Arial"/>
          <w:b/>
          <w:bCs/>
          <w:color w:val="222222"/>
          <w:shd w:val="clear" w:color="auto" w:fill="FFFFFF"/>
        </w:rPr>
        <w:t>ThreadLocal</w:t>
      </w:r>
      <w:r w:rsidR="00694591" w:rsidRPr="00B734AF">
        <w:rPr>
          <w:rFonts w:ascii="Arial" w:hAnsi="Arial" w:cs="Arial"/>
          <w:color w:val="222222"/>
        </w:rPr>
        <w:t> </w:t>
      </w:r>
      <w:r w:rsidR="00694591" w:rsidRPr="00B734AF">
        <w:rPr>
          <w:rFonts w:ascii="Arial" w:hAnsi="Arial" w:cs="Arial"/>
          <w:color w:val="222222"/>
          <w:shd w:val="clear" w:color="auto" w:fill="FFFFFF"/>
        </w:rPr>
        <w:t>variable, then the two threads cannot see each other's</w:t>
      </w:r>
      <w:r w:rsidR="00694591" w:rsidRPr="00B734AF">
        <w:rPr>
          <w:rFonts w:ascii="Arial" w:hAnsi="Arial" w:cs="Arial"/>
          <w:color w:val="222222"/>
        </w:rPr>
        <w:t> </w:t>
      </w:r>
      <w:r w:rsidR="00694591" w:rsidRPr="00B734AF">
        <w:rPr>
          <w:rFonts w:ascii="Arial" w:hAnsi="Arial" w:cs="Arial"/>
          <w:b/>
          <w:bCs/>
          <w:color w:val="222222"/>
          <w:shd w:val="clear" w:color="auto" w:fill="FFFFFF"/>
        </w:rPr>
        <w:t>ThreadLocal</w:t>
      </w:r>
      <w:r w:rsidR="00694591" w:rsidRPr="00B734AF">
        <w:rPr>
          <w:rFonts w:ascii="Arial" w:hAnsi="Arial" w:cs="Arial"/>
          <w:color w:val="222222"/>
        </w:rPr>
        <w:t> </w:t>
      </w:r>
      <w:r w:rsidR="00694591" w:rsidRPr="00B734AF">
        <w:rPr>
          <w:rFonts w:ascii="Arial" w:hAnsi="Arial" w:cs="Arial"/>
          <w:color w:val="222222"/>
          <w:shd w:val="clear" w:color="auto" w:fill="FFFFFF"/>
        </w:rPr>
        <w:t>variables.</w:t>
      </w:r>
    </w:p>
    <w:p w:rsidR="00F678F7" w:rsidRPr="00B734AF" w:rsidRDefault="00F678F7" w:rsidP="00F678F7">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RemoteWebDriver driver = null;</w:t>
      </w:r>
    </w:p>
    <w:p w:rsidR="00140485" w:rsidRPr="00B734AF" w:rsidRDefault="0014048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ThreadLocal&lt;RemoteWebDriver&gt; driverThreadLocal = new ThreadLocal&lt;RemoteWebDriver&gt;();</w:t>
      </w:r>
    </w:p>
    <w:p w:rsidR="00140485" w:rsidRPr="00B734AF" w:rsidRDefault="0014048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driverThreadLocal.set(driver);</w:t>
      </w:r>
    </w:p>
    <w:p w:rsidR="003759A5" w:rsidRPr="00B734AF" w:rsidRDefault="0014048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public webdriver getdriver()</w:t>
      </w:r>
    </w:p>
    <w:p w:rsidR="00F678F7" w:rsidRPr="00B734AF" w:rsidRDefault="0014048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w:t>
      </w:r>
    </w:p>
    <w:p w:rsidR="00140485" w:rsidRPr="00B734AF" w:rsidRDefault="0014048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return driverThreadLocal.get();}</w:t>
      </w:r>
    </w:p>
    <w:p w:rsidR="00503D88" w:rsidRPr="00B734AF" w:rsidRDefault="003759A5"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w:t>
      </w:r>
    </w:p>
    <w:p w:rsidR="00203FDB" w:rsidRPr="00B734AF" w:rsidRDefault="00203FDB" w:rsidP="00140485">
      <w:pPr>
        <w:pStyle w:val="NormalWeb"/>
        <w:spacing w:before="144" w:after="288"/>
        <w:textAlignment w:val="baseline"/>
        <w:rPr>
          <w:rFonts w:asciiTheme="minorHAnsi" w:hAnsiTheme="minorHAnsi" w:cstheme="minorHAnsi"/>
          <w:b/>
          <w:color w:val="222222"/>
        </w:rPr>
      </w:pPr>
    </w:p>
    <w:p w:rsidR="00203FDB" w:rsidRPr="00B734AF" w:rsidRDefault="00203FDB" w:rsidP="00140485">
      <w:pPr>
        <w:pStyle w:val="NormalWeb"/>
        <w:spacing w:before="144" w:after="288"/>
        <w:textAlignment w:val="baseline"/>
        <w:rPr>
          <w:rFonts w:asciiTheme="minorHAnsi" w:hAnsiTheme="minorHAnsi" w:cstheme="minorHAnsi"/>
          <w:b/>
          <w:color w:val="222222"/>
        </w:rPr>
      </w:pPr>
    </w:p>
    <w:p w:rsidR="00503D88" w:rsidRPr="00B734AF" w:rsidRDefault="009F030A"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How W</w:t>
      </w:r>
      <w:r w:rsidR="00503D88" w:rsidRPr="00B734AF">
        <w:rPr>
          <w:rFonts w:asciiTheme="minorHAnsi" w:hAnsiTheme="minorHAnsi" w:cstheme="minorHAnsi"/>
          <w:b/>
          <w:color w:val="222222"/>
        </w:rPr>
        <w:t>eb</w:t>
      </w:r>
      <w:r w:rsidRPr="00B734AF">
        <w:rPr>
          <w:rFonts w:asciiTheme="minorHAnsi" w:hAnsiTheme="minorHAnsi" w:cstheme="minorHAnsi"/>
          <w:b/>
          <w:color w:val="222222"/>
        </w:rPr>
        <w:t>D</w:t>
      </w:r>
      <w:r w:rsidR="00503D88" w:rsidRPr="00B734AF">
        <w:rPr>
          <w:rFonts w:asciiTheme="minorHAnsi" w:hAnsiTheme="minorHAnsi" w:cstheme="minorHAnsi"/>
          <w:b/>
          <w:color w:val="222222"/>
        </w:rPr>
        <w:t>r</w:t>
      </w:r>
      <w:r w:rsidRPr="00B734AF">
        <w:rPr>
          <w:rFonts w:asciiTheme="minorHAnsi" w:hAnsiTheme="minorHAnsi" w:cstheme="minorHAnsi"/>
          <w:b/>
          <w:color w:val="222222"/>
        </w:rPr>
        <w:t>i</w:t>
      </w:r>
      <w:r w:rsidR="00503D88" w:rsidRPr="00B734AF">
        <w:rPr>
          <w:rFonts w:asciiTheme="minorHAnsi" w:hAnsiTheme="minorHAnsi" w:cstheme="minorHAnsi"/>
          <w:b/>
          <w:color w:val="222222"/>
        </w:rPr>
        <w:t>ver works</w:t>
      </w:r>
    </w:p>
    <w:p w:rsidR="00203FDB" w:rsidRPr="00B734AF" w:rsidRDefault="00203FDB" w:rsidP="0014048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b/>
          <w:noProof/>
          <w:color w:val="222222"/>
        </w:rPr>
        <w:lastRenderedPageBreak/>
        <w:drawing>
          <wp:inline distT="0" distB="0" distL="0" distR="0">
            <wp:extent cx="2763317" cy="113879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srcRect/>
                    <a:stretch>
                      <a:fillRect/>
                    </a:stretch>
                  </pic:blipFill>
                  <pic:spPr bwMode="auto">
                    <a:xfrm>
                      <a:off x="0" y="0"/>
                      <a:ext cx="2763475" cy="1138858"/>
                    </a:xfrm>
                    <a:prstGeom prst="rect">
                      <a:avLst/>
                    </a:prstGeom>
                    <a:noFill/>
                    <a:ln w="9525">
                      <a:noFill/>
                      <a:miter lim="800000"/>
                      <a:headEnd/>
                      <a:tailEnd/>
                    </a:ln>
                  </pic:spPr>
                </pic:pic>
              </a:graphicData>
            </a:graphic>
          </wp:inline>
        </w:drawing>
      </w:r>
    </w:p>
    <w:p w:rsidR="009F030A" w:rsidRPr="00B734AF" w:rsidRDefault="00503D88" w:rsidP="0014048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 xml:space="preserve">All the commands given by code(client library) converted  with the help </w:t>
      </w:r>
      <w:r w:rsidRPr="00B734AF">
        <w:rPr>
          <w:rFonts w:asciiTheme="minorHAnsi" w:hAnsiTheme="minorHAnsi" w:cstheme="minorHAnsi"/>
          <w:b/>
          <w:color w:val="222222"/>
        </w:rPr>
        <w:t>JSON wire protocol</w:t>
      </w:r>
      <w:r w:rsidRPr="00B734AF">
        <w:rPr>
          <w:rFonts w:asciiTheme="minorHAnsi" w:hAnsiTheme="minorHAnsi" w:cstheme="minorHAnsi"/>
          <w:color w:val="222222"/>
        </w:rPr>
        <w:t xml:space="preserve"> over HTTP converted to a URL</w:t>
      </w:r>
      <w:r w:rsidR="009F030A" w:rsidRPr="00B734AF">
        <w:rPr>
          <w:rFonts w:asciiTheme="minorHAnsi" w:hAnsiTheme="minorHAnsi" w:cstheme="minorHAnsi"/>
          <w:color w:val="222222"/>
        </w:rPr>
        <w:t xml:space="preserve"> and send to browser driver, these driver have internal HTTP server. for each command it internally pass to real browser.</w:t>
      </w:r>
      <w:r w:rsidR="00551CE4" w:rsidRPr="00B734AF">
        <w:rPr>
          <w:rFonts w:asciiTheme="minorHAnsi" w:hAnsiTheme="minorHAnsi" w:cstheme="minorHAnsi"/>
          <w:color w:val="222222"/>
        </w:rPr>
        <w:t>k</w:t>
      </w:r>
    </w:p>
    <w:p w:rsidR="009F030A" w:rsidRPr="00B734AF" w:rsidRDefault="009F030A"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How Selenium RC works</w:t>
      </w:r>
    </w:p>
    <w:p w:rsidR="009F030A" w:rsidRPr="00B734AF" w:rsidRDefault="009F030A" w:rsidP="0014048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noProof/>
          <w:color w:val="222222"/>
        </w:rPr>
        <w:drawing>
          <wp:inline distT="0" distB="0" distL="0" distR="0">
            <wp:extent cx="2032740" cy="1840020"/>
            <wp:effectExtent l="19050" t="0" r="561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srcRect/>
                    <a:stretch>
                      <a:fillRect/>
                    </a:stretch>
                  </pic:blipFill>
                  <pic:spPr bwMode="auto">
                    <a:xfrm>
                      <a:off x="0" y="0"/>
                      <a:ext cx="2033472" cy="1840683"/>
                    </a:xfrm>
                    <a:prstGeom prst="rect">
                      <a:avLst/>
                    </a:prstGeom>
                    <a:noFill/>
                    <a:ln w="9525">
                      <a:noFill/>
                      <a:miter lim="800000"/>
                      <a:headEnd/>
                      <a:tailEnd/>
                    </a:ln>
                  </pic:spPr>
                </pic:pic>
              </a:graphicData>
            </a:graphic>
          </wp:inline>
        </w:drawing>
      </w:r>
    </w:p>
    <w:p w:rsidR="004A3FB4" w:rsidRPr="00B734AF" w:rsidRDefault="004A3FB4" w:rsidP="00140485">
      <w:pPr>
        <w:pStyle w:val="NormalWeb"/>
        <w:spacing w:before="144" w:after="288"/>
        <w:textAlignment w:val="baseline"/>
        <w:rPr>
          <w:rFonts w:asciiTheme="minorHAnsi" w:hAnsiTheme="minorHAnsi" w:cstheme="minorHAnsi"/>
          <w:b/>
          <w:color w:val="222222"/>
          <w:u w:val="single"/>
        </w:rPr>
      </w:pPr>
      <w:r w:rsidRPr="00B734AF">
        <w:rPr>
          <w:rFonts w:asciiTheme="minorHAnsi" w:hAnsiTheme="minorHAnsi" w:cstheme="minorHAnsi"/>
          <w:b/>
          <w:color w:val="222222"/>
          <w:u w:val="single"/>
        </w:rPr>
        <w:t>how to skip test cases in test ng</w:t>
      </w:r>
    </w:p>
    <w:p w:rsidR="004A3FB4" w:rsidRPr="00B734AF" w:rsidRDefault="004A3FB4" w:rsidP="0014048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2 ways we can do</w:t>
      </w:r>
    </w:p>
    <w:p w:rsidR="004A3FB4" w:rsidRPr="00B734AF" w:rsidRDefault="004A3FB4" w:rsidP="00140485">
      <w:pPr>
        <w:pStyle w:val="NormalWeb"/>
        <w:spacing w:before="144" w:after="288"/>
        <w:textAlignment w:val="baseline"/>
        <w:rPr>
          <w:rFonts w:ascii="Georgia" w:hAnsi="Georgia"/>
          <w:color w:val="333333"/>
        </w:rPr>
      </w:pPr>
      <w:r w:rsidRPr="00B734AF">
        <w:rPr>
          <w:rFonts w:asciiTheme="minorHAnsi" w:hAnsiTheme="minorHAnsi" w:cstheme="minorHAnsi"/>
          <w:color w:val="222222"/>
        </w:rPr>
        <w:t xml:space="preserve">1. by </w:t>
      </w:r>
      <w:r w:rsidRPr="00B734AF">
        <w:rPr>
          <w:rFonts w:ascii="Georgia" w:hAnsi="Georgia"/>
          <w:i/>
          <w:iCs/>
          <w:color w:val="333333"/>
          <w:shd w:val="clear" w:color="auto" w:fill="FFFFFF"/>
        </w:rPr>
        <w:t>@Test(enabled=false)</w:t>
      </w:r>
      <w:r w:rsidRPr="00B734AF">
        <w:rPr>
          <w:rFonts w:ascii="Georgia" w:hAnsi="Georgia"/>
          <w:color w:val="333333"/>
        </w:rPr>
        <w:t> </w:t>
      </w:r>
    </w:p>
    <w:p w:rsidR="000100CE" w:rsidRPr="00B734AF" w:rsidRDefault="000100CE" w:rsidP="00140485">
      <w:pPr>
        <w:pStyle w:val="NormalWeb"/>
        <w:spacing w:before="144" w:after="288"/>
        <w:textAlignment w:val="baseline"/>
        <w:rPr>
          <w:rFonts w:ascii="Georgia" w:hAnsi="Georgia"/>
          <w:i/>
          <w:iCs/>
          <w:color w:val="333333"/>
          <w:shd w:val="clear" w:color="auto" w:fill="FFFFFF"/>
        </w:rPr>
      </w:pPr>
      <w:r w:rsidRPr="00B734AF">
        <w:rPr>
          <w:rFonts w:ascii="Georgia" w:hAnsi="Georgia"/>
          <w:color w:val="333333"/>
        </w:rPr>
        <w:t xml:space="preserve">2. </w:t>
      </w:r>
      <w:hyperlink r:id="rId128" w:tgtFrame="_blank" w:history="1">
        <w:r w:rsidRPr="00B734AF">
          <w:rPr>
            <w:rStyle w:val="Hyperlink"/>
            <w:rFonts w:ascii="Georgia" w:eastAsiaTheme="majorEastAsia" w:hAnsi="Georgia"/>
            <w:i/>
            <w:iCs/>
            <w:color w:val="23527C"/>
          </w:rPr>
          <w:t>Skip Exception</w:t>
        </w:r>
      </w:hyperlink>
      <w:r w:rsidR="00093B3C" w:rsidRPr="00B734AF">
        <w:rPr>
          <w:rFonts w:ascii="Georgia" w:hAnsi="Georgia"/>
          <w:i/>
          <w:iCs/>
          <w:color w:val="333333"/>
          <w:shd w:val="clear" w:color="auto" w:fill="FFFFFF"/>
        </w:rPr>
        <w:t xml:space="preserve"> </w:t>
      </w:r>
      <w:r w:rsidR="00093B3C" w:rsidRPr="00B734AF">
        <w:rPr>
          <w:rFonts w:ascii="Georgia" w:hAnsi="Georgia"/>
          <w:b/>
          <w:bCs/>
          <w:i/>
          <w:iCs/>
          <w:color w:val="333333"/>
          <w:shd w:val="clear" w:color="auto" w:fill="FFFFFF"/>
        </w:rPr>
        <w:t>CONDITIONAL Skip</w:t>
      </w:r>
    </w:p>
    <w:p w:rsidR="000100CE" w:rsidRPr="00B734AF" w:rsidRDefault="000100CE" w:rsidP="00140485">
      <w:pPr>
        <w:pStyle w:val="NormalWeb"/>
        <w:spacing w:before="144" w:after="288"/>
        <w:textAlignment w:val="baseline"/>
        <w:rPr>
          <w:rFonts w:ascii="Consolas" w:hAnsi="Consolas" w:cs="Consolas"/>
          <w:color w:val="000000"/>
          <w:shd w:val="clear" w:color="auto" w:fill="EEEEEE"/>
        </w:rPr>
      </w:pPr>
      <w:r w:rsidRPr="00B734AF">
        <w:rPr>
          <w:rStyle w:val="hljs-annotation"/>
          <w:rFonts w:ascii="Consolas" w:eastAsiaTheme="majorEastAsia" w:hAnsi="Consolas" w:cs="Consolas"/>
          <w:color w:val="000077"/>
        </w:rPr>
        <w:t>@Test</w:t>
      </w:r>
      <w:r w:rsidRPr="00B734AF">
        <w:rPr>
          <w:rFonts w:ascii="Consolas" w:hAnsi="Consolas" w:cs="Consolas"/>
          <w:color w:val="000000"/>
          <w:shd w:val="clear" w:color="auto" w:fill="EEEEEE"/>
        </w:rPr>
        <w:t xml:space="preserve"> </w:t>
      </w:r>
    </w:p>
    <w:p w:rsidR="000100CE" w:rsidRPr="00B734AF" w:rsidRDefault="000100CE" w:rsidP="00140485">
      <w:pPr>
        <w:pStyle w:val="NormalWeb"/>
        <w:spacing w:before="144" w:after="288"/>
        <w:textAlignment w:val="baseline"/>
        <w:rPr>
          <w:rFonts w:ascii="Consolas" w:hAnsi="Consolas" w:cs="Consolas"/>
          <w:color w:val="000000"/>
          <w:shd w:val="clear" w:color="auto" w:fill="EEEEEE"/>
        </w:rPr>
      </w:pPr>
      <w:r w:rsidRPr="00B734AF">
        <w:rPr>
          <w:rStyle w:val="hljs-keyword"/>
          <w:rFonts w:ascii="Consolas" w:eastAsiaTheme="majorEastAsia" w:hAnsi="Consolas" w:cs="Consolas"/>
          <w:b/>
          <w:bCs/>
          <w:color w:val="000000"/>
        </w:rPr>
        <w:t>public</w:t>
      </w:r>
      <w:r w:rsidRPr="00B734AF">
        <w:rPr>
          <w:rFonts w:ascii="Consolas" w:hAnsi="Consolas" w:cs="Consolas"/>
          <w:color w:val="000000"/>
          <w:shd w:val="clear" w:color="auto" w:fill="EEEEEE"/>
        </w:rPr>
        <w:t xml:space="preserve"> </w:t>
      </w:r>
      <w:r w:rsidRPr="00B734AF">
        <w:rPr>
          <w:rStyle w:val="hljs-keyword"/>
          <w:rFonts w:ascii="Consolas" w:eastAsiaTheme="majorEastAsia" w:hAnsi="Consolas" w:cs="Consolas"/>
          <w:b/>
          <w:bCs/>
          <w:color w:val="000000"/>
        </w:rPr>
        <w:t>void</w:t>
      </w:r>
      <w:r w:rsidRPr="00B734AF">
        <w:rPr>
          <w:rFonts w:ascii="Consolas" w:hAnsi="Consolas" w:cs="Consolas"/>
          <w:color w:val="000000"/>
          <w:shd w:val="clear" w:color="auto" w:fill="EEEEEE"/>
        </w:rPr>
        <w:t xml:space="preserve"> </w:t>
      </w:r>
      <w:r w:rsidRPr="00B734AF">
        <w:rPr>
          <w:rStyle w:val="hljs-title"/>
          <w:rFonts w:ascii="Consolas" w:eastAsiaTheme="majorEastAsia" w:hAnsi="Consolas" w:cs="Consolas"/>
          <w:b/>
          <w:bCs/>
          <w:color w:val="880000"/>
        </w:rPr>
        <w:t>testCaseConditionalSkipException</w:t>
      </w:r>
      <w:r w:rsidRPr="00B734AF">
        <w:rPr>
          <w:rFonts w:ascii="Consolas" w:hAnsi="Consolas" w:cs="Consolas"/>
          <w:color w:val="000000"/>
          <w:shd w:val="clear" w:color="auto" w:fill="EEEEEE"/>
        </w:rPr>
        <w:t>()</w:t>
      </w:r>
    </w:p>
    <w:p w:rsidR="008E1692" w:rsidRPr="00B734AF" w:rsidRDefault="000100CE" w:rsidP="00140485">
      <w:pPr>
        <w:pStyle w:val="NormalWeb"/>
        <w:spacing w:before="144" w:after="288"/>
        <w:textAlignment w:val="baseline"/>
        <w:rPr>
          <w:rFonts w:ascii="Consolas" w:hAnsi="Consolas" w:cs="Consolas"/>
          <w:color w:val="000000"/>
          <w:shd w:val="clear" w:color="auto" w:fill="EEEEEE"/>
        </w:rPr>
      </w:pPr>
      <w:r w:rsidRPr="00B734AF">
        <w:rPr>
          <w:rFonts w:ascii="Consolas" w:hAnsi="Consolas" w:cs="Consolas"/>
          <w:color w:val="000000"/>
          <w:shd w:val="clear" w:color="auto" w:fill="EEEEEE"/>
        </w:rPr>
        <w:t>{</w:t>
      </w:r>
      <w:r w:rsidR="006E31B2" w:rsidRPr="00B734AF">
        <w:rPr>
          <w:rFonts w:ascii="Consolas" w:hAnsi="Consolas" w:cs="Consolas"/>
          <w:color w:val="000000"/>
          <w:shd w:val="clear" w:color="auto" w:fill="EEEEEE"/>
        </w:rPr>
        <w:t xml:space="preserve"> </w:t>
      </w:r>
    </w:p>
    <w:p w:rsidR="006E31B2" w:rsidRPr="00B734AF" w:rsidRDefault="006E31B2" w:rsidP="00140485">
      <w:pPr>
        <w:pStyle w:val="NormalWeb"/>
        <w:spacing w:before="144" w:after="288"/>
        <w:textAlignment w:val="baseline"/>
        <w:rPr>
          <w:rFonts w:ascii="Consolas" w:hAnsi="Consolas" w:cs="Consolas"/>
          <w:color w:val="000000"/>
          <w:shd w:val="clear" w:color="auto" w:fill="EEEEEE"/>
        </w:rPr>
      </w:pPr>
      <w:r w:rsidRPr="00B734AF">
        <w:rPr>
          <w:rFonts w:ascii="Consolas" w:hAnsi="Consolas" w:cs="Consolas"/>
          <w:color w:val="000000"/>
          <w:shd w:val="clear" w:color="auto" w:fill="EEEEEE"/>
        </w:rPr>
        <w:t>int DataAvailable=7;</w:t>
      </w:r>
    </w:p>
    <w:p w:rsidR="004E48BE" w:rsidRPr="00B734AF" w:rsidRDefault="000100CE" w:rsidP="00140485">
      <w:pPr>
        <w:pStyle w:val="NormalWeb"/>
        <w:spacing w:before="144" w:after="288"/>
        <w:textAlignment w:val="baseline"/>
        <w:rPr>
          <w:rFonts w:ascii="Consolas" w:hAnsi="Consolas" w:cs="Consolas"/>
          <w:color w:val="000000"/>
          <w:shd w:val="clear" w:color="auto" w:fill="EEEEEE"/>
        </w:rPr>
      </w:pPr>
      <w:r w:rsidRPr="00B734AF">
        <w:rPr>
          <w:rFonts w:ascii="Consolas" w:hAnsi="Consolas" w:cs="Consolas"/>
          <w:color w:val="000000"/>
          <w:shd w:val="clear" w:color="auto" w:fill="EEEEEE"/>
        </w:rPr>
        <w:t xml:space="preserve"> System.out.println(</w:t>
      </w:r>
      <w:r w:rsidRPr="00B734AF">
        <w:rPr>
          <w:rStyle w:val="hljs-string"/>
          <w:rFonts w:ascii="Consolas" w:eastAsiaTheme="minorEastAsia" w:hAnsi="Consolas" w:cs="Consolas"/>
          <w:color w:val="DD1144"/>
        </w:rPr>
        <w:t>"Im in Conditional Skip"</w:t>
      </w:r>
      <w:r w:rsidRPr="00B734AF">
        <w:rPr>
          <w:rFonts w:ascii="Consolas" w:hAnsi="Consolas" w:cs="Consolas"/>
          <w:color w:val="000000"/>
          <w:shd w:val="clear" w:color="auto" w:fill="EEEEEE"/>
        </w:rPr>
        <w:t xml:space="preserve">); </w:t>
      </w:r>
    </w:p>
    <w:p w:rsidR="004E48BE" w:rsidRPr="00B734AF" w:rsidRDefault="000100CE" w:rsidP="00140485">
      <w:pPr>
        <w:pStyle w:val="NormalWeb"/>
        <w:spacing w:before="144" w:after="288"/>
        <w:textAlignment w:val="baseline"/>
        <w:rPr>
          <w:rFonts w:ascii="Consolas" w:hAnsi="Consolas" w:cs="Consolas"/>
          <w:color w:val="000000"/>
          <w:shd w:val="clear" w:color="auto" w:fill="EEEEEE"/>
        </w:rPr>
      </w:pPr>
      <w:r w:rsidRPr="00B734AF">
        <w:rPr>
          <w:rStyle w:val="hljs-keyword"/>
          <w:rFonts w:ascii="Consolas" w:eastAsiaTheme="majorEastAsia" w:hAnsi="Consolas" w:cs="Consolas"/>
          <w:b/>
          <w:bCs/>
          <w:color w:val="000000"/>
        </w:rPr>
        <w:t>if</w:t>
      </w:r>
      <w:r w:rsidR="006E31B2" w:rsidRPr="00B734AF">
        <w:rPr>
          <w:rFonts w:ascii="Consolas" w:hAnsi="Consolas" w:cs="Consolas"/>
          <w:color w:val="000000"/>
          <w:shd w:val="clear" w:color="auto" w:fill="EEEEEE"/>
        </w:rPr>
        <w:t>(</w:t>
      </w:r>
      <w:r w:rsidRPr="00B734AF">
        <w:rPr>
          <w:rFonts w:ascii="Consolas" w:hAnsi="Consolas" w:cs="Consolas"/>
          <w:color w:val="000000"/>
          <w:shd w:val="clear" w:color="auto" w:fill="EEEEEE"/>
        </w:rPr>
        <w:t>DataAvailable</w:t>
      </w:r>
      <w:r w:rsidR="006E31B2" w:rsidRPr="00B734AF">
        <w:rPr>
          <w:rFonts w:ascii="Consolas" w:hAnsi="Consolas" w:cs="Consolas"/>
          <w:color w:val="000000"/>
          <w:shd w:val="clear" w:color="auto" w:fill="EEEEEE"/>
        </w:rPr>
        <w:t>&gt;5</w:t>
      </w:r>
      <w:r w:rsidRPr="00B734AF">
        <w:rPr>
          <w:rFonts w:ascii="Consolas" w:hAnsi="Consolas" w:cs="Consolas"/>
          <w:color w:val="000000"/>
          <w:shd w:val="clear" w:color="auto" w:fill="EEEEEE"/>
        </w:rPr>
        <w:t xml:space="preserve">) </w:t>
      </w:r>
      <w:r w:rsidRPr="00B734AF">
        <w:rPr>
          <w:rStyle w:val="hljs-keyword"/>
          <w:rFonts w:ascii="Consolas" w:eastAsiaTheme="majorEastAsia" w:hAnsi="Consolas" w:cs="Consolas"/>
          <w:b/>
          <w:bCs/>
          <w:color w:val="000000"/>
        </w:rPr>
        <w:t>throw</w:t>
      </w:r>
      <w:r w:rsidRPr="00B734AF">
        <w:rPr>
          <w:rFonts w:ascii="Consolas" w:hAnsi="Consolas" w:cs="Consolas"/>
          <w:color w:val="000000"/>
          <w:shd w:val="clear" w:color="auto" w:fill="EEEEEE"/>
        </w:rPr>
        <w:t xml:space="preserve"> </w:t>
      </w:r>
      <w:r w:rsidRPr="00B734AF">
        <w:rPr>
          <w:rStyle w:val="hljs-keyword"/>
          <w:rFonts w:ascii="Consolas" w:eastAsiaTheme="majorEastAsia" w:hAnsi="Consolas" w:cs="Consolas"/>
          <w:b/>
          <w:bCs/>
          <w:color w:val="000000"/>
        </w:rPr>
        <w:t>new</w:t>
      </w:r>
      <w:r w:rsidRPr="00B734AF">
        <w:rPr>
          <w:rFonts w:ascii="Consolas" w:hAnsi="Consolas" w:cs="Consolas"/>
          <w:color w:val="000000"/>
          <w:shd w:val="clear" w:color="auto" w:fill="EEEEEE"/>
        </w:rPr>
        <w:t xml:space="preserve"> SkipException(</w:t>
      </w:r>
      <w:r w:rsidRPr="00B734AF">
        <w:rPr>
          <w:rStyle w:val="hljs-string"/>
          <w:rFonts w:ascii="Consolas" w:eastAsiaTheme="minorEastAsia" w:hAnsi="Consolas" w:cs="Consolas"/>
          <w:color w:val="DD1144"/>
        </w:rPr>
        <w:t>"Skipping this exception"</w:t>
      </w:r>
      <w:r w:rsidRPr="00B734AF">
        <w:rPr>
          <w:rFonts w:ascii="Consolas" w:hAnsi="Consolas" w:cs="Consolas"/>
          <w:color w:val="000000"/>
          <w:shd w:val="clear" w:color="auto" w:fill="EEEEEE"/>
        </w:rPr>
        <w:t xml:space="preserve">); </w:t>
      </w:r>
    </w:p>
    <w:p w:rsidR="000100CE" w:rsidRPr="00B734AF" w:rsidRDefault="000100CE" w:rsidP="00140485">
      <w:pPr>
        <w:pStyle w:val="NormalWeb"/>
        <w:spacing w:before="144" w:after="288"/>
        <w:textAlignment w:val="baseline"/>
        <w:rPr>
          <w:rFonts w:ascii="Georgia" w:hAnsi="Georgia"/>
          <w:i/>
          <w:iCs/>
          <w:color w:val="333333"/>
          <w:shd w:val="clear" w:color="auto" w:fill="FFFFFF"/>
        </w:rPr>
      </w:pPr>
      <w:r w:rsidRPr="00B734AF">
        <w:rPr>
          <w:rFonts w:ascii="Consolas" w:hAnsi="Consolas" w:cs="Consolas"/>
          <w:color w:val="000000"/>
          <w:shd w:val="clear" w:color="auto" w:fill="EEEEEE"/>
        </w:rPr>
        <w:lastRenderedPageBreak/>
        <w:t>System.out.println(</w:t>
      </w:r>
      <w:r w:rsidRPr="00B734AF">
        <w:rPr>
          <w:rStyle w:val="hljs-string"/>
          <w:rFonts w:ascii="Consolas" w:eastAsiaTheme="minorEastAsia" w:hAnsi="Consolas" w:cs="Consolas"/>
          <w:color w:val="DD1144"/>
        </w:rPr>
        <w:t>"Executed Successfully"</w:t>
      </w:r>
      <w:r w:rsidRPr="00B734AF">
        <w:rPr>
          <w:rFonts w:ascii="Consolas" w:hAnsi="Consolas" w:cs="Consolas"/>
          <w:color w:val="000000"/>
          <w:shd w:val="clear" w:color="auto" w:fill="EEEEEE"/>
        </w:rPr>
        <w:t>); }</w:t>
      </w:r>
    </w:p>
    <w:p w:rsidR="000100CE" w:rsidRPr="00B734AF" w:rsidRDefault="000100CE" w:rsidP="00140485">
      <w:pPr>
        <w:pStyle w:val="NormalWeb"/>
        <w:spacing w:before="144" w:after="288"/>
        <w:textAlignment w:val="baseline"/>
        <w:rPr>
          <w:rStyle w:val="apple-converted-space"/>
          <w:rFonts w:ascii="Georgia" w:eastAsiaTheme="majorEastAsia" w:hAnsi="Georgia"/>
          <w:color w:val="333333"/>
          <w:shd w:val="clear" w:color="auto" w:fill="FFFFFF"/>
        </w:rPr>
      </w:pPr>
      <w:r w:rsidRPr="00B734AF">
        <w:rPr>
          <w:rStyle w:val="apple-converted-space"/>
          <w:rFonts w:ascii="Georgia" w:eastAsiaTheme="majorEastAsia" w:hAnsi="Georgia"/>
          <w:color w:val="333333"/>
          <w:shd w:val="clear" w:color="auto" w:fill="FFFFFF"/>
        </w:rPr>
        <w:t> </w:t>
      </w:r>
      <w:r w:rsidR="00D26FB9" w:rsidRPr="00B734AF">
        <w:rPr>
          <w:rStyle w:val="apple-converted-space"/>
          <w:rFonts w:ascii="Georgia" w:eastAsiaTheme="majorEastAsia" w:hAnsi="Georgia"/>
          <w:color w:val="333333"/>
          <w:shd w:val="clear" w:color="auto" w:fill="FFFFFF"/>
        </w:rPr>
        <w:t>DataProvider</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646464"/>
        </w:rPr>
        <w:t>@DataProvider</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bCs/>
          <w:color w:val="7F0055"/>
        </w:rPr>
        <w:t>public</w:t>
      </w:r>
      <w:r w:rsidRPr="00B734AF">
        <w:rPr>
          <w:rFonts w:ascii="Consolas" w:hAnsi="Consolas" w:cs="Consolas"/>
          <w:color w:val="000000"/>
        </w:rPr>
        <w:t xml:space="preserve"> Object[][] getData()</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t>{</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 xml:space="preserve">Object[][] </w:t>
      </w:r>
      <w:r w:rsidRPr="00B734AF">
        <w:rPr>
          <w:rFonts w:ascii="Consolas" w:hAnsi="Consolas" w:cs="Consolas"/>
          <w:color w:val="6A3E3E"/>
        </w:rPr>
        <w:t>data</w:t>
      </w:r>
      <w:r w:rsidRPr="00B734AF">
        <w:rPr>
          <w:rFonts w:ascii="Consolas" w:hAnsi="Consolas" w:cs="Consolas"/>
          <w:color w:val="000000"/>
        </w:rPr>
        <w:t xml:space="preserve"> = </w:t>
      </w:r>
      <w:r w:rsidRPr="00B734AF">
        <w:rPr>
          <w:rFonts w:ascii="Consolas" w:hAnsi="Consolas" w:cs="Consolas"/>
          <w:bCs/>
          <w:color w:val="7F0055"/>
        </w:rPr>
        <w:t>new</w:t>
      </w:r>
      <w:r w:rsidRPr="00B734AF">
        <w:rPr>
          <w:rFonts w:ascii="Consolas" w:hAnsi="Consolas" w:cs="Consolas"/>
          <w:color w:val="000000"/>
        </w:rPr>
        <w:t xml:space="preserve"> Object[2][3];</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[0][0]=1;</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[0][1]=2;</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[0][2]=3;</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[1][0]=4;</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[1][1]=5;</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6A3E3E"/>
        </w:rPr>
        <w:t>data</w:t>
      </w:r>
      <w:r w:rsidRPr="00B734AF">
        <w:rPr>
          <w:rFonts w:ascii="Consolas" w:hAnsi="Consolas" w:cs="Consolas"/>
          <w:color w:val="000000"/>
        </w:rPr>
        <w:t>[1][2]=6;</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3F7F5F"/>
        </w:rPr>
        <w:t>//data[0][2]=3;</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color w:val="3F7F5F"/>
        </w:rPr>
        <w:t>//data[0][3]=3;</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r>
      <w:r w:rsidRPr="00B734AF">
        <w:rPr>
          <w:rFonts w:ascii="Consolas" w:hAnsi="Consolas" w:cs="Consolas"/>
          <w:bCs/>
          <w:color w:val="7F0055"/>
        </w:rPr>
        <w:t>return</w:t>
      </w:r>
      <w:r w:rsidRPr="00B734AF">
        <w:rPr>
          <w:rFonts w:ascii="Consolas" w:hAnsi="Consolas" w:cs="Consolas"/>
          <w:color w:val="000000"/>
        </w:rPr>
        <w:t xml:space="preserve"> </w:t>
      </w:r>
      <w:r w:rsidRPr="00B734AF">
        <w:rPr>
          <w:rFonts w:ascii="Consolas" w:hAnsi="Consolas" w:cs="Consolas"/>
          <w:color w:val="6A3E3E"/>
        </w:rPr>
        <w:t>data</w:t>
      </w:r>
      <w:r w:rsidRPr="00B734AF">
        <w:rPr>
          <w:rFonts w:ascii="Consolas" w:hAnsi="Consolas" w:cs="Consolas"/>
          <w:color w:val="000000"/>
        </w:rPr>
        <w:t>;</w:t>
      </w:r>
    </w:p>
    <w:p w:rsidR="00D26FB9" w:rsidRPr="00B734AF" w:rsidRDefault="00D26FB9" w:rsidP="00D26FB9">
      <w:pPr>
        <w:autoSpaceDE w:val="0"/>
        <w:autoSpaceDN w:val="0"/>
        <w:adjustRightInd w:val="0"/>
        <w:rPr>
          <w:rFonts w:ascii="Consolas" w:hAnsi="Consolas" w:cs="Consolas"/>
        </w:rPr>
      </w:pPr>
      <w:r w:rsidRPr="00B734AF">
        <w:rPr>
          <w:rFonts w:ascii="Consolas" w:hAnsi="Consolas" w:cs="Consolas"/>
          <w:color w:val="000000"/>
        </w:rPr>
        <w:tab/>
      </w:r>
      <w:r w:rsidRPr="00B734AF">
        <w:rPr>
          <w:rFonts w:ascii="Consolas" w:hAnsi="Consolas" w:cs="Consolas"/>
          <w:color w:val="000000"/>
        </w:rPr>
        <w:tab/>
        <w:t>}</w:t>
      </w:r>
    </w:p>
    <w:p w:rsidR="00D26FB9" w:rsidRPr="00B734AF" w:rsidRDefault="001B3926" w:rsidP="00140485">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XSSF vs HSSF</w:t>
      </w:r>
    </w:p>
    <w:p w:rsidR="001B3926" w:rsidRPr="00B734AF" w:rsidRDefault="001F6DF7" w:rsidP="00465D1B">
      <w:pPr>
        <w:rPr>
          <w:rStyle w:val="st"/>
          <w:rFonts w:ascii="Lato" w:eastAsiaTheme="majorEastAsia" w:hAnsi="Lato"/>
          <w:color w:val="5F6F81"/>
          <w:shd w:val="clear" w:color="auto" w:fill="FBFCFF"/>
        </w:rPr>
      </w:pPr>
      <w:r w:rsidRPr="00B734AF">
        <w:rPr>
          <w:rFonts w:ascii="Lato" w:hAnsi="Lato"/>
          <w:color w:val="5F6F81"/>
          <w:shd w:val="clear" w:color="auto" w:fill="FBFCFF"/>
        </w:rPr>
        <w:t>we use HSSF when we have to use file of format</w:t>
      </w:r>
      <w:r w:rsidRPr="00B734AF">
        <w:rPr>
          <w:rFonts w:ascii="Lato" w:hAnsi="Lato"/>
          <w:color w:val="5F6F81"/>
        </w:rPr>
        <w:br/>
      </w:r>
      <w:r w:rsidRPr="00B734AF">
        <w:rPr>
          <w:rFonts w:ascii="Lato" w:hAnsi="Lato"/>
          <w:color w:val="5F6F81"/>
          <w:shd w:val="clear" w:color="auto" w:fill="FBFCFF"/>
        </w:rPr>
        <w:t>“.xls”</w:t>
      </w:r>
      <w:r w:rsidRPr="00B734AF">
        <w:rPr>
          <w:rFonts w:ascii="Lato" w:hAnsi="Lato"/>
          <w:color w:val="5F6F81"/>
        </w:rPr>
        <w:br/>
      </w:r>
      <w:r w:rsidRPr="00B734AF">
        <w:rPr>
          <w:rFonts w:ascii="Lato" w:hAnsi="Lato"/>
          <w:color w:val="5F6F81"/>
          <w:shd w:val="clear" w:color="auto" w:fill="FBFCFF"/>
        </w:rPr>
        <w:t>but xssf is used for file formats  ” .</w:t>
      </w:r>
      <w:r w:rsidRPr="00B734AF">
        <w:rPr>
          <w:rStyle w:val="st"/>
          <w:rFonts w:ascii="Lato" w:eastAsiaTheme="majorEastAsia" w:hAnsi="Lato"/>
          <w:color w:val="5F6F81"/>
          <w:shd w:val="clear" w:color="auto" w:fill="FBFCFF"/>
        </w:rPr>
        <w:t>xlsx</w:t>
      </w:r>
    </w:p>
    <w:p w:rsidR="001F6DF7" w:rsidRPr="00B734AF" w:rsidRDefault="001F6DF7" w:rsidP="00465D1B">
      <w:pPr>
        <w:rPr>
          <w:rFonts w:ascii="Courier New" w:hAnsi="Courier New" w:cs="Courier New"/>
          <w:color w:val="333333"/>
        </w:rPr>
      </w:pPr>
    </w:p>
    <w:p w:rsidR="00465D1B" w:rsidRPr="00B734AF" w:rsidRDefault="00465D1B" w:rsidP="00465D1B">
      <w:pPr>
        <w:rPr>
          <w:rFonts w:ascii="Consolas" w:hAnsi="Consolas" w:cs="Consolas"/>
          <w:color w:val="333333"/>
        </w:rPr>
      </w:pPr>
      <w:r w:rsidRPr="00B734AF">
        <w:rPr>
          <w:rFonts w:ascii="Courier New" w:hAnsi="Courier New" w:cs="Courier New"/>
          <w:color w:val="333333"/>
        </w:rPr>
        <w:t>String excelFilePath = "Books.xlsx";</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FileInputStream inputStream = new</w:t>
      </w:r>
      <w:r w:rsidRPr="00B734AF">
        <w:rPr>
          <w:rFonts w:ascii="Consolas" w:hAnsi="Consolas" w:cs="Consolas"/>
          <w:color w:val="333333"/>
        </w:rPr>
        <w:t xml:space="preserve"> </w:t>
      </w:r>
      <w:r w:rsidRPr="00B734AF">
        <w:rPr>
          <w:rFonts w:ascii="Courier New" w:hAnsi="Courier New" w:cs="Courier New"/>
          <w:color w:val="333333"/>
        </w:rPr>
        <w:t>FileInputStream(new</w:t>
      </w:r>
      <w:r w:rsidRPr="00B734AF">
        <w:rPr>
          <w:rFonts w:ascii="Consolas" w:hAnsi="Consolas" w:cs="Consolas"/>
          <w:color w:val="333333"/>
        </w:rPr>
        <w:t xml:space="preserve"> </w:t>
      </w:r>
      <w:r w:rsidRPr="00B734AF">
        <w:rPr>
          <w:rFonts w:ascii="Courier New" w:hAnsi="Courier New" w:cs="Courier New"/>
          <w:color w:val="333333"/>
        </w:rPr>
        <w:t>File(excelFilePath));</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nsolas" w:hAnsi="Consolas" w:cs="Consolas"/>
          <w:color w:val="333333"/>
        </w:rPr>
        <w:t>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Workbook workbook = new</w:t>
      </w:r>
      <w:r w:rsidRPr="00B734AF">
        <w:rPr>
          <w:rFonts w:ascii="Consolas" w:hAnsi="Consolas" w:cs="Consolas"/>
          <w:color w:val="333333"/>
        </w:rPr>
        <w:t xml:space="preserve"> </w:t>
      </w:r>
      <w:r w:rsidRPr="00B734AF">
        <w:rPr>
          <w:rFonts w:ascii="Courier New" w:hAnsi="Courier New" w:cs="Courier New"/>
          <w:color w:val="333333"/>
        </w:rPr>
        <w:t>XSSFWorkbook(inputStream);</w:t>
      </w:r>
    </w:p>
    <w:p w:rsidR="00465D1B" w:rsidRPr="00B734AF" w:rsidRDefault="00465D1B" w:rsidP="00465D1B">
      <w:pPr>
        <w:rPr>
          <w:rFonts w:ascii="Courier New" w:hAnsi="Courier New" w:cs="Courier New"/>
          <w:color w:val="333333"/>
        </w:rPr>
      </w:pPr>
      <w:r w:rsidRPr="00B734AF">
        <w:rPr>
          <w:rFonts w:ascii="Courier New" w:hAnsi="Courier New" w:cs="Courier New"/>
          <w:color w:val="DD1144"/>
        </w:rPr>
        <w:t>        </w:t>
      </w:r>
      <w:r w:rsidRPr="00B734AF">
        <w:rPr>
          <w:rFonts w:ascii="Courier New" w:hAnsi="Courier New" w:cs="Courier New"/>
          <w:color w:val="333333"/>
        </w:rPr>
        <w:t>Sheet firstSheet = workbook.getSheetAt(0);</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 xml:space="preserve">Iterator&lt;Row&gt; </w:t>
      </w:r>
      <w:r w:rsidR="00CB17D8" w:rsidRPr="00B734AF">
        <w:rPr>
          <w:rFonts w:ascii="Courier New" w:hAnsi="Courier New" w:cs="Courier New"/>
          <w:color w:val="333333"/>
        </w:rPr>
        <w:t>row</w:t>
      </w:r>
      <w:r w:rsidRPr="00B734AF">
        <w:rPr>
          <w:rFonts w:ascii="Courier New" w:hAnsi="Courier New" w:cs="Courier New"/>
          <w:color w:val="333333"/>
        </w:rPr>
        <w:t>iterator = firstSheet.iterator();</w:t>
      </w:r>
    </w:p>
    <w:p w:rsidR="00465D1B" w:rsidRPr="00B734AF" w:rsidRDefault="00465D1B" w:rsidP="00A36201">
      <w:pPr>
        <w:tabs>
          <w:tab w:val="left" w:pos="2262"/>
        </w:tabs>
        <w:rPr>
          <w:rFonts w:ascii="Consolas" w:hAnsi="Consolas" w:cs="Consolas"/>
          <w:color w:val="333333"/>
        </w:rPr>
      </w:pPr>
      <w:r w:rsidRPr="00B734AF">
        <w:rPr>
          <w:rFonts w:ascii="Courier New" w:hAnsi="Courier New" w:cs="Courier New"/>
          <w:color w:val="DD1144"/>
        </w:rPr>
        <w:t>        </w:t>
      </w:r>
      <w:r w:rsidRPr="00B734AF">
        <w:rPr>
          <w:rFonts w:ascii="Consolas" w:hAnsi="Consolas" w:cs="Consolas"/>
          <w:color w:val="333333"/>
        </w:rPr>
        <w:t> </w:t>
      </w:r>
      <w:r w:rsidR="00A36201" w:rsidRPr="00B734AF">
        <w:rPr>
          <w:rFonts w:ascii="Consolas" w:hAnsi="Consolas" w:cs="Consolas"/>
          <w:color w:val="333333"/>
        </w:rPr>
        <w:tab/>
      </w:r>
    </w:p>
    <w:p w:rsidR="00465D1B" w:rsidRPr="00B734AF" w:rsidRDefault="00465D1B" w:rsidP="00465D1B">
      <w:pPr>
        <w:rPr>
          <w:rFonts w:ascii="Courier New" w:hAnsi="Courier New" w:cs="Courier New"/>
          <w:color w:val="333333"/>
        </w:rPr>
      </w:pPr>
      <w:r w:rsidRPr="00B734AF">
        <w:rPr>
          <w:rFonts w:ascii="Courier New" w:hAnsi="Courier New" w:cs="Courier New"/>
          <w:color w:val="DD1144"/>
        </w:rPr>
        <w:t>        </w:t>
      </w:r>
      <w:r w:rsidRPr="00B734AF">
        <w:rPr>
          <w:rFonts w:ascii="Courier New" w:hAnsi="Courier New" w:cs="Courier New"/>
          <w:color w:val="333333"/>
        </w:rPr>
        <w:t>while</w:t>
      </w:r>
      <w:r w:rsidRPr="00B734AF">
        <w:rPr>
          <w:rFonts w:ascii="Consolas" w:hAnsi="Consolas" w:cs="Consolas"/>
          <w:color w:val="333333"/>
        </w:rPr>
        <w:t xml:space="preserve"> </w:t>
      </w:r>
      <w:r w:rsidRPr="00B734AF">
        <w:rPr>
          <w:rFonts w:ascii="Courier New" w:hAnsi="Courier New" w:cs="Courier New"/>
          <w:color w:val="333333"/>
        </w:rPr>
        <w:t>(</w:t>
      </w:r>
      <w:r w:rsidR="00D5447E" w:rsidRPr="00B734AF">
        <w:rPr>
          <w:rFonts w:ascii="Courier New" w:hAnsi="Courier New" w:cs="Courier New"/>
          <w:color w:val="333333"/>
        </w:rPr>
        <w:t>rowiterator</w:t>
      </w:r>
      <w:r w:rsidRPr="00B734AF">
        <w:rPr>
          <w:rFonts w:ascii="Courier New" w:hAnsi="Courier New" w:cs="Courier New"/>
          <w:color w:val="333333"/>
        </w:rPr>
        <w:t>.hasNext()) {</w:t>
      </w:r>
    </w:p>
    <w:p w:rsidR="00D5447E" w:rsidRPr="00B734AF" w:rsidRDefault="00D5447E" w:rsidP="00465D1B">
      <w:pPr>
        <w:rPr>
          <w:rFonts w:ascii="Consolas" w:hAnsi="Consolas" w:cs="Consolas"/>
          <w:color w:val="333333"/>
        </w:rPr>
      </w:pP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 xml:space="preserve">Row nextRow = </w:t>
      </w:r>
      <w:r w:rsidR="00D5447E" w:rsidRPr="00B734AF">
        <w:rPr>
          <w:rFonts w:ascii="Courier New" w:hAnsi="Courier New" w:cs="Courier New"/>
          <w:color w:val="333333"/>
        </w:rPr>
        <w:t>rowiterator</w:t>
      </w:r>
      <w:r w:rsidRPr="00B734AF">
        <w:rPr>
          <w:rFonts w:ascii="Courier New" w:hAnsi="Courier New" w:cs="Courier New"/>
          <w:color w:val="333333"/>
        </w:rPr>
        <w:t>.next();</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Iterator&lt;Cell&gt; cellIterator = nextRow.cellIterator();</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nsolas" w:hAnsi="Consolas" w:cs="Consolas"/>
          <w:color w:val="333333"/>
        </w:rPr>
        <w:t>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while</w:t>
      </w:r>
      <w:r w:rsidRPr="00B734AF">
        <w:rPr>
          <w:rFonts w:ascii="Consolas" w:hAnsi="Consolas" w:cs="Consolas"/>
          <w:color w:val="333333"/>
        </w:rPr>
        <w:t xml:space="preserve"> </w:t>
      </w:r>
      <w:r w:rsidRPr="00B734AF">
        <w:rPr>
          <w:rFonts w:ascii="Courier New" w:hAnsi="Courier New" w:cs="Courier New"/>
          <w:color w:val="333333"/>
        </w:rPr>
        <w:t>(cellIterator.hasNext())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Cell cell = cellIterator.next();</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nsolas" w:hAnsi="Consolas" w:cs="Consolas"/>
          <w:color w:val="333333"/>
        </w:rPr>
        <w:t>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switch</w:t>
      </w:r>
      <w:r w:rsidRPr="00B734AF">
        <w:rPr>
          <w:rFonts w:ascii="Consolas" w:hAnsi="Consolas" w:cs="Consolas"/>
          <w:color w:val="333333"/>
        </w:rPr>
        <w:t xml:space="preserve"> </w:t>
      </w:r>
      <w:r w:rsidRPr="00B734AF">
        <w:rPr>
          <w:rFonts w:ascii="Courier New" w:hAnsi="Courier New" w:cs="Courier New"/>
          <w:color w:val="333333"/>
        </w:rPr>
        <w:t>(cell.getCellType())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case</w:t>
      </w:r>
      <w:r w:rsidRPr="00B734AF">
        <w:rPr>
          <w:rFonts w:ascii="Consolas" w:hAnsi="Consolas" w:cs="Consolas"/>
          <w:color w:val="333333"/>
        </w:rPr>
        <w:t xml:space="preserve"> </w:t>
      </w:r>
      <w:r w:rsidRPr="00B734AF">
        <w:rPr>
          <w:rFonts w:ascii="Courier New" w:hAnsi="Courier New" w:cs="Courier New"/>
          <w:color w:val="333333"/>
        </w:rPr>
        <w:t>Cell.CELL_TYPE_STRING:</w:t>
      </w:r>
    </w:p>
    <w:p w:rsidR="00465D1B" w:rsidRPr="00B734AF" w:rsidRDefault="00465D1B" w:rsidP="00465D1B">
      <w:pPr>
        <w:rPr>
          <w:rFonts w:ascii="Consolas" w:hAnsi="Consolas" w:cs="Consolas"/>
          <w:color w:val="333333"/>
        </w:rPr>
      </w:pPr>
      <w:r w:rsidRPr="00B734AF">
        <w:rPr>
          <w:rFonts w:ascii="Courier New" w:hAnsi="Courier New" w:cs="Courier New"/>
          <w:color w:val="DD1144"/>
        </w:rPr>
        <w:lastRenderedPageBreak/>
        <w:t>                        </w:t>
      </w:r>
      <w:r w:rsidRPr="00B734AF">
        <w:rPr>
          <w:rFonts w:ascii="Courier New" w:hAnsi="Courier New" w:cs="Courier New"/>
          <w:color w:val="333333"/>
        </w:rPr>
        <w:t>System.out.print(cell.getStringCellValue());</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break;</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case</w:t>
      </w:r>
      <w:r w:rsidRPr="00B734AF">
        <w:rPr>
          <w:rFonts w:ascii="Consolas" w:hAnsi="Consolas" w:cs="Consolas"/>
          <w:color w:val="333333"/>
        </w:rPr>
        <w:t xml:space="preserve"> </w:t>
      </w:r>
      <w:r w:rsidRPr="00B734AF">
        <w:rPr>
          <w:rFonts w:ascii="Courier New" w:hAnsi="Courier New" w:cs="Courier New"/>
          <w:color w:val="333333"/>
        </w:rPr>
        <w:t>Cell.CELL_TYPE_BOOLEAN:</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System.out.print(cell.getBooleanCellValue());</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break;</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case</w:t>
      </w:r>
      <w:r w:rsidRPr="00B734AF">
        <w:rPr>
          <w:rFonts w:ascii="Consolas" w:hAnsi="Consolas" w:cs="Consolas"/>
          <w:color w:val="333333"/>
        </w:rPr>
        <w:t xml:space="preserve"> </w:t>
      </w:r>
      <w:r w:rsidRPr="00B734AF">
        <w:rPr>
          <w:rFonts w:ascii="Courier New" w:hAnsi="Courier New" w:cs="Courier New"/>
          <w:color w:val="333333"/>
        </w:rPr>
        <w:t>Cell.CELL_TYPE_NUMERIC:</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System.out.print(cell.getNumericCellValue());</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break;</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System.out.print(" -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System.out.println();</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nsolas" w:hAnsi="Consolas" w:cs="Consolas"/>
          <w:color w:val="333333"/>
        </w:rPr>
        <w:t> </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workbook.close();</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inputStream.close();</w:t>
      </w:r>
    </w:p>
    <w:p w:rsidR="00465D1B" w:rsidRPr="00B734AF" w:rsidRDefault="00465D1B" w:rsidP="00465D1B">
      <w:pPr>
        <w:rPr>
          <w:rFonts w:ascii="Consolas" w:hAnsi="Consolas" w:cs="Consolas"/>
          <w:color w:val="333333"/>
        </w:rPr>
      </w:pPr>
      <w:r w:rsidRPr="00B734AF">
        <w:rPr>
          <w:rFonts w:ascii="Courier New" w:hAnsi="Courier New" w:cs="Courier New"/>
          <w:color w:val="DD1144"/>
        </w:rPr>
        <w:t>    </w:t>
      </w:r>
      <w:r w:rsidRPr="00B734AF">
        <w:rPr>
          <w:rFonts w:ascii="Courier New" w:hAnsi="Courier New" w:cs="Courier New"/>
          <w:color w:val="333333"/>
        </w:rPr>
        <w:t>}</w:t>
      </w:r>
    </w:p>
    <w:p w:rsidR="00950A4D" w:rsidRPr="00B734AF" w:rsidRDefault="00950A4D" w:rsidP="00485E66">
      <w:pPr>
        <w:pStyle w:val="NormalWeb"/>
        <w:spacing w:before="144" w:after="288"/>
        <w:textAlignment w:val="baseline"/>
        <w:rPr>
          <w:rFonts w:asciiTheme="minorHAnsi" w:hAnsiTheme="minorHAnsi" w:cstheme="minorHAnsi"/>
          <w:color w:val="222222"/>
        </w:rPr>
      </w:pPr>
    </w:p>
    <w:p w:rsidR="00465D1B" w:rsidRPr="00B734AF" w:rsidRDefault="00465D1B" w:rsidP="00485E66">
      <w:pPr>
        <w:pStyle w:val="NormalWeb"/>
        <w:spacing w:before="144" w:after="288"/>
        <w:textAlignment w:val="baseline"/>
        <w:rPr>
          <w:rFonts w:asciiTheme="minorHAnsi" w:hAnsiTheme="minorHAnsi" w:cstheme="minorHAnsi"/>
          <w:color w:val="222222"/>
        </w:rPr>
      </w:pPr>
    </w:p>
    <w:p w:rsidR="00950A4D" w:rsidRPr="00B734AF" w:rsidRDefault="00950A4D" w:rsidP="00485E66">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All the latest Verison of New Drivers</w:t>
      </w:r>
    </w:p>
    <w:p w:rsidR="00950A4D" w:rsidRPr="00B734AF" w:rsidRDefault="00950A4D" w:rsidP="00485E66">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Why Setter and getter used</w:t>
      </w:r>
    </w:p>
    <w:p w:rsidR="00950A4D" w:rsidRPr="00B734AF" w:rsidRDefault="00950A4D" w:rsidP="00485E66">
      <w:pPr>
        <w:pStyle w:val="NormalWeb"/>
        <w:spacing w:before="144" w:after="288"/>
        <w:textAlignment w:val="baseline"/>
        <w:rPr>
          <w:rFonts w:asciiTheme="minorHAnsi" w:hAnsiTheme="minorHAnsi" w:cstheme="minorHAnsi"/>
          <w:color w:val="222222"/>
        </w:rPr>
      </w:pPr>
    </w:p>
    <w:p w:rsidR="004A28C9" w:rsidRPr="00B734AF" w:rsidRDefault="002D3357" w:rsidP="00485E66">
      <w:pPr>
        <w:pStyle w:val="NormalWeb"/>
        <w:spacing w:before="144" w:after="288"/>
        <w:textAlignment w:val="baseline"/>
        <w:rPr>
          <w:rFonts w:asciiTheme="minorHAnsi" w:hAnsiTheme="minorHAnsi" w:cstheme="minorHAnsi"/>
          <w:b/>
          <w:color w:val="222222"/>
          <w:u w:val="single"/>
        </w:rPr>
      </w:pPr>
      <w:r w:rsidRPr="00B734AF">
        <w:rPr>
          <w:rFonts w:asciiTheme="minorHAnsi" w:hAnsiTheme="minorHAnsi" w:cstheme="minorHAnsi"/>
          <w:b/>
          <w:color w:val="222222"/>
          <w:u w:val="single"/>
        </w:rPr>
        <w:t>Exp</w:t>
      </w:r>
      <w:r w:rsidR="00A82BFB" w:rsidRPr="00B734AF">
        <w:rPr>
          <w:rFonts w:asciiTheme="minorHAnsi" w:hAnsiTheme="minorHAnsi" w:cstheme="minorHAnsi"/>
          <w:b/>
          <w:color w:val="222222"/>
          <w:u w:val="single"/>
        </w:rPr>
        <w:t>licit</w:t>
      </w:r>
      <w:r w:rsidR="00245EF7" w:rsidRPr="00B734AF">
        <w:rPr>
          <w:rFonts w:asciiTheme="minorHAnsi" w:hAnsiTheme="minorHAnsi" w:cstheme="minorHAnsi"/>
          <w:b/>
          <w:color w:val="222222"/>
          <w:u w:val="single"/>
        </w:rPr>
        <w:t xml:space="preserve"> W</w:t>
      </w:r>
      <w:r w:rsidRPr="00B734AF">
        <w:rPr>
          <w:rFonts w:asciiTheme="minorHAnsi" w:hAnsiTheme="minorHAnsi" w:cstheme="minorHAnsi"/>
          <w:b/>
          <w:color w:val="222222"/>
          <w:u w:val="single"/>
        </w:rPr>
        <w:t>ait</w:t>
      </w:r>
    </w:p>
    <w:p w:rsidR="004A28C9" w:rsidRPr="00B734AF" w:rsidRDefault="004A28C9" w:rsidP="004A28C9">
      <w:pPr>
        <w:autoSpaceDE w:val="0"/>
        <w:autoSpaceDN w:val="0"/>
        <w:adjustRightInd w:val="0"/>
        <w:rPr>
          <w:rFonts w:ascii="Consolas" w:hAnsi="Consolas" w:cs="Consolas"/>
          <w:b/>
        </w:rPr>
      </w:pPr>
      <w:r w:rsidRPr="00B734AF">
        <w:rPr>
          <w:rFonts w:ascii="Consolas" w:hAnsi="Consolas" w:cs="Consolas"/>
          <w:b/>
          <w:color w:val="000000"/>
        </w:rPr>
        <w:t xml:space="preserve">WebDriverWait </w:t>
      </w:r>
      <w:r w:rsidRPr="00B734AF">
        <w:rPr>
          <w:rFonts w:ascii="Consolas" w:hAnsi="Consolas" w:cs="Consolas"/>
          <w:b/>
          <w:color w:val="6A3E3E"/>
        </w:rPr>
        <w:t>wait</w:t>
      </w:r>
      <w:r w:rsidRPr="00B734AF">
        <w:rPr>
          <w:rFonts w:ascii="Consolas" w:hAnsi="Consolas" w:cs="Consolas"/>
          <w:b/>
          <w:color w:val="000000"/>
        </w:rPr>
        <w:t xml:space="preserve"> = </w:t>
      </w:r>
      <w:r w:rsidRPr="00B734AF">
        <w:rPr>
          <w:rFonts w:ascii="Consolas" w:hAnsi="Consolas" w:cs="Consolas"/>
          <w:b/>
          <w:bCs/>
          <w:color w:val="7F0055"/>
        </w:rPr>
        <w:t>new</w:t>
      </w:r>
      <w:r w:rsidRPr="00B734AF">
        <w:rPr>
          <w:rFonts w:ascii="Consolas" w:hAnsi="Consolas" w:cs="Consolas"/>
          <w:b/>
          <w:color w:val="000000"/>
        </w:rPr>
        <w:t xml:space="preserve"> WebDriverWait(</w:t>
      </w:r>
      <w:r w:rsidRPr="00B734AF">
        <w:rPr>
          <w:rFonts w:ascii="Consolas" w:hAnsi="Consolas" w:cs="Consolas"/>
          <w:b/>
          <w:i/>
          <w:iCs/>
          <w:color w:val="0000C0"/>
        </w:rPr>
        <w:t>driver</w:t>
      </w:r>
      <w:r w:rsidRPr="00B734AF">
        <w:rPr>
          <w:rFonts w:ascii="Consolas" w:hAnsi="Consolas" w:cs="Consolas"/>
          <w:b/>
          <w:color w:val="000000"/>
        </w:rPr>
        <w:t>, 30);</w:t>
      </w:r>
    </w:p>
    <w:p w:rsidR="004A28C9" w:rsidRPr="00B734AF" w:rsidRDefault="004A28C9" w:rsidP="004A28C9">
      <w:pPr>
        <w:autoSpaceDE w:val="0"/>
        <w:autoSpaceDN w:val="0"/>
        <w:adjustRightInd w:val="0"/>
        <w:rPr>
          <w:rFonts w:ascii="Consolas" w:hAnsi="Consolas" w:cs="Consolas"/>
          <w:b/>
          <w:color w:val="000000"/>
        </w:rPr>
      </w:pPr>
      <w:r w:rsidRPr="00B734AF">
        <w:rPr>
          <w:rFonts w:ascii="Consolas" w:hAnsi="Consolas" w:cs="Consolas"/>
          <w:b/>
          <w:color w:val="000000"/>
        </w:rPr>
        <w:t xml:space="preserve">WebElement </w:t>
      </w:r>
      <w:r w:rsidRPr="00B734AF">
        <w:rPr>
          <w:rFonts w:ascii="Consolas" w:hAnsi="Consolas" w:cs="Consolas"/>
          <w:b/>
          <w:color w:val="6A3E3E"/>
          <w:u w:val="single"/>
        </w:rPr>
        <w:t>element</w:t>
      </w:r>
      <w:r w:rsidRPr="00B734AF">
        <w:rPr>
          <w:rFonts w:ascii="Consolas" w:hAnsi="Consolas" w:cs="Consolas"/>
          <w:b/>
          <w:color w:val="000000"/>
        </w:rPr>
        <w:t xml:space="preserve"> =</w:t>
      </w:r>
      <w:r w:rsidRPr="00B734AF">
        <w:rPr>
          <w:rFonts w:ascii="Consolas" w:hAnsi="Consolas" w:cs="Consolas"/>
          <w:b/>
          <w:color w:val="6A3E3E"/>
        </w:rPr>
        <w:t>wait</w:t>
      </w:r>
      <w:r w:rsidRPr="00B734AF">
        <w:rPr>
          <w:rFonts w:ascii="Consolas" w:hAnsi="Consolas" w:cs="Consolas"/>
          <w:b/>
          <w:color w:val="000000"/>
        </w:rPr>
        <w:t>.until(ExpectedConditions.</w:t>
      </w:r>
      <w:r w:rsidRPr="00B734AF">
        <w:rPr>
          <w:rFonts w:ascii="Consolas" w:hAnsi="Consolas" w:cs="Consolas"/>
          <w:b/>
          <w:i/>
          <w:iCs/>
          <w:color w:val="000000"/>
        </w:rPr>
        <w:t>visibilityOfElementLocated</w:t>
      </w:r>
      <w:r w:rsidRPr="00B734AF">
        <w:rPr>
          <w:rFonts w:ascii="Consolas" w:hAnsi="Consolas" w:cs="Consolas"/>
          <w:b/>
          <w:color w:val="000000"/>
        </w:rPr>
        <w:t>(By.</w:t>
      </w:r>
      <w:r w:rsidRPr="00B734AF">
        <w:rPr>
          <w:rFonts w:ascii="Consolas" w:hAnsi="Consolas" w:cs="Consolas"/>
          <w:b/>
          <w:i/>
          <w:iCs/>
          <w:color w:val="000000"/>
        </w:rPr>
        <w:t>id</w:t>
      </w:r>
      <w:r w:rsidRPr="00B734AF">
        <w:rPr>
          <w:rFonts w:ascii="Consolas" w:hAnsi="Consolas" w:cs="Consolas"/>
          <w:b/>
          <w:color w:val="000000"/>
        </w:rPr>
        <w:t>(</w:t>
      </w:r>
      <w:r w:rsidRPr="00B734AF">
        <w:rPr>
          <w:rFonts w:ascii="Consolas" w:hAnsi="Consolas" w:cs="Consolas"/>
          <w:b/>
          <w:color w:val="2A00FF"/>
        </w:rPr>
        <w:t>"te"</w:t>
      </w:r>
      <w:r w:rsidRPr="00B734AF">
        <w:rPr>
          <w:rFonts w:ascii="Consolas" w:hAnsi="Consolas" w:cs="Consolas"/>
          <w:b/>
          <w:color w:val="000000"/>
        </w:rPr>
        <w:t>)));</w:t>
      </w:r>
    </w:p>
    <w:p w:rsidR="006A7893" w:rsidRPr="00B734AF" w:rsidRDefault="006A7893" w:rsidP="006A7893">
      <w:pPr>
        <w:shd w:val="clear" w:color="auto" w:fill="FCFCFC"/>
        <w:spacing w:after="240" w:line="240" w:lineRule="atLeast"/>
        <w:rPr>
          <w:rFonts w:asciiTheme="minorHAnsi" w:hAnsiTheme="minorHAnsi" w:cs="Arial"/>
          <w:color w:val="404040"/>
        </w:rPr>
      </w:pPr>
      <w:r w:rsidRPr="00B734AF">
        <w:rPr>
          <w:rFonts w:asciiTheme="minorHAnsi" w:hAnsiTheme="minorHAnsi" w:cs="Arial"/>
          <w:color w:val="404040"/>
        </w:rPr>
        <w:t xml:space="preserve">This waits up to 30 seconds before throwing a TimeoutException or if it finds the element will return it in 0 - 30 seconds. </w:t>
      </w:r>
      <w:r w:rsidRPr="00B734AF">
        <w:rPr>
          <w:rFonts w:asciiTheme="minorHAnsi" w:hAnsiTheme="minorHAnsi" w:cs="Arial"/>
          <w:b/>
          <w:color w:val="404040"/>
        </w:rPr>
        <w:t>WebDriverWait by default calls the ExpectedCondition every 500 milliseconds until it returns successfully</w:t>
      </w:r>
      <w:r w:rsidRPr="00B734AF">
        <w:rPr>
          <w:rFonts w:asciiTheme="minorHAnsi" w:hAnsiTheme="minorHAnsi" w:cs="Arial"/>
          <w:color w:val="404040"/>
        </w:rPr>
        <w:t>. A successful return is for ExpectedCondition type is Boolean return true or not null return value for all other ExpectedCondition types.</w:t>
      </w:r>
    </w:p>
    <w:p w:rsidR="00245EF7" w:rsidRPr="00B734AF" w:rsidRDefault="00245EF7" w:rsidP="00245EF7">
      <w:pPr>
        <w:autoSpaceDE w:val="0"/>
        <w:autoSpaceDN w:val="0"/>
        <w:adjustRightInd w:val="0"/>
        <w:rPr>
          <w:rFonts w:ascii="Consolas" w:hAnsi="Consolas" w:cs="Consolas"/>
          <w:b/>
          <w:color w:val="000000"/>
          <w:u w:val="single"/>
        </w:rPr>
      </w:pPr>
      <w:r w:rsidRPr="00B734AF">
        <w:rPr>
          <w:rFonts w:asciiTheme="minorHAnsi" w:hAnsiTheme="minorHAnsi" w:cstheme="minorHAnsi"/>
          <w:b/>
          <w:color w:val="222222"/>
          <w:u w:val="single"/>
        </w:rPr>
        <w:t>Fluent Wait</w:t>
      </w:r>
    </w:p>
    <w:p w:rsidR="00245EF7" w:rsidRPr="00B734AF" w:rsidRDefault="00245EF7" w:rsidP="00245EF7">
      <w:pPr>
        <w:autoSpaceDE w:val="0"/>
        <w:autoSpaceDN w:val="0"/>
        <w:adjustRightInd w:val="0"/>
        <w:rPr>
          <w:rFonts w:ascii="Consolas" w:hAnsi="Consolas" w:cs="Consolas"/>
          <w:color w:val="000000"/>
        </w:rPr>
      </w:pPr>
      <w:r w:rsidRPr="00B734AF">
        <w:rPr>
          <w:rFonts w:ascii="Consolas" w:hAnsi="Consolas" w:cs="Consolas"/>
          <w:color w:val="000000"/>
          <w:u w:val="single"/>
        </w:rPr>
        <w:t>Wait</w:t>
      </w:r>
      <w:r w:rsidRPr="00B734AF">
        <w:rPr>
          <w:rFonts w:ascii="Consolas" w:hAnsi="Consolas" w:cs="Consolas"/>
          <w:color w:val="000000"/>
        </w:rPr>
        <w:t xml:space="preserve"> </w:t>
      </w:r>
      <w:r w:rsidRPr="00B734AF">
        <w:rPr>
          <w:rFonts w:ascii="Consolas" w:hAnsi="Consolas" w:cs="Consolas"/>
          <w:color w:val="6A3E3E"/>
          <w:u w:val="single"/>
        </w:rPr>
        <w:t>wait</w:t>
      </w:r>
      <w:r w:rsidRPr="00B734AF">
        <w:rPr>
          <w:rFonts w:ascii="Consolas" w:hAnsi="Consolas" w:cs="Consolas"/>
          <w:color w:val="000000"/>
        </w:rPr>
        <w:t xml:space="preserve"> = </w:t>
      </w:r>
      <w:r w:rsidRPr="00B734AF">
        <w:rPr>
          <w:rFonts w:ascii="Consolas" w:hAnsi="Consolas" w:cs="Consolas"/>
          <w:b/>
          <w:bCs/>
          <w:color w:val="7F0055"/>
          <w:u w:val="single"/>
        </w:rPr>
        <w:t>new</w:t>
      </w:r>
      <w:r w:rsidRPr="00B734AF">
        <w:rPr>
          <w:rFonts w:ascii="Consolas" w:hAnsi="Consolas" w:cs="Consolas"/>
          <w:color w:val="000000"/>
          <w:u w:val="single"/>
        </w:rPr>
        <w:t xml:space="preserve"> FluentWait(</w:t>
      </w:r>
      <w:r w:rsidRPr="00B734AF">
        <w:rPr>
          <w:rFonts w:ascii="Consolas" w:hAnsi="Consolas" w:cs="Consolas"/>
          <w:i/>
          <w:iCs/>
          <w:color w:val="0000C0"/>
          <w:u w:val="single"/>
        </w:rPr>
        <w:t>driver</w:t>
      </w:r>
      <w:r w:rsidRPr="00B734AF">
        <w:rPr>
          <w:rFonts w:ascii="Consolas" w:hAnsi="Consolas" w:cs="Consolas"/>
          <w:color w:val="000000"/>
          <w:u w:val="single"/>
        </w:rPr>
        <w:t>)</w:t>
      </w:r>
      <w:r w:rsidRPr="00B734AF">
        <w:rPr>
          <w:rFonts w:ascii="Consolas" w:hAnsi="Consolas" w:cs="Consolas"/>
          <w:color w:val="000000"/>
        </w:rPr>
        <w:t>.withTimeout(5, TimeUnit.</w:t>
      </w:r>
      <w:r w:rsidRPr="00B734AF">
        <w:rPr>
          <w:rFonts w:ascii="Consolas" w:hAnsi="Consolas" w:cs="Consolas"/>
          <w:b/>
          <w:bCs/>
          <w:i/>
          <w:iCs/>
          <w:color w:val="0000C0"/>
          <w:highlight w:val="lightGray"/>
        </w:rPr>
        <w:t>SECONDS</w:t>
      </w:r>
      <w:r w:rsidRPr="00B734AF">
        <w:rPr>
          <w:rFonts w:ascii="Consolas" w:hAnsi="Consolas" w:cs="Consolas"/>
          <w:color w:val="000000"/>
        </w:rPr>
        <w:t>).pollingEvery(4, TimeUnit.</w:t>
      </w:r>
      <w:r w:rsidRPr="00B734AF">
        <w:rPr>
          <w:rFonts w:ascii="Consolas" w:hAnsi="Consolas" w:cs="Consolas"/>
          <w:b/>
          <w:bCs/>
          <w:i/>
          <w:iCs/>
          <w:color w:val="0000C0"/>
          <w:highlight w:val="lightGray"/>
        </w:rPr>
        <w:t>SECONDS</w:t>
      </w:r>
      <w:r w:rsidRPr="00B734AF">
        <w:rPr>
          <w:rFonts w:ascii="Consolas" w:hAnsi="Consolas" w:cs="Consolas"/>
          <w:color w:val="000000"/>
        </w:rPr>
        <w:t>);</w:t>
      </w:r>
    </w:p>
    <w:p w:rsidR="00D43EF6" w:rsidRPr="00B734AF" w:rsidRDefault="00245EF7" w:rsidP="00245EF7">
      <w:pPr>
        <w:autoSpaceDE w:val="0"/>
        <w:autoSpaceDN w:val="0"/>
        <w:adjustRightInd w:val="0"/>
        <w:rPr>
          <w:rFonts w:ascii="Consolas" w:hAnsi="Consolas" w:cs="Consolas"/>
        </w:rPr>
      </w:pPr>
      <w:r w:rsidRPr="00B734AF">
        <w:rPr>
          <w:rFonts w:ascii="Consolas" w:hAnsi="Consolas" w:cs="Consolas"/>
        </w:rPr>
        <w:t xml:space="preserve">  </w:t>
      </w:r>
    </w:p>
    <w:p w:rsidR="00245EF7" w:rsidRPr="00B734AF" w:rsidRDefault="00245EF7" w:rsidP="00245EF7">
      <w:pPr>
        <w:autoSpaceDE w:val="0"/>
        <w:autoSpaceDN w:val="0"/>
        <w:adjustRightInd w:val="0"/>
        <w:rPr>
          <w:rFonts w:ascii="Consolas" w:hAnsi="Consolas" w:cs="Consolas"/>
        </w:rPr>
      </w:pPr>
      <w:r w:rsidRPr="00B734AF">
        <w:rPr>
          <w:rFonts w:ascii="Consolas" w:hAnsi="Consolas" w:cs="Consolas"/>
        </w:rPr>
        <w:lastRenderedPageBreak/>
        <w:t xml:space="preserve"> WebElement foo = wait.until(new Function&lt;WebDriver, WebElement&gt;() {</w:t>
      </w:r>
    </w:p>
    <w:p w:rsidR="00245EF7" w:rsidRPr="00B734AF" w:rsidRDefault="00245EF7" w:rsidP="00245EF7">
      <w:pPr>
        <w:autoSpaceDE w:val="0"/>
        <w:autoSpaceDN w:val="0"/>
        <w:adjustRightInd w:val="0"/>
        <w:rPr>
          <w:rFonts w:ascii="Consolas" w:hAnsi="Consolas" w:cs="Consolas"/>
        </w:rPr>
      </w:pPr>
      <w:r w:rsidRPr="00B734AF">
        <w:rPr>
          <w:rFonts w:ascii="Consolas" w:hAnsi="Consolas" w:cs="Consolas"/>
        </w:rPr>
        <w:t xml:space="preserve">     public WebElement apply(WebDriver driver) {</w:t>
      </w:r>
    </w:p>
    <w:p w:rsidR="00245EF7" w:rsidRPr="00B734AF" w:rsidRDefault="00245EF7" w:rsidP="00245EF7">
      <w:pPr>
        <w:autoSpaceDE w:val="0"/>
        <w:autoSpaceDN w:val="0"/>
        <w:adjustRightInd w:val="0"/>
        <w:rPr>
          <w:rFonts w:ascii="Consolas" w:hAnsi="Consolas" w:cs="Consolas"/>
        </w:rPr>
      </w:pPr>
      <w:r w:rsidRPr="00B734AF">
        <w:rPr>
          <w:rFonts w:ascii="Consolas" w:hAnsi="Consolas" w:cs="Consolas"/>
        </w:rPr>
        <w:t xml:space="preserve">       return driver.findElement(By.id("Element"));</w:t>
      </w:r>
    </w:p>
    <w:p w:rsidR="00245EF7" w:rsidRPr="00B734AF" w:rsidRDefault="00245EF7" w:rsidP="00245EF7">
      <w:pPr>
        <w:autoSpaceDE w:val="0"/>
        <w:autoSpaceDN w:val="0"/>
        <w:adjustRightInd w:val="0"/>
        <w:rPr>
          <w:rFonts w:ascii="Consolas" w:hAnsi="Consolas" w:cs="Consolas"/>
        </w:rPr>
      </w:pPr>
      <w:r w:rsidRPr="00B734AF">
        <w:rPr>
          <w:rFonts w:ascii="Consolas" w:hAnsi="Consolas" w:cs="Consolas"/>
        </w:rPr>
        <w:t xml:space="preserve">     }</w:t>
      </w:r>
    </w:p>
    <w:p w:rsidR="00245EF7" w:rsidRPr="00B734AF" w:rsidRDefault="00245EF7" w:rsidP="00245EF7">
      <w:pPr>
        <w:autoSpaceDE w:val="0"/>
        <w:autoSpaceDN w:val="0"/>
        <w:adjustRightInd w:val="0"/>
        <w:rPr>
          <w:rFonts w:ascii="Consolas" w:hAnsi="Consolas" w:cs="Consolas"/>
        </w:rPr>
      </w:pPr>
      <w:r w:rsidRPr="00B734AF">
        <w:rPr>
          <w:rFonts w:ascii="Consolas" w:hAnsi="Consolas" w:cs="Consolas"/>
        </w:rPr>
        <w:t xml:space="preserve">   });}</w:t>
      </w:r>
    </w:p>
    <w:p w:rsidR="00245EF7" w:rsidRPr="00B734AF" w:rsidRDefault="00245EF7" w:rsidP="00245EF7">
      <w:pPr>
        <w:pStyle w:val="NormalWeb"/>
        <w:shd w:val="clear" w:color="auto" w:fill="FFFFFF"/>
        <w:spacing w:before="0" w:beforeAutospacing="0" w:after="53" w:afterAutospacing="0"/>
        <w:rPr>
          <w:rFonts w:ascii="Arial" w:hAnsi="Arial" w:cs="Arial"/>
          <w:color w:val="777777"/>
        </w:rPr>
      </w:pPr>
      <w:r w:rsidRPr="00B734AF">
        <w:rPr>
          <w:rFonts w:ascii="Arial" w:hAnsi="Arial" w:cs="Arial"/>
          <w:color w:val="777777"/>
        </w:rPr>
        <w:t> </w:t>
      </w:r>
    </w:p>
    <w:p w:rsidR="006C13D0" w:rsidRPr="00B734AF" w:rsidRDefault="006C13D0" w:rsidP="006C13D0">
      <w:pPr>
        <w:shd w:val="clear" w:color="auto" w:fill="FFFFFF"/>
        <w:spacing w:after="240"/>
        <w:rPr>
          <w:rFonts w:ascii="Arial" w:hAnsi="Arial" w:cs="Arial"/>
          <w:color w:val="242729"/>
        </w:rPr>
      </w:pPr>
      <w:r w:rsidRPr="00B734AF">
        <w:rPr>
          <w:rFonts w:ascii="Arial" w:hAnsi="Arial" w:cs="Arial"/>
          <w:color w:val="242729"/>
        </w:rPr>
        <w:t>You can use StopWatch object of org.apache.commons.lang3.time package. The following is the complete code of Selenium WebDriver using Java:</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org.apache.commons.lang3.time.</w:t>
      </w:r>
      <w:r w:rsidRPr="00B734AF">
        <w:rPr>
          <w:rFonts w:ascii="Consolas" w:hAnsi="Consolas" w:cs="Consolas"/>
          <w:color w:val="2B91AF"/>
        </w:rPr>
        <w:t>StopWatch</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org.openqa.selenium.</w:t>
      </w:r>
      <w:r w:rsidRPr="00B734AF">
        <w:rPr>
          <w:rFonts w:ascii="Consolas" w:hAnsi="Consolas" w:cs="Consolas"/>
          <w:color w:val="2B91AF"/>
        </w:rPr>
        <w:t>By</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org.openqa.selenium.</w:t>
      </w:r>
      <w:r w:rsidRPr="00B734AF">
        <w:rPr>
          <w:rFonts w:ascii="Consolas" w:hAnsi="Consolas" w:cs="Consolas"/>
          <w:color w:val="2B91AF"/>
        </w:rPr>
        <w:t>WebDriver</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org.openqa.selenium.firefox.</w:t>
      </w:r>
      <w:r w:rsidRPr="00B734AF">
        <w:rPr>
          <w:rFonts w:ascii="Consolas" w:hAnsi="Consolas" w:cs="Consolas"/>
          <w:color w:val="2B91AF"/>
        </w:rPr>
        <w:t>FirefoxDriver</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org.openqa.selenium.support.ui.</w:t>
      </w:r>
      <w:r w:rsidRPr="00B734AF">
        <w:rPr>
          <w:rFonts w:ascii="Consolas" w:hAnsi="Consolas" w:cs="Consolas"/>
          <w:color w:val="2B91AF"/>
        </w:rPr>
        <w:t>ExpectedConditions</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import</w:t>
      </w:r>
      <w:r w:rsidRPr="00B734AF">
        <w:rPr>
          <w:rFonts w:ascii="Consolas" w:hAnsi="Consolas" w:cs="Consolas"/>
          <w:color w:val="303336"/>
        </w:rPr>
        <w:t xml:space="preserve"> org.openqa.selenium.support.ui.</w:t>
      </w:r>
      <w:r w:rsidRPr="00B734AF">
        <w:rPr>
          <w:rFonts w:ascii="Consolas" w:hAnsi="Consolas" w:cs="Consolas"/>
          <w:color w:val="2B91AF"/>
        </w:rPr>
        <w:t>WebDriverWait</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101094"/>
        </w:rPr>
        <w:t>public</w:t>
      </w:r>
      <w:r w:rsidRPr="00B734AF">
        <w:rPr>
          <w:rFonts w:ascii="Consolas" w:hAnsi="Consolas" w:cs="Consolas"/>
          <w:color w:val="303336"/>
        </w:rPr>
        <w:t xml:space="preserve"> </w:t>
      </w:r>
      <w:r w:rsidRPr="00B734AF">
        <w:rPr>
          <w:rFonts w:ascii="Consolas" w:hAnsi="Consolas" w:cs="Consolas"/>
          <w:color w:val="101094"/>
        </w:rPr>
        <w:t>class</w:t>
      </w:r>
      <w:r w:rsidRPr="00B734AF">
        <w:rPr>
          <w:rFonts w:ascii="Consolas" w:hAnsi="Consolas" w:cs="Consolas"/>
          <w:color w:val="303336"/>
        </w:rPr>
        <w:t xml:space="preserve"> </w:t>
      </w:r>
      <w:r w:rsidRPr="00B734AF">
        <w:rPr>
          <w:rFonts w:ascii="Consolas" w:hAnsi="Consolas" w:cs="Consolas"/>
          <w:color w:val="2B91AF"/>
        </w:rPr>
        <w:t>TimerInSeleniumWebDriver</w:t>
      </w:r>
      <w:r w:rsidRPr="00B734AF">
        <w:rPr>
          <w:rFonts w:ascii="Consolas" w:hAnsi="Consolas" w:cs="Consolas"/>
          <w:color w:val="303336"/>
        </w:rPr>
        <w:t xml:space="preserve"> {</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101094"/>
        </w:rPr>
        <w:t>public</w:t>
      </w:r>
      <w:r w:rsidRPr="00B734AF">
        <w:rPr>
          <w:rFonts w:ascii="Consolas" w:hAnsi="Consolas" w:cs="Consolas"/>
          <w:color w:val="303336"/>
        </w:rPr>
        <w:t xml:space="preserve"> </w:t>
      </w:r>
      <w:r w:rsidRPr="00B734AF">
        <w:rPr>
          <w:rFonts w:ascii="Consolas" w:hAnsi="Consolas" w:cs="Consolas"/>
          <w:color w:val="101094"/>
        </w:rPr>
        <w:t>static</w:t>
      </w:r>
      <w:r w:rsidRPr="00B734AF">
        <w:rPr>
          <w:rFonts w:ascii="Consolas" w:hAnsi="Consolas" w:cs="Consolas"/>
          <w:color w:val="303336"/>
        </w:rPr>
        <w:t xml:space="preserve"> </w:t>
      </w:r>
      <w:r w:rsidRPr="00B734AF">
        <w:rPr>
          <w:rFonts w:ascii="Consolas" w:hAnsi="Consolas" w:cs="Consolas"/>
          <w:color w:val="101094"/>
        </w:rPr>
        <w:t>void</w:t>
      </w:r>
      <w:r w:rsidRPr="00B734AF">
        <w:rPr>
          <w:rFonts w:ascii="Consolas" w:hAnsi="Consolas" w:cs="Consolas"/>
          <w:color w:val="303336"/>
        </w:rPr>
        <w:t xml:space="preserve"> main(</w:t>
      </w:r>
      <w:r w:rsidRPr="00B734AF">
        <w:rPr>
          <w:rFonts w:ascii="Consolas" w:hAnsi="Consolas" w:cs="Consolas"/>
          <w:color w:val="2B91AF"/>
        </w:rPr>
        <w:t>String</w:t>
      </w:r>
      <w:r w:rsidRPr="00B734AF">
        <w:rPr>
          <w:rFonts w:ascii="Consolas" w:hAnsi="Consolas" w:cs="Consolas"/>
          <w:color w:val="303336"/>
        </w:rPr>
        <w:t>[] args) {</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WebDriver</w:t>
      </w:r>
      <w:r w:rsidRPr="00B734AF">
        <w:rPr>
          <w:rFonts w:ascii="Consolas" w:hAnsi="Consolas" w:cs="Consolas"/>
          <w:color w:val="303336"/>
        </w:rPr>
        <w:t xml:space="preserve"> driver;</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driver = </w:t>
      </w:r>
      <w:r w:rsidRPr="00B734AF">
        <w:rPr>
          <w:rFonts w:ascii="Consolas" w:hAnsi="Consolas" w:cs="Consolas"/>
          <w:color w:val="101094"/>
        </w:rPr>
        <w:t>new</w:t>
      </w:r>
      <w:r w:rsidRPr="00B734AF">
        <w:rPr>
          <w:rFonts w:ascii="Consolas" w:hAnsi="Consolas" w:cs="Consolas"/>
          <w:color w:val="303336"/>
        </w:rPr>
        <w:t xml:space="preserve"> </w:t>
      </w:r>
      <w:r w:rsidRPr="00B734AF">
        <w:rPr>
          <w:rFonts w:ascii="Consolas" w:hAnsi="Consolas" w:cs="Consolas"/>
          <w:color w:val="2B91AF"/>
        </w:rPr>
        <w:t>FirefoxDriver</w:t>
      </w:r>
      <w:r w:rsidRPr="00B734AF">
        <w:rPr>
          <w:rFonts w:ascii="Consolas" w:hAnsi="Consolas" w:cs="Consolas"/>
          <w:color w:val="303336"/>
        </w:rPr>
        <w:t xml:space="preserve">();       </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StopWatch</w:t>
      </w:r>
      <w:r w:rsidRPr="00B734AF">
        <w:rPr>
          <w:rFonts w:ascii="Consolas" w:hAnsi="Consolas" w:cs="Consolas"/>
          <w:color w:val="303336"/>
        </w:rPr>
        <w:t xml:space="preserve"> pageLoad = </w:t>
      </w:r>
      <w:r w:rsidRPr="00B734AF">
        <w:rPr>
          <w:rFonts w:ascii="Consolas" w:hAnsi="Consolas" w:cs="Consolas"/>
          <w:color w:val="101094"/>
        </w:rPr>
        <w:t>new</w:t>
      </w:r>
      <w:r w:rsidRPr="00B734AF">
        <w:rPr>
          <w:rFonts w:ascii="Consolas" w:hAnsi="Consolas" w:cs="Consolas"/>
          <w:color w:val="303336"/>
        </w:rPr>
        <w:t xml:space="preserve"> </w:t>
      </w:r>
      <w:r w:rsidRPr="00B734AF">
        <w:rPr>
          <w:rFonts w:ascii="Consolas" w:hAnsi="Consolas" w:cs="Consolas"/>
          <w:color w:val="2B91AF"/>
        </w:rPr>
        <w:t>StopWatch</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pageLoad.start();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858C93"/>
        </w:rPr>
        <w:t>//Open your web app (In my case, I opened facebook)</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driver.get(</w:t>
      </w:r>
      <w:r w:rsidRPr="00B734AF">
        <w:rPr>
          <w:rFonts w:ascii="Consolas" w:hAnsi="Consolas" w:cs="Consolas"/>
          <w:color w:val="7D2727"/>
        </w:rPr>
        <w:t>"https://www.facebook.com/"</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858C93"/>
        </w:rPr>
        <w:t>// Wait for the required any element (I am waiting for Login button in fb)</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WebDriverWait</w:t>
      </w:r>
      <w:r w:rsidRPr="00B734AF">
        <w:rPr>
          <w:rFonts w:ascii="Consolas" w:hAnsi="Consolas" w:cs="Consolas"/>
          <w:color w:val="303336"/>
        </w:rPr>
        <w:t xml:space="preserve"> wait = </w:t>
      </w:r>
      <w:r w:rsidRPr="00B734AF">
        <w:rPr>
          <w:rFonts w:ascii="Consolas" w:hAnsi="Consolas" w:cs="Consolas"/>
          <w:color w:val="101094"/>
        </w:rPr>
        <w:t>new</w:t>
      </w:r>
      <w:r w:rsidRPr="00B734AF">
        <w:rPr>
          <w:rFonts w:ascii="Consolas" w:hAnsi="Consolas" w:cs="Consolas"/>
          <w:color w:val="303336"/>
        </w:rPr>
        <w:t xml:space="preserve"> </w:t>
      </w:r>
      <w:r w:rsidRPr="00B734AF">
        <w:rPr>
          <w:rFonts w:ascii="Consolas" w:hAnsi="Consolas" w:cs="Consolas"/>
          <w:color w:val="2B91AF"/>
        </w:rPr>
        <w:t>WebDriverWait</w:t>
      </w:r>
      <w:r w:rsidRPr="00B734AF">
        <w:rPr>
          <w:rFonts w:ascii="Consolas" w:hAnsi="Consolas" w:cs="Consolas"/>
          <w:color w:val="303336"/>
        </w:rPr>
        <w:t xml:space="preserve">(driver, </w:t>
      </w:r>
      <w:r w:rsidRPr="00B734AF">
        <w:rPr>
          <w:rFonts w:ascii="Consolas" w:hAnsi="Consolas" w:cs="Consolas"/>
          <w:color w:val="7D2727"/>
        </w:rPr>
        <w:t>10</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wait.until(</w:t>
      </w:r>
      <w:r w:rsidRPr="00B734AF">
        <w:rPr>
          <w:rFonts w:ascii="Consolas" w:hAnsi="Consolas" w:cs="Consolas"/>
          <w:color w:val="2B91AF"/>
        </w:rPr>
        <w:t>ExpectedConditions</w:t>
      </w:r>
      <w:r w:rsidRPr="00B734AF">
        <w:rPr>
          <w:rFonts w:ascii="Consolas" w:hAnsi="Consolas" w:cs="Consolas"/>
          <w:color w:val="303336"/>
        </w:rPr>
        <w:t>.presenceOfElementLocated(</w:t>
      </w:r>
      <w:r w:rsidRPr="00B734AF">
        <w:rPr>
          <w:rFonts w:ascii="Consolas" w:hAnsi="Consolas" w:cs="Consolas"/>
          <w:color w:val="2B91AF"/>
        </w:rPr>
        <w:t>By</w:t>
      </w:r>
      <w:r w:rsidRPr="00B734AF">
        <w:rPr>
          <w:rFonts w:ascii="Consolas" w:hAnsi="Consolas" w:cs="Consolas"/>
          <w:color w:val="303336"/>
        </w:rPr>
        <w:t>.id(</w:t>
      </w:r>
      <w:r w:rsidRPr="00B734AF">
        <w:rPr>
          <w:rFonts w:ascii="Consolas" w:hAnsi="Consolas" w:cs="Consolas"/>
          <w:color w:val="7D2727"/>
        </w:rPr>
        <w:t>"u_0_l"</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pageLoad.stop();</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858C93"/>
        </w:rPr>
        <w:t>//Get the time</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101094"/>
        </w:rPr>
        <w:t>long</w:t>
      </w:r>
      <w:r w:rsidRPr="00B734AF">
        <w:rPr>
          <w:rFonts w:ascii="Consolas" w:hAnsi="Consolas" w:cs="Consolas"/>
          <w:color w:val="303336"/>
        </w:rPr>
        <w:t xml:space="preserve"> pageLoadTime_ms = pageLoad.getTime();</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101094"/>
        </w:rPr>
        <w:t>long</w:t>
      </w:r>
      <w:r w:rsidRPr="00B734AF">
        <w:rPr>
          <w:rFonts w:ascii="Consolas" w:hAnsi="Consolas" w:cs="Consolas"/>
          <w:color w:val="303336"/>
        </w:rPr>
        <w:t xml:space="preserve"> pageLoadTime_Seconds = pageLoadTime_ms / </w:t>
      </w:r>
      <w:r w:rsidRPr="00B734AF">
        <w:rPr>
          <w:rFonts w:ascii="Consolas" w:hAnsi="Consolas" w:cs="Consolas"/>
          <w:color w:val="7D2727"/>
        </w:rPr>
        <w:t>1000</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"Total Page Load Time: "</w:t>
      </w:r>
      <w:r w:rsidRPr="00B734AF">
        <w:rPr>
          <w:rFonts w:ascii="Consolas" w:hAnsi="Consolas" w:cs="Consolas"/>
          <w:color w:val="303336"/>
        </w:rPr>
        <w:t xml:space="preserve"> + pageLoadTime_ms + </w:t>
      </w:r>
      <w:r w:rsidRPr="00B734AF">
        <w:rPr>
          <w:rFonts w:ascii="Consolas" w:hAnsi="Consolas" w:cs="Consolas"/>
          <w:color w:val="7D2727"/>
        </w:rPr>
        <w:t>" milliseconds"</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r w:rsidRPr="00B734AF">
        <w:rPr>
          <w:rFonts w:ascii="Consolas" w:hAnsi="Consolas" w:cs="Consolas"/>
          <w:color w:val="2B91AF"/>
        </w:rPr>
        <w:t>System</w:t>
      </w:r>
      <w:r w:rsidRPr="00B734AF">
        <w:rPr>
          <w:rFonts w:ascii="Consolas" w:hAnsi="Consolas" w:cs="Consolas"/>
          <w:color w:val="303336"/>
        </w:rPr>
        <w:t>.out.println(</w:t>
      </w:r>
      <w:r w:rsidRPr="00B734AF">
        <w:rPr>
          <w:rFonts w:ascii="Consolas" w:hAnsi="Consolas" w:cs="Consolas"/>
          <w:color w:val="7D2727"/>
        </w:rPr>
        <w:t>"Total Page Load Time: "</w:t>
      </w:r>
      <w:r w:rsidRPr="00B734AF">
        <w:rPr>
          <w:rFonts w:ascii="Consolas" w:hAnsi="Consolas" w:cs="Consolas"/>
          <w:color w:val="303336"/>
        </w:rPr>
        <w:t xml:space="preserve"> + pageLoadTime_Seconds + </w:t>
      </w:r>
      <w:r w:rsidRPr="00B734AF">
        <w:rPr>
          <w:rFonts w:ascii="Consolas" w:hAnsi="Consolas" w:cs="Consolas"/>
          <w:color w:val="7D2727"/>
        </w:rPr>
        <w:t>" seconds"</w:t>
      </w:r>
      <w:r w:rsidRPr="00B734AF">
        <w:rPr>
          <w:rFonts w:ascii="Consolas" w:hAnsi="Consolas" w:cs="Consolas"/>
          <w:color w:val="303336"/>
        </w:rPr>
        <w:t>);</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driver.close();</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03336"/>
        </w:rPr>
      </w:pPr>
      <w:r w:rsidRPr="00B734AF">
        <w:rPr>
          <w:rFonts w:ascii="Consolas" w:hAnsi="Consolas" w:cs="Consolas"/>
          <w:color w:val="303336"/>
        </w:rPr>
        <w:t xml:space="preserve">    }</w:t>
      </w:r>
    </w:p>
    <w:p w:rsidR="006C13D0" w:rsidRPr="00B734AF" w:rsidRDefault="006C13D0" w:rsidP="006C13D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93318"/>
        </w:rPr>
      </w:pPr>
      <w:r w:rsidRPr="00B734AF">
        <w:rPr>
          <w:rFonts w:ascii="Consolas" w:hAnsi="Consolas" w:cs="Consolas"/>
          <w:color w:val="303336"/>
        </w:rPr>
        <w:t>}</w:t>
      </w:r>
    </w:p>
    <w:p w:rsidR="006C13D0" w:rsidRPr="00B734AF" w:rsidRDefault="006C13D0" w:rsidP="006C13D0">
      <w:pPr>
        <w:pStyle w:val="NormalWeb"/>
        <w:spacing w:before="144" w:after="288"/>
        <w:textAlignment w:val="baseline"/>
        <w:rPr>
          <w:rFonts w:asciiTheme="minorHAnsi" w:hAnsiTheme="minorHAnsi" w:cstheme="minorHAnsi"/>
          <w:b/>
          <w:color w:val="222222"/>
        </w:rPr>
      </w:pPr>
      <w:r w:rsidRPr="00B734AF">
        <w:rPr>
          <w:rFonts w:asciiTheme="minorHAnsi" w:hAnsiTheme="minorHAnsi" w:cstheme="minorHAnsi"/>
          <w:b/>
          <w:color w:val="222222"/>
        </w:rPr>
        <w:t>IF need to run url for 2 seconds only</w:t>
      </w:r>
    </w:p>
    <w:p w:rsidR="006C13D0" w:rsidRPr="00B734AF" w:rsidRDefault="006C13D0" w:rsidP="006C13D0">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driver.manage().timeouts().pageLoadTimeout(30, TimeUnit.MILLISECONDS);</w:t>
      </w:r>
    </w:p>
    <w:p w:rsidR="006C13D0" w:rsidRPr="00B734AF" w:rsidRDefault="006C13D0" w:rsidP="006C13D0">
      <w:pPr>
        <w:pStyle w:val="NormalWeb"/>
        <w:spacing w:before="144" w:after="288"/>
        <w:textAlignment w:val="baseline"/>
        <w:rPr>
          <w:rFonts w:asciiTheme="minorHAnsi" w:hAnsiTheme="minorHAnsi" w:cstheme="minorHAnsi"/>
          <w:color w:val="222222"/>
        </w:rPr>
      </w:pPr>
    </w:p>
    <w:p w:rsidR="006C13D0" w:rsidRPr="00B734AF" w:rsidRDefault="006C13D0" w:rsidP="006C13D0">
      <w:pPr>
        <w:pStyle w:val="Heading1"/>
        <w:shd w:val="clear" w:color="auto" w:fill="FFFFFF"/>
        <w:spacing w:before="177" w:after="88" w:line="312" w:lineRule="atLeast"/>
        <w:rPr>
          <w:rFonts w:ascii="Georgia" w:hAnsi="Georgia"/>
          <w:b w:val="0"/>
          <w:bCs w:val="0"/>
          <w:color w:val="333333"/>
          <w:sz w:val="24"/>
          <w:szCs w:val="24"/>
        </w:rPr>
      </w:pPr>
      <w:r w:rsidRPr="00B734AF">
        <w:rPr>
          <w:rFonts w:ascii="Georgia" w:hAnsi="Georgia"/>
          <w:b w:val="0"/>
          <w:bCs w:val="0"/>
          <w:color w:val="333333"/>
          <w:sz w:val="24"/>
          <w:szCs w:val="24"/>
        </w:rPr>
        <w:t>Handling Authentication Window with WebDriver</w:t>
      </w:r>
    </w:p>
    <w:p w:rsidR="006C13D0" w:rsidRPr="00B734AF" w:rsidRDefault="006C13D0" w:rsidP="006C13D0">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To work with Basic Authentication pop-up (which is a browser dialogue window), you just need to send the user name and password along with the application URL. for chrome and Firefox</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rPr>
          <w:rFonts w:ascii="Consolas" w:hAnsi="Consolas" w:cs="Consolas"/>
          <w:color w:val="333333"/>
        </w:rPr>
      </w:pPr>
      <w:r w:rsidRPr="00B734AF">
        <w:rPr>
          <w:rFonts w:ascii="Consolas" w:hAnsi="Consolas" w:cs="Consolas"/>
          <w:color w:val="000000"/>
        </w:rPr>
        <w:t>driver.</w:t>
      </w:r>
      <w:r w:rsidRPr="00B734AF">
        <w:rPr>
          <w:rFonts w:ascii="Consolas" w:hAnsi="Consolas" w:cs="Consolas"/>
          <w:b/>
          <w:bCs/>
          <w:color w:val="000000"/>
        </w:rPr>
        <w:t>get</w:t>
      </w:r>
      <w:r w:rsidRPr="00B734AF">
        <w:rPr>
          <w:rFonts w:ascii="Consolas" w:hAnsi="Consolas" w:cs="Consolas"/>
          <w:color w:val="000000"/>
        </w:rPr>
        <w:t>(</w:t>
      </w:r>
      <w:r w:rsidRPr="00B734AF">
        <w:rPr>
          <w:rFonts w:ascii="Consolas" w:hAnsi="Consolas" w:cs="Consolas"/>
          <w:color w:val="DD1144"/>
        </w:rPr>
        <w:t>"</w:t>
      </w:r>
      <w:hyperlink r:id="rId129" w:history="1">
        <w:r w:rsidRPr="00B734AF">
          <w:rPr>
            <w:rFonts w:ascii="Consolas" w:hAnsi="Consolas" w:cs="Consolas"/>
            <w:color w:val="DD1144"/>
          </w:rPr>
          <w:t>http://admin:admin@yoururl.com"</w:t>
        </w:r>
      </w:hyperlink>
      <w:r w:rsidRPr="00B734AF">
        <w:rPr>
          <w:rFonts w:ascii="Consolas" w:hAnsi="Consolas" w:cs="Consolas"/>
          <w:color w:val="000000"/>
        </w:rPr>
        <w:t>);</w:t>
      </w:r>
    </w:p>
    <w:p w:rsidR="006C13D0" w:rsidRPr="00B734AF" w:rsidRDefault="006C13D0" w:rsidP="006C13D0">
      <w:pPr>
        <w:pStyle w:val="NormalWeb"/>
        <w:shd w:val="clear" w:color="auto" w:fill="FFFFFF"/>
        <w:spacing w:before="0" w:beforeAutospacing="0" w:after="240" w:afterAutospacing="0"/>
        <w:rPr>
          <w:rFonts w:ascii="Georgia" w:hAnsi="Georgia"/>
          <w:color w:val="333333"/>
        </w:rPr>
      </w:pPr>
    </w:p>
    <w:p w:rsidR="006C13D0" w:rsidRPr="00B734AF" w:rsidRDefault="006C13D0" w:rsidP="006C13D0">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IE</w:t>
      </w:r>
    </w:p>
    <w:p w:rsidR="006C13D0" w:rsidRPr="00B734AF" w:rsidRDefault="006C13D0" w:rsidP="006C13D0">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The best way to make it work with IE is using AutoIt tool. If not, you may need to change the stuff in registry, To change for the current user, you need to edit in 'HKEY_CURRENT_USER...' and if you want to do that for all users, you can set the value of register keys as 'HKEY_LOCAL_MACHINE...' etc.</w:t>
      </w:r>
    </w:p>
    <w:p w:rsidR="006C13D0" w:rsidRPr="00B734AF" w:rsidRDefault="006C13D0" w:rsidP="006C13D0">
      <w:pPr>
        <w:shd w:val="clear" w:color="auto" w:fill="FFFFFF"/>
        <w:spacing w:after="240"/>
        <w:rPr>
          <w:rFonts w:ascii="Georgia" w:hAnsi="Georgia"/>
          <w:color w:val="333333"/>
        </w:rPr>
      </w:pPr>
      <w:r w:rsidRPr="00B734AF">
        <w:rPr>
          <w:rFonts w:ascii="Georgia" w:hAnsi="Georgia"/>
          <w:color w:val="333333"/>
        </w:rPr>
        <w:t>Once you open the URL in IE it will look like the below screen shot: -</w:t>
      </w:r>
      <w:r w:rsidRPr="00B734AF">
        <w:rPr>
          <w:rFonts w:ascii="Georgia" w:hAnsi="Georgia"/>
          <w:color w:val="333333"/>
        </w:rPr>
        <w:br/>
      </w:r>
      <w:r w:rsidRPr="00B734AF">
        <w:rPr>
          <w:rFonts w:ascii="Georgia" w:hAnsi="Georgia"/>
          <w:noProof/>
          <w:color w:val="333333"/>
        </w:rPr>
        <w:drawing>
          <wp:inline distT="0" distB="0" distL="0" distR="0">
            <wp:extent cx="2067802" cy="1476553"/>
            <wp:effectExtent l="19050" t="0" r="8648" b="0"/>
            <wp:docPr id="6" name="Picture 7" descr="Basic authentication in IE using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 authentication in IE using Selenium"/>
                    <pic:cNvPicPr>
                      <a:picLocks noChangeAspect="1" noChangeArrowheads="1"/>
                    </pic:cNvPicPr>
                  </pic:nvPicPr>
                  <pic:blipFill>
                    <a:blip r:embed="rId130"/>
                    <a:srcRect/>
                    <a:stretch>
                      <a:fillRect/>
                    </a:stretch>
                  </pic:blipFill>
                  <pic:spPr bwMode="auto">
                    <a:xfrm>
                      <a:off x="0" y="0"/>
                      <a:ext cx="2069029" cy="1477429"/>
                    </a:xfrm>
                    <a:prstGeom prst="rect">
                      <a:avLst/>
                    </a:prstGeom>
                    <a:noFill/>
                    <a:ln w="9525">
                      <a:noFill/>
                      <a:miter lim="800000"/>
                      <a:headEnd/>
                      <a:tailEnd/>
                    </a:ln>
                  </pic:spPr>
                </pic:pic>
              </a:graphicData>
            </a:graphic>
          </wp:inline>
        </w:drawing>
      </w:r>
    </w:p>
    <w:p w:rsidR="006C13D0" w:rsidRPr="00B734AF" w:rsidRDefault="006C13D0" w:rsidP="006C13D0">
      <w:pPr>
        <w:shd w:val="clear" w:color="auto" w:fill="FFFFFF"/>
        <w:spacing w:before="177" w:after="88" w:line="312" w:lineRule="atLeast"/>
        <w:outlineLvl w:val="2"/>
        <w:rPr>
          <w:rFonts w:ascii="Georgia" w:hAnsi="Georgia"/>
          <w:color w:val="333333"/>
        </w:rPr>
      </w:pPr>
      <w:r w:rsidRPr="00B734AF">
        <w:rPr>
          <w:rFonts w:ascii="Georgia" w:hAnsi="Georgia"/>
          <w:color w:val="333333"/>
        </w:rPr>
        <w:t>Check out the example to work with IE using AutoIt tool.</w:t>
      </w:r>
    </w:p>
    <w:p w:rsidR="006C13D0" w:rsidRPr="00B734AF" w:rsidRDefault="006C13D0" w:rsidP="006C13D0">
      <w:pPr>
        <w:shd w:val="clear" w:color="auto" w:fill="FFFFFF"/>
        <w:spacing w:after="240"/>
        <w:rPr>
          <w:rFonts w:ascii="Georgia" w:hAnsi="Georgia"/>
          <w:color w:val="333333"/>
        </w:rPr>
      </w:pPr>
      <w:r w:rsidRPr="00B734AF">
        <w:rPr>
          <w:rFonts w:ascii="Georgia" w:hAnsi="Georgia"/>
          <w:color w:val="333333"/>
        </w:rPr>
        <w:t>First create AutoIt script as below and save it as basicauth.au3</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 xml:space="preserve">; To </w:t>
      </w:r>
      <w:r w:rsidRPr="00B734AF">
        <w:rPr>
          <w:rFonts w:ascii="Consolas" w:hAnsi="Consolas" w:cs="Consolas"/>
          <w:b/>
          <w:bCs/>
          <w:color w:val="000000"/>
        </w:rPr>
        <w:t>pass</w:t>
      </w:r>
      <w:r w:rsidRPr="00B734AF">
        <w:rPr>
          <w:rFonts w:ascii="Consolas" w:hAnsi="Consolas" w:cs="Consolas"/>
          <w:color w:val="000000"/>
        </w:rPr>
        <w:t xml:space="preserve"> user name </w:t>
      </w:r>
      <w:r w:rsidRPr="00B734AF">
        <w:rPr>
          <w:rFonts w:ascii="Consolas" w:hAnsi="Consolas" w:cs="Consolas"/>
          <w:b/>
          <w:bCs/>
          <w:color w:val="000000"/>
        </w:rPr>
        <w:t>and</w:t>
      </w:r>
      <w:r w:rsidRPr="00B734AF">
        <w:rPr>
          <w:rFonts w:ascii="Consolas" w:hAnsi="Consolas" w:cs="Consolas"/>
          <w:color w:val="000000"/>
        </w:rPr>
        <w:t xml:space="preserve"> password</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WinWaitActive(</w:t>
      </w:r>
      <w:r w:rsidRPr="00B734AF">
        <w:rPr>
          <w:rFonts w:ascii="Consolas" w:hAnsi="Consolas" w:cs="Consolas"/>
          <w:color w:val="DD1144"/>
        </w:rPr>
        <w:t>"Windows Security"</w:t>
      </w:r>
      <w:r w:rsidRPr="00B734AF">
        <w:rPr>
          <w:rFonts w:ascii="Consolas" w:hAnsi="Consolas" w:cs="Consolas"/>
          <w:color w:val="000000"/>
        </w:rPr>
        <w:t>)</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Send(</w:t>
      </w:r>
      <w:r w:rsidRPr="00B734AF">
        <w:rPr>
          <w:rFonts w:ascii="Consolas" w:hAnsi="Consolas" w:cs="Consolas"/>
          <w:color w:val="DD1144"/>
        </w:rPr>
        <w:t>"admin"</w:t>
      </w:r>
      <w:r w:rsidRPr="00B734AF">
        <w:rPr>
          <w:rFonts w:ascii="Consolas" w:hAnsi="Consolas" w:cs="Consolas"/>
          <w:color w:val="000000"/>
        </w:rPr>
        <w:t>)</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Send(</w:t>
      </w:r>
      <w:r w:rsidRPr="00B734AF">
        <w:rPr>
          <w:rFonts w:ascii="Consolas" w:hAnsi="Consolas" w:cs="Consolas"/>
          <w:color w:val="DD1144"/>
        </w:rPr>
        <w:t>"{TAB}"</w:t>
      </w:r>
      <w:r w:rsidRPr="00B734AF">
        <w:rPr>
          <w:rFonts w:ascii="Consolas" w:hAnsi="Consolas" w:cs="Consolas"/>
          <w:color w:val="000000"/>
        </w:rPr>
        <w:t>)</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line="221" w:lineRule="atLeast"/>
        <w:rPr>
          <w:rFonts w:ascii="Consolas" w:hAnsi="Consolas" w:cs="Consolas"/>
          <w:color w:val="000000"/>
        </w:rPr>
      </w:pPr>
      <w:r w:rsidRPr="00B734AF">
        <w:rPr>
          <w:rFonts w:ascii="Consolas" w:hAnsi="Consolas" w:cs="Consolas"/>
          <w:color w:val="000000"/>
        </w:rPr>
        <w:t>Send(</w:t>
      </w:r>
      <w:r w:rsidRPr="00B734AF">
        <w:rPr>
          <w:rFonts w:ascii="Consolas" w:hAnsi="Consolas" w:cs="Consolas"/>
          <w:color w:val="DD1144"/>
        </w:rPr>
        <w:t>"admin"</w:t>
      </w:r>
      <w:r w:rsidRPr="00B734AF">
        <w:rPr>
          <w:rFonts w:ascii="Consolas" w:hAnsi="Consolas" w:cs="Consolas"/>
          <w:color w:val="000000"/>
        </w:rPr>
        <w:t>)</w:t>
      </w:r>
    </w:p>
    <w:p w:rsidR="006C13D0" w:rsidRPr="00B734AF" w:rsidRDefault="006C13D0" w:rsidP="006C13D0">
      <w:pPr>
        <w:pBdr>
          <w:top w:val="single" w:sz="4" w:space="2" w:color="CCCCCC"/>
          <w:left w:val="single" w:sz="4" w:space="2" w:color="CCCCCC"/>
          <w:bottom w:val="single" w:sz="4" w:space="2" w:color="CCCCCC"/>
          <w:right w:val="single" w:sz="4" w:space="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88"/>
        <w:rPr>
          <w:rFonts w:ascii="Consolas" w:hAnsi="Consolas" w:cs="Consolas"/>
          <w:color w:val="333333"/>
        </w:rPr>
      </w:pPr>
      <w:r w:rsidRPr="00B734AF">
        <w:rPr>
          <w:rFonts w:ascii="Consolas" w:hAnsi="Consolas" w:cs="Consolas"/>
          <w:color w:val="000000"/>
        </w:rPr>
        <w:t>Send(</w:t>
      </w:r>
      <w:r w:rsidRPr="00B734AF">
        <w:rPr>
          <w:rFonts w:ascii="Consolas" w:hAnsi="Consolas" w:cs="Consolas"/>
          <w:color w:val="DD1144"/>
        </w:rPr>
        <w:t>"{ENTER}"</w:t>
      </w:r>
      <w:r w:rsidRPr="00B734AF">
        <w:rPr>
          <w:rFonts w:ascii="Consolas" w:hAnsi="Consolas" w:cs="Consolas"/>
          <w:color w:val="000000"/>
        </w:rPr>
        <w:t>)</w:t>
      </w:r>
    </w:p>
    <w:p w:rsidR="006C13D0" w:rsidRPr="00B734AF" w:rsidRDefault="006C13D0" w:rsidP="006C13D0">
      <w:pPr>
        <w:pStyle w:val="NormalWeb"/>
        <w:shd w:val="clear" w:color="auto" w:fill="FFFFFF"/>
        <w:spacing w:before="0" w:beforeAutospacing="0" w:after="240" w:afterAutospacing="0"/>
        <w:rPr>
          <w:rFonts w:ascii="Georgia" w:hAnsi="Georgia"/>
          <w:color w:val="333333"/>
        </w:rPr>
      </w:pP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ab/>
      </w:r>
      <w:r w:rsidRPr="00B734AF">
        <w:rPr>
          <w:rFonts w:ascii="Courier New" w:hAnsi="Courier New" w:cs="Courier New"/>
        </w:rPr>
        <w:tab/>
        <w:t>WebElement element = driver.findElement(By.name("file"));</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ab/>
      </w:r>
      <w:r w:rsidRPr="00B734AF">
        <w:rPr>
          <w:rFonts w:ascii="Courier New" w:hAnsi="Courier New" w:cs="Courier New"/>
        </w:rPr>
        <w:tab/>
        <w:t>element.click();</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               //Which calls the autoit exe file</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lastRenderedPageBreak/>
        <w:tab/>
      </w:r>
      <w:r w:rsidRPr="00B734AF">
        <w:rPr>
          <w:rFonts w:ascii="Courier New" w:hAnsi="Courier New" w:cs="Courier New"/>
        </w:rPr>
        <w:tab/>
        <w:t>Runtime.getRuntime().exec("G:/Tutorial/AutoItScripts/upload.exe");</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ab/>
        <w:t>}</w:t>
      </w:r>
      <w:r w:rsidRPr="00B734AF">
        <w:rPr>
          <w:rFonts w:ascii="Courier New" w:hAnsi="Courier New" w:cs="Courier New"/>
        </w:rPr>
        <w:tab/>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w:t>
      </w:r>
    </w:p>
    <w:p w:rsidR="00BB508B" w:rsidRPr="00B734AF" w:rsidRDefault="00BB508B" w:rsidP="00BB508B">
      <w:pPr>
        <w:spacing w:before="100" w:beforeAutospacing="1" w:after="100" w:afterAutospacing="1"/>
      </w:pPr>
      <w:r w:rsidRPr="00B734AF">
        <w:t>The below is the AutoIt script:</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WinWaitActive("File Upload")</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Send("G:\Tutorial\AutoItScripts\TestScripts\Test.doc")</w:t>
      </w:r>
    </w:p>
    <w:p w:rsidR="00BB508B" w:rsidRPr="00B734AF" w:rsidRDefault="00BB508B" w:rsidP="00BB5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Send("{ENTER}")</w:t>
      </w:r>
    </w:p>
    <w:p w:rsidR="00BB508B" w:rsidRPr="00B734AF" w:rsidRDefault="00BB508B" w:rsidP="006C13D0">
      <w:pPr>
        <w:pStyle w:val="NormalWeb"/>
        <w:shd w:val="clear" w:color="auto" w:fill="FFFFFF"/>
        <w:spacing w:before="0" w:beforeAutospacing="0" w:after="240" w:afterAutospacing="0"/>
        <w:rPr>
          <w:rFonts w:ascii="Georgia" w:hAnsi="Georgia"/>
          <w:color w:val="333333"/>
        </w:rPr>
      </w:pP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Page Object Model : a Design pattern : segregate selenium code based on pages.</w:t>
      </w: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Page Factory: Advanced concept ( POM + new features )</w:t>
      </w: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1. Elements are identified using @FindBy Annotation</w:t>
      </w: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2. Initialism all the elements declared in Point#1 at a time.</w:t>
      </w: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 in POM, initialization happens on the fly )</w:t>
      </w: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PageFactory.initElements(driver,this);</w:t>
      </w:r>
    </w:p>
    <w:p w:rsidR="00C54B35" w:rsidRPr="00B734AF" w:rsidRDefault="00C54B35" w:rsidP="00C54B35">
      <w:pPr>
        <w:pStyle w:val="NormalWeb"/>
        <w:spacing w:before="144" w:after="288"/>
        <w:textAlignment w:val="baseline"/>
        <w:rPr>
          <w:rFonts w:asciiTheme="minorHAnsi" w:hAnsiTheme="minorHAnsi" w:cstheme="minorHAnsi"/>
          <w:color w:val="222222"/>
        </w:rPr>
      </w:pPr>
    </w:p>
    <w:p w:rsidR="00C54B35" w:rsidRPr="00B734AF" w:rsidRDefault="00C54B35" w:rsidP="00C54B35">
      <w:pPr>
        <w:pStyle w:val="NormalWeb"/>
        <w:spacing w:before="144" w:after="288"/>
        <w:textAlignment w:val="baseline"/>
        <w:rPr>
          <w:rFonts w:asciiTheme="minorHAnsi" w:hAnsiTheme="minorHAnsi" w:cstheme="minorHAnsi"/>
          <w:color w:val="222222"/>
        </w:rPr>
      </w:pPr>
      <w:r w:rsidRPr="00B734AF">
        <w:rPr>
          <w:rFonts w:asciiTheme="minorHAnsi" w:hAnsiTheme="minorHAnsi" w:cstheme="minorHAnsi"/>
          <w:color w:val="222222"/>
        </w:rPr>
        <w:t>Thats all.</w:t>
      </w:r>
    </w:p>
    <w:p w:rsidR="00411B15" w:rsidRPr="00B734AF" w:rsidRDefault="00411B15" w:rsidP="00411B15">
      <w:pPr>
        <w:shd w:val="clear" w:color="auto" w:fill="FDFFE9"/>
        <w:jc w:val="both"/>
        <w:rPr>
          <w:rFonts w:ascii="Droid Sans" w:hAnsi="Droid Sans"/>
          <w:b/>
          <w:color w:val="5B5B5B"/>
        </w:rPr>
      </w:pPr>
      <w:r w:rsidRPr="00B734AF">
        <w:rPr>
          <w:rFonts w:ascii="Droid Sans" w:hAnsi="Droid Sans"/>
          <w:b/>
          <w:bCs/>
          <w:color w:val="5B5B5B"/>
        </w:rPr>
        <w:t>What Is StaleElementReferenceException?</w:t>
      </w:r>
    </w:p>
    <w:p w:rsidR="00411B15" w:rsidRPr="00B734AF" w:rsidRDefault="00411B15" w:rsidP="00411B15">
      <w:pPr>
        <w:shd w:val="clear" w:color="auto" w:fill="FDFFE9"/>
        <w:jc w:val="both"/>
        <w:rPr>
          <w:rFonts w:ascii="Droid Sans" w:hAnsi="Droid Sans"/>
          <w:color w:val="5B5B5B"/>
        </w:rPr>
      </w:pPr>
      <w:r w:rsidRPr="00B734AF">
        <w:rPr>
          <w:rFonts w:ascii="Droid Sans" w:hAnsi="Droid Sans"/>
          <w:color w:val="5B5B5B"/>
        </w:rPr>
        <w:t>Stale means old or we can say no longer fresh element. Let me describe you In very simple words. Example : You have a search text box on software web page. When you search for some keyword, text box's position get changed on page. So In this case, Look and feel, Identifiers etc. of text box will remain same but what Internally happened Is -&gt; JS library has deleted previous text box and replaced It with new same text box. So now If you will go to use same text box using previously located reference In your software test, You will get </w:t>
      </w:r>
      <w:r w:rsidRPr="00B734AF">
        <w:rPr>
          <w:rFonts w:ascii="Droid Sans" w:hAnsi="Droid Sans"/>
          <w:b/>
          <w:bCs/>
          <w:color w:val="5B5B5B"/>
        </w:rPr>
        <w:t>StaleElementReferenceException </w:t>
      </w:r>
      <w:r w:rsidRPr="00B734AF">
        <w:rPr>
          <w:rFonts w:ascii="Droid Sans" w:hAnsi="Droid Sans"/>
          <w:color w:val="5B5B5B"/>
        </w:rPr>
        <w:t>In console.</w:t>
      </w:r>
    </w:p>
    <w:p w:rsidR="004D0576" w:rsidRPr="00B734AF" w:rsidRDefault="004D0576" w:rsidP="00411B15">
      <w:pPr>
        <w:shd w:val="clear" w:color="auto" w:fill="FDFFE9"/>
        <w:jc w:val="both"/>
        <w:rPr>
          <w:rFonts w:ascii="Droid Sans" w:hAnsi="Droid Sans"/>
          <w:color w:val="5B5B5B"/>
        </w:rPr>
      </w:pPr>
      <w:r w:rsidRPr="00B734AF">
        <w:rPr>
          <w:rFonts w:ascii="Droid Sans" w:hAnsi="Droid Sans"/>
          <w:color w:val="5B5B5B"/>
        </w:rPr>
        <w:t>Use explicit wait to getaway From this</w:t>
      </w:r>
    </w:p>
    <w:p w:rsidR="00411B15" w:rsidRPr="00B734AF" w:rsidRDefault="00411B15" w:rsidP="00411B15">
      <w:pPr>
        <w:shd w:val="clear" w:color="auto" w:fill="FDFFE9"/>
        <w:jc w:val="both"/>
        <w:rPr>
          <w:rFonts w:ascii="Droid Sans" w:hAnsi="Droid Sans"/>
          <w:color w:val="5B5B5B"/>
        </w:rPr>
      </w:pPr>
    </w:p>
    <w:p w:rsidR="001B6051" w:rsidRPr="00B734AF" w:rsidRDefault="001B6051" w:rsidP="001B6051">
      <w:pPr>
        <w:pStyle w:val="NormalWeb"/>
        <w:shd w:val="clear" w:color="auto" w:fill="FFFFFF"/>
        <w:spacing w:before="0" w:beforeAutospacing="0" w:after="240" w:afterAutospacing="0"/>
        <w:rPr>
          <w:rFonts w:ascii="Arial" w:hAnsi="Arial" w:cs="Arial"/>
          <w:b/>
          <w:color w:val="242729"/>
        </w:rPr>
      </w:pPr>
      <w:r w:rsidRPr="00B734AF">
        <w:rPr>
          <w:rFonts w:ascii="Arial" w:hAnsi="Arial" w:cs="Arial"/>
          <w:b/>
          <w:color w:val="242729"/>
        </w:rPr>
        <w:t>A WebElement is a reference to an element in the DOM.</w:t>
      </w:r>
    </w:p>
    <w:p w:rsidR="001B6051" w:rsidRPr="00B734AF" w:rsidRDefault="001B6051" w:rsidP="001B6051">
      <w:pPr>
        <w:pStyle w:val="NormalWeb"/>
        <w:shd w:val="clear" w:color="auto" w:fill="FFFFFF"/>
        <w:spacing w:before="0" w:beforeAutospacing="0" w:after="240" w:afterAutospacing="0"/>
        <w:rPr>
          <w:rFonts w:ascii="Arial" w:hAnsi="Arial" w:cs="Arial"/>
          <w:b/>
          <w:color w:val="242729"/>
        </w:rPr>
      </w:pPr>
      <w:r w:rsidRPr="00B734AF">
        <w:rPr>
          <w:rFonts w:ascii="Arial" w:hAnsi="Arial" w:cs="Arial"/>
          <w:b/>
          <w:color w:val="242729"/>
        </w:rPr>
        <w:t>A StaleElementException is thrown when the element you were interacting is destroyed and then recreated. Most complex web pages these days will move things about on the fly as the user interacts with it and this requires elements in the DOM to be destroyed and recreated.</w:t>
      </w:r>
    </w:p>
    <w:p w:rsidR="001B6051" w:rsidRPr="00B734AF" w:rsidRDefault="001B6051" w:rsidP="001B6051">
      <w:pPr>
        <w:pStyle w:val="NormalWeb"/>
        <w:shd w:val="clear" w:color="auto" w:fill="FFFFFF"/>
        <w:spacing w:before="0" w:beforeAutospacing="0" w:after="240" w:afterAutospacing="0"/>
        <w:rPr>
          <w:rFonts w:ascii="Arial" w:hAnsi="Arial" w:cs="Arial"/>
          <w:b/>
          <w:color w:val="242729"/>
        </w:rPr>
      </w:pPr>
      <w:r w:rsidRPr="00B734AF">
        <w:rPr>
          <w:rFonts w:ascii="Arial" w:hAnsi="Arial" w:cs="Arial"/>
          <w:b/>
          <w:color w:val="242729"/>
        </w:rPr>
        <w:lastRenderedPageBreak/>
        <w:t>When this happens the reference to the element in the DOM that you previously had becomes stale and you are no longer able to use this reference to interact with the element in the DOM. When this happens you will need to refresh your reference, or in real world terms find the element again.</w:t>
      </w:r>
    </w:p>
    <w:p w:rsidR="001B6051" w:rsidRPr="00B734AF" w:rsidRDefault="001B6051" w:rsidP="00411B15">
      <w:pPr>
        <w:shd w:val="clear" w:color="auto" w:fill="FDFFE9"/>
        <w:jc w:val="both"/>
        <w:rPr>
          <w:rFonts w:ascii="Droid Sans" w:hAnsi="Droid Sans"/>
          <w:color w:val="5B5B5B"/>
        </w:rPr>
      </w:pPr>
    </w:p>
    <w:p w:rsidR="00411B15" w:rsidRPr="00B734AF" w:rsidRDefault="00411B15" w:rsidP="00411B15">
      <w:pPr>
        <w:shd w:val="clear" w:color="auto" w:fill="FDFFE9"/>
        <w:jc w:val="both"/>
        <w:rPr>
          <w:rFonts w:ascii="Droid Sans" w:hAnsi="Droid Sans"/>
          <w:color w:val="5B5B5B"/>
        </w:rPr>
      </w:pPr>
      <w:r w:rsidRPr="00B734AF">
        <w:rPr>
          <w:rFonts w:ascii="Droid Sans" w:hAnsi="Droid Sans"/>
          <w:color w:val="5B5B5B"/>
        </w:rPr>
        <w:t>If you will run bellow given example, It will throw </w:t>
      </w:r>
      <w:r w:rsidRPr="00B734AF">
        <w:rPr>
          <w:rFonts w:ascii="Droid Sans" w:hAnsi="Droid Sans"/>
          <w:b/>
          <w:bCs/>
          <w:color w:val="5B5B5B"/>
        </w:rPr>
        <w:t>StaleElementReferenceException</w:t>
      </w:r>
      <w:r w:rsidRPr="00B734AF">
        <w:rPr>
          <w:rFonts w:ascii="Droid Sans" w:hAnsi="Droid Sans"/>
          <w:color w:val="5B5B5B"/>
        </w:rPr>
        <w: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package Testing_Pack;</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java.util.concurrent.TimeUnit;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org.openqa.selenium.By;</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org.openqa.selenium.Keys;</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org.openqa.selenium.WebDriver;</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org.openqa.selenium.WebElement;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org.openqa.selenium.firefox.FirefoxDriver;</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org.testng.annotations.BeforeTest;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import org.testng.annotations.Test;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public class StaleElement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WebDriver driver;</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@BeforeTest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public void setup() throws Exception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driver =new FirefoxDriver();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driver.manage().window().maximize();</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driver.manage().timeouts().implicitlyWait(10, TimeUnit.SECONDS);</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driver.get("http://www.github.com");</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t>
      </w:r>
    </w:p>
    <w:p w:rsidR="00411B15" w:rsidRPr="00B734AF" w:rsidRDefault="00411B15" w:rsidP="00E3106B">
      <w:pPr>
        <w:pBdr>
          <w:top w:val="dashed" w:sz="4" w:space="0" w:color="CCCCCC"/>
          <w:left w:val="dashed" w:sz="4" w:space="0" w:color="CCCCCC"/>
          <w:bottom w:val="dashed" w:sz="4" w:space="0" w:color="CCCCCC"/>
          <w:right w:val="dashed" w:sz="4" w:space="0" w:color="CCCCCC"/>
        </w:pBdr>
        <w:shd w:val="clear" w:color="auto" w:fill="F0F0F0"/>
        <w:tabs>
          <w:tab w:val="left" w:pos="720"/>
        </w:tabs>
        <w:spacing w:line="177" w:lineRule="atLeast"/>
        <w:rPr>
          <w:rFonts w:ascii="Courier New" w:hAnsi="Courier New" w:cs="Courier New"/>
          <w:color w:val="5B5B5B"/>
        </w:rPr>
      </w:pPr>
      <w:r w:rsidRPr="00B734AF">
        <w:rPr>
          <w:rFonts w:ascii="Courier New" w:hAnsi="Courier New" w:cs="Courier New"/>
          <w:color w:val="5B5B5B"/>
        </w:rPr>
        <w:t xml:space="preserve"> </w:t>
      </w:r>
      <w:r w:rsidR="00E3106B" w:rsidRPr="00B734AF">
        <w:rPr>
          <w:rFonts w:ascii="Courier New" w:hAnsi="Courier New" w:cs="Courier New"/>
          <w:color w:val="5B5B5B"/>
        </w:rPr>
        <w:tab/>
      </w:r>
      <w:r w:rsidR="00E3106B" w:rsidRPr="00B734AF">
        <w:rPr>
          <w:rFonts w:ascii="Courier New" w:hAnsi="Courier New" w:cs="Courier New"/>
          <w:color w:val="5B5B5B"/>
        </w:rPr>
        <w:tab/>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@Test</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public void getExe() throws InterruptedException{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t>
      </w:r>
      <w:r w:rsidRPr="00B734AF">
        <w:rPr>
          <w:rFonts w:ascii="Courier New" w:hAnsi="Courier New" w:cs="Courier New"/>
          <w:b/>
          <w:bCs/>
          <w:color w:val="0000FF"/>
        </w:rPr>
        <w:t>//Located element and stored It's reference In variable.</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WebElement Search_Box = driver.findElement(By.xpath("//input[@name='q']"));</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t>
      </w:r>
      <w:r w:rsidRPr="00B734AF">
        <w:rPr>
          <w:rFonts w:ascii="Courier New" w:hAnsi="Courier New" w:cs="Courier New"/>
          <w:b/>
          <w:bCs/>
          <w:color w:val="0000FF"/>
        </w:rPr>
        <w:t>//Used element reference variable to locate element and perform search.</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Search_Box.sendKeys("Hello");</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Search_Box.sendKeys(Keys.ENTER);</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Thread.sleep(5000);</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b/>
          <w:bCs/>
          <w:color w:val="0000FF"/>
        </w:rPr>
      </w:pPr>
      <w:r w:rsidRPr="00B734AF">
        <w:rPr>
          <w:rFonts w:ascii="Courier New" w:hAnsi="Courier New" w:cs="Courier New"/>
          <w:color w:val="5B5B5B"/>
        </w:rPr>
        <w:t xml:space="preserve">  </w:t>
      </w:r>
      <w:r w:rsidRPr="00B734AF">
        <w:rPr>
          <w:rFonts w:ascii="Courier New" w:hAnsi="Courier New" w:cs="Courier New"/>
          <w:b/>
          <w:bCs/>
          <w:color w:val="0000FF"/>
        </w:rPr>
        <w:t>//After search operation, Element's position Is changed.</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b/>
          <w:bCs/>
          <w:color w:val="0000FF"/>
        </w:rPr>
      </w:pPr>
      <w:r w:rsidRPr="00B734AF">
        <w:rPr>
          <w:rFonts w:ascii="Courier New" w:hAnsi="Courier New" w:cs="Courier New"/>
          <w:b/>
          <w:bCs/>
          <w:color w:val="0000FF"/>
        </w:rPr>
        <w:t xml:space="preserve">  //Now I am using same reference variable to clear search text box.</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b/>
          <w:bCs/>
          <w:color w:val="0000FF"/>
        </w:rPr>
        <w:t xml:space="preserve">  //So here, WebDriver will be not able to locate element using same reference and It will throw StaleElementReferenceException.</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Search_Box.clear();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Courier New" w:hAnsi="Courier New" w:cs="Courier New"/>
          <w:color w:val="5B5B5B"/>
        </w:rPr>
      </w:pPr>
      <w:r w:rsidRPr="00B734AF">
        <w:rPr>
          <w:rFonts w:ascii="Courier New" w:hAnsi="Courier New" w:cs="Courier New"/>
          <w:color w:val="5B5B5B"/>
        </w:rPr>
        <w:t xml:space="preserve"> }</w:t>
      </w:r>
    </w:p>
    <w:p w:rsidR="00411B15" w:rsidRPr="00B734AF" w:rsidRDefault="00411B15" w:rsidP="00411B15">
      <w:pPr>
        <w:pBdr>
          <w:top w:val="dashed" w:sz="4" w:space="0" w:color="CCCCCC"/>
          <w:left w:val="dashed" w:sz="4" w:space="0" w:color="CCCCCC"/>
          <w:bottom w:val="dashed" w:sz="4" w:space="0" w:color="CCCCCC"/>
          <w:right w:val="dashed" w:sz="4"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77" w:lineRule="atLeast"/>
        <w:rPr>
          <w:rFonts w:ascii="Arial" w:hAnsi="Arial" w:cs="Arial"/>
          <w:color w:val="5B5B5B"/>
        </w:rPr>
      </w:pPr>
      <w:r w:rsidRPr="00B734AF">
        <w:rPr>
          <w:rFonts w:ascii="Courier New" w:hAnsi="Courier New" w:cs="Courier New"/>
          <w:color w:val="5B5B5B"/>
        </w:rPr>
        <w:lastRenderedPageBreak/>
        <w:t>}</w:t>
      </w:r>
    </w:p>
    <w:p w:rsidR="00D43EF6" w:rsidRPr="00B734AF" w:rsidRDefault="00D43EF6" w:rsidP="00BC0E53">
      <w:pPr>
        <w:pStyle w:val="qtextpara"/>
        <w:rPr>
          <w:b/>
        </w:rPr>
      </w:pPr>
      <w:r w:rsidRPr="00B734AF">
        <w:rPr>
          <w:b/>
        </w:rPr>
        <w:t>Ways to Overcome StalElementException</w:t>
      </w:r>
    </w:p>
    <w:p w:rsidR="00D43EF6" w:rsidRPr="00B734AF" w:rsidRDefault="00D43EF6" w:rsidP="00D43EF6">
      <w:pPr>
        <w:shd w:val="clear" w:color="auto" w:fill="FFFFFF"/>
        <w:spacing w:after="240"/>
        <w:textAlignment w:val="baseline"/>
        <w:rPr>
          <w:rFonts w:ascii="Arial" w:hAnsi="Arial" w:cs="Arial"/>
          <w:color w:val="242729"/>
        </w:rPr>
      </w:pPr>
      <w:r w:rsidRPr="00B734AF">
        <w:rPr>
          <w:rFonts w:ascii="Arial" w:hAnsi="Arial" w:cs="Arial"/>
          <w:color w:val="242729"/>
        </w:rPr>
        <w:t>Kenny's solution is good, however it can be written in a more elegant way</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new</w:t>
      </w:r>
      <w:r w:rsidRPr="00B734AF">
        <w:rPr>
          <w:rFonts w:ascii="inherit" w:hAnsi="inherit" w:cs="Consolas"/>
          <w:color w:val="303336"/>
        </w:rPr>
        <w:t xml:space="preserve"> </w:t>
      </w:r>
      <w:r w:rsidRPr="00B734AF">
        <w:rPr>
          <w:rFonts w:ascii="inherit" w:hAnsi="inherit" w:cs="Consolas"/>
          <w:color w:val="2B91AF"/>
        </w:rPr>
        <w:t>WebDriverWait</w:t>
      </w:r>
      <w:r w:rsidRPr="00B734AF">
        <w:rPr>
          <w:rFonts w:ascii="inherit" w:hAnsi="inherit" w:cs="Consolas"/>
          <w:color w:val="303336"/>
        </w:rPr>
        <w:t>(driver, timeout)</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.ignoring(</w:t>
      </w:r>
      <w:r w:rsidRPr="00B734AF">
        <w:rPr>
          <w:rFonts w:ascii="inherit" w:hAnsi="inherit" w:cs="Consolas"/>
          <w:color w:val="2B91AF"/>
        </w:rPr>
        <w:t>StaleElementReferenceException</w:t>
      </w:r>
      <w:r w:rsidRPr="00B734AF">
        <w:rPr>
          <w:rFonts w:ascii="inherit" w:hAnsi="inherit" w:cs="Consolas"/>
          <w:color w:val="303336"/>
        </w:rPr>
        <w:t>.</w:t>
      </w:r>
      <w:r w:rsidRPr="00B734AF">
        <w:rPr>
          <w:rFonts w:ascii="inherit" w:hAnsi="inherit" w:cs="Consolas"/>
          <w:color w:val="101094"/>
        </w:rPr>
        <w:t>class</w:t>
      </w:r>
      <w:r w:rsidRPr="00B734AF">
        <w:rPr>
          <w:rFonts w:ascii="inherit" w:hAnsi="inherit" w:cs="Consolas"/>
          <w:color w:val="303336"/>
        </w:rPr>
        <w:t>)</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.until((</w:t>
      </w:r>
      <w:r w:rsidRPr="00B734AF">
        <w:rPr>
          <w:rFonts w:ascii="inherit" w:hAnsi="inherit" w:cs="Consolas"/>
          <w:color w:val="2B91AF"/>
        </w:rPr>
        <w:t>WebDriver</w:t>
      </w:r>
      <w:r w:rsidRPr="00B734AF">
        <w:rPr>
          <w:rFonts w:ascii="inherit" w:hAnsi="inherit" w:cs="Consolas"/>
          <w:color w:val="303336"/>
        </w:rPr>
        <w:t xml:space="preserve"> d) -&gt; {</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d.findElement(</w:t>
      </w:r>
      <w:r w:rsidRPr="00B734AF">
        <w:rPr>
          <w:rFonts w:ascii="inherit" w:hAnsi="inherit" w:cs="Consolas"/>
          <w:color w:val="2B91AF"/>
        </w:rPr>
        <w:t>By</w:t>
      </w:r>
      <w:r w:rsidRPr="00B734AF">
        <w:rPr>
          <w:rFonts w:ascii="inherit" w:hAnsi="inherit" w:cs="Consolas"/>
          <w:color w:val="303336"/>
        </w:rPr>
        <w:t>.id(</w:t>
      </w:r>
      <w:r w:rsidRPr="00B734AF">
        <w:rPr>
          <w:rFonts w:ascii="inherit" w:hAnsi="inherit" w:cs="Consolas"/>
          <w:color w:val="7D2727"/>
        </w:rPr>
        <w:t>"checkoutLink"</w:t>
      </w:r>
      <w:r w:rsidRPr="00B734AF">
        <w:rPr>
          <w:rFonts w:ascii="inherit" w:hAnsi="inherit" w:cs="Consolas"/>
          <w:color w:val="303336"/>
        </w:rPr>
        <w:t>)).click();</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return</w:t>
      </w:r>
      <w:r w:rsidRPr="00B734AF">
        <w:rPr>
          <w:rFonts w:ascii="inherit" w:hAnsi="inherit" w:cs="Consolas"/>
          <w:color w:val="303336"/>
        </w:rPr>
        <w:t xml:space="preserve"> </w:t>
      </w:r>
      <w:r w:rsidRPr="00B734AF">
        <w:rPr>
          <w:rFonts w:ascii="inherit" w:hAnsi="inherit" w:cs="Consolas"/>
          <w:color w:val="101094"/>
        </w:rPr>
        <w:t>true</w:t>
      </w:r>
      <w:r w:rsidRPr="00B734AF">
        <w:rPr>
          <w:rFonts w:ascii="inherit" w:hAnsi="inherit" w:cs="Consolas"/>
          <w:color w:val="303336"/>
        </w:rPr>
        <w:t>;</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 xml:space="preserve">        });</w:t>
      </w:r>
    </w:p>
    <w:p w:rsidR="00D43EF6" w:rsidRPr="00B734AF" w:rsidRDefault="00D43EF6" w:rsidP="00D43EF6">
      <w:pPr>
        <w:shd w:val="clear" w:color="auto" w:fill="FFFFFF"/>
        <w:spacing w:after="240"/>
        <w:textAlignment w:val="baseline"/>
        <w:rPr>
          <w:rFonts w:ascii="Arial" w:hAnsi="Arial" w:cs="Arial"/>
          <w:color w:val="242729"/>
        </w:rPr>
      </w:pPr>
      <w:r w:rsidRPr="00B734AF">
        <w:rPr>
          <w:rFonts w:ascii="Arial" w:hAnsi="Arial" w:cs="Arial"/>
          <w:color w:val="242729"/>
        </w:rPr>
        <w:t>Or also:</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new</w:t>
      </w:r>
      <w:r w:rsidRPr="00B734AF">
        <w:rPr>
          <w:rFonts w:ascii="inherit" w:hAnsi="inherit" w:cs="Consolas"/>
          <w:color w:val="303336"/>
        </w:rPr>
        <w:t xml:space="preserve"> </w:t>
      </w:r>
      <w:r w:rsidRPr="00B734AF">
        <w:rPr>
          <w:rFonts w:ascii="inherit" w:hAnsi="inherit" w:cs="Consolas"/>
          <w:color w:val="2B91AF"/>
        </w:rPr>
        <w:t>WebDriverWait</w:t>
      </w:r>
      <w:r w:rsidRPr="00B734AF">
        <w:rPr>
          <w:rFonts w:ascii="inherit" w:hAnsi="inherit" w:cs="Consolas"/>
          <w:color w:val="303336"/>
        </w:rPr>
        <w:t>(driver, timeout).ignoring(</w:t>
      </w:r>
      <w:r w:rsidRPr="00B734AF">
        <w:rPr>
          <w:rFonts w:ascii="inherit" w:hAnsi="inherit" w:cs="Consolas"/>
          <w:color w:val="2B91AF"/>
        </w:rPr>
        <w:t>StaleElementReferenceException</w:t>
      </w:r>
      <w:r w:rsidRPr="00B734AF">
        <w:rPr>
          <w:rFonts w:ascii="inherit" w:hAnsi="inherit" w:cs="Consolas"/>
          <w:color w:val="303336"/>
        </w:rPr>
        <w:t>.</w:t>
      </w:r>
      <w:r w:rsidRPr="00B734AF">
        <w:rPr>
          <w:rFonts w:ascii="inherit" w:hAnsi="inherit" w:cs="Consolas"/>
          <w:color w:val="101094"/>
        </w:rPr>
        <w:t>class</w:t>
      </w:r>
      <w:r w:rsidRPr="00B734AF">
        <w:rPr>
          <w:rFonts w:ascii="inherit" w:hAnsi="inherit" w:cs="Consolas"/>
          <w:color w:val="303336"/>
        </w:rPr>
        <w:t>).until(</w:t>
      </w:r>
      <w:r w:rsidRPr="00B734AF">
        <w:rPr>
          <w:rFonts w:ascii="inherit" w:hAnsi="inherit" w:cs="Consolas"/>
          <w:color w:val="2B91AF"/>
        </w:rPr>
        <w:t>ExpectedConditions</w:t>
      </w:r>
      <w:r w:rsidRPr="00B734AF">
        <w:rPr>
          <w:rFonts w:ascii="inherit" w:hAnsi="inherit" w:cs="Consolas"/>
          <w:color w:val="303336"/>
        </w:rPr>
        <w:t>.elementToBeClickable(</w:t>
      </w:r>
      <w:r w:rsidRPr="00B734AF">
        <w:rPr>
          <w:rFonts w:ascii="inherit" w:hAnsi="inherit" w:cs="Consolas"/>
          <w:color w:val="2B91AF"/>
        </w:rPr>
        <w:t>By</w:t>
      </w:r>
      <w:r w:rsidRPr="00B734AF">
        <w:rPr>
          <w:rFonts w:ascii="inherit" w:hAnsi="inherit" w:cs="Consolas"/>
          <w:color w:val="303336"/>
        </w:rPr>
        <w:t>.id(</w:t>
      </w:r>
      <w:r w:rsidRPr="00B734AF">
        <w:rPr>
          <w:rFonts w:ascii="inherit" w:hAnsi="inherit" w:cs="Consolas"/>
          <w:color w:val="7D2727"/>
        </w:rPr>
        <w:t>"checkoutLink"</w:t>
      </w:r>
      <w:r w:rsidRPr="00B734AF">
        <w:rPr>
          <w:rFonts w:ascii="inherit" w:hAnsi="inherit" w:cs="Consolas"/>
          <w:color w:val="303336"/>
        </w:rPr>
        <w:t>)));</w:t>
      </w:r>
    </w:p>
    <w:p w:rsidR="00D43EF6" w:rsidRPr="00B734AF" w:rsidRDefault="00D43EF6" w:rsidP="00D43E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driver.findElement(</w:t>
      </w:r>
      <w:r w:rsidRPr="00B734AF">
        <w:rPr>
          <w:rFonts w:ascii="inherit" w:hAnsi="inherit" w:cs="Consolas"/>
          <w:color w:val="2B91AF"/>
        </w:rPr>
        <w:t>By</w:t>
      </w:r>
      <w:r w:rsidRPr="00B734AF">
        <w:rPr>
          <w:rFonts w:ascii="inherit" w:hAnsi="inherit" w:cs="Consolas"/>
          <w:color w:val="303336"/>
        </w:rPr>
        <w:t>.id(</w:t>
      </w:r>
      <w:r w:rsidRPr="00B734AF">
        <w:rPr>
          <w:rFonts w:ascii="inherit" w:hAnsi="inherit" w:cs="Consolas"/>
          <w:color w:val="7D2727"/>
        </w:rPr>
        <w:t>"checkoutLink"</w:t>
      </w:r>
      <w:r w:rsidRPr="00B734AF">
        <w:rPr>
          <w:rFonts w:ascii="inherit" w:hAnsi="inherit" w:cs="Consolas"/>
          <w:color w:val="303336"/>
        </w:rPr>
        <w:t>)).click();</w:t>
      </w:r>
    </w:p>
    <w:p w:rsidR="00D43EF6" w:rsidRPr="00B734AF" w:rsidRDefault="00D43EF6" w:rsidP="00BC0E53">
      <w:pPr>
        <w:pStyle w:val="qtextpara"/>
        <w:rPr>
          <w:b/>
        </w:rPr>
      </w:pPr>
    </w:p>
    <w:p w:rsidR="00D43EF6" w:rsidRPr="00B734AF" w:rsidRDefault="00D43EF6" w:rsidP="00BC0E53">
      <w:pPr>
        <w:pStyle w:val="qtextpara"/>
        <w:rPr>
          <w:b/>
        </w:rPr>
      </w:pPr>
    </w:p>
    <w:p w:rsidR="00722FB3" w:rsidRPr="00B734AF" w:rsidRDefault="00722FB3" w:rsidP="00722FB3">
      <w:pPr>
        <w:shd w:val="clear" w:color="auto" w:fill="FFFFFF"/>
        <w:spacing w:after="230"/>
        <w:rPr>
          <w:rFonts w:ascii="Verdana" w:hAnsi="Verdana"/>
          <w:color w:val="222222"/>
        </w:rPr>
      </w:pPr>
      <w:r w:rsidRPr="00B734AF">
        <w:rPr>
          <w:rFonts w:ascii="Verdana" w:hAnsi="Verdana"/>
          <w:b/>
          <w:bCs/>
          <w:color w:val="222222"/>
        </w:rPr>
        <w:t>Solution 1:</w:t>
      </w:r>
    </w:p>
    <w:p w:rsidR="00722FB3" w:rsidRPr="00B734AF" w:rsidRDefault="00722FB3" w:rsidP="00722FB3">
      <w:pPr>
        <w:shd w:val="clear" w:color="auto" w:fill="FFFFFF"/>
        <w:spacing w:after="230"/>
        <w:rPr>
          <w:rFonts w:ascii="Verdana" w:hAnsi="Verdana"/>
          <w:color w:val="222222"/>
        </w:rPr>
      </w:pPr>
      <w:r w:rsidRPr="00B734AF">
        <w:rPr>
          <w:rFonts w:ascii="Verdana" w:hAnsi="Verdana"/>
          <w:color w:val="222222"/>
        </w:rPr>
        <w:t>You could refresh the page and try again for the same element.</w:t>
      </w:r>
    </w:p>
    <w:p w:rsidR="00722FB3" w:rsidRPr="00B734AF" w:rsidRDefault="00722FB3" w:rsidP="00722FB3">
      <w:pPr>
        <w:pStyle w:val="qtextpara"/>
        <w:rPr>
          <w:b/>
        </w:rPr>
      </w:pPr>
      <w:r w:rsidRPr="00B734AF">
        <w:rPr>
          <w:b/>
        </w:rPr>
        <w:t>driver.navigate().refersh();</w:t>
      </w:r>
    </w:p>
    <w:p w:rsidR="00D43EF6" w:rsidRPr="00B734AF" w:rsidRDefault="00722FB3" w:rsidP="00722FB3">
      <w:pPr>
        <w:pStyle w:val="qtextpara"/>
        <w:rPr>
          <w:b/>
        </w:rPr>
      </w:pPr>
      <w:r w:rsidRPr="00B734AF">
        <w:rPr>
          <w:b/>
        </w:rPr>
        <w:t>driver.findElement(By.xpath("xpath here")).click();</w:t>
      </w:r>
    </w:p>
    <w:p w:rsidR="00722FB3" w:rsidRPr="00B734AF" w:rsidRDefault="00722FB3" w:rsidP="00722FB3">
      <w:pPr>
        <w:shd w:val="clear" w:color="auto" w:fill="FFFFFF"/>
        <w:spacing w:after="230"/>
        <w:rPr>
          <w:rFonts w:ascii="Verdana" w:hAnsi="Verdana"/>
          <w:color w:val="222222"/>
        </w:rPr>
      </w:pPr>
      <w:r w:rsidRPr="00B734AF">
        <w:rPr>
          <w:rFonts w:ascii="Verdana" w:hAnsi="Verdana"/>
          <w:b/>
          <w:bCs/>
          <w:color w:val="222222"/>
        </w:rPr>
        <w:t>Solution 2:</w:t>
      </w:r>
    </w:p>
    <w:p w:rsidR="00722FB3" w:rsidRPr="00B734AF" w:rsidRDefault="00722FB3" w:rsidP="00722FB3">
      <w:pPr>
        <w:shd w:val="clear" w:color="auto" w:fill="FFFFFF"/>
        <w:spacing w:after="230"/>
        <w:rPr>
          <w:rFonts w:ascii="Verdana" w:hAnsi="Verdana"/>
          <w:color w:val="222222"/>
        </w:rPr>
      </w:pPr>
      <w:r w:rsidRPr="00B734AF">
        <w:rPr>
          <w:rFonts w:ascii="Verdana" w:hAnsi="Verdana"/>
          <w:color w:val="222222"/>
        </w:rPr>
        <w:t>If an element is not attached to DOM then you could try using ‘try-catch block’ within ‘for loop’</w:t>
      </w:r>
    </w:p>
    <w:p w:rsidR="00722FB3" w:rsidRPr="00B734AF" w:rsidRDefault="00802C2E" w:rsidP="00722FB3">
      <w:pPr>
        <w:rPr>
          <w:rFonts w:ascii="Courier New" w:hAnsi="Courier New" w:cs="Courier New"/>
          <w:color w:val="222222"/>
        </w:rPr>
      </w:pPr>
      <w:r>
        <w:rPr>
          <w:rFonts w:ascii="Courier New" w:hAnsi="Courier New" w:cs="Courier New"/>
          <w:color w:val="222222"/>
        </w:rPr>
        <w:pict>
          <v:shape id="_x0000_i1034" type="#_x0000_t75" style="width:136.5pt;height:57.75pt">
            <v:imagedata r:id="rId131" o:title=""/>
          </v:shape>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7895"/>
      </w:tblGrid>
      <w:tr w:rsidR="00722FB3" w:rsidRPr="00B734AF" w:rsidTr="00722FB3">
        <w:trPr>
          <w:tblCellSpacing w:w="15" w:type="dxa"/>
        </w:trPr>
        <w:tc>
          <w:tcPr>
            <w:tcW w:w="0" w:type="auto"/>
            <w:tcBorders>
              <w:top w:val="nil"/>
              <w:left w:val="nil"/>
              <w:bottom w:val="nil"/>
              <w:right w:val="nil"/>
            </w:tcBorders>
            <w:vAlign w:val="center"/>
            <w:hideMark/>
          </w:tcPr>
          <w:p w:rsidR="00722FB3" w:rsidRPr="00B734AF" w:rsidRDefault="00722FB3" w:rsidP="00722FB3">
            <w:pPr>
              <w:spacing w:line="480" w:lineRule="auto"/>
              <w:jc w:val="center"/>
              <w:rPr>
                <w:rFonts w:ascii="inherit" w:hAnsi="inherit"/>
              </w:rPr>
            </w:pPr>
            <w:r w:rsidRPr="00B734AF">
              <w:rPr>
                <w:rFonts w:ascii="inherit" w:hAnsi="inherit"/>
              </w:rPr>
              <w:t>1</w:t>
            </w:r>
          </w:p>
          <w:p w:rsidR="00722FB3" w:rsidRPr="00B734AF" w:rsidRDefault="00722FB3" w:rsidP="00722FB3">
            <w:pPr>
              <w:spacing w:line="480" w:lineRule="auto"/>
              <w:jc w:val="center"/>
              <w:rPr>
                <w:rFonts w:ascii="inherit" w:hAnsi="inherit"/>
              </w:rPr>
            </w:pPr>
            <w:r w:rsidRPr="00B734AF">
              <w:rPr>
                <w:rFonts w:ascii="inherit" w:hAnsi="inherit"/>
              </w:rPr>
              <w:t>2</w:t>
            </w:r>
          </w:p>
          <w:p w:rsidR="00722FB3" w:rsidRPr="00B734AF" w:rsidRDefault="00722FB3" w:rsidP="00722FB3">
            <w:pPr>
              <w:spacing w:line="480" w:lineRule="auto"/>
              <w:jc w:val="center"/>
              <w:rPr>
                <w:rFonts w:ascii="inherit" w:hAnsi="inherit"/>
              </w:rPr>
            </w:pPr>
            <w:r w:rsidRPr="00B734AF">
              <w:rPr>
                <w:rFonts w:ascii="inherit" w:hAnsi="inherit"/>
              </w:rPr>
              <w:t>3</w:t>
            </w:r>
          </w:p>
          <w:p w:rsidR="00722FB3" w:rsidRPr="00B734AF" w:rsidRDefault="00722FB3" w:rsidP="00722FB3">
            <w:pPr>
              <w:spacing w:line="480" w:lineRule="auto"/>
              <w:jc w:val="center"/>
              <w:rPr>
                <w:rFonts w:ascii="inherit" w:hAnsi="inherit"/>
              </w:rPr>
            </w:pPr>
            <w:r w:rsidRPr="00B734AF">
              <w:rPr>
                <w:rFonts w:ascii="inherit" w:hAnsi="inherit"/>
              </w:rPr>
              <w:lastRenderedPageBreak/>
              <w:t>4</w:t>
            </w:r>
          </w:p>
          <w:p w:rsidR="00722FB3" w:rsidRPr="00B734AF" w:rsidRDefault="00722FB3" w:rsidP="00722FB3">
            <w:pPr>
              <w:spacing w:line="480" w:lineRule="auto"/>
              <w:jc w:val="center"/>
              <w:rPr>
                <w:rFonts w:ascii="inherit" w:hAnsi="inherit"/>
              </w:rPr>
            </w:pPr>
            <w:r w:rsidRPr="00B734AF">
              <w:rPr>
                <w:rFonts w:ascii="inherit" w:hAnsi="inherit"/>
              </w:rPr>
              <w:t>5</w:t>
            </w:r>
          </w:p>
          <w:p w:rsidR="00722FB3" w:rsidRPr="00B734AF" w:rsidRDefault="00722FB3" w:rsidP="00722FB3">
            <w:pPr>
              <w:spacing w:line="480" w:lineRule="auto"/>
              <w:jc w:val="center"/>
              <w:rPr>
                <w:rFonts w:ascii="inherit" w:hAnsi="inherit"/>
              </w:rPr>
            </w:pPr>
            <w:r w:rsidRPr="00B734AF">
              <w:rPr>
                <w:rFonts w:ascii="inherit" w:hAnsi="inherit"/>
              </w:rPr>
              <w:t>6</w:t>
            </w:r>
          </w:p>
          <w:p w:rsidR="00722FB3" w:rsidRPr="00B734AF" w:rsidRDefault="00722FB3" w:rsidP="00722FB3">
            <w:pPr>
              <w:spacing w:line="480" w:lineRule="auto"/>
              <w:jc w:val="center"/>
              <w:rPr>
                <w:rFonts w:ascii="inherit" w:hAnsi="inherit"/>
              </w:rPr>
            </w:pPr>
            <w:r w:rsidRPr="00B734AF">
              <w:rPr>
                <w:rFonts w:ascii="inherit" w:hAnsi="inherit"/>
              </w:rPr>
              <w:t>7</w:t>
            </w:r>
          </w:p>
          <w:p w:rsidR="00722FB3" w:rsidRPr="00B734AF" w:rsidRDefault="00722FB3" w:rsidP="00722FB3">
            <w:pPr>
              <w:spacing w:line="480" w:lineRule="auto"/>
              <w:jc w:val="center"/>
              <w:rPr>
                <w:rFonts w:ascii="inherit" w:hAnsi="inherit"/>
              </w:rPr>
            </w:pPr>
            <w:r w:rsidRPr="00B734AF">
              <w:rPr>
                <w:rFonts w:ascii="inherit" w:hAnsi="inherit"/>
              </w:rPr>
              <w:t>8</w:t>
            </w:r>
          </w:p>
          <w:p w:rsidR="00722FB3" w:rsidRPr="00B734AF" w:rsidRDefault="00722FB3" w:rsidP="00722FB3">
            <w:pPr>
              <w:spacing w:line="480" w:lineRule="auto"/>
              <w:jc w:val="center"/>
              <w:rPr>
                <w:rFonts w:ascii="inherit" w:hAnsi="inherit"/>
              </w:rPr>
            </w:pPr>
            <w:r w:rsidRPr="00B734AF">
              <w:rPr>
                <w:rFonts w:ascii="inherit" w:hAnsi="inherit"/>
              </w:rPr>
              <w:t>9</w:t>
            </w:r>
          </w:p>
          <w:p w:rsidR="00722FB3" w:rsidRPr="00B734AF" w:rsidRDefault="00722FB3" w:rsidP="00722FB3">
            <w:pPr>
              <w:spacing w:line="480" w:lineRule="auto"/>
              <w:jc w:val="center"/>
              <w:rPr>
                <w:rFonts w:ascii="inherit" w:hAnsi="inherit"/>
              </w:rPr>
            </w:pPr>
            <w:r w:rsidRPr="00B734AF">
              <w:rPr>
                <w:rFonts w:ascii="inherit" w:hAnsi="inherit"/>
              </w:rPr>
              <w:t>10</w:t>
            </w:r>
          </w:p>
          <w:p w:rsidR="00722FB3" w:rsidRPr="00B734AF" w:rsidRDefault="00722FB3" w:rsidP="00722FB3">
            <w:pPr>
              <w:spacing w:line="480" w:lineRule="auto"/>
              <w:jc w:val="center"/>
              <w:rPr>
                <w:rFonts w:ascii="inherit" w:hAnsi="inherit"/>
              </w:rPr>
            </w:pPr>
            <w:r w:rsidRPr="00B734AF">
              <w:rPr>
                <w:rFonts w:ascii="inherit" w:hAnsi="inherit"/>
              </w:rPr>
              <w:t>11</w:t>
            </w:r>
          </w:p>
        </w:tc>
        <w:tc>
          <w:tcPr>
            <w:tcW w:w="6705" w:type="dxa"/>
            <w:tcBorders>
              <w:top w:val="nil"/>
              <w:left w:val="nil"/>
              <w:bottom w:val="nil"/>
              <w:right w:val="nil"/>
            </w:tcBorders>
            <w:vAlign w:val="center"/>
            <w:hideMark/>
          </w:tcPr>
          <w:p w:rsidR="00722FB3" w:rsidRPr="00B734AF" w:rsidRDefault="00722FB3" w:rsidP="00722FB3">
            <w:pPr>
              <w:spacing w:line="480" w:lineRule="auto"/>
              <w:rPr>
                <w:rFonts w:ascii="inherit" w:hAnsi="inherit"/>
                <w:color w:val="000000"/>
              </w:rPr>
            </w:pPr>
            <w:r w:rsidRPr="00B734AF">
              <w:rPr>
                <w:rFonts w:ascii="inherit" w:hAnsi="inherit"/>
                <w:color w:val="000000"/>
              </w:rPr>
              <w:lastRenderedPageBreak/>
              <w:t xml:space="preserve">// Using for loop, it tries for 3 times. </w:t>
            </w:r>
          </w:p>
          <w:p w:rsidR="00722FB3" w:rsidRPr="00B734AF" w:rsidRDefault="00722FB3" w:rsidP="00722FB3">
            <w:pPr>
              <w:spacing w:line="480" w:lineRule="auto"/>
              <w:rPr>
                <w:rFonts w:ascii="inherit" w:hAnsi="inherit"/>
                <w:color w:val="000000"/>
              </w:rPr>
            </w:pPr>
            <w:r w:rsidRPr="00B734AF">
              <w:rPr>
                <w:rFonts w:ascii="inherit" w:hAnsi="inherit"/>
                <w:color w:val="000000"/>
              </w:rPr>
              <w:t>// If the element is located for the first time then it breaks from the for loop nad comeout of the loop</w:t>
            </w:r>
          </w:p>
          <w:p w:rsidR="00722FB3" w:rsidRPr="00B734AF" w:rsidRDefault="00722FB3" w:rsidP="00722FB3">
            <w:pPr>
              <w:spacing w:line="480" w:lineRule="auto"/>
              <w:rPr>
                <w:rFonts w:ascii="inherit" w:hAnsi="inherit"/>
                <w:color w:val="000000"/>
              </w:rPr>
            </w:pPr>
            <w:r w:rsidRPr="00B734AF">
              <w:rPr>
                <w:rFonts w:ascii="inherit" w:hAnsi="inherit"/>
                <w:color w:val="000000"/>
              </w:rPr>
              <w:lastRenderedPageBreak/>
              <w:t>for(int i=0; i&lt;=2;i++){</w:t>
            </w:r>
          </w:p>
          <w:p w:rsidR="00722FB3" w:rsidRPr="00B734AF" w:rsidRDefault="00722FB3" w:rsidP="00722FB3">
            <w:pPr>
              <w:spacing w:line="480" w:lineRule="auto"/>
              <w:rPr>
                <w:rFonts w:ascii="inherit" w:hAnsi="inherit"/>
                <w:color w:val="000000"/>
              </w:rPr>
            </w:pPr>
            <w:r w:rsidRPr="00B734AF">
              <w:rPr>
                <w:rFonts w:ascii="inherit" w:hAnsi="inherit"/>
                <w:color w:val="000000"/>
              </w:rPr>
              <w:t>  try{</w:t>
            </w:r>
          </w:p>
          <w:p w:rsidR="00722FB3" w:rsidRPr="00B734AF" w:rsidRDefault="00722FB3" w:rsidP="00722FB3">
            <w:pPr>
              <w:spacing w:line="480" w:lineRule="auto"/>
              <w:rPr>
                <w:rFonts w:ascii="inherit" w:hAnsi="inherit"/>
                <w:color w:val="000000"/>
              </w:rPr>
            </w:pPr>
            <w:r w:rsidRPr="00B734AF">
              <w:rPr>
                <w:rFonts w:ascii="inherit" w:hAnsi="inherit"/>
                <w:color w:val="000000"/>
              </w:rPr>
              <w:t>     driver.findElement(By.xpath("xpath here")).click();</w:t>
            </w:r>
          </w:p>
          <w:p w:rsidR="00722FB3" w:rsidRPr="00B734AF" w:rsidRDefault="00722FB3" w:rsidP="00722FB3">
            <w:pPr>
              <w:spacing w:line="480" w:lineRule="auto"/>
              <w:rPr>
                <w:rFonts w:ascii="inherit" w:hAnsi="inherit"/>
                <w:color w:val="000000"/>
              </w:rPr>
            </w:pPr>
            <w:r w:rsidRPr="00B734AF">
              <w:rPr>
                <w:rFonts w:ascii="inherit" w:hAnsi="inherit"/>
                <w:color w:val="000000"/>
              </w:rPr>
              <w:t>     break;</w:t>
            </w:r>
          </w:p>
          <w:p w:rsidR="00722FB3" w:rsidRPr="00B734AF" w:rsidRDefault="00722FB3" w:rsidP="00722FB3">
            <w:pPr>
              <w:spacing w:line="480" w:lineRule="auto"/>
              <w:rPr>
                <w:rFonts w:ascii="inherit" w:hAnsi="inherit"/>
                <w:color w:val="000000"/>
              </w:rPr>
            </w:pPr>
            <w:r w:rsidRPr="00B734AF">
              <w:rPr>
                <w:rFonts w:ascii="inherit" w:hAnsi="inherit"/>
                <w:color w:val="000000"/>
              </w:rPr>
              <w:t>  }</w:t>
            </w:r>
          </w:p>
          <w:p w:rsidR="00722FB3" w:rsidRPr="00B734AF" w:rsidRDefault="00722FB3" w:rsidP="00722FB3">
            <w:pPr>
              <w:spacing w:line="480" w:lineRule="auto"/>
              <w:rPr>
                <w:rFonts w:ascii="inherit" w:hAnsi="inherit"/>
                <w:color w:val="000000"/>
              </w:rPr>
            </w:pPr>
            <w:r w:rsidRPr="00B734AF">
              <w:rPr>
                <w:rFonts w:ascii="inherit" w:hAnsi="inherit"/>
                <w:color w:val="000000"/>
              </w:rPr>
              <w:t>  catch(Exception e){</w:t>
            </w:r>
          </w:p>
          <w:p w:rsidR="00722FB3" w:rsidRPr="00B734AF" w:rsidRDefault="00722FB3" w:rsidP="00722FB3">
            <w:pPr>
              <w:spacing w:line="480" w:lineRule="auto"/>
              <w:rPr>
                <w:rFonts w:ascii="inherit" w:hAnsi="inherit"/>
                <w:color w:val="000000"/>
              </w:rPr>
            </w:pPr>
            <w:r w:rsidRPr="00B734AF">
              <w:rPr>
                <w:rFonts w:ascii="inherit" w:hAnsi="inherit"/>
                <w:color w:val="000000"/>
              </w:rPr>
              <w:t>     Sysout(e.getMessage());</w:t>
            </w:r>
          </w:p>
          <w:p w:rsidR="00722FB3" w:rsidRPr="00B734AF" w:rsidRDefault="00722FB3" w:rsidP="00722FB3">
            <w:pPr>
              <w:spacing w:line="480" w:lineRule="auto"/>
              <w:rPr>
                <w:rFonts w:ascii="inherit" w:hAnsi="inherit"/>
                <w:color w:val="000000"/>
              </w:rPr>
            </w:pPr>
            <w:r w:rsidRPr="00B734AF">
              <w:rPr>
                <w:rFonts w:ascii="inherit" w:hAnsi="inherit"/>
                <w:color w:val="000000"/>
              </w:rPr>
              <w:t>  }</w:t>
            </w:r>
          </w:p>
          <w:p w:rsidR="00722FB3" w:rsidRPr="00B734AF" w:rsidRDefault="00722FB3" w:rsidP="00722FB3">
            <w:pPr>
              <w:spacing w:line="480" w:lineRule="auto"/>
              <w:rPr>
                <w:rFonts w:ascii="inherit" w:hAnsi="inherit"/>
                <w:color w:val="000000"/>
              </w:rPr>
            </w:pPr>
            <w:r w:rsidRPr="00B734AF">
              <w:rPr>
                <w:rFonts w:ascii="inherit" w:hAnsi="inherit"/>
                <w:color w:val="000000"/>
              </w:rPr>
              <w:t>}</w:t>
            </w:r>
          </w:p>
          <w:p w:rsidR="00722FB3" w:rsidRPr="00B734AF" w:rsidRDefault="00722FB3" w:rsidP="00722FB3">
            <w:pPr>
              <w:pStyle w:val="NormalWeb"/>
              <w:shd w:val="clear" w:color="auto" w:fill="FFFFFF"/>
              <w:spacing w:before="0" w:beforeAutospacing="0" w:after="230" w:afterAutospacing="0"/>
              <w:rPr>
                <w:rFonts w:ascii="Verdana" w:hAnsi="Verdana"/>
                <w:color w:val="222222"/>
              </w:rPr>
            </w:pPr>
            <w:r w:rsidRPr="00B734AF">
              <w:rPr>
                <w:rFonts w:ascii="inherit" w:hAnsi="inherit"/>
                <w:b/>
                <w:color w:val="000000"/>
              </w:rPr>
              <w:t>3.</w:t>
            </w:r>
            <w:r w:rsidRPr="00B734AF">
              <w:rPr>
                <w:rFonts w:ascii="Verdana" w:hAnsi="Verdana"/>
                <w:color w:val="222222"/>
              </w:rPr>
              <w:t xml:space="preserve"> Wait for the element till it gets available</w:t>
            </w:r>
          </w:p>
          <w:p w:rsidR="00722FB3" w:rsidRPr="00B734AF" w:rsidRDefault="00722FB3" w:rsidP="00722FB3">
            <w:pPr>
              <w:spacing w:line="480" w:lineRule="auto"/>
              <w:rPr>
                <w:rFonts w:ascii="inherit" w:hAnsi="inherit"/>
                <w:b/>
                <w:color w:val="000000"/>
              </w:rPr>
            </w:pPr>
            <w:r w:rsidRPr="00B734AF">
              <w:rPr>
                <w:rFonts w:ascii="inherit" w:hAnsi="inherit"/>
                <w:b/>
                <w:color w:val="000000"/>
              </w:rPr>
              <w:t>wait.until(ExpectedConditions.presenceOfElementLocated(By.id("table")));</w:t>
            </w:r>
          </w:p>
        </w:tc>
      </w:tr>
    </w:tbl>
    <w:p w:rsidR="00722FB3" w:rsidRPr="00B734AF" w:rsidRDefault="00722FB3" w:rsidP="00722FB3">
      <w:pPr>
        <w:pStyle w:val="qtextpara"/>
        <w:rPr>
          <w:b/>
        </w:rPr>
      </w:pPr>
    </w:p>
    <w:p w:rsidR="00D43EF6" w:rsidRPr="00B734AF" w:rsidRDefault="00D43EF6" w:rsidP="00BC0E53">
      <w:pPr>
        <w:pStyle w:val="qtextpara"/>
        <w:rPr>
          <w:b/>
        </w:rPr>
      </w:pPr>
    </w:p>
    <w:p w:rsidR="00BC0E53" w:rsidRPr="00B734AF" w:rsidRDefault="00BC0E53" w:rsidP="00BC0E53">
      <w:pPr>
        <w:pStyle w:val="qtextpara"/>
      </w:pPr>
      <w:r w:rsidRPr="00B734AF">
        <w:rPr>
          <w:b/>
        </w:rPr>
        <w:t>Page Object Model</w:t>
      </w:r>
      <w:r w:rsidRPr="00B734AF">
        <w:t xml:space="preserve"> : a Design pattern : segregate selenium code based on pages.</w:t>
      </w:r>
    </w:p>
    <w:p w:rsidR="00BC0E53" w:rsidRPr="00B734AF" w:rsidRDefault="00BC0E53" w:rsidP="00BC0E53">
      <w:pPr>
        <w:pStyle w:val="qtextpara"/>
      </w:pPr>
      <w:r w:rsidRPr="00B734AF">
        <w:t>Ex: Create a separate java class for Login page , one more class for Home Page etc.</w:t>
      </w:r>
    </w:p>
    <w:p w:rsidR="00D66EB6" w:rsidRPr="00B734AF" w:rsidRDefault="00BC0E53" w:rsidP="00D66EB6">
      <w:pPr>
        <w:pStyle w:val="NormalWeb"/>
      </w:pPr>
      <w:r w:rsidRPr="00B734AF">
        <w:rPr>
          <w:b/>
        </w:rPr>
        <w:t xml:space="preserve">Page Factory: </w:t>
      </w:r>
      <w:r w:rsidR="00D66EB6" w:rsidRPr="00B734AF">
        <w:t xml:space="preserve">Selenium Page Factory Pattern is like an extension to </w:t>
      </w:r>
      <w:hyperlink r:id="rId132" w:history="1">
        <w:r w:rsidR="00D66EB6" w:rsidRPr="00B734AF">
          <w:rPr>
            <w:rStyle w:val="Hyperlink"/>
            <w:rFonts w:eastAsiaTheme="majorEastAsia"/>
          </w:rPr>
          <w:t xml:space="preserve">Page Object Model </w:t>
        </w:r>
      </w:hyperlink>
      <w:r w:rsidR="00D66EB6" w:rsidRPr="00B734AF">
        <w:t>, but Page Factory is much enhanced model. To start with, we just need to import package ‘org.openqa.selenium.support.PageFactory’</w:t>
      </w:r>
    </w:p>
    <w:p w:rsidR="00F12441" w:rsidRPr="00B734AF" w:rsidRDefault="00BC0E53" w:rsidP="00F12441">
      <w:pPr>
        <w:pStyle w:val="Heading1"/>
        <w:rPr>
          <w:sz w:val="24"/>
          <w:szCs w:val="24"/>
        </w:rPr>
      </w:pPr>
      <w:r w:rsidRPr="00B734AF">
        <w:rPr>
          <w:b w:val="0"/>
          <w:sz w:val="24"/>
          <w:szCs w:val="24"/>
        </w:rPr>
        <w:t>Advanced concept ( POM + new features )</w:t>
      </w:r>
      <w:r w:rsidR="00F12441" w:rsidRPr="00B734AF">
        <w:rPr>
          <w:b w:val="0"/>
          <w:sz w:val="24"/>
          <w:szCs w:val="24"/>
        </w:rPr>
        <w:t>==</w:t>
      </w:r>
      <w:r w:rsidR="00F12441" w:rsidRPr="00B734AF">
        <w:rPr>
          <w:sz w:val="24"/>
          <w:szCs w:val="24"/>
        </w:rPr>
        <w:t xml:space="preserve"> Page Factory Design Pattern (Enhanced POM)</w:t>
      </w:r>
    </w:p>
    <w:p w:rsidR="00BC0E53" w:rsidRPr="00B734AF" w:rsidRDefault="00BC0E53" w:rsidP="00BC0E53">
      <w:pPr>
        <w:pStyle w:val="qtextpara"/>
      </w:pPr>
      <w:r w:rsidRPr="00B734AF">
        <w:t>1. Elements are identified using @FindBy Annotation</w:t>
      </w:r>
    </w:p>
    <w:p w:rsidR="00BC0E53" w:rsidRPr="00B734AF" w:rsidRDefault="00BC0E53" w:rsidP="00BC0E53">
      <w:pPr>
        <w:pStyle w:val="qtextpara"/>
      </w:pPr>
      <w:r w:rsidRPr="00B734AF">
        <w:t>2. Initialism all the elements declared in Point#1 at a time.</w:t>
      </w:r>
    </w:p>
    <w:p w:rsidR="00BC0E53" w:rsidRPr="00B734AF" w:rsidRDefault="00BC0E53" w:rsidP="00BC0E53">
      <w:pPr>
        <w:pStyle w:val="qtextpara"/>
        <w:rPr>
          <w:b/>
        </w:rPr>
      </w:pPr>
      <w:r w:rsidRPr="00B734AF">
        <w:rPr>
          <w:b/>
        </w:rPr>
        <w:t>( in POM, initialization happens on the fly )</w:t>
      </w:r>
    </w:p>
    <w:p w:rsidR="00BC0E53" w:rsidRPr="00B734AF" w:rsidRDefault="00BC0E53" w:rsidP="00BC0E53">
      <w:pPr>
        <w:pStyle w:val="qtextpara"/>
        <w:rPr>
          <w:b/>
        </w:rPr>
      </w:pPr>
      <w:r w:rsidRPr="00B734AF">
        <w:rPr>
          <w:b/>
        </w:rPr>
        <w:t>PageFactory.initElements(driver,this);</w:t>
      </w:r>
    </w:p>
    <w:p w:rsidR="0096603A" w:rsidRPr="00B734AF" w:rsidRDefault="0096603A" w:rsidP="0096603A">
      <w:pPr>
        <w:spacing w:before="100" w:beforeAutospacing="1" w:after="100" w:afterAutospacing="1"/>
      </w:pPr>
      <w:r w:rsidRPr="00B734AF">
        <w:lastRenderedPageBreak/>
        <w:t>Or</w:t>
      </w:r>
      <w:r w:rsidRPr="00B734AF">
        <w:rPr>
          <w:highlight w:val="yellow"/>
        </w:rPr>
        <w:t>,</w:t>
      </w:r>
      <w:r w:rsidRPr="00B734AF">
        <w:t xml:space="preserve"> </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 To initialize elements.</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HomePage homePage = PageFactory.initElements(driver, HomePage.class);</w:t>
      </w:r>
    </w:p>
    <w:p w:rsidR="0096603A" w:rsidRPr="00B734AF" w:rsidRDefault="0096603A" w:rsidP="0096603A">
      <w:pPr>
        <w:spacing w:before="100" w:beforeAutospacing="1" w:after="100" w:afterAutospacing="1"/>
      </w:pPr>
      <w:r w:rsidRPr="00B734AF">
        <w:rPr>
          <w:b/>
        </w:rPr>
        <w:t>Or</w:t>
      </w:r>
      <w:r w:rsidRPr="00B734AF">
        <w:t xml:space="preserve">, </w:t>
      </w:r>
      <w:r w:rsidRPr="00B734AF">
        <w:rPr>
          <w:b/>
          <w:bCs/>
        </w:rPr>
        <w:t>as a constructor for page class as below:</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 xml:space="preserve">public HompePage(WebDriver driver) {           </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 xml:space="preserve">this.driver = driver; </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PageFactory.initElements(driver, this);</w:t>
      </w:r>
    </w:p>
    <w:p w:rsidR="0096603A" w:rsidRPr="00B734AF" w:rsidRDefault="0096603A" w:rsidP="00966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B734AF">
        <w:rPr>
          <w:rFonts w:ascii="Courier New" w:hAnsi="Courier New" w:cs="Courier New"/>
        </w:rPr>
        <w:t>}</w:t>
      </w:r>
    </w:p>
    <w:p w:rsidR="00C0534A" w:rsidRPr="00B734AF" w:rsidRDefault="00C0534A" w:rsidP="00C0534A">
      <w:pPr>
        <w:spacing w:before="100" w:beforeAutospacing="1" w:after="100" w:afterAutospacing="1"/>
      </w:pPr>
    </w:p>
    <w:p w:rsidR="00C0534A" w:rsidRPr="00B734AF" w:rsidRDefault="00C0534A" w:rsidP="00C0534A">
      <w:pPr>
        <w:spacing w:before="100" w:beforeAutospacing="1" w:after="100" w:afterAutospacing="1"/>
        <w:outlineLvl w:val="1"/>
        <w:rPr>
          <w:rFonts w:asciiTheme="minorHAnsi" w:hAnsiTheme="minorHAnsi"/>
          <w:b/>
          <w:bCs/>
        </w:rPr>
      </w:pPr>
      <w:r w:rsidRPr="00B734AF">
        <w:rPr>
          <w:rFonts w:asciiTheme="minorHAnsi" w:hAnsiTheme="minorHAnsi"/>
          <w:b/>
          <w:bCs/>
        </w:rPr>
        <w:t>What is Keyword Driven Framework?</w:t>
      </w:r>
    </w:p>
    <w:p w:rsidR="00C0534A" w:rsidRPr="00B734AF" w:rsidRDefault="00C0534A" w:rsidP="00C0534A">
      <w:pPr>
        <w:spacing w:before="100" w:beforeAutospacing="1" w:after="100" w:afterAutospacing="1"/>
        <w:rPr>
          <w:rFonts w:asciiTheme="minorHAnsi" w:hAnsiTheme="minorHAnsi"/>
        </w:rPr>
      </w:pPr>
      <w:r w:rsidRPr="00B734AF">
        <w:rPr>
          <w:rFonts w:asciiTheme="minorHAnsi" w:hAnsiTheme="minorHAnsi"/>
        </w:rPr>
        <w:t>Keyword Driven Framework is a type of</w:t>
      </w:r>
      <w:r w:rsidRPr="00B734AF">
        <w:rPr>
          <w:rFonts w:asciiTheme="minorHAnsi" w:hAnsiTheme="minorHAnsi"/>
          <w:b/>
          <w:bCs/>
        </w:rPr>
        <w:t xml:space="preserve"> Functional Automation Testing Framework</w:t>
      </w:r>
      <w:r w:rsidRPr="00B734AF">
        <w:rPr>
          <w:rFonts w:asciiTheme="minorHAnsi" w:hAnsiTheme="minorHAnsi"/>
        </w:rPr>
        <w:t xml:space="preserve"> which is also known as </w:t>
      </w:r>
      <w:r w:rsidRPr="00B734AF">
        <w:rPr>
          <w:rFonts w:asciiTheme="minorHAnsi" w:hAnsiTheme="minorHAnsi"/>
          <w:b/>
          <w:bCs/>
        </w:rPr>
        <w:t>Table-Driven</w:t>
      </w:r>
      <w:r w:rsidRPr="00B734AF">
        <w:rPr>
          <w:rFonts w:asciiTheme="minorHAnsi" w:hAnsiTheme="minorHAnsi"/>
        </w:rPr>
        <w:t xml:space="preserve"> testing or </w:t>
      </w:r>
      <w:r w:rsidRPr="00B734AF">
        <w:rPr>
          <w:rFonts w:asciiTheme="minorHAnsi" w:hAnsiTheme="minorHAnsi"/>
          <w:b/>
          <w:bCs/>
        </w:rPr>
        <w:t>Action Word based</w:t>
      </w:r>
      <w:r w:rsidRPr="00B734AF">
        <w:rPr>
          <w:rFonts w:asciiTheme="minorHAnsi" w:hAnsiTheme="minorHAnsi"/>
        </w:rPr>
        <w:t xml:space="preserve"> testing. The basic working of the </w:t>
      </w:r>
      <w:r w:rsidRPr="00B734AF">
        <w:rPr>
          <w:rFonts w:asciiTheme="minorHAnsi" w:hAnsiTheme="minorHAnsi"/>
          <w:i/>
          <w:iCs/>
        </w:rPr>
        <w:t>Keyword Driven Framework</w:t>
      </w:r>
      <w:r w:rsidRPr="00B734AF">
        <w:rPr>
          <w:rFonts w:asciiTheme="minorHAnsi" w:hAnsiTheme="minorHAnsi"/>
        </w:rPr>
        <w:t xml:space="preserve"> is to divide the Test Case in to four different parts. First is called as </w:t>
      </w:r>
      <w:r w:rsidRPr="00B734AF">
        <w:rPr>
          <w:rFonts w:asciiTheme="minorHAnsi" w:hAnsiTheme="minorHAnsi"/>
          <w:i/>
          <w:iCs/>
        </w:rPr>
        <w:t>Test Step</w:t>
      </w:r>
      <w:r w:rsidRPr="00B734AF">
        <w:rPr>
          <w:rFonts w:asciiTheme="minorHAnsi" w:hAnsiTheme="minorHAnsi"/>
        </w:rPr>
        <w:t xml:space="preserve">, second is </w:t>
      </w:r>
      <w:r w:rsidRPr="00B734AF">
        <w:rPr>
          <w:rFonts w:asciiTheme="minorHAnsi" w:hAnsiTheme="minorHAnsi"/>
          <w:i/>
          <w:iCs/>
        </w:rPr>
        <w:t>Object</w:t>
      </w:r>
      <w:r w:rsidRPr="00B734AF">
        <w:rPr>
          <w:rFonts w:asciiTheme="minorHAnsi" w:hAnsiTheme="minorHAnsi"/>
        </w:rPr>
        <w:t xml:space="preserve"> of Test Step, third is </w:t>
      </w:r>
      <w:r w:rsidRPr="00B734AF">
        <w:rPr>
          <w:rFonts w:asciiTheme="minorHAnsi" w:hAnsiTheme="minorHAnsi"/>
          <w:i/>
          <w:iCs/>
        </w:rPr>
        <w:t>Action</w:t>
      </w:r>
      <w:r w:rsidRPr="00B734AF">
        <w:rPr>
          <w:rFonts w:asciiTheme="minorHAnsi" w:hAnsiTheme="minorHAnsi"/>
        </w:rPr>
        <w:t xml:space="preserve"> on Test Object and fourth is </w:t>
      </w:r>
      <w:r w:rsidRPr="00B734AF">
        <w:rPr>
          <w:rFonts w:asciiTheme="minorHAnsi" w:hAnsiTheme="minorHAnsi"/>
          <w:i/>
          <w:iCs/>
        </w:rPr>
        <w:t>Data</w:t>
      </w:r>
      <w:r w:rsidRPr="00B734AF">
        <w:rPr>
          <w:rFonts w:asciiTheme="minorHAnsi" w:hAnsiTheme="minorHAnsi"/>
        </w:rPr>
        <w:t xml:space="preserve"> for Test Object.</w:t>
      </w:r>
    </w:p>
    <w:p w:rsidR="00C0534A" w:rsidRPr="00B734AF" w:rsidRDefault="00C0534A" w:rsidP="00C552AF">
      <w:pPr>
        <w:spacing w:before="100" w:beforeAutospacing="1" w:after="100" w:afterAutospacing="1"/>
        <w:rPr>
          <w:rFonts w:asciiTheme="minorHAnsi" w:hAnsiTheme="minorHAnsi"/>
          <w:b/>
          <w:bCs/>
        </w:rPr>
      </w:pPr>
      <w:r w:rsidRPr="00B734AF">
        <w:rPr>
          <w:rFonts w:asciiTheme="minorHAnsi" w:hAnsiTheme="minorHAnsi"/>
        </w:rPr>
        <w:t> </w:t>
      </w:r>
      <w:r w:rsidRPr="00B734AF">
        <w:rPr>
          <w:rFonts w:asciiTheme="minorHAnsi" w:hAnsiTheme="minorHAnsi"/>
          <w:b/>
          <w:bCs/>
        </w:rPr>
        <w:t>The above categorization can be done and maintained with the help of Excel spread sheet:</w:t>
      </w:r>
    </w:p>
    <w:p w:rsidR="00C0534A" w:rsidRPr="00B734AF" w:rsidRDefault="00C0534A" w:rsidP="00C0534A">
      <w:pPr>
        <w:spacing w:before="100" w:beforeAutospacing="1" w:after="100" w:afterAutospacing="1"/>
        <w:rPr>
          <w:rFonts w:asciiTheme="minorHAnsi" w:hAnsiTheme="minorHAnsi"/>
        </w:rPr>
      </w:pPr>
      <w:r w:rsidRPr="00B734AF">
        <w:rPr>
          <w:rFonts w:asciiTheme="minorHAnsi" w:hAnsiTheme="minorHAnsi"/>
          <w:b/>
          <w:bCs/>
        </w:rPr>
        <w:t>Test Step:</w:t>
      </w:r>
      <w:r w:rsidRPr="00B734AF">
        <w:rPr>
          <w:rFonts w:asciiTheme="minorHAnsi" w:hAnsiTheme="minorHAnsi"/>
        </w:rPr>
        <w:t xml:space="preserve"> It is a very small description of the </w:t>
      </w:r>
      <w:r w:rsidRPr="00B734AF">
        <w:rPr>
          <w:rFonts w:asciiTheme="minorHAnsi" w:hAnsiTheme="minorHAnsi"/>
          <w:i/>
          <w:iCs/>
        </w:rPr>
        <w:t>Test Step</w:t>
      </w:r>
      <w:r w:rsidRPr="00B734AF">
        <w:rPr>
          <w:rFonts w:asciiTheme="minorHAnsi" w:hAnsiTheme="minorHAnsi"/>
        </w:rPr>
        <w:t xml:space="preserve"> or the description of the </w:t>
      </w:r>
      <w:r w:rsidRPr="00B734AF">
        <w:rPr>
          <w:rFonts w:asciiTheme="minorHAnsi" w:hAnsiTheme="minorHAnsi"/>
          <w:i/>
          <w:iCs/>
        </w:rPr>
        <w:t>Action</w:t>
      </w:r>
      <w:r w:rsidRPr="00B734AF">
        <w:rPr>
          <w:rFonts w:asciiTheme="minorHAnsi" w:hAnsiTheme="minorHAnsi"/>
        </w:rPr>
        <w:t xml:space="preserve"> going to perform on </w:t>
      </w:r>
      <w:r w:rsidRPr="00B734AF">
        <w:rPr>
          <w:rFonts w:asciiTheme="minorHAnsi" w:hAnsiTheme="minorHAnsi"/>
          <w:i/>
          <w:iCs/>
        </w:rPr>
        <w:t>Test Object</w:t>
      </w:r>
      <w:r w:rsidRPr="00B734AF">
        <w:rPr>
          <w:rFonts w:asciiTheme="minorHAnsi" w:hAnsiTheme="minorHAnsi"/>
        </w:rPr>
        <w:t>.</w:t>
      </w:r>
      <w:r w:rsidRPr="00B734AF">
        <w:rPr>
          <w:rFonts w:asciiTheme="minorHAnsi" w:hAnsiTheme="minorHAnsi"/>
        </w:rPr>
        <w:br/>
      </w:r>
      <w:r w:rsidRPr="00B734AF">
        <w:rPr>
          <w:rFonts w:asciiTheme="minorHAnsi" w:hAnsiTheme="minorHAnsi"/>
          <w:b/>
          <w:bCs/>
        </w:rPr>
        <w:t>Test Object:</w:t>
      </w:r>
      <w:r w:rsidRPr="00B734AF">
        <w:rPr>
          <w:rFonts w:asciiTheme="minorHAnsi" w:hAnsiTheme="minorHAnsi"/>
        </w:rPr>
        <w:t xml:space="preserve"> It is the name of the Web </w:t>
      </w:r>
      <w:r w:rsidRPr="00B734AF">
        <w:rPr>
          <w:rFonts w:asciiTheme="minorHAnsi" w:hAnsiTheme="minorHAnsi"/>
          <w:i/>
          <w:iCs/>
        </w:rPr>
        <w:t>Page object/element</w:t>
      </w:r>
      <w:r w:rsidRPr="00B734AF">
        <w:rPr>
          <w:rFonts w:asciiTheme="minorHAnsi" w:hAnsiTheme="minorHAnsi"/>
        </w:rPr>
        <w:t>, like Username &amp; Password.</w:t>
      </w:r>
      <w:r w:rsidRPr="00B734AF">
        <w:rPr>
          <w:rFonts w:asciiTheme="minorHAnsi" w:hAnsiTheme="minorHAnsi"/>
        </w:rPr>
        <w:br/>
      </w:r>
      <w:r w:rsidRPr="00B734AF">
        <w:rPr>
          <w:rFonts w:asciiTheme="minorHAnsi" w:hAnsiTheme="minorHAnsi"/>
          <w:b/>
          <w:bCs/>
        </w:rPr>
        <w:t>Action:</w:t>
      </w:r>
      <w:r w:rsidRPr="00B734AF">
        <w:rPr>
          <w:rFonts w:asciiTheme="minorHAnsi" w:hAnsiTheme="minorHAnsi"/>
        </w:rPr>
        <w:t xml:space="preserve"> It is the name of the </w:t>
      </w:r>
      <w:r w:rsidRPr="00B734AF">
        <w:rPr>
          <w:rFonts w:asciiTheme="minorHAnsi" w:hAnsiTheme="minorHAnsi"/>
          <w:i/>
          <w:iCs/>
        </w:rPr>
        <w:t>action</w:t>
      </w:r>
      <w:r w:rsidRPr="00B734AF">
        <w:rPr>
          <w:rFonts w:asciiTheme="minorHAnsi" w:hAnsiTheme="minorHAnsi"/>
        </w:rPr>
        <w:t xml:space="preserve">, which is going to perform on any Object such as </w:t>
      </w:r>
      <w:r w:rsidRPr="00B734AF">
        <w:rPr>
          <w:rFonts w:asciiTheme="minorHAnsi" w:hAnsiTheme="minorHAnsi"/>
          <w:i/>
          <w:iCs/>
        </w:rPr>
        <w:t>click</w:t>
      </w:r>
      <w:r w:rsidRPr="00B734AF">
        <w:rPr>
          <w:rFonts w:asciiTheme="minorHAnsi" w:hAnsiTheme="minorHAnsi"/>
        </w:rPr>
        <w:t xml:space="preserve">, </w:t>
      </w:r>
      <w:r w:rsidRPr="00B734AF">
        <w:rPr>
          <w:rFonts w:asciiTheme="minorHAnsi" w:hAnsiTheme="minorHAnsi"/>
          <w:i/>
          <w:iCs/>
        </w:rPr>
        <w:t>open</w:t>
      </w:r>
      <w:r w:rsidRPr="00B734AF">
        <w:rPr>
          <w:rFonts w:asciiTheme="minorHAnsi" w:hAnsiTheme="minorHAnsi"/>
        </w:rPr>
        <w:t xml:space="preserve"> browser, </w:t>
      </w:r>
      <w:r w:rsidRPr="00B734AF">
        <w:rPr>
          <w:rFonts w:asciiTheme="minorHAnsi" w:hAnsiTheme="minorHAnsi"/>
          <w:i/>
          <w:iCs/>
        </w:rPr>
        <w:t>input </w:t>
      </w:r>
      <w:r w:rsidRPr="00B734AF">
        <w:rPr>
          <w:rFonts w:asciiTheme="minorHAnsi" w:hAnsiTheme="minorHAnsi"/>
        </w:rPr>
        <w:t>etc.</w:t>
      </w:r>
      <w:r w:rsidRPr="00B734AF">
        <w:rPr>
          <w:rFonts w:asciiTheme="minorHAnsi" w:hAnsiTheme="minorHAnsi"/>
        </w:rPr>
        <w:br/>
      </w:r>
      <w:r w:rsidRPr="00B734AF">
        <w:rPr>
          <w:rFonts w:asciiTheme="minorHAnsi" w:hAnsiTheme="minorHAnsi"/>
          <w:b/>
          <w:bCs/>
        </w:rPr>
        <w:t>Test Data:</w:t>
      </w:r>
      <w:r w:rsidRPr="00B734AF">
        <w:rPr>
          <w:rFonts w:asciiTheme="minorHAnsi" w:hAnsiTheme="minorHAnsi"/>
        </w:rPr>
        <w:t xml:space="preserve"> Data can be any value which is needed by the Object to perform any action, like Username value for Username field.</w:t>
      </w:r>
    </w:p>
    <w:p w:rsidR="00C0534A" w:rsidRPr="00B734AF" w:rsidRDefault="00C0534A" w:rsidP="00C0534A">
      <w:pPr>
        <w:spacing w:before="100" w:beforeAutospacing="1" w:after="100" w:afterAutospacing="1"/>
      </w:pPr>
      <w:r w:rsidRPr="00B734AF">
        <w:t> </w:t>
      </w:r>
    </w:p>
    <w:p w:rsidR="0096603A" w:rsidRPr="00B734AF" w:rsidRDefault="008C3BB1" w:rsidP="00BC0E53">
      <w:pPr>
        <w:pStyle w:val="qtextpara"/>
        <w:rPr>
          <w:b/>
        </w:rPr>
      </w:pPr>
      <w:r w:rsidRPr="00B734AF">
        <w:rPr>
          <w:b/>
        </w:rPr>
        <w:t>Exceptions</w:t>
      </w:r>
    </w:p>
    <w:p w:rsidR="008C3BB1" w:rsidRPr="00B734AF" w:rsidRDefault="008C3BB1" w:rsidP="008C3BB1">
      <w:pPr>
        <w:spacing w:before="100" w:beforeAutospacing="1" w:after="100" w:afterAutospacing="1"/>
        <w:outlineLvl w:val="1"/>
        <w:rPr>
          <w:b/>
          <w:bCs/>
        </w:rPr>
      </w:pPr>
      <w:r w:rsidRPr="00B734AF">
        <w:rPr>
          <w:b/>
          <w:bCs/>
        </w:rPr>
        <w:t>Different Exceptions in Selenium</w:t>
      </w:r>
    </w:p>
    <w:p w:rsidR="008C3BB1" w:rsidRPr="00B734AF" w:rsidRDefault="008C3BB1" w:rsidP="008C3BB1">
      <w:pPr>
        <w:spacing w:before="100" w:beforeAutospacing="1" w:after="100" w:afterAutospacing="1"/>
      </w:pPr>
      <w:r w:rsidRPr="00B734AF">
        <w:t xml:space="preserve">There is a complete list of </w:t>
      </w:r>
      <w:r w:rsidRPr="00B734AF">
        <w:rPr>
          <w:i/>
          <w:iCs/>
        </w:rPr>
        <w:t>Exceptions</w:t>
      </w:r>
      <w:r w:rsidRPr="00B734AF">
        <w:t xml:space="preserve"> mentioned on the Selenium Doc which you may or may not encounter in course of your  testing.</w:t>
      </w:r>
    </w:p>
    <w:p w:rsidR="008C3BB1" w:rsidRPr="00B734AF" w:rsidRDefault="008C3BB1" w:rsidP="008C3BB1">
      <w:pPr>
        <w:spacing w:before="100" w:beforeAutospacing="1" w:after="100" w:afterAutospacing="1"/>
        <w:outlineLvl w:val="2"/>
        <w:rPr>
          <w:b/>
          <w:bCs/>
        </w:rPr>
      </w:pPr>
      <w:r w:rsidRPr="00B734AF">
        <w:rPr>
          <w:b/>
          <w:bCs/>
        </w:rPr>
        <w:t>Most common Exceptions:</w:t>
      </w:r>
    </w:p>
    <w:p w:rsidR="008C3BB1" w:rsidRPr="00B734AF" w:rsidRDefault="008C3BB1" w:rsidP="00FA2801">
      <w:pPr>
        <w:numPr>
          <w:ilvl w:val="0"/>
          <w:numId w:val="23"/>
        </w:numPr>
        <w:spacing w:before="100" w:beforeAutospacing="1" w:after="100" w:afterAutospacing="1"/>
      </w:pPr>
      <w:r w:rsidRPr="00B734AF">
        <w:rPr>
          <w:b/>
          <w:bCs/>
          <w:i/>
          <w:iCs/>
        </w:rPr>
        <w:t>NoSuchElementException</w:t>
      </w:r>
      <w:r w:rsidRPr="00B734AF">
        <w:rPr>
          <w:i/>
          <w:iCs/>
        </w:rPr>
        <w:t>:</w:t>
      </w:r>
      <w:r w:rsidRPr="00B734AF">
        <w:t> FindBy method can’t find the element.</w:t>
      </w:r>
    </w:p>
    <w:p w:rsidR="008C3BB1" w:rsidRPr="00B734AF" w:rsidRDefault="008C3BB1" w:rsidP="00FA2801">
      <w:pPr>
        <w:numPr>
          <w:ilvl w:val="0"/>
          <w:numId w:val="23"/>
        </w:numPr>
        <w:spacing w:before="100" w:beforeAutospacing="1" w:after="100" w:afterAutospacing="1"/>
      </w:pPr>
      <w:r w:rsidRPr="00B734AF">
        <w:rPr>
          <w:b/>
          <w:bCs/>
          <w:i/>
          <w:iCs/>
        </w:rPr>
        <w:lastRenderedPageBreak/>
        <w:t>StaleElementReferenceException</w:t>
      </w:r>
      <w:r w:rsidRPr="00B734AF">
        <w:rPr>
          <w:i/>
          <w:iCs/>
        </w:rPr>
        <w:t>:</w:t>
      </w:r>
      <w:r w:rsidRPr="00B734AF">
        <w:t xml:space="preserve"> This tells that element is no longer appearing on the DOM page.</w:t>
      </w:r>
    </w:p>
    <w:p w:rsidR="008C3BB1" w:rsidRPr="00B734AF" w:rsidRDefault="008C3BB1" w:rsidP="00FA2801">
      <w:pPr>
        <w:numPr>
          <w:ilvl w:val="0"/>
          <w:numId w:val="23"/>
        </w:numPr>
        <w:spacing w:before="100" w:beforeAutospacing="1" w:after="100" w:afterAutospacing="1"/>
      </w:pPr>
      <w:r w:rsidRPr="00B734AF">
        <w:rPr>
          <w:b/>
          <w:bCs/>
          <w:i/>
          <w:iCs/>
        </w:rPr>
        <w:t>TimeoutException</w:t>
      </w:r>
      <w:r w:rsidRPr="00B734AF">
        <w:rPr>
          <w:i/>
          <w:iCs/>
        </w:rPr>
        <w:t>:</w:t>
      </w:r>
      <w:r w:rsidRPr="00B734AF">
        <w:t xml:space="preserve"> This tells that the execution is failed because the command did not complete in enough time.</w:t>
      </w:r>
    </w:p>
    <w:p w:rsidR="008C3BB1" w:rsidRPr="00B734AF" w:rsidRDefault="008C3BB1" w:rsidP="00FA2801">
      <w:pPr>
        <w:numPr>
          <w:ilvl w:val="0"/>
          <w:numId w:val="23"/>
        </w:numPr>
        <w:spacing w:before="100" w:beforeAutospacing="1" w:after="100" w:afterAutospacing="1"/>
      </w:pPr>
      <w:r w:rsidRPr="00B734AF">
        <w:rPr>
          <w:b/>
          <w:bCs/>
          <w:i/>
          <w:iCs/>
        </w:rPr>
        <w:t>ElementNotVisibleException</w:t>
      </w:r>
      <w:r w:rsidRPr="00B734AF">
        <w:rPr>
          <w:i/>
          <w:iCs/>
        </w:rPr>
        <w:t>: </w:t>
      </w:r>
      <w:r w:rsidRPr="00B734AF">
        <w:t>Thrown to indicate that although an element is present on the DOM, it is not visible, and so is not able to be interacted with</w:t>
      </w:r>
    </w:p>
    <w:p w:rsidR="008C3BB1" w:rsidRPr="00B734AF" w:rsidRDefault="008C3BB1" w:rsidP="00FA2801">
      <w:pPr>
        <w:numPr>
          <w:ilvl w:val="0"/>
          <w:numId w:val="23"/>
        </w:numPr>
        <w:spacing w:before="100" w:beforeAutospacing="1" w:after="100" w:afterAutospacing="1"/>
      </w:pPr>
      <w:r w:rsidRPr="00B734AF">
        <w:rPr>
          <w:b/>
          <w:bCs/>
          <w:i/>
          <w:iCs/>
        </w:rPr>
        <w:t>ElementNotSelectableException</w:t>
      </w:r>
      <w:r w:rsidRPr="00B734AF">
        <w:rPr>
          <w:i/>
          <w:iCs/>
        </w:rPr>
        <w:t>:</w:t>
      </w:r>
      <w:r w:rsidRPr="00B734AF">
        <w:t xml:space="preserve"> Thrown to indicate that may be the element is disabled, and so is not able to select.</w:t>
      </w:r>
    </w:p>
    <w:p w:rsidR="00B97C09" w:rsidRPr="00B734AF" w:rsidRDefault="00B97C09" w:rsidP="00FA2801">
      <w:pPr>
        <w:pStyle w:val="ListParagraph"/>
        <w:numPr>
          <w:ilvl w:val="0"/>
          <w:numId w:val="23"/>
        </w:numPr>
        <w:rPr>
          <w:sz w:val="24"/>
          <w:szCs w:val="24"/>
        </w:rPr>
      </w:pPr>
      <w:r w:rsidRPr="00B734AF">
        <w:rPr>
          <w:rFonts w:ascii="Courier New" w:eastAsia="Times New Roman" w:hAnsi="Courier New" w:cs="Courier New"/>
          <w:b/>
          <w:bCs/>
          <w:sz w:val="24"/>
          <w:szCs w:val="24"/>
        </w:rPr>
        <w:t>ElementNotSelectableException</w:t>
      </w:r>
      <w:r w:rsidRPr="00B734AF">
        <w:rPr>
          <w:sz w:val="24"/>
          <w:szCs w:val="24"/>
        </w:rPr>
        <w:t>(</w:t>
      </w:r>
      <w:r w:rsidRPr="00B734AF">
        <w:rPr>
          <w:rFonts w:eastAsia="Times New Roman"/>
          <w:i/>
          <w:iCs/>
          <w:sz w:val="24"/>
          <w:szCs w:val="24"/>
        </w:rPr>
        <w:t>msg=None</w:t>
      </w:r>
      <w:r w:rsidRPr="00B734AF">
        <w:rPr>
          <w:sz w:val="24"/>
          <w:szCs w:val="24"/>
        </w:rPr>
        <w:t>,</w:t>
      </w:r>
      <w:r w:rsidRPr="00B734AF">
        <w:rPr>
          <w:rFonts w:eastAsia="Times New Roman"/>
          <w:sz w:val="24"/>
          <w:szCs w:val="24"/>
        </w:rPr>
        <w:t> </w:t>
      </w:r>
      <w:r w:rsidRPr="00B734AF">
        <w:rPr>
          <w:rFonts w:eastAsia="Times New Roman"/>
          <w:i/>
          <w:iCs/>
          <w:sz w:val="24"/>
          <w:szCs w:val="24"/>
        </w:rPr>
        <w:t>screen=None</w:t>
      </w:r>
      <w:r w:rsidRPr="00B734AF">
        <w:rPr>
          <w:sz w:val="24"/>
          <w:szCs w:val="24"/>
        </w:rPr>
        <w:t>,</w:t>
      </w:r>
      <w:r w:rsidRPr="00B734AF">
        <w:rPr>
          <w:rFonts w:eastAsia="Times New Roman"/>
          <w:sz w:val="24"/>
          <w:szCs w:val="24"/>
        </w:rPr>
        <w:t> </w:t>
      </w:r>
      <w:r w:rsidRPr="00B734AF">
        <w:rPr>
          <w:rFonts w:eastAsia="Times New Roman"/>
          <w:i/>
          <w:iCs/>
          <w:sz w:val="24"/>
          <w:szCs w:val="24"/>
        </w:rPr>
        <w:t>stacktrace=None</w:t>
      </w:r>
      <w:r w:rsidRPr="00B734AF">
        <w:rPr>
          <w:sz w:val="24"/>
          <w:szCs w:val="24"/>
        </w:rPr>
        <w:t>)</w:t>
      </w:r>
      <w:hyperlink r:id="rId133" w:anchor="ElementNotSelectableException" w:history="1">
        <w:r w:rsidRPr="00B734AF">
          <w:rPr>
            <w:color w:val="355F7C"/>
            <w:sz w:val="24"/>
            <w:szCs w:val="24"/>
          </w:rPr>
          <w:t>[source]</w:t>
        </w:r>
      </w:hyperlink>
      <w:r w:rsidRPr="00B734AF">
        <w:rPr>
          <w:sz w:val="24"/>
          <w:szCs w:val="24"/>
        </w:rPr>
        <w:t xml:space="preserve"> </w:t>
      </w:r>
      <w:r w:rsidRPr="00B734AF">
        <w:rPr>
          <w:rFonts w:ascii="Arial" w:hAnsi="Arial" w:cs="Arial"/>
          <w:color w:val="000000"/>
          <w:sz w:val="24"/>
          <w:szCs w:val="24"/>
        </w:rPr>
        <w:t>Thrown when trying to select an unselectable element.</w:t>
      </w:r>
    </w:p>
    <w:p w:rsidR="00B97C09" w:rsidRPr="00B734AF" w:rsidRDefault="00B97C09" w:rsidP="00FA2801">
      <w:pPr>
        <w:pStyle w:val="ListParagraph"/>
        <w:numPr>
          <w:ilvl w:val="0"/>
          <w:numId w:val="23"/>
        </w:numPr>
        <w:rPr>
          <w:sz w:val="24"/>
          <w:szCs w:val="24"/>
        </w:rPr>
      </w:pPr>
      <w:r w:rsidRPr="00B734AF">
        <w:rPr>
          <w:rFonts w:ascii="Courier New" w:hAnsi="Courier New" w:cs="Courier New"/>
          <w:b/>
          <w:bCs/>
          <w:color w:val="000000"/>
          <w:sz w:val="24"/>
          <w:szCs w:val="24"/>
          <w:shd w:val="clear" w:color="auto" w:fill="FFFFFF"/>
        </w:rPr>
        <w:t>NoSuchAttributeException--</w:t>
      </w:r>
      <w:r w:rsidRPr="00B734AF">
        <w:rPr>
          <w:sz w:val="24"/>
          <w:szCs w:val="24"/>
        </w:rPr>
        <w:t xml:space="preserve"> </w:t>
      </w:r>
      <w:r w:rsidRPr="00B734AF">
        <w:rPr>
          <w:rFonts w:ascii="Courier New" w:hAnsi="Courier New" w:cs="Courier New"/>
          <w:b/>
          <w:bCs/>
          <w:color w:val="000000"/>
          <w:sz w:val="24"/>
          <w:szCs w:val="24"/>
          <w:shd w:val="clear" w:color="auto" w:fill="FFFFFF"/>
        </w:rPr>
        <w:t>Thrown when the attribute of element could not be found.</w:t>
      </w:r>
    </w:p>
    <w:p w:rsidR="000B0C33" w:rsidRPr="00B734AF" w:rsidRDefault="000B0C33" w:rsidP="00FA2801">
      <w:pPr>
        <w:pStyle w:val="ListParagraph"/>
        <w:numPr>
          <w:ilvl w:val="0"/>
          <w:numId w:val="23"/>
        </w:numPr>
        <w:rPr>
          <w:sz w:val="24"/>
          <w:szCs w:val="24"/>
        </w:rPr>
      </w:pPr>
      <w:r w:rsidRPr="00B734AF">
        <w:rPr>
          <w:rFonts w:ascii="Courier New" w:hAnsi="Courier New" w:cs="Courier New"/>
          <w:b/>
          <w:bCs/>
          <w:color w:val="000000"/>
          <w:sz w:val="24"/>
          <w:szCs w:val="24"/>
          <w:shd w:val="clear" w:color="auto" w:fill="FFFFFF"/>
        </w:rPr>
        <w:t>NoSuchFrameException</w:t>
      </w:r>
    </w:p>
    <w:p w:rsidR="000B0C33" w:rsidRPr="00B734AF" w:rsidRDefault="000B0C33" w:rsidP="00FA2801">
      <w:pPr>
        <w:pStyle w:val="ListParagraph"/>
        <w:numPr>
          <w:ilvl w:val="0"/>
          <w:numId w:val="23"/>
        </w:numPr>
        <w:rPr>
          <w:sz w:val="24"/>
          <w:szCs w:val="24"/>
        </w:rPr>
      </w:pPr>
      <w:r w:rsidRPr="00B734AF">
        <w:rPr>
          <w:rFonts w:ascii="Courier New" w:hAnsi="Courier New" w:cs="Courier New"/>
          <w:b/>
          <w:bCs/>
          <w:color w:val="000000"/>
          <w:sz w:val="24"/>
          <w:szCs w:val="24"/>
          <w:shd w:val="clear" w:color="auto" w:fill="FFFFFF"/>
        </w:rPr>
        <w:t>NoSuchWindowException</w:t>
      </w:r>
    </w:p>
    <w:p w:rsidR="008C3BB1" w:rsidRPr="00B734AF" w:rsidRDefault="00E32092" w:rsidP="00E32092">
      <w:pPr>
        <w:pStyle w:val="qtextpara"/>
        <w:tabs>
          <w:tab w:val="left" w:pos="3295"/>
        </w:tabs>
        <w:rPr>
          <w:b/>
        </w:rPr>
      </w:pPr>
      <w:r w:rsidRPr="00B734AF">
        <w:rPr>
          <w:b/>
        </w:rPr>
        <w:tab/>
      </w:r>
    </w:p>
    <w:p w:rsidR="00E73F4E" w:rsidRPr="00B734AF" w:rsidRDefault="00E73F4E" w:rsidP="00E73F4E">
      <w:pPr>
        <w:spacing w:before="100" w:beforeAutospacing="1" w:after="100" w:afterAutospacing="1"/>
        <w:outlineLvl w:val="1"/>
        <w:rPr>
          <w:b/>
          <w:bCs/>
        </w:rPr>
      </w:pPr>
      <w:r w:rsidRPr="00B734AF">
        <w:rPr>
          <w:b/>
          <w:bCs/>
        </w:rPr>
        <w:t>How to Handle Exception</w:t>
      </w:r>
    </w:p>
    <w:p w:rsidR="00E73F4E" w:rsidRPr="00B734AF" w:rsidRDefault="00E73F4E" w:rsidP="00E73F4E">
      <w:pPr>
        <w:spacing w:before="100" w:beforeAutospacing="1" w:after="100" w:afterAutospacing="1"/>
        <w:outlineLvl w:val="1"/>
        <w:rPr>
          <w:b/>
          <w:bCs/>
        </w:rPr>
      </w:pPr>
      <w:r w:rsidRPr="00B734AF">
        <w:rPr>
          <w:b/>
          <w:bCs/>
        </w:rPr>
        <w:t>1.Try/Catch</w:t>
      </w:r>
    </w:p>
    <w:p w:rsidR="00E73F4E" w:rsidRPr="00B734AF" w:rsidRDefault="00E73F4E" w:rsidP="00E73F4E">
      <w:pPr>
        <w:spacing w:before="100" w:beforeAutospacing="1" w:after="100" w:afterAutospacing="1"/>
        <w:outlineLvl w:val="1"/>
        <w:rPr>
          <w:b/>
          <w:bCs/>
        </w:rPr>
      </w:pPr>
      <w:r w:rsidRPr="00B734AF">
        <w:rPr>
          <w:b/>
          <w:bCs/>
        </w:rPr>
        <w:t>2.Multiple catch block</w:t>
      </w:r>
    </w:p>
    <w:p w:rsidR="00E73F4E" w:rsidRPr="00B734AF" w:rsidRDefault="00E73F4E" w:rsidP="00E73F4E">
      <w:pPr>
        <w:pStyle w:val="NormalWeb"/>
        <w:rPr>
          <w:color w:val="38393A"/>
        </w:rPr>
      </w:pPr>
      <w:r w:rsidRPr="00B734AF">
        <w:rPr>
          <w:b/>
          <w:bCs/>
        </w:rPr>
        <w:t>3.</w:t>
      </w:r>
      <w:r w:rsidRPr="00B734AF">
        <w:rPr>
          <w:rStyle w:val="Heading2Char"/>
          <w:b w:val="0"/>
          <w:bCs w:val="0"/>
          <w:color w:val="38393A"/>
          <w:sz w:val="24"/>
          <w:szCs w:val="24"/>
        </w:rPr>
        <w:t xml:space="preserve"> </w:t>
      </w:r>
      <w:r w:rsidRPr="00B734AF">
        <w:rPr>
          <w:rStyle w:val="Emphasis"/>
          <w:rFonts w:eastAsiaTheme="majorEastAsia"/>
          <w:b/>
          <w:bCs/>
          <w:color w:val="38393A"/>
        </w:rPr>
        <w:t>Throw</w:t>
      </w:r>
      <w:r w:rsidRPr="00B734AF">
        <w:rPr>
          <w:b/>
          <w:bCs/>
          <w:color w:val="38393A"/>
        </w:rPr>
        <w:t>: </w:t>
      </w:r>
      <w:r w:rsidRPr="00B734AF">
        <w:rPr>
          <w:color w:val="38393A"/>
        </w:rPr>
        <w:t>Sometimes we want to generate exception explicitly in our code, for example in Selenium Automation Framework most of the time we print self-written logs, once we catch an exception and then we need to throw that exception back to the system so that the test case can be terminated. </w:t>
      </w:r>
      <w:r w:rsidRPr="00B734AF">
        <w:rPr>
          <w:rStyle w:val="Emphasis"/>
          <w:rFonts w:eastAsiaTheme="majorEastAsia"/>
          <w:color w:val="38393A"/>
        </w:rPr>
        <w:t>Throw </w:t>
      </w:r>
      <w:r w:rsidRPr="00B734AF">
        <w:rPr>
          <w:color w:val="38393A"/>
        </w:rPr>
        <w:t>keyword is used to throw exception to the run time to handle it.</w:t>
      </w:r>
    </w:p>
    <w:p w:rsidR="00E73F4E" w:rsidRPr="00B734AF" w:rsidRDefault="00E73F4E" w:rsidP="00E73F4E">
      <w:pPr>
        <w:pStyle w:val="NormalWeb"/>
        <w:rPr>
          <w:color w:val="38393A"/>
        </w:rPr>
      </w:pPr>
      <w:r w:rsidRPr="00B734AF">
        <w:rPr>
          <w:rStyle w:val="Emphasis"/>
          <w:rFonts w:eastAsiaTheme="majorEastAsia"/>
          <w:b/>
          <w:bCs/>
          <w:color w:val="38393A"/>
        </w:rPr>
        <w:t>4.Throws</w:t>
      </w:r>
      <w:r w:rsidRPr="00B734AF">
        <w:rPr>
          <w:b/>
          <w:bCs/>
          <w:color w:val="38393A"/>
        </w:rPr>
        <w:t>: </w:t>
      </w:r>
      <w:r w:rsidRPr="00B734AF">
        <w:rPr>
          <w:color w:val="38393A"/>
        </w:rPr>
        <w:t>When we are throwing any exception in a method and not handling it, then we need to use </w:t>
      </w:r>
      <w:r w:rsidRPr="00B734AF">
        <w:rPr>
          <w:rStyle w:val="Emphasis"/>
          <w:rFonts w:eastAsiaTheme="majorEastAsia"/>
          <w:color w:val="38393A"/>
        </w:rPr>
        <w:t>throws </w:t>
      </w:r>
      <w:r w:rsidRPr="00B734AF">
        <w:rPr>
          <w:color w:val="38393A"/>
        </w:rPr>
        <w:t>keyword in </w:t>
      </w:r>
      <w:r w:rsidRPr="00B734AF">
        <w:rPr>
          <w:rStyle w:val="Emphasis"/>
          <w:rFonts w:eastAsiaTheme="majorEastAsia"/>
          <w:color w:val="38393A"/>
        </w:rPr>
        <w:t>method signature</w:t>
      </w:r>
      <w:r w:rsidRPr="00B734AF">
        <w:rPr>
          <w:color w:val="38393A"/>
        </w:rPr>
        <w:t> to let caller program know the exceptions that might be thrown by the method.</w:t>
      </w:r>
    </w:p>
    <w:p w:rsidR="00302D8F" w:rsidRPr="00B734AF" w:rsidRDefault="00302D8F" w:rsidP="00302D8F">
      <w:r w:rsidRPr="00B734AF">
        <w:rPr>
          <w:rStyle w:val="crayon-m"/>
          <w:rFonts w:eastAsiaTheme="majorEastAsia"/>
        </w:rPr>
        <w:t>public</w:t>
      </w:r>
      <w:r w:rsidRPr="00B734AF">
        <w:rPr>
          <w:rStyle w:val="crayon-h"/>
          <w:rFonts w:eastAsiaTheme="majorEastAsia"/>
        </w:rPr>
        <w:t xml:space="preserve"> </w:t>
      </w:r>
      <w:r w:rsidRPr="00B734AF">
        <w:rPr>
          <w:rStyle w:val="crayon-m"/>
          <w:rFonts w:eastAsiaTheme="majorEastAsia"/>
        </w:rPr>
        <w:t>static</w:t>
      </w:r>
      <w:r w:rsidRPr="00B734AF">
        <w:rPr>
          <w:rStyle w:val="crayon-h"/>
          <w:rFonts w:eastAsiaTheme="majorEastAsia"/>
        </w:rPr>
        <w:t xml:space="preserve"> </w:t>
      </w:r>
      <w:r w:rsidRPr="00B734AF">
        <w:rPr>
          <w:rStyle w:val="crayon-t"/>
          <w:rFonts w:eastAsiaTheme="majorEastAsia"/>
        </w:rPr>
        <w:t>void</w:t>
      </w:r>
      <w:r w:rsidRPr="00B734AF">
        <w:rPr>
          <w:rStyle w:val="crayon-h"/>
          <w:rFonts w:eastAsiaTheme="majorEastAsia"/>
        </w:rPr>
        <w:t xml:space="preserve"> </w:t>
      </w:r>
      <w:r w:rsidRPr="00B734AF">
        <w:rPr>
          <w:rStyle w:val="crayon-e"/>
          <w:rFonts w:eastAsiaTheme="minorEastAsia"/>
        </w:rPr>
        <w:t>openBrowser</w:t>
      </w:r>
      <w:r w:rsidRPr="00B734AF">
        <w:rPr>
          <w:rStyle w:val="crayon-sy"/>
        </w:rPr>
        <w:t>(</w:t>
      </w:r>
      <w:r w:rsidRPr="00B734AF">
        <w:rPr>
          <w:rStyle w:val="crayon-t"/>
          <w:rFonts w:eastAsiaTheme="majorEastAsia"/>
        </w:rPr>
        <w:t>String</w:t>
      </w:r>
      <w:r w:rsidRPr="00B734AF">
        <w:rPr>
          <w:rStyle w:val="crayon-h"/>
          <w:rFonts w:eastAsiaTheme="majorEastAsia"/>
        </w:rPr>
        <w:t xml:space="preserve"> </w:t>
      </w:r>
      <w:r w:rsidRPr="00B734AF">
        <w:rPr>
          <w:rStyle w:val="crayon-t"/>
          <w:rFonts w:eastAsiaTheme="majorEastAsia"/>
        </w:rPr>
        <w:t>object</w:t>
      </w:r>
      <w:r w:rsidRPr="00B734AF">
        <w:rPr>
          <w:rStyle w:val="crayon-sy"/>
        </w:rPr>
        <w:t>){</w:t>
      </w:r>
    </w:p>
    <w:p w:rsidR="00302D8F" w:rsidRPr="00B734AF" w:rsidRDefault="00302D8F" w:rsidP="00302D8F">
      <w:r w:rsidRPr="00B734AF">
        <w:rPr>
          <w:rStyle w:val="crayon-st"/>
        </w:rPr>
        <w:t>try</w:t>
      </w:r>
      <w:r w:rsidRPr="00B734AF">
        <w:rPr>
          <w:rStyle w:val="crayon-sy"/>
        </w:rPr>
        <w:t>{</w:t>
      </w:r>
    </w:p>
    <w:p w:rsidR="00302D8F" w:rsidRPr="00B734AF" w:rsidRDefault="00302D8F" w:rsidP="00302D8F">
      <w:r w:rsidRPr="00B734AF">
        <w:rPr>
          <w:rStyle w:val="crayon-v"/>
        </w:rPr>
        <w:t>Log</w:t>
      </w:r>
      <w:r w:rsidRPr="00B734AF">
        <w:rPr>
          <w:rStyle w:val="crayon-sy"/>
        </w:rPr>
        <w:t>.</w:t>
      </w:r>
      <w:r w:rsidRPr="00B734AF">
        <w:rPr>
          <w:rStyle w:val="crayon-e"/>
          <w:rFonts w:eastAsiaTheme="minorEastAsia"/>
        </w:rPr>
        <w:t>info</w:t>
      </w:r>
      <w:r w:rsidRPr="00B734AF">
        <w:rPr>
          <w:rStyle w:val="crayon-sy"/>
        </w:rPr>
        <w:t>(</w:t>
      </w:r>
      <w:r w:rsidRPr="00B734AF">
        <w:rPr>
          <w:rStyle w:val="crayon-s"/>
        </w:rPr>
        <w:t>"Opening Browser"</w:t>
      </w:r>
      <w:r w:rsidRPr="00B734AF">
        <w:rPr>
          <w:rStyle w:val="crayon-sy"/>
        </w:rPr>
        <w:t>);</w:t>
      </w:r>
    </w:p>
    <w:p w:rsidR="00302D8F" w:rsidRPr="00B734AF" w:rsidRDefault="00302D8F" w:rsidP="00302D8F">
      <w:r w:rsidRPr="00B734AF">
        <w:rPr>
          <w:rStyle w:val="crayon-v"/>
        </w:rPr>
        <w:t>driver</w:t>
      </w:r>
      <w:r w:rsidRPr="00B734AF">
        <w:rPr>
          <w:rStyle w:val="crayon-o"/>
        </w:rPr>
        <w:t>=</w:t>
      </w:r>
      <w:r w:rsidRPr="00B734AF">
        <w:rPr>
          <w:rStyle w:val="crayon-r"/>
        </w:rPr>
        <w:t>new</w:t>
      </w:r>
      <w:r w:rsidRPr="00B734AF">
        <w:rPr>
          <w:rStyle w:val="crayon-h"/>
          <w:rFonts w:eastAsiaTheme="majorEastAsia"/>
        </w:rPr>
        <w:t xml:space="preserve"> </w:t>
      </w:r>
      <w:r w:rsidRPr="00B734AF">
        <w:rPr>
          <w:rStyle w:val="crayon-e"/>
          <w:rFonts w:eastAsiaTheme="minorEastAsia"/>
        </w:rPr>
        <w:t>FirefoxDriver</w:t>
      </w:r>
      <w:r w:rsidRPr="00B734AF">
        <w:rPr>
          <w:rStyle w:val="crayon-sy"/>
        </w:rPr>
        <w:t>();</w:t>
      </w:r>
    </w:p>
    <w:p w:rsidR="00302D8F" w:rsidRPr="00B734AF" w:rsidRDefault="00302D8F" w:rsidP="00302D8F">
      <w:r w:rsidRPr="00B734AF">
        <w:rPr>
          <w:rStyle w:val="crayon-c"/>
        </w:rPr>
        <w:t>//This block will execute only in case of an exception</w:t>
      </w:r>
    </w:p>
    <w:p w:rsidR="00302D8F" w:rsidRPr="00B734AF" w:rsidRDefault="00302D8F" w:rsidP="00302D8F">
      <w:r w:rsidRPr="00B734AF">
        <w:rPr>
          <w:rStyle w:val="crayon-sy"/>
        </w:rPr>
        <w:t>}</w:t>
      </w:r>
      <w:r w:rsidRPr="00B734AF">
        <w:rPr>
          <w:rStyle w:val="crayon-st"/>
        </w:rPr>
        <w:t>catch</w:t>
      </w:r>
      <w:r w:rsidRPr="00B734AF">
        <w:rPr>
          <w:rStyle w:val="crayon-sy"/>
        </w:rPr>
        <w:t>(</w:t>
      </w:r>
      <w:r w:rsidRPr="00B734AF">
        <w:rPr>
          <w:rStyle w:val="crayon-i"/>
        </w:rPr>
        <w:t>Exception</w:t>
      </w:r>
      <w:r w:rsidRPr="00B734AF">
        <w:rPr>
          <w:rStyle w:val="crayon-h"/>
          <w:rFonts w:eastAsiaTheme="majorEastAsia"/>
        </w:rPr>
        <w:t xml:space="preserve"> </w:t>
      </w:r>
      <w:r w:rsidRPr="00B734AF">
        <w:rPr>
          <w:rStyle w:val="crayon-v"/>
        </w:rPr>
        <w:t>e</w:t>
      </w:r>
      <w:r w:rsidRPr="00B734AF">
        <w:rPr>
          <w:rStyle w:val="crayon-sy"/>
        </w:rPr>
        <w:t>){</w:t>
      </w:r>
    </w:p>
    <w:p w:rsidR="00302D8F" w:rsidRPr="00B734AF" w:rsidRDefault="00302D8F" w:rsidP="00302D8F">
      <w:r w:rsidRPr="00B734AF">
        <w:rPr>
          <w:rStyle w:val="crayon-c"/>
        </w:rPr>
        <w:t>//This is to print the logs - Method Name &amp; Error description/stack</w:t>
      </w:r>
    </w:p>
    <w:p w:rsidR="00302D8F" w:rsidRPr="00B734AF" w:rsidRDefault="00302D8F" w:rsidP="00302D8F">
      <w:r w:rsidRPr="00B734AF">
        <w:rPr>
          <w:rStyle w:val="crayon-v"/>
        </w:rPr>
        <w:t>Log</w:t>
      </w:r>
      <w:r w:rsidRPr="00B734AF">
        <w:rPr>
          <w:rStyle w:val="crayon-sy"/>
        </w:rPr>
        <w:t>.</w:t>
      </w:r>
      <w:r w:rsidRPr="00B734AF">
        <w:rPr>
          <w:rStyle w:val="crayon-e"/>
          <w:rFonts w:eastAsiaTheme="minorEastAsia"/>
        </w:rPr>
        <w:t>info</w:t>
      </w:r>
      <w:r w:rsidRPr="00B734AF">
        <w:rPr>
          <w:rStyle w:val="crayon-sy"/>
        </w:rPr>
        <w:t>(</w:t>
      </w:r>
      <w:r w:rsidRPr="00B734AF">
        <w:rPr>
          <w:rStyle w:val="crayon-s"/>
        </w:rPr>
        <w:t>"Not able to open Browser --- "</w:t>
      </w:r>
      <w:r w:rsidRPr="00B734AF">
        <w:rPr>
          <w:rStyle w:val="crayon-h"/>
          <w:rFonts w:eastAsiaTheme="majorEastAsia"/>
        </w:rPr>
        <w:t xml:space="preserve"> </w:t>
      </w:r>
      <w:r w:rsidRPr="00B734AF">
        <w:rPr>
          <w:rStyle w:val="crayon-o"/>
        </w:rPr>
        <w:t>+</w:t>
      </w:r>
      <w:r w:rsidRPr="00B734AF">
        <w:rPr>
          <w:rStyle w:val="crayon-h"/>
          <w:rFonts w:eastAsiaTheme="majorEastAsia"/>
        </w:rPr>
        <w:t xml:space="preserve"> </w:t>
      </w:r>
      <w:r w:rsidRPr="00B734AF">
        <w:rPr>
          <w:rStyle w:val="crayon-v"/>
        </w:rPr>
        <w:t>e</w:t>
      </w:r>
      <w:r w:rsidRPr="00B734AF">
        <w:rPr>
          <w:rStyle w:val="crayon-sy"/>
        </w:rPr>
        <w:t>.</w:t>
      </w:r>
      <w:r w:rsidRPr="00B734AF">
        <w:rPr>
          <w:rStyle w:val="crayon-e"/>
          <w:rFonts w:eastAsiaTheme="minorEastAsia"/>
        </w:rPr>
        <w:t>getMessage</w:t>
      </w:r>
      <w:r w:rsidRPr="00B734AF">
        <w:rPr>
          <w:rStyle w:val="crayon-sy"/>
        </w:rPr>
        <w:t>());</w:t>
      </w:r>
    </w:p>
    <w:p w:rsidR="00302D8F" w:rsidRPr="00B734AF" w:rsidRDefault="00302D8F" w:rsidP="00302D8F">
      <w:r w:rsidRPr="00B734AF">
        <w:rPr>
          <w:rStyle w:val="crayon-c"/>
        </w:rPr>
        <w:t>//Set the value of result variable to false</w:t>
      </w:r>
    </w:p>
    <w:p w:rsidR="00302D8F" w:rsidRPr="00B734AF" w:rsidRDefault="00302D8F" w:rsidP="00302D8F">
      <w:pPr>
        <w:rPr>
          <w:b/>
        </w:rPr>
      </w:pPr>
      <w:r w:rsidRPr="00B734AF">
        <w:rPr>
          <w:rStyle w:val="crayon-v"/>
          <w:b/>
        </w:rPr>
        <w:t>DriverScript</w:t>
      </w:r>
      <w:r w:rsidRPr="00B734AF">
        <w:rPr>
          <w:rStyle w:val="crayon-sy"/>
          <w:b/>
        </w:rPr>
        <w:t>.</w:t>
      </w:r>
      <w:r w:rsidRPr="00B734AF">
        <w:rPr>
          <w:rStyle w:val="crayon-v"/>
          <w:b/>
        </w:rPr>
        <w:t>bResult</w:t>
      </w:r>
      <w:r w:rsidRPr="00B734AF">
        <w:rPr>
          <w:rStyle w:val="crayon-h"/>
          <w:rFonts w:eastAsiaTheme="majorEastAsia"/>
          <w:b/>
        </w:rPr>
        <w:t xml:space="preserve"> </w:t>
      </w:r>
      <w:r w:rsidRPr="00B734AF">
        <w:rPr>
          <w:rStyle w:val="crayon-o"/>
          <w:b/>
        </w:rPr>
        <w:t>=</w:t>
      </w:r>
      <w:r w:rsidRPr="00B734AF">
        <w:rPr>
          <w:rStyle w:val="crayon-h"/>
          <w:rFonts w:eastAsiaTheme="majorEastAsia"/>
          <w:b/>
        </w:rPr>
        <w:t xml:space="preserve"> </w:t>
      </w:r>
      <w:r w:rsidRPr="00B734AF">
        <w:rPr>
          <w:rStyle w:val="crayon-t"/>
          <w:rFonts w:eastAsiaTheme="majorEastAsia"/>
          <w:b/>
        </w:rPr>
        <w:t>false</w:t>
      </w:r>
      <w:r w:rsidRPr="00B734AF">
        <w:rPr>
          <w:rStyle w:val="crayon-sy"/>
          <w:b/>
        </w:rPr>
        <w:t>;</w:t>
      </w:r>
    </w:p>
    <w:p w:rsidR="00302D8F" w:rsidRPr="00B734AF" w:rsidRDefault="00302D8F" w:rsidP="00302D8F">
      <w:pPr>
        <w:rPr>
          <w:b/>
        </w:rPr>
      </w:pPr>
      <w:r w:rsidRPr="00B734AF">
        <w:rPr>
          <w:rStyle w:val="crayon-sy"/>
          <w:b/>
        </w:rPr>
        <w:t>}</w:t>
      </w:r>
    </w:p>
    <w:p w:rsidR="00654B39" w:rsidRPr="00B734AF" w:rsidRDefault="00302D8F" w:rsidP="00654B39">
      <w:pPr>
        <w:rPr>
          <w:rStyle w:val="crayon-sy"/>
        </w:rPr>
      </w:pPr>
      <w:r w:rsidRPr="00B734AF">
        <w:rPr>
          <w:rStyle w:val="crayon-sy"/>
        </w:rPr>
        <w:t>}</w:t>
      </w:r>
    </w:p>
    <w:p w:rsidR="007A59C0" w:rsidRPr="00B734AF" w:rsidRDefault="007A59C0" w:rsidP="00654B39">
      <w:r w:rsidRPr="00B734AF">
        <w:rPr>
          <w:b/>
          <w:bCs/>
        </w:rPr>
        <w:t>Test-Driven Development</w:t>
      </w:r>
    </w:p>
    <w:p w:rsidR="007A59C0" w:rsidRPr="00B734AF" w:rsidRDefault="007A59C0" w:rsidP="007A59C0">
      <w:pPr>
        <w:spacing w:before="100" w:beforeAutospacing="1" w:after="100" w:afterAutospacing="1"/>
      </w:pPr>
      <w:r w:rsidRPr="00B734AF">
        <w:lastRenderedPageBreak/>
        <w:t>When I first heard about TDD, the idea seemed to be pretty simple. Just by doing a little word swizzling, obviously TDD is when you have tests that drive your software development.</w:t>
      </w:r>
    </w:p>
    <w:p w:rsidR="007A59C0" w:rsidRPr="00B734AF" w:rsidRDefault="007A59C0" w:rsidP="007A59C0">
      <w:pPr>
        <w:spacing w:before="100" w:beforeAutospacing="1" w:after="100" w:afterAutospacing="1"/>
      </w:pPr>
      <w:r w:rsidRPr="00B734AF">
        <w:t>If we were to unpack the definition of TDD a bit more, we’d see that it is usually broken up into five different stages:</w:t>
      </w:r>
    </w:p>
    <w:p w:rsidR="007A59C0" w:rsidRPr="00B734AF" w:rsidRDefault="007A59C0" w:rsidP="00FA2801">
      <w:pPr>
        <w:numPr>
          <w:ilvl w:val="0"/>
          <w:numId w:val="24"/>
        </w:numPr>
        <w:spacing w:before="100" w:beforeAutospacing="1" w:after="100" w:afterAutospacing="1"/>
      </w:pPr>
      <w:r w:rsidRPr="00B734AF">
        <w:t>First the developer writes some tests.</w:t>
      </w:r>
    </w:p>
    <w:p w:rsidR="007A59C0" w:rsidRPr="00B734AF" w:rsidRDefault="007A59C0" w:rsidP="00FA2801">
      <w:pPr>
        <w:numPr>
          <w:ilvl w:val="0"/>
          <w:numId w:val="24"/>
        </w:numPr>
        <w:spacing w:before="100" w:beforeAutospacing="1" w:after="100" w:afterAutospacing="1"/>
      </w:pPr>
      <w:r w:rsidRPr="00B734AF">
        <w:t>The developer then runs those tests and (obviously) they fail because none of those features are actually implemented.</w:t>
      </w:r>
    </w:p>
    <w:p w:rsidR="007A59C0" w:rsidRPr="00B734AF" w:rsidRDefault="007A59C0" w:rsidP="00FA2801">
      <w:pPr>
        <w:numPr>
          <w:ilvl w:val="0"/>
          <w:numId w:val="24"/>
        </w:numPr>
        <w:spacing w:before="100" w:beforeAutospacing="1" w:after="100" w:afterAutospacing="1"/>
      </w:pPr>
      <w:r w:rsidRPr="00B734AF">
        <w:t>Next the developer actually implements those tests in code.</w:t>
      </w:r>
    </w:p>
    <w:p w:rsidR="007A59C0" w:rsidRPr="00B734AF" w:rsidRDefault="007A59C0" w:rsidP="00FA2801">
      <w:pPr>
        <w:numPr>
          <w:ilvl w:val="0"/>
          <w:numId w:val="24"/>
        </w:numPr>
        <w:spacing w:before="100" w:beforeAutospacing="1" w:after="100" w:afterAutospacing="1"/>
      </w:pPr>
      <w:r w:rsidRPr="00B734AF">
        <w:t>If the developer writes their code well, then the in next stage they will see that their tests pass.</w:t>
      </w:r>
    </w:p>
    <w:p w:rsidR="007A59C0" w:rsidRPr="00B734AF" w:rsidRDefault="007A59C0" w:rsidP="00FA2801">
      <w:pPr>
        <w:numPr>
          <w:ilvl w:val="0"/>
          <w:numId w:val="24"/>
        </w:numPr>
        <w:spacing w:before="100" w:beforeAutospacing="1" w:after="100" w:afterAutospacing="1"/>
      </w:pPr>
      <w:r w:rsidRPr="00B734AF">
        <w:t>The developer can then refactor their code, add comments and clean it up, as they wish because the developer knows that if the new code breaks something, then the tests will be an alert by failing.</w:t>
      </w:r>
    </w:p>
    <w:p w:rsidR="007A59C0" w:rsidRPr="00B734AF" w:rsidRDefault="007A59C0" w:rsidP="00302D8F">
      <w:r w:rsidRPr="00B734AF">
        <w:rPr>
          <w:noProof/>
        </w:rPr>
        <w:drawing>
          <wp:inline distT="0" distB="0" distL="0" distR="0">
            <wp:extent cx="1493510" cy="1390263"/>
            <wp:effectExtent l="0" t="0" r="0" b="0"/>
            <wp:docPr id="11" name="Picture 7" descr="TDD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DD flowchart"/>
                    <pic:cNvPicPr>
                      <a:picLocks noChangeAspect="1" noChangeArrowheads="1"/>
                    </pic:cNvPicPr>
                  </pic:nvPicPr>
                  <pic:blipFill>
                    <a:blip r:embed="rId134"/>
                    <a:srcRect/>
                    <a:stretch>
                      <a:fillRect/>
                    </a:stretch>
                  </pic:blipFill>
                  <pic:spPr bwMode="auto">
                    <a:xfrm>
                      <a:off x="0" y="0"/>
                      <a:ext cx="1494267" cy="1390968"/>
                    </a:xfrm>
                    <a:prstGeom prst="rect">
                      <a:avLst/>
                    </a:prstGeom>
                    <a:noFill/>
                    <a:ln w="9525">
                      <a:noFill/>
                      <a:miter lim="800000"/>
                      <a:headEnd/>
                      <a:tailEnd/>
                    </a:ln>
                  </pic:spPr>
                </pic:pic>
              </a:graphicData>
            </a:graphic>
          </wp:inline>
        </w:drawing>
      </w:r>
    </w:p>
    <w:p w:rsidR="00D15B07" w:rsidRPr="00B734AF" w:rsidRDefault="0086230F" w:rsidP="00D15B07">
      <w:r w:rsidRPr="00B734AF">
        <w:rPr>
          <w:b/>
          <w:bCs/>
        </w:rPr>
        <w:t>Behavior-Driven Development</w:t>
      </w:r>
      <w:r w:rsidR="00D15B07" w:rsidRPr="00B734AF">
        <w:rPr>
          <w:b/>
          <w:bCs/>
        </w:rPr>
        <w:t>--</w:t>
      </w:r>
      <w:r w:rsidR="00D15B07" w:rsidRPr="00B734AF">
        <w:rPr>
          <w:rFonts w:hAnsi="Symbol"/>
        </w:rPr>
        <w:t></w:t>
      </w:r>
      <w:r w:rsidR="00D15B07" w:rsidRPr="00B734AF">
        <w:t xml:space="preserve">  </w:t>
      </w:r>
    </w:p>
    <w:p w:rsidR="002417C0" w:rsidRPr="00B734AF" w:rsidRDefault="00802C2E" w:rsidP="002417C0">
      <w:pPr>
        <w:rPr>
          <w:vertAlign w:val="superscript"/>
        </w:rPr>
      </w:pPr>
      <w:hyperlink r:id="rId135" w:tooltip="Cucumber (software)" w:history="1">
        <w:r w:rsidR="00D15B07" w:rsidRPr="00B734AF">
          <w:rPr>
            <w:rStyle w:val="Hyperlink"/>
            <w:rFonts w:eastAsiaTheme="majorEastAsia"/>
          </w:rPr>
          <w:t>Cucumber</w:t>
        </w:r>
      </w:hyperlink>
      <w:r w:rsidR="00D15B07" w:rsidRPr="00B734AF">
        <w:t xml:space="preserve"> (Ruby framework) </w:t>
      </w:r>
      <w:r w:rsidR="002417C0" w:rsidRPr="00B734AF">
        <w:t>;</w:t>
      </w:r>
      <w:r w:rsidR="002417C0" w:rsidRPr="00B734AF">
        <w:rPr>
          <w:vertAlign w:val="superscript"/>
        </w:rPr>
        <w:t xml:space="preserve">  </w:t>
      </w:r>
      <w:hyperlink r:id="rId136" w:tooltip="JBehave (software) (page does not exist)" w:history="1">
        <w:r w:rsidR="002417C0" w:rsidRPr="00B734AF">
          <w:rPr>
            <w:rStyle w:val="Hyperlink"/>
            <w:rFonts w:eastAsiaTheme="majorEastAsia"/>
            <w:vertAlign w:val="superscript"/>
          </w:rPr>
          <w:t>JBehave</w:t>
        </w:r>
      </w:hyperlink>
      <w:r w:rsidR="002417C0" w:rsidRPr="00B734AF">
        <w:rPr>
          <w:vertAlign w:val="superscript"/>
        </w:rPr>
        <w:t>,</w:t>
      </w:r>
      <w:hyperlink r:id="rId137" w:anchor="cite_note-BDD_Def_BehaviourDriven-1" w:history="1">
        <w:r w:rsidR="002417C0" w:rsidRPr="00B734AF">
          <w:rPr>
            <w:rStyle w:val="Hyperlink"/>
            <w:rFonts w:eastAsiaTheme="majorEastAsia"/>
            <w:vertAlign w:val="superscript"/>
          </w:rPr>
          <w:t>[1]</w:t>
        </w:r>
      </w:hyperlink>
      <w:r w:rsidR="005C56B4" w:rsidRPr="00B734AF">
        <w:rPr>
          <w:vertAlign w:val="superscript"/>
        </w:rPr>
        <w:t xml:space="preserve"> </w:t>
      </w:r>
      <w:r w:rsidR="00CF4BE3" w:rsidRPr="00B734AF">
        <w:rPr>
          <w:vertAlign w:val="superscript"/>
        </w:rPr>
        <w:t>;</w:t>
      </w:r>
      <w:r w:rsidR="00CF4BE3" w:rsidRPr="00B734AF">
        <w:t xml:space="preserve"> </w:t>
      </w:r>
      <w:r w:rsidR="00CF4BE3" w:rsidRPr="00B734AF">
        <w:rPr>
          <w:rStyle w:val="Hyperlink"/>
          <w:rFonts w:eastAsiaTheme="majorEastAsia"/>
          <w:vertAlign w:val="superscript"/>
        </w:rPr>
        <w:t>RSpec</w:t>
      </w:r>
    </w:p>
    <w:p w:rsidR="00D15B07" w:rsidRPr="00B734AF" w:rsidRDefault="00D15B07" w:rsidP="00D15B07"/>
    <w:p w:rsidR="00D15B07" w:rsidRPr="00B734AF" w:rsidRDefault="00D15B07" w:rsidP="00D15B07">
      <w:r w:rsidRPr="00B734AF">
        <w:rPr>
          <w:rFonts w:hAnsi="Symbol"/>
        </w:rPr>
        <w:t></w:t>
      </w:r>
      <w:r w:rsidRPr="00B734AF">
        <w:t xml:space="preserve">  </w:t>
      </w:r>
      <w:hyperlink r:id="rId138" w:tooltip="Behat (computer science)" w:history="1">
        <w:r w:rsidRPr="00B734AF">
          <w:rPr>
            <w:rStyle w:val="Hyperlink"/>
            <w:rFonts w:eastAsiaTheme="majorEastAsia"/>
          </w:rPr>
          <w:t>Behat</w:t>
        </w:r>
      </w:hyperlink>
      <w:r w:rsidRPr="00B734AF">
        <w:t xml:space="preserve"> (PHP framework) </w:t>
      </w:r>
    </w:p>
    <w:p w:rsidR="0086230F" w:rsidRPr="00B734AF" w:rsidRDefault="00D15B07" w:rsidP="00D15B07">
      <w:r w:rsidRPr="00B734AF">
        <w:rPr>
          <w:rFonts w:hAnsi="Symbol"/>
        </w:rPr>
        <w:t></w:t>
      </w:r>
      <w:r w:rsidRPr="00B734AF">
        <w:t xml:space="preserve">  </w:t>
      </w:r>
      <w:hyperlink r:id="rId139" w:tooltip="Jasmine (JavaScript testing framework)" w:history="1">
        <w:r w:rsidRPr="00B734AF">
          <w:rPr>
            <w:rStyle w:val="Hyperlink"/>
            <w:rFonts w:eastAsiaTheme="majorEastAsia"/>
          </w:rPr>
          <w:t>Jasmine (JavaScript testing framework)</w:t>
        </w:r>
      </w:hyperlink>
    </w:p>
    <w:p w:rsidR="00D15B07" w:rsidRPr="00B734AF" w:rsidRDefault="00D15B07" w:rsidP="00D15B07">
      <w:r w:rsidRPr="00B734AF">
        <w:rPr>
          <w:rFonts w:hAnsi="Symbol"/>
        </w:rPr>
        <w:t></w:t>
      </w:r>
      <w:r w:rsidRPr="00B734AF">
        <w:t xml:space="preserve">  </w:t>
      </w:r>
      <w:hyperlink r:id="rId140" w:tooltip="Concordion" w:history="1">
        <w:r w:rsidRPr="00B734AF">
          <w:rPr>
            <w:rStyle w:val="Hyperlink"/>
            <w:rFonts w:eastAsiaTheme="majorEastAsia"/>
          </w:rPr>
          <w:t>Concordion</w:t>
        </w:r>
      </w:hyperlink>
      <w:r w:rsidRPr="00B734AF">
        <w:t xml:space="preserve"> (Java framework) </w:t>
      </w:r>
    </w:p>
    <w:p w:rsidR="00D15B07" w:rsidRPr="00B734AF" w:rsidRDefault="00D15B07" w:rsidP="00D15B07">
      <w:r w:rsidRPr="00B734AF">
        <w:rPr>
          <w:rFonts w:hAnsi="Symbol"/>
        </w:rPr>
        <w:t></w:t>
      </w:r>
      <w:r w:rsidRPr="00B734AF">
        <w:t xml:space="preserve">  </w:t>
      </w:r>
      <w:hyperlink r:id="rId141" w:tooltip="Squish (Froglogic)" w:history="1">
        <w:r w:rsidRPr="00B734AF">
          <w:rPr>
            <w:rStyle w:val="Hyperlink"/>
            <w:rFonts w:eastAsiaTheme="majorEastAsia"/>
          </w:rPr>
          <w:t>Squish GUI Tester</w:t>
        </w:r>
      </w:hyperlink>
    </w:p>
    <w:p w:rsidR="0086230F" w:rsidRPr="00B734AF" w:rsidRDefault="0086230F" w:rsidP="0086230F">
      <w:pPr>
        <w:spacing w:before="100" w:beforeAutospacing="1" w:after="100" w:afterAutospacing="1"/>
      </w:pPr>
      <w:r w:rsidRPr="00B734AF">
        <w:t xml:space="preserve">Alright, so what is BDD you ask? Well that’s where the line gets a little fuzzy. Some people will say it is similar to TDD, others will say that it </w:t>
      </w:r>
      <w:r w:rsidRPr="00B734AF">
        <w:rPr>
          <w:b/>
          <w:bCs/>
        </w:rPr>
        <w:t>is</w:t>
      </w:r>
      <w:r w:rsidRPr="00B734AF">
        <w:t xml:space="preserve"> just TDD but with better guidelines, or even a totally different approach to developing.</w:t>
      </w:r>
    </w:p>
    <w:p w:rsidR="0086230F" w:rsidRPr="00B734AF" w:rsidRDefault="0086230F" w:rsidP="0086230F">
      <w:pPr>
        <w:spacing w:before="100" w:beforeAutospacing="1" w:after="100" w:afterAutospacing="1"/>
      </w:pPr>
      <w:r w:rsidRPr="00B734AF">
        <w:t xml:space="preserve">Whatever the actual definition is, it doesn’t matter that much. The main thing to know is that </w:t>
      </w:r>
      <w:r w:rsidRPr="00B734AF">
        <w:rPr>
          <w:b/>
          <w:bCs/>
        </w:rPr>
        <w:t>BDD is meant to eliminate issues that TDD might cause.</w:t>
      </w:r>
    </w:p>
    <w:p w:rsidR="0086230F" w:rsidRPr="00B734AF" w:rsidRDefault="0086230F" w:rsidP="00302D8F">
      <w:r w:rsidRPr="00B734AF">
        <w:t>The main difference is just the wording. BDD uses a more verbose style so that it can be read almost like a sentence</w:t>
      </w:r>
    </w:p>
    <w:p w:rsidR="0086230F" w:rsidRPr="00B734AF" w:rsidRDefault="0086230F" w:rsidP="0086230F">
      <w:pPr>
        <w:spacing w:before="100" w:beforeAutospacing="1" w:after="100" w:afterAutospacing="1"/>
      </w:pPr>
      <w:r w:rsidRPr="00B734AF">
        <w:t xml:space="preserve">Although this example is very simple and doesn’t illustrate it, BDD tests should be more focused on the features, not the actual results. Often you’ll hear that BDD is to help </w:t>
      </w:r>
      <w:r w:rsidRPr="00B734AF">
        <w:rPr>
          <w:b/>
          <w:bCs/>
        </w:rPr>
        <w:t>design</w:t>
      </w:r>
      <w:r w:rsidRPr="00B734AF">
        <w:t xml:space="preserve"> the software, not test it like what TDD is meant to do.</w:t>
      </w:r>
    </w:p>
    <w:p w:rsidR="0086230F" w:rsidRPr="00B734AF" w:rsidRDefault="0086230F" w:rsidP="0086230F">
      <w:pPr>
        <w:spacing w:before="100" w:beforeAutospacing="1" w:after="100" w:afterAutospacing="1"/>
        <w:outlineLvl w:val="2"/>
        <w:rPr>
          <w:b/>
          <w:bCs/>
        </w:rPr>
      </w:pPr>
      <w:r w:rsidRPr="00B734AF">
        <w:rPr>
          <w:b/>
          <w:bCs/>
        </w:rPr>
        <w:lastRenderedPageBreak/>
        <w:t>Unit testing</w:t>
      </w:r>
    </w:p>
    <w:p w:rsidR="0086230F" w:rsidRPr="00B734AF" w:rsidRDefault="0086230F" w:rsidP="0086230F">
      <w:pPr>
        <w:spacing w:before="100" w:beforeAutospacing="1" w:after="100" w:afterAutospacing="1"/>
      </w:pPr>
      <w:r w:rsidRPr="00B734AF">
        <w:t>A unit test focuses on a single “unit of code” – usually a function in an object or module. By making the test specific to a single function, the test should be simple, quick to write, and quick to run. A unit test should be isolated from dependencies – for example, no network access and no database access.</w:t>
      </w:r>
    </w:p>
    <w:p w:rsidR="0086230F" w:rsidRPr="00B734AF" w:rsidRDefault="0086230F" w:rsidP="00302D8F"/>
    <w:p w:rsidR="00C007DD" w:rsidRPr="00B734AF" w:rsidRDefault="00C007DD" w:rsidP="00302D8F">
      <w:r w:rsidRPr="00B734AF">
        <w:t>Mocha Framework</w:t>
      </w:r>
    </w:p>
    <w:p w:rsidR="00C007DD" w:rsidRPr="00B734AF" w:rsidRDefault="00C007DD" w:rsidP="00302D8F">
      <w:r w:rsidRPr="00B734AF">
        <w:t>it world as TDD and BDD both</w:t>
      </w:r>
    </w:p>
    <w:p w:rsidR="00C007DD" w:rsidRPr="00B734AF" w:rsidRDefault="00C007DD" w:rsidP="00C007DD">
      <w:pPr>
        <w:spacing w:before="100" w:beforeAutospacing="1" w:after="100" w:afterAutospacing="1"/>
        <w:outlineLvl w:val="1"/>
        <w:rPr>
          <w:b/>
          <w:bCs/>
        </w:rPr>
      </w:pPr>
      <w:r w:rsidRPr="00B734AF">
        <w:rPr>
          <w:b/>
          <w:bCs/>
        </w:rPr>
        <w:t>Interfaces</w:t>
      </w:r>
    </w:p>
    <w:p w:rsidR="00C007DD" w:rsidRPr="00B734AF" w:rsidRDefault="00C007DD" w:rsidP="00C007DD">
      <w:pPr>
        <w:spacing w:before="100" w:beforeAutospacing="1" w:after="100" w:afterAutospacing="1"/>
      </w:pPr>
      <w:r w:rsidRPr="00B734AF">
        <w:t xml:space="preserve">Mocha’s “interface” system allows developers to choose their style of DSL. Mocha has </w:t>
      </w:r>
      <w:r w:rsidRPr="00B734AF">
        <w:rPr>
          <w:b/>
          <w:bCs/>
        </w:rPr>
        <w:t>BDD</w:t>
      </w:r>
      <w:r w:rsidRPr="00B734AF">
        <w:t xml:space="preserve">, </w:t>
      </w:r>
      <w:r w:rsidRPr="00B734AF">
        <w:rPr>
          <w:b/>
          <w:bCs/>
        </w:rPr>
        <w:t>TDD</w:t>
      </w:r>
      <w:r w:rsidRPr="00B734AF">
        <w:t xml:space="preserve">, </w:t>
      </w:r>
      <w:r w:rsidRPr="00B734AF">
        <w:rPr>
          <w:b/>
          <w:bCs/>
        </w:rPr>
        <w:t>Exports</w:t>
      </w:r>
      <w:r w:rsidRPr="00B734AF">
        <w:t xml:space="preserve">, </w:t>
      </w:r>
      <w:r w:rsidRPr="00B734AF">
        <w:rPr>
          <w:b/>
          <w:bCs/>
        </w:rPr>
        <w:t>QUnit</w:t>
      </w:r>
      <w:r w:rsidRPr="00B734AF">
        <w:t xml:space="preserve"> and </w:t>
      </w:r>
      <w:r w:rsidRPr="00B734AF">
        <w:rPr>
          <w:b/>
          <w:bCs/>
        </w:rPr>
        <w:t>Require</w:t>
      </w:r>
      <w:r w:rsidRPr="00B734AF">
        <w:t>-style interfaces.</w:t>
      </w:r>
    </w:p>
    <w:p w:rsidR="00C007DD" w:rsidRPr="00B734AF" w:rsidRDefault="00C007DD" w:rsidP="00C007DD">
      <w:pPr>
        <w:spacing w:before="100" w:beforeAutospacing="1" w:after="100" w:afterAutospacing="1"/>
        <w:outlineLvl w:val="2"/>
        <w:rPr>
          <w:b/>
          <w:bCs/>
        </w:rPr>
      </w:pPr>
      <w:r w:rsidRPr="00B734AF">
        <w:rPr>
          <w:b/>
          <w:bCs/>
        </w:rPr>
        <w:t>BDD</w:t>
      </w:r>
    </w:p>
    <w:p w:rsidR="00C007DD" w:rsidRPr="00B734AF" w:rsidRDefault="00C007DD" w:rsidP="00C007DD">
      <w:pPr>
        <w:spacing w:before="100" w:beforeAutospacing="1" w:after="100" w:afterAutospacing="1"/>
      </w:pPr>
      <w:r w:rsidRPr="00B734AF">
        <w:t xml:space="preserve">The </w:t>
      </w:r>
      <w:r w:rsidRPr="00B734AF">
        <w:rPr>
          <w:b/>
          <w:bCs/>
        </w:rPr>
        <w:t>BDD</w:t>
      </w:r>
      <w:r w:rsidRPr="00B734AF">
        <w:t xml:space="preserve"> interface provides </w:t>
      </w:r>
      <w:r w:rsidRPr="00B734AF">
        <w:rPr>
          <w:rFonts w:ascii="Courier New" w:hAnsi="Courier New" w:cs="Courier New"/>
        </w:rPr>
        <w:t>describe()</w:t>
      </w:r>
      <w:r w:rsidRPr="00B734AF">
        <w:t xml:space="preserve">, </w:t>
      </w:r>
      <w:r w:rsidRPr="00B734AF">
        <w:rPr>
          <w:rFonts w:ascii="Courier New" w:hAnsi="Courier New" w:cs="Courier New"/>
        </w:rPr>
        <w:t>context()</w:t>
      </w:r>
      <w:r w:rsidRPr="00B734AF">
        <w:t xml:space="preserve">, </w:t>
      </w:r>
      <w:r w:rsidRPr="00B734AF">
        <w:rPr>
          <w:rFonts w:ascii="Courier New" w:hAnsi="Courier New" w:cs="Courier New"/>
        </w:rPr>
        <w:t>it()</w:t>
      </w:r>
      <w:r w:rsidRPr="00B734AF">
        <w:t xml:space="preserve">, </w:t>
      </w:r>
      <w:r w:rsidRPr="00B734AF">
        <w:rPr>
          <w:rFonts w:ascii="Courier New" w:hAnsi="Courier New" w:cs="Courier New"/>
        </w:rPr>
        <w:t>specify()</w:t>
      </w:r>
      <w:r w:rsidRPr="00B734AF">
        <w:t xml:space="preserve">, </w:t>
      </w:r>
      <w:r w:rsidRPr="00B734AF">
        <w:rPr>
          <w:rFonts w:ascii="Courier New" w:hAnsi="Courier New" w:cs="Courier New"/>
        </w:rPr>
        <w:t>before()</w:t>
      </w:r>
      <w:r w:rsidRPr="00B734AF">
        <w:t xml:space="preserve">, </w:t>
      </w:r>
      <w:r w:rsidRPr="00B734AF">
        <w:rPr>
          <w:rFonts w:ascii="Courier New" w:hAnsi="Courier New" w:cs="Courier New"/>
        </w:rPr>
        <w:t>after()</w:t>
      </w:r>
      <w:r w:rsidRPr="00B734AF">
        <w:t xml:space="preserve">, </w:t>
      </w:r>
      <w:r w:rsidRPr="00B734AF">
        <w:rPr>
          <w:rFonts w:ascii="Courier New" w:hAnsi="Courier New" w:cs="Courier New"/>
        </w:rPr>
        <w:t>beforeEach()</w:t>
      </w:r>
      <w:r w:rsidRPr="00B734AF">
        <w:t xml:space="preserve">, and </w:t>
      </w:r>
      <w:r w:rsidRPr="00B734AF">
        <w:rPr>
          <w:rFonts w:ascii="Courier New" w:hAnsi="Courier New" w:cs="Courier New"/>
        </w:rPr>
        <w:t>afterEach()</w:t>
      </w:r>
      <w:r w:rsidRPr="00B734AF">
        <w:t>.</w:t>
      </w:r>
    </w:p>
    <w:p w:rsidR="00C007DD" w:rsidRPr="00B734AF" w:rsidRDefault="00C007DD" w:rsidP="00C007DD">
      <w:pPr>
        <w:spacing w:before="100" w:beforeAutospacing="1" w:after="100" w:afterAutospacing="1"/>
        <w:outlineLvl w:val="2"/>
        <w:rPr>
          <w:b/>
          <w:bCs/>
        </w:rPr>
      </w:pPr>
      <w:r w:rsidRPr="00B734AF">
        <w:rPr>
          <w:b/>
          <w:bCs/>
        </w:rPr>
        <w:t>TDD</w:t>
      </w:r>
    </w:p>
    <w:p w:rsidR="00C007DD" w:rsidRPr="00B734AF" w:rsidRDefault="00C007DD" w:rsidP="00C007DD">
      <w:pPr>
        <w:spacing w:before="100" w:beforeAutospacing="1" w:after="100" w:afterAutospacing="1"/>
      </w:pPr>
      <w:r w:rsidRPr="00B734AF">
        <w:t xml:space="preserve">The </w:t>
      </w:r>
      <w:r w:rsidRPr="00B734AF">
        <w:rPr>
          <w:b/>
          <w:bCs/>
        </w:rPr>
        <w:t>TDD</w:t>
      </w:r>
      <w:r w:rsidRPr="00B734AF">
        <w:t xml:space="preserve"> interface provides </w:t>
      </w:r>
      <w:r w:rsidRPr="00B734AF">
        <w:rPr>
          <w:rFonts w:ascii="Courier New" w:hAnsi="Courier New" w:cs="Courier New"/>
        </w:rPr>
        <w:t>suite()</w:t>
      </w:r>
      <w:r w:rsidRPr="00B734AF">
        <w:t xml:space="preserve">, </w:t>
      </w:r>
      <w:r w:rsidRPr="00B734AF">
        <w:rPr>
          <w:rFonts w:ascii="Courier New" w:hAnsi="Courier New" w:cs="Courier New"/>
        </w:rPr>
        <w:t>test()</w:t>
      </w:r>
      <w:r w:rsidRPr="00B734AF">
        <w:t xml:space="preserve">, </w:t>
      </w:r>
      <w:r w:rsidRPr="00B734AF">
        <w:rPr>
          <w:rFonts w:ascii="Courier New" w:hAnsi="Courier New" w:cs="Courier New"/>
        </w:rPr>
        <w:t>suiteSetup()</w:t>
      </w:r>
      <w:r w:rsidRPr="00B734AF">
        <w:t xml:space="preserve">, </w:t>
      </w:r>
      <w:r w:rsidRPr="00B734AF">
        <w:rPr>
          <w:rFonts w:ascii="Courier New" w:hAnsi="Courier New" w:cs="Courier New"/>
        </w:rPr>
        <w:t>suiteTeardown()</w:t>
      </w:r>
      <w:r w:rsidRPr="00B734AF">
        <w:t xml:space="preserve">, </w:t>
      </w:r>
      <w:r w:rsidRPr="00B734AF">
        <w:rPr>
          <w:rFonts w:ascii="Courier New" w:hAnsi="Courier New" w:cs="Courier New"/>
        </w:rPr>
        <w:t>setup()</w:t>
      </w:r>
      <w:r w:rsidRPr="00B734AF">
        <w:t xml:space="preserve">, and </w:t>
      </w:r>
      <w:r w:rsidRPr="00B734AF">
        <w:rPr>
          <w:rFonts w:ascii="Courier New" w:hAnsi="Courier New" w:cs="Courier New"/>
        </w:rPr>
        <w:t>teardown()</w:t>
      </w:r>
      <w:r w:rsidRPr="00B734AF">
        <w:t>:</w:t>
      </w:r>
    </w:p>
    <w:p w:rsidR="00C007DD" w:rsidRPr="00B734AF" w:rsidRDefault="00C007DD" w:rsidP="00C007DD">
      <w:pPr>
        <w:spacing w:before="100" w:beforeAutospacing="1" w:after="100" w:afterAutospacing="1"/>
      </w:pPr>
      <w:r w:rsidRPr="00B734AF">
        <w:rPr>
          <w:rFonts w:ascii="Courier New" w:hAnsi="Courier New" w:cs="Courier New"/>
        </w:rPr>
        <w:t>context()</w:t>
      </w:r>
      <w:r w:rsidRPr="00B734AF">
        <w:t xml:space="preserve"> is just an alias for </w:t>
      </w:r>
      <w:r w:rsidRPr="00B734AF">
        <w:rPr>
          <w:rFonts w:ascii="Courier New" w:hAnsi="Courier New" w:cs="Courier New"/>
        </w:rPr>
        <w:t>describe()</w:t>
      </w:r>
      <w:r w:rsidRPr="00B734AF">
        <w:t xml:space="preserve">, and behaves the same way; it just provides a way to keep tests easier to read and organized. Similarly, </w:t>
      </w:r>
      <w:r w:rsidRPr="00B734AF">
        <w:rPr>
          <w:rFonts w:ascii="Courier New" w:hAnsi="Courier New" w:cs="Courier New"/>
        </w:rPr>
        <w:t>specify()</w:t>
      </w:r>
      <w:r w:rsidRPr="00B734AF">
        <w:t xml:space="preserve"> is an alias for </w:t>
      </w:r>
      <w:r w:rsidRPr="00B734AF">
        <w:rPr>
          <w:rFonts w:ascii="Courier New" w:hAnsi="Courier New" w:cs="Courier New"/>
        </w:rPr>
        <w:t>it()</w:t>
      </w:r>
      <w:r w:rsidRPr="00B734AF">
        <w:t>.</w:t>
      </w:r>
    </w:p>
    <w:p w:rsidR="002E78D6" w:rsidRPr="00B734AF" w:rsidRDefault="00484675" w:rsidP="00302D8F">
      <w:r w:rsidRPr="00B734AF">
        <w:rPr>
          <w:noProof/>
        </w:rPr>
        <w:drawing>
          <wp:inline distT="0" distB="0" distL="0" distR="0">
            <wp:extent cx="5439301" cy="1388936"/>
            <wp:effectExtent l="19050" t="0" r="8999" b="0"/>
            <wp:docPr id="12" name="Picture 10" descr="screen shot 2015-03-07 at 12 15 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5-03-07 at 12 15 08 pm"/>
                    <pic:cNvPicPr>
                      <a:picLocks noChangeAspect="1" noChangeArrowheads="1"/>
                    </pic:cNvPicPr>
                  </pic:nvPicPr>
                  <pic:blipFill>
                    <a:blip r:embed="rId142"/>
                    <a:srcRect/>
                    <a:stretch>
                      <a:fillRect/>
                    </a:stretch>
                  </pic:blipFill>
                  <pic:spPr bwMode="auto">
                    <a:xfrm>
                      <a:off x="0" y="0"/>
                      <a:ext cx="5449016" cy="1391417"/>
                    </a:xfrm>
                    <a:prstGeom prst="rect">
                      <a:avLst/>
                    </a:prstGeom>
                    <a:noFill/>
                    <a:ln w="9525">
                      <a:noFill/>
                      <a:miter lim="800000"/>
                      <a:headEnd/>
                      <a:tailEnd/>
                    </a:ln>
                  </pic:spPr>
                </pic:pic>
              </a:graphicData>
            </a:graphic>
          </wp:inline>
        </w:drawing>
      </w:r>
    </w:p>
    <w:p w:rsidR="002E78D6" w:rsidRPr="00B734AF" w:rsidRDefault="002E78D6" w:rsidP="002E78D6">
      <w:r w:rsidRPr="00B734AF">
        <w:rPr>
          <w:noProof/>
        </w:rPr>
        <w:drawing>
          <wp:inline distT="0" distB="0" distL="0" distR="0">
            <wp:extent cx="5377593" cy="1110744"/>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srcRect/>
                    <a:stretch>
                      <a:fillRect/>
                    </a:stretch>
                  </pic:blipFill>
                  <pic:spPr bwMode="auto">
                    <a:xfrm>
                      <a:off x="0" y="0"/>
                      <a:ext cx="5383020" cy="1111865"/>
                    </a:xfrm>
                    <a:prstGeom prst="rect">
                      <a:avLst/>
                    </a:prstGeom>
                    <a:noFill/>
                    <a:ln w="9525">
                      <a:noFill/>
                      <a:miter lim="800000"/>
                      <a:headEnd/>
                      <a:tailEnd/>
                    </a:ln>
                  </pic:spPr>
                </pic:pic>
              </a:graphicData>
            </a:graphic>
          </wp:inline>
        </w:drawing>
      </w:r>
    </w:p>
    <w:p w:rsidR="002E78D6" w:rsidRPr="00B734AF" w:rsidRDefault="002E78D6" w:rsidP="002E78D6"/>
    <w:p w:rsidR="002E78D6" w:rsidRPr="00B734AF" w:rsidRDefault="007B32A9" w:rsidP="002E78D6">
      <w:r w:rsidRPr="00B734AF">
        <w:rPr>
          <w:noProof/>
        </w:rPr>
        <w:lastRenderedPageBreak/>
        <w:drawing>
          <wp:inline distT="0" distB="0" distL="0" distR="0">
            <wp:extent cx="5441631" cy="1418252"/>
            <wp:effectExtent l="19050" t="0" r="666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srcRect/>
                    <a:stretch>
                      <a:fillRect/>
                    </a:stretch>
                  </pic:blipFill>
                  <pic:spPr bwMode="auto">
                    <a:xfrm>
                      <a:off x="0" y="0"/>
                      <a:ext cx="5445055" cy="1419144"/>
                    </a:xfrm>
                    <a:prstGeom prst="rect">
                      <a:avLst/>
                    </a:prstGeom>
                    <a:noFill/>
                    <a:ln w="9525">
                      <a:noFill/>
                      <a:miter lim="800000"/>
                      <a:headEnd/>
                      <a:tailEnd/>
                    </a:ln>
                  </pic:spPr>
                </pic:pic>
              </a:graphicData>
            </a:graphic>
          </wp:inline>
        </w:drawing>
      </w:r>
    </w:p>
    <w:p w:rsidR="002E78D6" w:rsidRPr="00B734AF" w:rsidRDefault="002E78D6" w:rsidP="002E78D6"/>
    <w:p w:rsidR="002E78D6" w:rsidRPr="00B734AF" w:rsidRDefault="002E78D6" w:rsidP="002E78D6"/>
    <w:p w:rsidR="002E78D6" w:rsidRPr="00B734AF" w:rsidRDefault="002E78D6" w:rsidP="002E78D6"/>
    <w:p w:rsidR="00C007DD" w:rsidRPr="00B734AF" w:rsidRDefault="002E78D6" w:rsidP="002E78D6">
      <w:pPr>
        <w:tabs>
          <w:tab w:val="left" w:pos="3808"/>
        </w:tabs>
      </w:pPr>
      <w:r w:rsidRPr="00B734AF">
        <w:tab/>
      </w:r>
    </w:p>
    <w:p w:rsidR="008D18C8" w:rsidRPr="00B734AF" w:rsidRDefault="00802C2E" w:rsidP="008D18C8">
      <w:pPr>
        <w:pStyle w:val="Heading1"/>
        <w:shd w:val="clear" w:color="auto" w:fill="FFFFFF"/>
        <w:spacing w:before="0" w:after="0"/>
        <w:rPr>
          <w:rFonts w:ascii="Arial" w:hAnsi="Arial" w:cs="Arial"/>
          <w:color w:val="242729"/>
          <w:sz w:val="24"/>
          <w:szCs w:val="24"/>
        </w:rPr>
      </w:pPr>
      <w:hyperlink r:id="rId145" w:history="1">
        <w:r w:rsidR="00FD1DB3" w:rsidRPr="00B734AF">
          <w:rPr>
            <w:rStyle w:val="Hyperlink"/>
            <w:rFonts w:ascii="Arial" w:hAnsi="Arial" w:cs="Arial"/>
            <w:b w:val="0"/>
            <w:bCs w:val="0"/>
            <w:color w:val="242729"/>
            <w:sz w:val="24"/>
            <w:szCs w:val="24"/>
            <w:bdr w:val="none" w:sz="0" w:space="0" w:color="auto" w:frame="1"/>
          </w:rPr>
          <w:t>D</w:t>
        </w:r>
        <w:r w:rsidR="008D18C8" w:rsidRPr="00B734AF">
          <w:rPr>
            <w:rStyle w:val="Hyperlink"/>
            <w:rFonts w:ascii="Arial" w:hAnsi="Arial" w:cs="Arial"/>
            <w:b w:val="0"/>
            <w:bCs w:val="0"/>
            <w:color w:val="242729"/>
            <w:sz w:val="24"/>
            <w:szCs w:val="24"/>
            <w:bdr w:val="none" w:sz="0" w:space="0" w:color="auto" w:frame="1"/>
          </w:rPr>
          <w:t>oes a testng annotation can be inheried?</w:t>
        </w:r>
      </w:hyperlink>
    </w:p>
    <w:p w:rsidR="008D18C8" w:rsidRPr="00B734AF" w:rsidRDefault="008D18C8" w:rsidP="002E78D6">
      <w:pPr>
        <w:tabs>
          <w:tab w:val="left" w:pos="3808"/>
        </w:tabs>
      </w:pPr>
    </w:p>
    <w:p w:rsidR="008D18C8" w:rsidRPr="00B734AF" w:rsidRDefault="008D18C8" w:rsidP="008D18C8">
      <w:pPr>
        <w:pStyle w:val="NormalWeb"/>
        <w:shd w:val="clear" w:color="auto" w:fill="FFFFFF"/>
        <w:spacing w:before="0" w:beforeAutospacing="0" w:after="0" w:afterAutospacing="0"/>
        <w:rPr>
          <w:rFonts w:ascii="Arial" w:hAnsi="Arial" w:cs="Arial"/>
          <w:color w:val="242729"/>
        </w:rPr>
      </w:pPr>
      <w:r w:rsidRPr="00B734AF">
        <w:rPr>
          <w:rFonts w:ascii="Arial" w:hAnsi="Arial" w:cs="Arial"/>
          <w:color w:val="242729"/>
        </w:rPr>
        <w:t>Java does not inherit Annotations without the</w:t>
      </w:r>
      <w:r w:rsidRPr="00B734AF">
        <w:rPr>
          <w:rStyle w:val="apple-converted-space"/>
          <w:rFonts w:ascii="Arial" w:eastAsiaTheme="majorEastAsia" w:hAnsi="Arial" w:cs="Arial"/>
          <w:color w:val="242729"/>
        </w:rPr>
        <w:t> </w:t>
      </w:r>
      <w:hyperlink r:id="rId146" w:history="1">
        <w:r w:rsidRPr="00B734AF">
          <w:rPr>
            <w:rStyle w:val="Hyperlink"/>
            <w:rFonts w:ascii="Arial" w:eastAsiaTheme="majorEastAsia" w:hAnsi="Arial" w:cs="Arial"/>
            <w:color w:val="005999"/>
            <w:bdr w:val="none" w:sz="0" w:space="0" w:color="auto" w:frame="1"/>
          </w:rPr>
          <w:t>@Inherited</w:t>
        </w:r>
      </w:hyperlink>
      <w:r w:rsidRPr="00B734AF">
        <w:rPr>
          <w:rStyle w:val="apple-converted-space"/>
          <w:rFonts w:ascii="Arial" w:eastAsiaTheme="majorEastAsia" w:hAnsi="Arial" w:cs="Arial"/>
          <w:color w:val="242729"/>
        </w:rPr>
        <w:t> </w:t>
      </w:r>
      <w:r w:rsidRPr="00B734AF">
        <w:rPr>
          <w:rFonts w:ascii="Arial" w:hAnsi="Arial" w:cs="Arial"/>
          <w:color w:val="242729"/>
        </w:rPr>
        <w:t>meta-annotation from interfaces, a pertinent question can be found</w:t>
      </w:r>
      <w:r w:rsidRPr="00B734AF">
        <w:rPr>
          <w:rStyle w:val="apple-converted-space"/>
          <w:rFonts w:ascii="Arial" w:eastAsiaTheme="majorEastAsia" w:hAnsi="Arial" w:cs="Arial"/>
          <w:color w:val="242729"/>
        </w:rPr>
        <w:t> </w:t>
      </w:r>
      <w:hyperlink r:id="rId147" w:history="1">
        <w:r w:rsidRPr="00B734AF">
          <w:rPr>
            <w:rStyle w:val="Hyperlink"/>
            <w:rFonts w:ascii="Arial" w:eastAsiaTheme="majorEastAsia" w:hAnsi="Arial" w:cs="Arial"/>
            <w:color w:val="005999"/>
            <w:bdr w:val="none" w:sz="0" w:space="0" w:color="auto" w:frame="1"/>
          </w:rPr>
          <w:t>here</w:t>
        </w:r>
      </w:hyperlink>
    </w:p>
    <w:p w:rsidR="008D18C8" w:rsidRPr="00B734AF" w:rsidRDefault="008D18C8" w:rsidP="008D18C8">
      <w:pPr>
        <w:pStyle w:val="NormalWeb"/>
        <w:shd w:val="clear" w:color="auto" w:fill="FFFFFF"/>
        <w:spacing w:before="0" w:beforeAutospacing="0" w:after="240" w:afterAutospacing="0"/>
        <w:rPr>
          <w:rFonts w:ascii="Arial" w:hAnsi="Arial" w:cs="Arial"/>
          <w:color w:val="242729"/>
        </w:rPr>
      </w:pPr>
      <w:r w:rsidRPr="00B734AF">
        <w:rPr>
          <w:rFonts w:ascii="Arial" w:hAnsi="Arial" w:cs="Arial"/>
          <w:color w:val="242729"/>
        </w:rPr>
        <w:t>So if you wanted to get inherited annotations you could write custom annotations that grant the functionality of the @beforeXXX or @afterXXX annotations that also have the @Inherited annotation</w:t>
      </w:r>
    </w:p>
    <w:p w:rsidR="008D18C8" w:rsidRPr="00B734AF" w:rsidRDefault="009F7982" w:rsidP="002E78D6">
      <w:pPr>
        <w:tabs>
          <w:tab w:val="left" w:pos="3808"/>
        </w:tabs>
        <w:rPr>
          <w:b/>
        </w:rPr>
      </w:pPr>
      <w:r w:rsidRPr="00B734AF">
        <w:rPr>
          <w:b/>
        </w:rPr>
        <w:t>What is Annotations ?</w:t>
      </w:r>
    </w:p>
    <w:p w:rsidR="009F7982" w:rsidRPr="00B734AF" w:rsidRDefault="009F7982" w:rsidP="009F7982">
      <w:pPr>
        <w:shd w:val="clear" w:color="auto" w:fill="FFFFFF"/>
        <w:rPr>
          <w:rFonts w:ascii="Arial" w:hAnsi="Arial" w:cs="Arial"/>
          <w:b/>
          <w:color w:val="242729"/>
        </w:rPr>
      </w:pPr>
      <w:r w:rsidRPr="00B734AF">
        <w:rPr>
          <w:rFonts w:ascii="Arial" w:hAnsi="Arial" w:cs="Arial"/>
          <w:b/>
          <w:color w:val="242729"/>
        </w:rPr>
        <w:t>Annotations are </w:t>
      </w:r>
      <w:r w:rsidRPr="00B734AF">
        <w:rPr>
          <w:rFonts w:ascii="Arial" w:hAnsi="Arial" w:cs="Arial"/>
          <w:b/>
          <w:i/>
          <w:iCs/>
          <w:color w:val="242729"/>
        </w:rPr>
        <w:t>meta-meta-objects</w:t>
      </w:r>
      <w:r w:rsidRPr="00B734AF">
        <w:rPr>
          <w:rFonts w:ascii="Arial" w:hAnsi="Arial" w:cs="Arial"/>
          <w:b/>
          <w:color w:val="242729"/>
        </w:rPr>
        <w:t> which can be used to describe other </w:t>
      </w:r>
      <w:r w:rsidRPr="00B734AF">
        <w:rPr>
          <w:rFonts w:ascii="Arial" w:hAnsi="Arial" w:cs="Arial"/>
          <w:b/>
          <w:i/>
          <w:iCs/>
          <w:color w:val="242729"/>
        </w:rPr>
        <w:t>meta-objects</w:t>
      </w:r>
      <w:r w:rsidRPr="00B734AF">
        <w:rPr>
          <w:rFonts w:ascii="Arial" w:hAnsi="Arial" w:cs="Arial"/>
          <w:b/>
          <w:color w:val="242729"/>
        </w:rPr>
        <w:t>. Meta-objects are classes, fields and methods. Asking an object for its meta-object (e.g. </w:t>
      </w:r>
      <w:r w:rsidRPr="00B734AF">
        <w:rPr>
          <w:rFonts w:ascii="Consolas" w:hAnsi="Consolas" w:cs="Consolas"/>
          <w:b/>
          <w:color w:val="242729"/>
        </w:rPr>
        <w:t>anObj.getClass()</w:t>
      </w:r>
      <w:r w:rsidRPr="00B734AF">
        <w:rPr>
          <w:rFonts w:ascii="Arial" w:hAnsi="Arial" w:cs="Arial"/>
          <w:b/>
          <w:color w:val="242729"/>
        </w:rPr>
        <w:t> ) is called </w:t>
      </w:r>
      <w:r w:rsidRPr="00B734AF">
        <w:rPr>
          <w:rFonts w:ascii="Arial" w:hAnsi="Arial" w:cs="Arial"/>
          <w:b/>
          <w:i/>
          <w:iCs/>
          <w:color w:val="242729"/>
        </w:rPr>
        <w:t>introspection</w:t>
      </w:r>
      <w:r w:rsidRPr="00B734AF">
        <w:rPr>
          <w:rFonts w:ascii="Arial" w:hAnsi="Arial" w:cs="Arial"/>
          <w:b/>
          <w:color w:val="242729"/>
        </w:rPr>
        <w:t>. The introspection can go further and we can ask a meta-object what are its annotations (e.g. </w:t>
      </w:r>
      <w:r w:rsidRPr="00B734AF">
        <w:rPr>
          <w:rFonts w:ascii="Consolas" w:hAnsi="Consolas" w:cs="Consolas"/>
          <w:b/>
          <w:color w:val="242729"/>
        </w:rPr>
        <w:t>aClass.getAnnotations</w:t>
      </w:r>
      <w:r w:rsidRPr="00B734AF">
        <w:rPr>
          <w:rFonts w:ascii="Arial" w:hAnsi="Arial" w:cs="Arial"/>
          <w:b/>
          <w:color w:val="242729"/>
        </w:rPr>
        <w:t>). Introspection and annotations belong to what is called </w:t>
      </w:r>
      <w:r w:rsidRPr="00B734AF">
        <w:rPr>
          <w:rFonts w:ascii="Arial" w:hAnsi="Arial" w:cs="Arial"/>
          <w:b/>
          <w:i/>
          <w:iCs/>
          <w:color w:val="242729"/>
        </w:rPr>
        <w:t>reflection</w:t>
      </w:r>
      <w:r w:rsidRPr="00B734AF">
        <w:rPr>
          <w:rFonts w:ascii="Arial" w:hAnsi="Arial" w:cs="Arial"/>
          <w:b/>
          <w:color w:val="242729"/>
        </w:rPr>
        <w:t> and </w:t>
      </w:r>
      <w:r w:rsidRPr="00B734AF">
        <w:rPr>
          <w:rFonts w:ascii="Arial" w:hAnsi="Arial" w:cs="Arial"/>
          <w:b/>
          <w:i/>
          <w:iCs/>
          <w:color w:val="242729"/>
        </w:rPr>
        <w:t>meta-programming</w:t>
      </w:r>
      <w:r w:rsidRPr="00B734AF">
        <w:rPr>
          <w:rFonts w:ascii="Arial" w:hAnsi="Arial" w:cs="Arial"/>
          <w:b/>
          <w:color w:val="242729"/>
        </w:rPr>
        <w:t>.</w:t>
      </w:r>
    </w:p>
    <w:p w:rsidR="009F7982" w:rsidRPr="00B734AF" w:rsidRDefault="009F7982" w:rsidP="002E78D6">
      <w:pPr>
        <w:tabs>
          <w:tab w:val="left" w:pos="3808"/>
        </w:tabs>
      </w:pPr>
    </w:p>
    <w:p w:rsidR="009F7982" w:rsidRPr="00B734AF" w:rsidRDefault="009F7982" w:rsidP="009F7982">
      <w:pPr>
        <w:pStyle w:val="NormalWeb"/>
        <w:shd w:val="clear" w:color="auto" w:fill="FFFFFF"/>
        <w:spacing w:before="0" w:beforeAutospacing="0" w:after="240" w:afterAutospacing="0"/>
        <w:rPr>
          <w:rFonts w:ascii="Arial" w:hAnsi="Arial" w:cs="Arial"/>
          <w:color w:val="242729"/>
        </w:rPr>
      </w:pPr>
      <w:r w:rsidRPr="00B734AF">
        <w:rPr>
          <w:rFonts w:ascii="Arial" w:hAnsi="Arial" w:cs="Arial"/>
          <w:color w:val="242729"/>
        </w:rPr>
        <w:t>The interface keyword indicates that you are declaring a traditional interface class in Java.</w:t>
      </w:r>
    </w:p>
    <w:p w:rsidR="009F7982" w:rsidRPr="00B734AF" w:rsidRDefault="009F7982" w:rsidP="009F7982">
      <w:pPr>
        <w:pStyle w:val="NormalWeb"/>
        <w:shd w:val="clear" w:color="auto" w:fill="FFFFFF"/>
        <w:spacing w:before="0" w:beforeAutospacing="0" w:after="240" w:afterAutospacing="0"/>
        <w:rPr>
          <w:rFonts w:ascii="Arial" w:hAnsi="Arial" w:cs="Arial"/>
          <w:b/>
          <w:color w:val="242729"/>
        </w:rPr>
      </w:pPr>
      <w:r w:rsidRPr="00B734AF">
        <w:rPr>
          <w:rFonts w:ascii="Arial" w:hAnsi="Arial" w:cs="Arial"/>
          <w:b/>
          <w:color w:val="242729"/>
        </w:rPr>
        <w:t>The @interface keyword is used to declare a new annotation type.</w:t>
      </w:r>
    </w:p>
    <w:p w:rsidR="00053240" w:rsidRPr="00B734AF" w:rsidRDefault="00053240" w:rsidP="00053240">
      <w:pPr>
        <w:shd w:val="clear" w:color="auto" w:fill="FFFFFF"/>
        <w:rPr>
          <w:rFonts w:ascii="Arial" w:hAnsi="Arial" w:cs="Arial"/>
          <w:b/>
          <w:color w:val="242729"/>
        </w:rPr>
      </w:pPr>
      <w:r w:rsidRPr="00B734AF">
        <w:rPr>
          <w:rFonts w:ascii="Consolas" w:hAnsi="Consolas" w:cs="Consolas"/>
          <w:b/>
          <w:color w:val="222222"/>
          <w:shd w:val="clear" w:color="auto" w:fill="FFFFFF"/>
        </w:rPr>
        <w:t>What's the difference between interface and @interface in java?</w:t>
      </w:r>
    </w:p>
    <w:p w:rsidR="00053240" w:rsidRPr="00B734AF" w:rsidRDefault="00053240" w:rsidP="00053240">
      <w:pPr>
        <w:shd w:val="clear" w:color="auto" w:fill="FFFFFF"/>
        <w:rPr>
          <w:rFonts w:ascii="Arial" w:hAnsi="Arial" w:cs="Arial"/>
          <w:color w:val="242729"/>
        </w:rPr>
      </w:pPr>
      <w:r w:rsidRPr="00B734AF">
        <w:rPr>
          <w:rFonts w:ascii="Arial" w:hAnsi="Arial" w:cs="Arial"/>
          <w:color w:val="242729"/>
        </w:rPr>
        <w:t>The </w:t>
      </w:r>
      <w:r w:rsidRPr="00B734AF">
        <w:rPr>
          <w:rFonts w:ascii="Arial" w:hAnsi="Arial" w:cs="Arial"/>
          <w:i/>
          <w:iCs/>
          <w:color w:val="242729"/>
        </w:rPr>
        <w:t>@</w:t>
      </w:r>
      <w:r w:rsidRPr="00B734AF">
        <w:rPr>
          <w:rFonts w:ascii="Arial" w:hAnsi="Arial" w:cs="Arial"/>
          <w:color w:val="242729"/>
        </w:rPr>
        <w:t> symbol denotes an annotation type definition.</w:t>
      </w:r>
    </w:p>
    <w:p w:rsidR="00053240" w:rsidRPr="00B734AF" w:rsidRDefault="00053240" w:rsidP="00053240">
      <w:pPr>
        <w:shd w:val="clear" w:color="auto" w:fill="FFFFFF"/>
        <w:rPr>
          <w:rFonts w:ascii="Arial" w:hAnsi="Arial" w:cs="Arial"/>
          <w:color w:val="242729"/>
        </w:rPr>
      </w:pPr>
      <w:r w:rsidRPr="00B734AF">
        <w:rPr>
          <w:rFonts w:ascii="Arial" w:hAnsi="Arial" w:cs="Arial"/>
          <w:color w:val="242729"/>
        </w:rPr>
        <w:t>That means it is </w:t>
      </w:r>
      <w:r w:rsidRPr="00B734AF">
        <w:rPr>
          <w:rFonts w:ascii="Arial" w:hAnsi="Arial" w:cs="Arial"/>
          <w:b/>
          <w:bCs/>
          <w:color w:val="242729"/>
        </w:rPr>
        <w:t>not</w:t>
      </w:r>
      <w:r w:rsidRPr="00B734AF">
        <w:rPr>
          <w:rFonts w:ascii="Arial" w:hAnsi="Arial" w:cs="Arial"/>
          <w:color w:val="242729"/>
        </w:rPr>
        <w:t> really an interface, but rather a new annotation type -- to be used as a function modifier, such as </w:t>
      </w:r>
      <w:r w:rsidRPr="00B734AF">
        <w:rPr>
          <w:rFonts w:ascii="Arial" w:hAnsi="Arial" w:cs="Arial"/>
          <w:i/>
          <w:iCs/>
          <w:color w:val="242729"/>
        </w:rPr>
        <w:t>@override</w:t>
      </w:r>
      <w:r w:rsidRPr="00B734AF">
        <w:rPr>
          <w:rFonts w:ascii="Arial" w:hAnsi="Arial" w:cs="Arial"/>
          <w:color w:val="242729"/>
        </w:rPr>
        <w:t>.</w:t>
      </w:r>
    </w:p>
    <w:p w:rsidR="009F7982" w:rsidRPr="00B734AF" w:rsidRDefault="009F7982" w:rsidP="002E78D6">
      <w:pPr>
        <w:tabs>
          <w:tab w:val="left" w:pos="3808"/>
        </w:tabs>
        <w:rPr>
          <w:b/>
        </w:rPr>
      </w:pPr>
    </w:p>
    <w:p w:rsidR="00ED56A4" w:rsidRPr="00B734AF" w:rsidRDefault="00ED56A4" w:rsidP="00ED56A4">
      <w:pPr>
        <w:tabs>
          <w:tab w:val="left" w:pos="3808"/>
        </w:tabs>
        <w:rPr>
          <w:b/>
        </w:rPr>
      </w:pPr>
      <w:r w:rsidRPr="00B734AF">
        <w:rPr>
          <w:b/>
        </w:rPr>
        <w:t>how to handle dynamic element in selenium webdriver?</w:t>
      </w:r>
    </w:p>
    <w:p w:rsidR="00ED56A4" w:rsidRPr="00B734AF" w:rsidRDefault="00ED56A4" w:rsidP="00ED56A4">
      <w:pPr>
        <w:tabs>
          <w:tab w:val="left" w:pos="3808"/>
        </w:tabs>
      </w:pPr>
    </w:p>
    <w:p w:rsidR="00ED56A4" w:rsidRPr="00B734AF" w:rsidRDefault="00ED56A4" w:rsidP="00ED56A4">
      <w:pPr>
        <w:tabs>
          <w:tab w:val="left" w:pos="3808"/>
        </w:tabs>
      </w:pPr>
      <w:r w:rsidRPr="00B734AF">
        <w:t>1. Absolute XPath</w:t>
      </w:r>
    </w:p>
    <w:p w:rsidR="00ED56A4" w:rsidRPr="00B734AF" w:rsidRDefault="00ED56A4" w:rsidP="00ED56A4">
      <w:pPr>
        <w:tabs>
          <w:tab w:val="left" w:pos="3808"/>
        </w:tabs>
      </w:pPr>
      <w:r w:rsidRPr="00B734AF">
        <w:t>2. Identify Element by starting Text</w:t>
      </w:r>
    </w:p>
    <w:p w:rsidR="00ED56A4" w:rsidRPr="00B734AF" w:rsidRDefault="00ED56A4" w:rsidP="00ED56A4">
      <w:pPr>
        <w:tabs>
          <w:tab w:val="left" w:pos="3808"/>
        </w:tabs>
      </w:pPr>
      <w:r w:rsidRPr="00B734AF">
        <w:t>3.&lt;input class="new-userfield-001"&gt;</w:t>
      </w:r>
    </w:p>
    <w:p w:rsidR="00ED56A4" w:rsidRPr="00B734AF" w:rsidRDefault="00ED56A4" w:rsidP="00ED56A4">
      <w:pPr>
        <w:tabs>
          <w:tab w:val="left" w:pos="3808"/>
        </w:tabs>
      </w:pPr>
      <w:r w:rsidRPr="00B734AF">
        <w:t>&lt;input class="old-userfield-002"&gt;</w:t>
      </w:r>
    </w:p>
    <w:p w:rsidR="00ED56A4" w:rsidRPr="00B734AF" w:rsidRDefault="00ED56A4" w:rsidP="00ED56A4">
      <w:pPr>
        <w:tabs>
          <w:tab w:val="left" w:pos="3808"/>
        </w:tabs>
      </w:pPr>
      <w:r w:rsidRPr="00B734AF">
        <w:t xml:space="preserve">     As we can see ‘usefield’ part of element is static, so we can apply ‘contains’ function to access this element locator as shown below…</w:t>
      </w:r>
    </w:p>
    <w:p w:rsidR="00ED56A4" w:rsidRPr="00B734AF" w:rsidRDefault="00ED56A4" w:rsidP="00ED56A4">
      <w:pPr>
        <w:tabs>
          <w:tab w:val="left" w:pos="3808"/>
        </w:tabs>
      </w:pPr>
      <w:r w:rsidRPr="00B734AF">
        <w:t xml:space="preserve">     XPath: //input[contains(@class, '-userfield-')].</w:t>
      </w:r>
    </w:p>
    <w:p w:rsidR="00ED56A4" w:rsidRPr="00B734AF" w:rsidRDefault="00ED56A4" w:rsidP="00ED56A4">
      <w:pPr>
        <w:tabs>
          <w:tab w:val="left" w:pos="3808"/>
        </w:tabs>
      </w:pPr>
      <w:r w:rsidRPr="00B734AF">
        <w:lastRenderedPageBreak/>
        <w:t>4. Identify Element by Index</w:t>
      </w:r>
    </w:p>
    <w:p w:rsidR="00ED56A4" w:rsidRPr="00B734AF" w:rsidRDefault="00ED56A4" w:rsidP="00ED56A4">
      <w:pPr>
        <w:tabs>
          <w:tab w:val="left" w:pos="3808"/>
        </w:tabs>
      </w:pPr>
      <w:r w:rsidRPr="00B734AF">
        <w:t xml:space="preserve">    driver.findElements(By.xpath(“//*submit”)).get(0).click();</w:t>
      </w:r>
    </w:p>
    <w:p w:rsidR="00ED56A4" w:rsidRPr="00B734AF" w:rsidRDefault="00ED56A4" w:rsidP="00ED56A4">
      <w:pPr>
        <w:tabs>
          <w:tab w:val="left" w:pos="3808"/>
        </w:tabs>
      </w:pPr>
      <w:r w:rsidRPr="00B734AF">
        <w:t>5.We can use the DOM structure to find the closest stable element first and then this stable element can be used as a reference element to find the required element.</w:t>
      </w:r>
    </w:p>
    <w:p w:rsidR="00ED56A4" w:rsidRPr="00B734AF" w:rsidRDefault="00ED56A4" w:rsidP="00ED56A4">
      <w:pPr>
        <w:tabs>
          <w:tab w:val="left" w:pos="3808"/>
        </w:tabs>
      </w:pPr>
      <w:r w:rsidRPr="00B734AF">
        <w:t>XPATH: //span1/../following-sibling::div//button1</w:t>
      </w:r>
    </w:p>
    <w:p w:rsidR="00ED56A4" w:rsidRPr="00B734AF" w:rsidRDefault="00ED56A4" w:rsidP="002E78D6">
      <w:pPr>
        <w:tabs>
          <w:tab w:val="left" w:pos="3808"/>
        </w:tabs>
        <w:rPr>
          <w:b/>
        </w:rPr>
      </w:pPr>
    </w:p>
    <w:p w:rsidR="004E1A3D" w:rsidRPr="00B734AF" w:rsidRDefault="004E1A3D" w:rsidP="002E78D6">
      <w:pPr>
        <w:tabs>
          <w:tab w:val="left" w:pos="3808"/>
        </w:tabs>
        <w:rPr>
          <w:b/>
        </w:rPr>
      </w:pPr>
      <w:r w:rsidRPr="00B734AF">
        <w:rPr>
          <w:b/>
        </w:rPr>
        <w:t>Optimzation of Framework</w:t>
      </w:r>
    </w:p>
    <w:p w:rsidR="004E1A3D" w:rsidRPr="00B734AF" w:rsidRDefault="004E1A3D" w:rsidP="004E1A3D">
      <w:pPr>
        <w:tabs>
          <w:tab w:val="left" w:pos="3808"/>
        </w:tabs>
      </w:pPr>
      <w:r w:rsidRPr="00B734AF">
        <w:t>1. Extra wait/Sleep time reduce</w:t>
      </w:r>
    </w:p>
    <w:p w:rsidR="004E1A3D" w:rsidRPr="00B734AF" w:rsidRDefault="004E1A3D" w:rsidP="004E1A3D">
      <w:pPr>
        <w:tabs>
          <w:tab w:val="left" w:pos="3808"/>
        </w:tabs>
      </w:pPr>
      <w:r w:rsidRPr="00B734AF">
        <w:t>2. Cha</w:t>
      </w:r>
      <w:r w:rsidR="00EA302E" w:rsidRPr="00B734AF">
        <w:t>n</w:t>
      </w:r>
      <w:r w:rsidRPr="00B734AF">
        <w:t>ge locator type from xpath to id .</w:t>
      </w:r>
    </w:p>
    <w:p w:rsidR="004E1A3D" w:rsidRPr="00B734AF" w:rsidRDefault="004E1A3D" w:rsidP="004E1A3D">
      <w:pPr>
        <w:tabs>
          <w:tab w:val="left" w:pos="3808"/>
        </w:tabs>
      </w:pPr>
      <w:r w:rsidRPr="00B734AF">
        <w:t xml:space="preserve">3) Focus your Optimization Effort---Another way to look at the test performance issue could be to start by identifying the tests or the functions/methods/keywords that are the more time consuming over your whole portfolio. Focussing your effort on those parts could lead to quick wins. Here are two </w:t>
      </w:r>
    </w:p>
    <w:p w:rsidR="004E1A3D" w:rsidRPr="00B734AF" w:rsidRDefault="004E1A3D" w:rsidP="004E1A3D">
      <w:pPr>
        <w:tabs>
          <w:tab w:val="left" w:pos="3808"/>
        </w:tabs>
      </w:pPr>
      <w:r w:rsidRPr="00B734AF">
        <w:t>4) All data in buffer from excel</w:t>
      </w:r>
    </w:p>
    <w:p w:rsidR="004E1A3D" w:rsidRPr="00B734AF" w:rsidRDefault="004E1A3D" w:rsidP="004E1A3D">
      <w:pPr>
        <w:tabs>
          <w:tab w:val="left" w:pos="3808"/>
        </w:tabs>
      </w:pPr>
      <w:r w:rsidRPr="00B734AF">
        <w:t>5)Share</w:t>
      </w:r>
      <w:r w:rsidR="00A45DFE" w:rsidRPr="00B734AF">
        <w:t>d</w:t>
      </w:r>
      <w:r w:rsidRPr="00B734AF">
        <w:t xml:space="preserve"> Setup and Teardown</w:t>
      </w:r>
    </w:p>
    <w:p w:rsidR="004E1A3D" w:rsidRPr="00B734AF" w:rsidRDefault="004E1A3D" w:rsidP="004E1A3D">
      <w:pPr>
        <w:tabs>
          <w:tab w:val="left" w:pos="3808"/>
        </w:tabs>
      </w:pPr>
      <w:r w:rsidRPr="00B734AF">
        <w:t>6) Avoid Sleep</w:t>
      </w:r>
    </w:p>
    <w:p w:rsidR="004E1A3D" w:rsidRPr="00B734AF" w:rsidRDefault="004E1A3D" w:rsidP="004E1A3D">
      <w:pPr>
        <w:tabs>
          <w:tab w:val="left" w:pos="3808"/>
        </w:tabs>
      </w:pPr>
      <w:r w:rsidRPr="00B734AF">
        <w:t>7) 3rd party tool check if taking more time</w:t>
      </w:r>
    </w:p>
    <w:p w:rsidR="005C36B5" w:rsidRPr="00B734AF" w:rsidRDefault="005C36B5" w:rsidP="004E1A3D">
      <w:pPr>
        <w:tabs>
          <w:tab w:val="left" w:pos="3808"/>
        </w:tabs>
      </w:pPr>
    </w:p>
    <w:p w:rsidR="005C36B5" w:rsidRPr="00B734AF" w:rsidRDefault="005C36B5" w:rsidP="004E1A3D">
      <w:pPr>
        <w:tabs>
          <w:tab w:val="left" w:pos="3808"/>
        </w:tabs>
        <w:rPr>
          <w:b/>
        </w:rPr>
      </w:pPr>
      <w:r w:rsidRPr="00B734AF">
        <w:rPr>
          <w:b/>
        </w:rPr>
        <w:t>Database upgradations:</w:t>
      </w:r>
    </w:p>
    <w:p w:rsidR="005C36B5" w:rsidRPr="00B734AF" w:rsidRDefault="005C36B5" w:rsidP="004E1A3D">
      <w:pPr>
        <w:tabs>
          <w:tab w:val="left" w:pos="3808"/>
        </w:tabs>
        <w:rPr>
          <w:b/>
        </w:rPr>
      </w:pPr>
    </w:p>
    <w:p w:rsidR="005C36B5" w:rsidRPr="00B734AF" w:rsidRDefault="005C36B5" w:rsidP="004E1A3D">
      <w:pPr>
        <w:tabs>
          <w:tab w:val="left" w:pos="3808"/>
        </w:tabs>
        <w:rPr>
          <w:rFonts w:ascii="Arial" w:hAnsi="Arial" w:cs="Arial"/>
          <w:color w:val="333333"/>
          <w:shd w:val="clear" w:color="auto" w:fill="FFFFFF"/>
        </w:rPr>
      </w:pPr>
      <w:r w:rsidRPr="00B734AF">
        <w:rPr>
          <w:rFonts w:ascii="Arial" w:hAnsi="Arial" w:cs="Arial"/>
          <w:color w:val="333333"/>
          <w:shd w:val="clear" w:color="auto" w:fill="FFFFFF"/>
        </w:rPr>
        <w:t>1) Test the </w:t>
      </w:r>
      <w:r w:rsidRPr="00B734AF">
        <w:rPr>
          <w:rFonts w:ascii="Arial" w:hAnsi="Arial" w:cs="Arial"/>
          <w:color w:val="009900"/>
        </w:rPr>
        <w:t>upgrade</w:t>
      </w:r>
      <w:r w:rsidRPr="00B734AF">
        <w:rPr>
          <w:rFonts w:ascii="Arial" w:hAnsi="Arial" w:cs="Arial"/>
          <w:color w:val="333333"/>
        </w:rPr>
        <w:t> </w:t>
      </w:r>
      <w:r w:rsidRPr="00B734AF">
        <w:rPr>
          <w:rFonts w:ascii="Arial" w:hAnsi="Arial" w:cs="Arial"/>
          <w:color w:val="333333"/>
          <w:shd w:val="clear" w:color="auto" w:fill="FFFFFF"/>
        </w:rPr>
        <w:t>itself.  Do problems arise?  Has anything new been introduced that needs to be accounted for?  If so, make sure it works properly.</w:t>
      </w:r>
      <w:r w:rsidRPr="00B734AF">
        <w:rPr>
          <w:rFonts w:ascii="Arial" w:hAnsi="Arial" w:cs="Arial"/>
          <w:color w:val="333333"/>
        </w:rPr>
        <w:t> </w:t>
      </w:r>
      <w:r w:rsidRPr="00B734AF">
        <w:rPr>
          <w:rFonts w:ascii="Arial" w:hAnsi="Arial" w:cs="Arial"/>
          <w:color w:val="333333"/>
        </w:rPr>
        <w:br/>
      </w:r>
      <w:r w:rsidRPr="00B734AF">
        <w:rPr>
          <w:rFonts w:ascii="Arial" w:hAnsi="Arial" w:cs="Arial"/>
          <w:color w:val="333333"/>
          <w:shd w:val="clear" w:color="auto" w:fill="FFFFFF"/>
        </w:rPr>
        <w:t>2) Run functional tests that rely on the</w:t>
      </w:r>
      <w:r w:rsidRPr="00B734AF">
        <w:rPr>
          <w:rFonts w:ascii="Arial" w:hAnsi="Arial" w:cs="Arial"/>
          <w:color w:val="333333"/>
        </w:rPr>
        <w:t> </w:t>
      </w:r>
      <w:r w:rsidRPr="00B734AF">
        <w:rPr>
          <w:rFonts w:ascii="Arial" w:hAnsi="Arial" w:cs="Arial"/>
          <w:color w:val="009900"/>
        </w:rPr>
        <w:t>database</w:t>
      </w:r>
      <w:r w:rsidRPr="00B734AF">
        <w:rPr>
          <w:rFonts w:ascii="Arial" w:hAnsi="Arial" w:cs="Arial"/>
          <w:color w:val="333333"/>
        </w:rPr>
        <w:t> </w:t>
      </w:r>
      <w:r w:rsidRPr="00B734AF">
        <w:rPr>
          <w:rFonts w:ascii="Arial" w:hAnsi="Arial" w:cs="Arial"/>
          <w:color w:val="333333"/>
          <w:shd w:val="clear" w:color="auto" w:fill="FFFFFF"/>
        </w:rPr>
        <w:t>to ensure they function properly.   </w:t>
      </w:r>
      <w:r w:rsidRPr="00B734AF">
        <w:rPr>
          <w:rFonts w:ascii="Arial" w:hAnsi="Arial" w:cs="Arial"/>
          <w:color w:val="333333"/>
        </w:rPr>
        <w:br/>
      </w:r>
      <w:r w:rsidRPr="00B734AF">
        <w:rPr>
          <w:rFonts w:ascii="Arial" w:hAnsi="Arial" w:cs="Arial"/>
          <w:color w:val="333333"/>
          <w:shd w:val="clear" w:color="auto" w:fill="FFFFFF"/>
        </w:rPr>
        <w:t>3) Run performance tests to ensure data is obtained within specified performance parameters. </w:t>
      </w:r>
      <w:r w:rsidRPr="00B734AF">
        <w:rPr>
          <w:rFonts w:ascii="Arial" w:hAnsi="Arial" w:cs="Arial"/>
          <w:color w:val="333333"/>
        </w:rPr>
        <w:t> </w:t>
      </w:r>
      <w:r w:rsidRPr="00B734AF">
        <w:rPr>
          <w:rFonts w:ascii="Arial" w:hAnsi="Arial" w:cs="Arial"/>
          <w:color w:val="333333"/>
        </w:rPr>
        <w:br/>
      </w:r>
      <w:r w:rsidRPr="00B734AF">
        <w:rPr>
          <w:rFonts w:ascii="Arial" w:hAnsi="Arial" w:cs="Arial"/>
          <w:color w:val="333333"/>
          <w:shd w:val="clear" w:color="auto" w:fill="FFFFFF"/>
        </w:rPr>
        <w:t>4) Ensure data integrity is maintained after upgrade.  Contstraints, for example, should still be handled as expected.</w:t>
      </w:r>
      <w:r w:rsidRPr="00B734AF">
        <w:rPr>
          <w:rFonts w:ascii="Arial" w:hAnsi="Arial" w:cs="Arial"/>
          <w:color w:val="333333"/>
        </w:rPr>
        <w:br/>
      </w:r>
      <w:r w:rsidRPr="00B734AF">
        <w:rPr>
          <w:rFonts w:ascii="Arial" w:hAnsi="Arial" w:cs="Arial"/>
          <w:color w:val="333333"/>
        </w:rPr>
        <w:br/>
      </w:r>
      <w:r w:rsidRPr="00B734AF">
        <w:rPr>
          <w:rFonts w:ascii="Arial" w:hAnsi="Arial" w:cs="Arial"/>
          <w:color w:val="333333"/>
          <w:shd w:val="clear" w:color="auto" w:fill="FFFFFF"/>
        </w:rPr>
        <w:t>5) Run load and/or stress test to ensure the upgraded</w:t>
      </w:r>
      <w:r w:rsidRPr="00B734AF">
        <w:rPr>
          <w:rFonts w:ascii="Arial" w:hAnsi="Arial" w:cs="Arial"/>
          <w:color w:val="333333"/>
        </w:rPr>
        <w:t> </w:t>
      </w:r>
      <w:r w:rsidRPr="00B734AF">
        <w:rPr>
          <w:rFonts w:ascii="Arial" w:hAnsi="Arial" w:cs="Arial"/>
          <w:color w:val="009900"/>
        </w:rPr>
        <w:t>database</w:t>
      </w:r>
      <w:r w:rsidRPr="00B734AF">
        <w:rPr>
          <w:rFonts w:ascii="Arial" w:hAnsi="Arial" w:cs="Arial"/>
          <w:color w:val="333333"/>
        </w:rPr>
        <w:t> </w:t>
      </w:r>
      <w:r w:rsidRPr="00B734AF">
        <w:rPr>
          <w:rFonts w:ascii="Arial" w:hAnsi="Arial" w:cs="Arial"/>
          <w:color w:val="333333"/>
          <w:shd w:val="clear" w:color="auto" w:fill="FFFFFF"/>
        </w:rPr>
        <w:t>still handles user load and performs well under the most business-critical resource-intensive circumstances.</w:t>
      </w:r>
      <w:r w:rsidRPr="00B734AF">
        <w:rPr>
          <w:rFonts w:ascii="Arial" w:hAnsi="Arial" w:cs="Arial"/>
          <w:color w:val="333333"/>
        </w:rPr>
        <w:t> </w:t>
      </w:r>
      <w:r w:rsidRPr="00B734AF">
        <w:rPr>
          <w:rFonts w:ascii="Arial" w:hAnsi="Arial" w:cs="Arial"/>
          <w:color w:val="333333"/>
        </w:rPr>
        <w:br/>
      </w:r>
      <w:r w:rsidRPr="00B734AF">
        <w:rPr>
          <w:rFonts w:ascii="Arial" w:hAnsi="Arial" w:cs="Arial"/>
          <w:color w:val="333333"/>
          <w:shd w:val="clear" w:color="auto" w:fill="FFFFFF"/>
        </w:rPr>
        <w:t>6) Test the Oracle client.  Ideally, any issues will have been caught in the upgrade test, but it is a necessary step in the process.</w:t>
      </w:r>
    </w:p>
    <w:p w:rsidR="00D126B6" w:rsidRPr="00B734AF" w:rsidRDefault="00D126B6" w:rsidP="004E1A3D">
      <w:pPr>
        <w:tabs>
          <w:tab w:val="left" w:pos="3808"/>
        </w:tabs>
        <w:rPr>
          <w:rFonts w:ascii="Arial" w:hAnsi="Arial" w:cs="Arial"/>
          <w:color w:val="333333"/>
          <w:shd w:val="clear" w:color="auto" w:fill="FFFFFF"/>
        </w:rPr>
      </w:pPr>
    </w:p>
    <w:p w:rsidR="004678A1" w:rsidRPr="00B734AF" w:rsidRDefault="004678A1" w:rsidP="004678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729"/>
        </w:rPr>
      </w:pPr>
      <w:r w:rsidRPr="00B734AF">
        <w:rPr>
          <w:rFonts w:ascii="Consolas" w:hAnsi="Consolas" w:cs="Consolas"/>
          <w:color w:val="242729"/>
        </w:rPr>
        <w:t>@Test(threadPoolSize = 3, invocationCount = 10,  timeOut = 10000)</w:t>
      </w:r>
    </w:p>
    <w:p w:rsidR="004678A1" w:rsidRPr="00B734AF" w:rsidRDefault="004678A1" w:rsidP="00FA2801">
      <w:pPr>
        <w:numPr>
          <w:ilvl w:val="0"/>
          <w:numId w:val="26"/>
        </w:numPr>
        <w:shd w:val="clear" w:color="auto" w:fill="FFFFFF"/>
        <w:ind w:left="265"/>
        <w:rPr>
          <w:rFonts w:ascii="Arial" w:hAnsi="Arial" w:cs="Arial"/>
          <w:b/>
          <w:color w:val="242729"/>
        </w:rPr>
      </w:pPr>
      <w:r w:rsidRPr="00B734AF">
        <w:rPr>
          <w:rFonts w:ascii="Arial" w:hAnsi="Arial" w:cs="Arial"/>
          <w:b/>
          <w:color w:val="242729"/>
        </w:rPr>
        <w:t>the method will be run a total of 10 times using 3 threads </w:t>
      </w:r>
    </w:p>
    <w:p w:rsidR="00D126B6" w:rsidRPr="00B734AF" w:rsidRDefault="00D126B6" w:rsidP="004E1A3D">
      <w:pPr>
        <w:tabs>
          <w:tab w:val="left" w:pos="3808"/>
        </w:tabs>
        <w:rPr>
          <w:rFonts w:ascii="Arial" w:hAnsi="Arial" w:cs="Arial"/>
          <w:b/>
          <w:color w:val="333333"/>
          <w:shd w:val="clear" w:color="auto" w:fill="FFFFFF"/>
        </w:rPr>
      </w:pPr>
    </w:p>
    <w:p w:rsidR="002B73D5" w:rsidRPr="00B734AF" w:rsidRDefault="002B73D5" w:rsidP="004E1A3D">
      <w:pPr>
        <w:tabs>
          <w:tab w:val="left" w:pos="3808"/>
        </w:tabs>
        <w:rPr>
          <w:rFonts w:ascii="Arial" w:hAnsi="Arial" w:cs="Arial"/>
          <w:b/>
          <w:color w:val="333333"/>
          <w:shd w:val="clear" w:color="auto" w:fill="FFFFFF"/>
        </w:rPr>
      </w:pPr>
    </w:p>
    <w:p w:rsidR="002B73D5" w:rsidRPr="00B734AF" w:rsidRDefault="002B73D5" w:rsidP="004E1A3D">
      <w:pPr>
        <w:tabs>
          <w:tab w:val="left" w:pos="3808"/>
        </w:tabs>
        <w:rPr>
          <w:rFonts w:ascii="Arial" w:hAnsi="Arial" w:cs="Arial"/>
          <w:b/>
          <w:color w:val="333333"/>
          <w:shd w:val="clear" w:color="auto" w:fill="FFFFFF"/>
        </w:rPr>
      </w:pPr>
    </w:p>
    <w:p w:rsidR="002B73D5" w:rsidRPr="00B734AF" w:rsidRDefault="002B73D5" w:rsidP="004E1A3D">
      <w:pPr>
        <w:tabs>
          <w:tab w:val="left" w:pos="3808"/>
        </w:tabs>
        <w:rPr>
          <w:rFonts w:ascii="Arial" w:hAnsi="Arial" w:cs="Arial"/>
          <w:b/>
          <w:color w:val="333333"/>
          <w:shd w:val="clear" w:color="auto" w:fill="FFFFFF"/>
        </w:rPr>
      </w:pPr>
    </w:p>
    <w:p w:rsidR="002B73D5" w:rsidRPr="00B734AF" w:rsidRDefault="002B73D5" w:rsidP="004E1A3D">
      <w:pPr>
        <w:tabs>
          <w:tab w:val="left" w:pos="3808"/>
        </w:tabs>
        <w:rPr>
          <w:rFonts w:ascii="Arial" w:hAnsi="Arial" w:cs="Arial"/>
          <w:b/>
          <w:color w:val="333333"/>
          <w:shd w:val="clear" w:color="auto" w:fill="FFFFFF"/>
        </w:rPr>
      </w:pPr>
    </w:p>
    <w:p w:rsidR="002B73D5" w:rsidRPr="00B734AF" w:rsidRDefault="002B73D5" w:rsidP="004E1A3D">
      <w:pPr>
        <w:tabs>
          <w:tab w:val="left" w:pos="3808"/>
        </w:tabs>
        <w:rPr>
          <w:rFonts w:ascii="Arial" w:hAnsi="Arial" w:cs="Arial"/>
          <w:b/>
          <w:color w:val="333333"/>
          <w:shd w:val="clear" w:color="auto" w:fill="FFFFFF"/>
        </w:rPr>
      </w:pPr>
      <w:r w:rsidRPr="00B734AF">
        <w:rPr>
          <w:rFonts w:ascii="Arial" w:hAnsi="Arial" w:cs="Arial"/>
          <w:b/>
          <w:color w:val="333333"/>
          <w:shd w:val="clear" w:color="auto" w:fill="FFFFFF"/>
        </w:rPr>
        <w:t>REports</w:t>
      </w:r>
    </w:p>
    <w:p w:rsidR="002B73D5" w:rsidRPr="00B734AF" w:rsidRDefault="002B73D5" w:rsidP="002B73D5">
      <w:pPr>
        <w:shd w:val="clear" w:color="auto" w:fill="FFFFFF"/>
        <w:spacing w:before="100" w:beforeAutospacing="1" w:after="100" w:afterAutospacing="1" w:line="372" w:lineRule="atLeast"/>
        <w:outlineLvl w:val="1"/>
        <w:rPr>
          <w:rFonts w:ascii="Calibri" w:hAnsi="Calibri"/>
          <w:b/>
          <w:bCs/>
          <w:color w:val="343434"/>
        </w:rPr>
      </w:pPr>
      <w:r w:rsidRPr="00B734AF">
        <w:rPr>
          <w:rFonts w:ascii="Calibri" w:hAnsi="Calibri"/>
          <w:b/>
          <w:bCs/>
          <w:color w:val="343434"/>
        </w:rPr>
        <w:t>How to customize TestNG Report</w:t>
      </w:r>
    </w:p>
    <w:p w:rsidR="002B73D5" w:rsidRPr="00B734AF" w:rsidRDefault="002B73D5" w:rsidP="002B73D5">
      <w:pPr>
        <w:shd w:val="clear" w:color="auto" w:fill="FFFFFF"/>
        <w:spacing w:before="100" w:beforeAutospacing="1" w:after="100" w:afterAutospacing="1"/>
        <w:rPr>
          <w:rFonts w:ascii="Arial" w:hAnsi="Arial" w:cs="Arial"/>
          <w:color w:val="343434"/>
        </w:rPr>
      </w:pPr>
      <w:r w:rsidRPr="00B734AF">
        <w:rPr>
          <w:rFonts w:ascii="Arial" w:hAnsi="Arial" w:cs="Arial"/>
          <w:color w:val="343434"/>
        </w:rPr>
        <w:lastRenderedPageBreak/>
        <w:t>TestNG reporting is quite handy but still, sometimes we need some less data in reports or want to display reports in some other format like pdf, excel, etc. or</w:t>
      </w:r>
      <w:r w:rsidR="001519CF" w:rsidRPr="00B734AF">
        <w:rPr>
          <w:rFonts w:ascii="Arial" w:hAnsi="Arial" w:cs="Arial"/>
          <w:color w:val="343434"/>
        </w:rPr>
        <w:t xml:space="preserve"> want to change report's layout</w:t>
      </w:r>
    </w:p>
    <w:p w:rsidR="002B73D5" w:rsidRPr="00B734AF" w:rsidRDefault="002B73D5" w:rsidP="002B73D5">
      <w:pPr>
        <w:shd w:val="clear" w:color="auto" w:fill="FFFFFF"/>
        <w:spacing w:before="100" w:beforeAutospacing="1" w:after="100" w:afterAutospacing="1"/>
        <w:rPr>
          <w:rFonts w:ascii="Arial" w:hAnsi="Arial" w:cs="Arial"/>
          <w:b/>
          <w:color w:val="343434"/>
        </w:rPr>
      </w:pPr>
      <w:r w:rsidRPr="00B734AF">
        <w:rPr>
          <w:rFonts w:ascii="Arial" w:hAnsi="Arial" w:cs="Arial"/>
          <w:b/>
          <w:color w:val="343434"/>
        </w:rPr>
        <w:t>There can be two ways we can customize TestNG report</w:t>
      </w:r>
    </w:p>
    <w:p w:rsidR="002B73D5" w:rsidRPr="00B734AF" w:rsidRDefault="002B73D5" w:rsidP="00FA2801">
      <w:pPr>
        <w:numPr>
          <w:ilvl w:val="0"/>
          <w:numId w:val="35"/>
        </w:numPr>
        <w:shd w:val="clear" w:color="auto" w:fill="FFFFFF"/>
        <w:spacing w:before="100" w:beforeAutospacing="1" w:after="100" w:afterAutospacing="1"/>
        <w:rPr>
          <w:rFonts w:ascii="Arial" w:hAnsi="Arial" w:cs="Arial"/>
          <w:b/>
          <w:color w:val="343434"/>
        </w:rPr>
      </w:pPr>
      <w:r w:rsidRPr="00B734AF">
        <w:rPr>
          <w:rFonts w:ascii="Arial" w:hAnsi="Arial" w:cs="Arial"/>
          <w:b/>
          <w:color w:val="343434"/>
        </w:rPr>
        <w:t>Using ITestListener Interface:</w:t>
      </w:r>
    </w:p>
    <w:p w:rsidR="002B73D5" w:rsidRPr="00B734AF" w:rsidRDefault="002B73D5" w:rsidP="00FA2801">
      <w:pPr>
        <w:numPr>
          <w:ilvl w:val="0"/>
          <w:numId w:val="35"/>
        </w:numPr>
        <w:shd w:val="clear" w:color="auto" w:fill="FFFFFF"/>
        <w:spacing w:before="100" w:beforeAutospacing="1" w:after="100" w:afterAutospacing="1"/>
        <w:rPr>
          <w:rFonts w:ascii="Arial" w:hAnsi="Arial" w:cs="Arial"/>
          <w:b/>
          <w:color w:val="343434"/>
        </w:rPr>
      </w:pPr>
      <w:r w:rsidRPr="00B734AF">
        <w:rPr>
          <w:rFonts w:ascii="Arial" w:hAnsi="Arial" w:cs="Arial"/>
          <w:b/>
          <w:color w:val="343434"/>
        </w:rPr>
        <w:t>Using IReporter Interface:</w:t>
      </w:r>
    </w:p>
    <w:p w:rsidR="001519CF" w:rsidRPr="00B734AF" w:rsidRDefault="001519CF" w:rsidP="001519CF">
      <w:pPr>
        <w:shd w:val="clear" w:color="auto" w:fill="FFFFFF"/>
        <w:spacing w:before="100" w:beforeAutospacing="1" w:after="100" w:afterAutospacing="1"/>
        <w:ind w:left="720"/>
        <w:rPr>
          <w:rFonts w:ascii="Arial" w:hAnsi="Arial" w:cs="Arial"/>
          <w:color w:val="343434"/>
        </w:rPr>
      </w:pPr>
    </w:p>
    <w:p w:rsidR="001519CF" w:rsidRPr="00B734AF" w:rsidRDefault="001519CF" w:rsidP="001519CF">
      <w:pPr>
        <w:pStyle w:val="ListParagraph"/>
        <w:shd w:val="clear" w:color="auto" w:fill="FFFFFF"/>
        <w:spacing w:before="100" w:beforeAutospacing="1" w:after="100" w:afterAutospacing="1" w:line="276" w:lineRule="atLeast"/>
        <w:outlineLvl w:val="2"/>
        <w:rPr>
          <w:rFonts w:ascii="Calibri" w:hAnsi="Calibri"/>
          <w:b/>
          <w:bCs/>
          <w:color w:val="343434"/>
          <w:sz w:val="24"/>
          <w:szCs w:val="24"/>
        </w:rPr>
      </w:pPr>
      <w:r w:rsidRPr="00B734AF">
        <w:rPr>
          <w:rFonts w:ascii="Calibri" w:hAnsi="Calibri"/>
          <w:b/>
          <w:bCs/>
          <w:color w:val="343434"/>
          <w:sz w:val="24"/>
          <w:szCs w:val="24"/>
        </w:rPr>
        <w:t>ITestListener Interface</w:t>
      </w:r>
    </w:p>
    <w:p w:rsidR="001519CF" w:rsidRPr="00B734AF" w:rsidRDefault="001519CF" w:rsidP="00FA2801">
      <w:pPr>
        <w:pStyle w:val="ListParagraph"/>
        <w:numPr>
          <w:ilvl w:val="0"/>
          <w:numId w:val="35"/>
        </w:numPr>
        <w:shd w:val="clear" w:color="auto" w:fill="FFFFFF"/>
        <w:spacing w:before="100" w:beforeAutospacing="1" w:after="100" w:afterAutospacing="1"/>
        <w:rPr>
          <w:rFonts w:ascii="Arial" w:hAnsi="Arial" w:cs="Arial"/>
          <w:color w:val="343434"/>
          <w:sz w:val="24"/>
          <w:szCs w:val="24"/>
        </w:rPr>
      </w:pPr>
      <w:r w:rsidRPr="00B734AF">
        <w:rPr>
          <w:rFonts w:ascii="Arial" w:hAnsi="Arial" w:cs="Arial"/>
          <w:color w:val="343434"/>
          <w:sz w:val="24"/>
          <w:szCs w:val="24"/>
        </w:rPr>
        <w:t>We use this interface when we need to customize real time report. In other words, if we are executing the bunch of test cases in a TetNG suite and we want to get the report of each test case, then after each test case we need to implement ITestListener interface. This interface will override onTestFailure, onTestStart</w:t>
      </w:r>
    </w:p>
    <w:p w:rsidR="001519CF" w:rsidRPr="00B734AF" w:rsidRDefault="001519CF" w:rsidP="00FA2801">
      <w:pPr>
        <w:pStyle w:val="ListParagraph"/>
        <w:numPr>
          <w:ilvl w:val="0"/>
          <w:numId w:val="35"/>
        </w:numPr>
        <w:shd w:val="clear" w:color="auto" w:fill="FFFFFF"/>
        <w:spacing w:before="100" w:beforeAutospacing="1" w:after="100" w:afterAutospacing="1"/>
        <w:rPr>
          <w:rFonts w:ascii="Arial" w:hAnsi="Arial" w:cs="Arial"/>
          <w:color w:val="343434"/>
          <w:sz w:val="24"/>
          <w:szCs w:val="24"/>
        </w:rPr>
      </w:pPr>
      <w:r w:rsidRPr="00B734AF">
        <w:rPr>
          <w:rFonts w:ascii="Arial" w:hAnsi="Arial" w:cs="Arial"/>
          <w:color w:val="343434"/>
          <w:sz w:val="24"/>
          <w:szCs w:val="24"/>
        </w:rPr>
        <w:t>, onTestSkipped method to send the correct status of the current test case.</w:t>
      </w:r>
    </w:p>
    <w:p w:rsidR="001519CF" w:rsidRPr="00B734AF" w:rsidRDefault="001519CF" w:rsidP="00FA2801">
      <w:pPr>
        <w:pStyle w:val="ListParagraph"/>
        <w:numPr>
          <w:ilvl w:val="0"/>
          <w:numId w:val="35"/>
        </w:numPr>
        <w:shd w:val="clear" w:color="auto" w:fill="FFFFFF"/>
        <w:spacing w:before="100" w:beforeAutospacing="1" w:after="100" w:afterAutospacing="1" w:line="276" w:lineRule="atLeast"/>
        <w:outlineLvl w:val="2"/>
        <w:rPr>
          <w:rFonts w:ascii="Calibri" w:hAnsi="Calibri"/>
          <w:b/>
          <w:bCs/>
          <w:color w:val="343434"/>
          <w:sz w:val="24"/>
          <w:szCs w:val="24"/>
        </w:rPr>
      </w:pPr>
      <w:r w:rsidRPr="00B734AF">
        <w:rPr>
          <w:rFonts w:ascii="Calibri" w:hAnsi="Calibri"/>
          <w:b/>
          <w:bCs/>
          <w:color w:val="343434"/>
          <w:sz w:val="24"/>
          <w:szCs w:val="24"/>
        </w:rPr>
        <w:t>IReporter Interface</w:t>
      </w:r>
    </w:p>
    <w:p w:rsidR="001519CF" w:rsidRPr="00B734AF" w:rsidRDefault="001519CF" w:rsidP="00FA2801">
      <w:pPr>
        <w:pStyle w:val="ListParagraph"/>
        <w:numPr>
          <w:ilvl w:val="0"/>
          <w:numId w:val="35"/>
        </w:numPr>
        <w:shd w:val="clear" w:color="auto" w:fill="FFFFFF"/>
        <w:spacing w:before="100" w:beforeAutospacing="1" w:after="100" w:afterAutospacing="1"/>
        <w:rPr>
          <w:rFonts w:ascii="Arial" w:hAnsi="Arial" w:cs="Arial"/>
          <w:color w:val="343434"/>
          <w:sz w:val="24"/>
          <w:szCs w:val="24"/>
        </w:rPr>
      </w:pPr>
      <w:r w:rsidRPr="00B734AF">
        <w:rPr>
          <w:rFonts w:ascii="Arial" w:hAnsi="Arial" w:cs="Arial"/>
          <w:color w:val="343434"/>
          <w:sz w:val="24"/>
          <w:szCs w:val="24"/>
        </w:rPr>
        <w:t>If we want to customize final test report generated by TestNG, we need to implement IReporter interface. This interface has only one method to implement generateReport. This method has all the information of a complete test execution in the List&lt;ISuite&gt;, and we can generate the report using it.</w:t>
      </w:r>
    </w:p>
    <w:p w:rsidR="002B73D5" w:rsidRPr="00B734AF" w:rsidRDefault="0096062D" w:rsidP="004E1A3D">
      <w:pPr>
        <w:tabs>
          <w:tab w:val="left" w:pos="3808"/>
        </w:tabs>
        <w:rPr>
          <w:rFonts w:ascii="Arial" w:hAnsi="Arial" w:cs="Arial"/>
          <w:b/>
          <w:color w:val="333333"/>
          <w:shd w:val="clear" w:color="auto" w:fill="FFFFFF"/>
        </w:rPr>
      </w:pPr>
      <w:r w:rsidRPr="00B734AF">
        <w:rPr>
          <w:rFonts w:ascii="Arial" w:hAnsi="Arial" w:cs="Arial"/>
          <w:b/>
          <w:color w:val="333333"/>
          <w:shd w:val="clear" w:color="auto" w:fill="FFFFFF"/>
        </w:rPr>
        <w:t>IREporter vs ITestListener</w:t>
      </w:r>
    </w:p>
    <w:p w:rsidR="0096062D" w:rsidRPr="00B734AF" w:rsidRDefault="0096062D" w:rsidP="004E1A3D">
      <w:pPr>
        <w:tabs>
          <w:tab w:val="left" w:pos="3808"/>
        </w:tabs>
        <w:rPr>
          <w:rFonts w:ascii="Arial" w:hAnsi="Arial" w:cs="Arial"/>
          <w:color w:val="222222"/>
          <w:shd w:val="clear" w:color="auto" w:fill="FFFFFF"/>
        </w:rPr>
      </w:pPr>
      <w:r w:rsidRPr="00B734AF">
        <w:rPr>
          <w:rFonts w:ascii="Arial" w:hAnsi="Arial" w:cs="Arial"/>
          <w:color w:val="222222"/>
        </w:rPr>
        <w:br/>
      </w:r>
      <w:r w:rsidRPr="00B734AF">
        <w:rPr>
          <w:rFonts w:ascii="Arial" w:hAnsi="Arial" w:cs="Arial"/>
          <w:color w:val="222222"/>
          <w:shd w:val="clear" w:color="auto" w:fill="FFFFFF"/>
        </w:rPr>
        <w:t>IReporter works _after_ your suite but iTestListener _during_ </w:t>
      </w:r>
      <w:r w:rsidRPr="00B734AF">
        <w:rPr>
          <w:rFonts w:ascii="Arial" w:hAnsi="Arial" w:cs="Arial"/>
          <w:color w:val="222222"/>
        </w:rPr>
        <w:br/>
      </w:r>
      <w:r w:rsidRPr="00B734AF">
        <w:rPr>
          <w:rFonts w:ascii="Arial" w:hAnsi="Arial" w:cs="Arial"/>
          <w:color w:val="222222"/>
        </w:rPr>
        <w:br/>
      </w:r>
      <w:r w:rsidRPr="00B734AF">
        <w:rPr>
          <w:rFonts w:ascii="Arial" w:hAnsi="Arial" w:cs="Arial"/>
          <w:color w:val="222222"/>
          <w:shd w:val="clear" w:color="auto" w:fill="FFFFFF"/>
        </w:rPr>
        <w:t>In other words,  IReporter can just draw your report based on the </w:t>
      </w:r>
      <w:r w:rsidRPr="00B734AF">
        <w:rPr>
          <w:rFonts w:ascii="Arial" w:hAnsi="Arial" w:cs="Arial"/>
          <w:color w:val="222222"/>
        </w:rPr>
        <w:br/>
      </w:r>
      <w:r w:rsidRPr="00B734AF">
        <w:rPr>
          <w:rFonts w:ascii="Arial" w:hAnsi="Arial" w:cs="Arial"/>
          <w:color w:val="222222"/>
          <w:shd w:val="clear" w:color="auto" w:fill="FFFFFF"/>
        </w:rPr>
        <w:t>results in ISuite but ITestListener can catch and store more info, say </w:t>
      </w:r>
      <w:r w:rsidRPr="00B734AF">
        <w:rPr>
          <w:rFonts w:ascii="Arial" w:hAnsi="Arial" w:cs="Arial"/>
          <w:color w:val="222222"/>
        </w:rPr>
        <w:br/>
      </w:r>
      <w:r w:rsidRPr="00B734AF">
        <w:rPr>
          <w:rFonts w:ascii="Arial" w:hAnsi="Arial" w:cs="Arial"/>
          <w:color w:val="222222"/>
          <w:shd w:val="clear" w:color="auto" w:fill="FFFFFF"/>
        </w:rPr>
        <w:t>screenshots taken on test failure.</w:t>
      </w:r>
    </w:p>
    <w:p w:rsidR="0099678F" w:rsidRPr="00B734AF" w:rsidRDefault="0099678F" w:rsidP="004E1A3D">
      <w:pPr>
        <w:tabs>
          <w:tab w:val="left" w:pos="3808"/>
        </w:tabs>
        <w:rPr>
          <w:rFonts w:ascii="Arial" w:hAnsi="Arial" w:cs="Arial"/>
          <w:color w:val="222222"/>
          <w:shd w:val="clear" w:color="auto" w:fill="FFFFFF"/>
        </w:rPr>
      </w:pPr>
    </w:p>
    <w:p w:rsidR="0099678F" w:rsidRPr="00B734AF" w:rsidRDefault="0099678F" w:rsidP="004E1A3D">
      <w:pPr>
        <w:tabs>
          <w:tab w:val="left" w:pos="3808"/>
        </w:tabs>
        <w:rPr>
          <w:rFonts w:ascii="Arial" w:hAnsi="Arial" w:cs="Arial"/>
          <w:color w:val="222222"/>
          <w:shd w:val="clear" w:color="auto" w:fill="FFFFFF"/>
        </w:rPr>
      </w:pPr>
    </w:p>
    <w:p w:rsidR="0099678F" w:rsidRPr="00B734AF" w:rsidRDefault="0099678F" w:rsidP="004E1A3D">
      <w:pPr>
        <w:tabs>
          <w:tab w:val="left" w:pos="3808"/>
        </w:tabs>
        <w:rPr>
          <w:rFonts w:ascii="Arial" w:hAnsi="Arial" w:cs="Arial"/>
          <w:color w:val="222222"/>
          <w:shd w:val="clear" w:color="auto" w:fill="FFFFFF"/>
        </w:rPr>
      </w:pPr>
    </w:p>
    <w:p w:rsidR="0099678F" w:rsidRPr="00B734AF" w:rsidRDefault="0099678F" w:rsidP="004E1A3D">
      <w:pPr>
        <w:tabs>
          <w:tab w:val="left" w:pos="3808"/>
        </w:tabs>
        <w:rPr>
          <w:rFonts w:ascii="Arial" w:hAnsi="Arial" w:cs="Arial"/>
          <w:color w:val="222222"/>
          <w:shd w:val="clear" w:color="auto" w:fill="FFFFFF"/>
        </w:rPr>
      </w:pPr>
    </w:p>
    <w:p w:rsidR="0096062D" w:rsidRPr="00B734AF" w:rsidRDefault="0096062D" w:rsidP="004E1A3D">
      <w:pPr>
        <w:tabs>
          <w:tab w:val="left" w:pos="3808"/>
        </w:tabs>
        <w:rPr>
          <w:rFonts w:ascii="Arial" w:hAnsi="Arial" w:cs="Arial"/>
          <w:color w:val="222222"/>
          <w:shd w:val="clear" w:color="auto" w:fill="FFFFFF"/>
        </w:rPr>
      </w:pPr>
    </w:p>
    <w:p w:rsidR="0096062D" w:rsidRPr="00B734AF" w:rsidRDefault="0096062D" w:rsidP="004E1A3D">
      <w:pPr>
        <w:tabs>
          <w:tab w:val="left" w:pos="3808"/>
        </w:tabs>
        <w:rPr>
          <w:rFonts w:ascii="Arial" w:hAnsi="Arial" w:cs="Arial"/>
          <w:b/>
          <w:color w:val="333333"/>
          <w:shd w:val="clear" w:color="auto" w:fill="FFFFFF"/>
        </w:rPr>
      </w:pPr>
      <w:r w:rsidRPr="00B734AF">
        <w:rPr>
          <w:rFonts w:ascii="Arial" w:hAnsi="Arial" w:cs="Arial"/>
          <w:b/>
          <w:color w:val="333333"/>
          <w:shd w:val="clear" w:color="auto" w:fill="FFFFFF"/>
        </w:rPr>
        <w:t>Interface  ‘ITestListener’ vs  extended </w:t>
      </w:r>
      <w:hyperlink r:id="rId148" w:tgtFrame="_blank" w:history="1">
        <w:r w:rsidRPr="00B734AF">
          <w:rPr>
            <w:rStyle w:val="Hyperlink"/>
            <w:rFonts w:ascii="Arial" w:eastAsiaTheme="majorEastAsia" w:hAnsi="Arial" w:cs="Arial"/>
            <w:b/>
            <w:color w:val="1E73BE"/>
            <w:shd w:val="clear" w:color="auto" w:fill="FFFFFF"/>
          </w:rPr>
          <w:t>‘TestListenerAdapter’</w:t>
        </w:r>
      </w:hyperlink>
      <w:r w:rsidRPr="00B734AF">
        <w:rPr>
          <w:rFonts w:ascii="Arial" w:hAnsi="Arial" w:cs="Arial"/>
          <w:b/>
          <w:color w:val="333333"/>
          <w:shd w:val="clear" w:color="auto" w:fill="FFFFFF"/>
        </w:rPr>
        <w:t> </w:t>
      </w:r>
    </w:p>
    <w:p w:rsidR="0096062D" w:rsidRPr="00B734AF" w:rsidRDefault="0096062D" w:rsidP="004E1A3D">
      <w:pPr>
        <w:tabs>
          <w:tab w:val="left" w:pos="3808"/>
        </w:tabs>
        <w:rPr>
          <w:rFonts w:ascii="Georgia" w:hAnsi="Georgia"/>
          <w:color w:val="333333"/>
          <w:shd w:val="clear" w:color="auto" w:fill="FFFFFF"/>
        </w:rPr>
      </w:pPr>
      <w:r w:rsidRPr="00B734AF">
        <w:rPr>
          <w:rFonts w:ascii="Georgia" w:hAnsi="Georgia"/>
          <w:color w:val="333333"/>
          <w:shd w:val="clear" w:color="auto" w:fill="FFFFFF"/>
        </w:rPr>
        <w:t>You can either extend </w:t>
      </w:r>
      <w:hyperlink r:id="rId149" w:tgtFrame="_blank" w:history="1">
        <w:r w:rsidRPr="00B734AF">
          <w:rPr>
            <w:rStyle w:val="Hyperlink"/>
            <w:rFonts w:ascii="Georgia" w:eastAsiaTheme="majorEastAsia" w:hAnsi="Georgia"/>
            <w:color w:val="337AB7"/>
            <w:shd w:val="clear" w:color="auto" w:fill="FFFFFF"/>
          </w:rPr>
          <w:t>'TestListenerAdapter' </w:t>
        </w:r>
      </w:hyperlink>
      <w:r w:rsidRPr="00B734AF">
        <w:rPr>
          <w:rFonts w:ascii="Georgia" w:hAnsi="Georgia"/>
          <w:color w:val="333333"/>
          <w:shd w:val="clear" w:color="auto" w:fill="FFFFFF"/>
        </w:rPr>
        <w:t>or implement Interface </w:t>
      </w:r>
      <w:hyperlink r:id="rId150" w:tgtFrame="_blank" w:history="1">
        <w:r w:rsidRPr="00B734AF">
          <w:rPr>
            <w:rStyle w:val="Hyperlink"/>
            <w:rFonts w:ascii="Georgia" w:eastAsiaTheme="majorEastAsia" w:hAnsi="Georgia"/>
            <w:color w:val="337AB7"/>
            <w:shd w:val="clear" w:color="auto" w:fill="FFFFFF"/>
          </w:rPr>
          <w:t>'ITestListener'</w:t>
        </w:r>
      </w:hyperlink>
      <w:r w:rsidRPr="00B734AF">
        <w:rPr>
          <w:rFonts w:ascii="Georgia" w:hAnsi="Georgia"/>
          <w:color w:val="333333"/>
          <w:shd w:val="clear" w:color="auto" w:fill="FFFFFF"/>
        </w:rPr>
        <w:t> which is a listener for test running.</w:t>
      </w:r>
    </w:p>
    <w:p w:rsidR="0096062D" w:rsidRPr="00B734AF" w:rsidRDefault="0096062D" w:rsidP="0096062D">
      <w:pPr>
        <w:pStyle w:val="NormalWeb"/>
        <w:shd w:val="clear" w:color="auto" w:fill="FFFFFF"/>
        <w:spacing w:before="0" w:beforeAutospacing="0" w:after="240" w:afterAutospacing="0"/>
        <w:rPr>
          <w:rFonts w:ascii="Georgia" w:hAnsi="Georgia"/>
          <w:color w:val="333333"/>
        </w:rPr>
      </w:pPr>
      <w:r w:rsidRPr="00B734AF">
        <w:rPr>
          <w:rFonts w:ascii="Georgia" w:hAnsi="Georgia"/>
          <w:color w:val="333333"/>
        </w:rPr>
        <w:t>We have extended TestListenerAdapter which intern implements ITestListener with empty methods. So again we don't have to override other methods from the ITestListener interface which we may not needed.</w:t>
      </w:r>
    </w:p>
    <w:p w:rsidR="0096062D" w:rsidRPr="00B734AF" w:rsidRDefault="0096062D" w:rsidP="004E1A3D">
      <w:pPr>
        <w:tabs>
          <w:tab w:val="left" w:pos="3808"/>
        </w:tabs>
        <w:rPr>
          <w:rFonts w:ascii="Arial" w:hAnsi="Arial" w:cs="Arial"/>
          <w:b/>
          <w:color w:val="333333"/>
          <w:shd w:val="clear" w:color="auto" w:fill="FFFFFF"/>
        </w:rPr>
      </w:pPr>
    </w:p>
    <w:p w:rsidR="00DD4646" w:rsidRPr="00B734AF" w:rsidRDefault="00DD4646" w:rsidP="004E1A3D">
      <w:pPr>
        <w:tabs>
          <w:tab w:val="left" w:pos="3808"/>
        </w:tabs>
        <w:rPr>
          <w:rFonts w:ascii="Consolas" w:hAnsi="Consolas" w:cs="Consolas"/>
          <w:color w:val="242729"/>
          <w:shd w:val="clear" w:color="auto" w:fill="EFF0F1"/>
        </w:rPr>
      </w:pPr>
      <w:r w:rsidRPr="00B734AF">
        <w:rPr>
          <w:rFonts w:ascii="Consolas" w:hAnsi="Consolas" w:cs="Consolas"/>
          <w:color w:val="242729"/>
          <w:shd w:val="clear" w:color="auto" w:fill="EFF0F1"/>
        </w:rPr>
        <w:t>selenium-server-standalone.jar</w:t>
      </w:r>
    </w:p>
    <w:p w:rsidR="00DD4646" w:rsidRPr="00B734AF" w:rsidRDefault="00DD4646" w:rsidP="00DD4646">
      <w:pPr>
        <w:pStyle w:val="NormalWeb"/>
        <w:shd w:val="clear" w:color="auto" w:fill="FFFFFF"/>
        <w:spacing w:before="0" w:beforeAutospacing="0" w:after="150" w:afterAutospacing="0"/>
        <w:rPr>
          <w:rFonts w:ascii="Helvetica" w:hAnsi="Helvetica"/>
          <w:color w:val="333333"/>
        </w:rPr>
      </w:pPr>
      <w:r w:rsidRPr="00B734AF">
        <w:rPr>
          <w:rFonts w:ascii="Helvetica" w:hAnsi="Helvetica"/>
          <w:color w:val="333333"/>
        </w:rPr>
        <w:lastRenderedPageBreak/>
        <w:t>Why Selenium-Server compared to Selenium-WebDriver?</w:t>
      </w:r>
    </w:p>
    <w:p w:rsidR="00DD4646" w:rsidRPr="00B734AF" w:rsidRDefault="00DD4646" w:rsidP="00DD4646">
      <w:pPr>
        <w:pStyle w:val="NormalWeb"/>
        <w:shd w:val="clear" w:color="auto" w:fill="FFFFFF"/>
        <w:spacing w:before="0" w:beforeAutospacing="0" w:after="240" w:afterAutospacing="0"/>
        <w:textAlignment w:val="baseline"/>
        <w:rPr>
          <w:rFonts w:ascii="inherit" w:hAnsi="inherit" w:cs="Arial"/>
          <w:color w:val="242729"/>
        </w:rPr>
      </w:pPr>
      <w:r w:rsidRPr="00B734AF">
        <w:rPr>
          <w:rFonts w:ascii="inherit" w:hAnsi="inherit" w:cs="Arial"/>
          <w:color w:val="242729"/>
        </w:rPr>
        <w:t>It is mainly use in the Selenium Grid. As we use different OS and browsers with different machines, we need to run it same time for various reason. In selenium Grid, we use the machine Hub and Node(You can go through selenium grid docs for more), so for running the selenium in different machines with the main machine, we need server standalone.</w:t>
      </w:r>
    </w:p>
    <w:p w:rsidR="00DD4646" w:rsidRPr="00B734AF" w:rsidRDefault="00DD4646" w:rsidP="00DD4646">
      <w:pPr>
        <w:pStyle w:val="NormalWeb"/>
        <w:shd w:val="clear" w:color="auto" w:fill="FFFFFF"/>
        <w:spacing w:before="0" w:beforeAutospacing="0" w:after="150" w:afterAutospacing="0"/>
        <w:rPr>
          <w:rFonts w:ascii="Helvetica" w:hAnsi="Helvetica"/>
          <w:color w:val="333333"/>
        </w:rPr>
      </w:pPr>
      <w:r w:rsidRPr="00B734AF">
        <w:rPr>
          <w:rFonts w:ascii="Helvetica" w:hAnsi="Helvetica"/>
          <w:color w:val="333333"/>
        </w:rPr>
        <w:t>Reasons are:</w:t>
      </w:r>
    </w:p>
    <w:p w:rsidR="00DD4646" w:rsidRPr="00B734AF" w:rsidRDefault="00DD4646" w:rsidP="00DD4646">
      <w:pPr>
        <w:numPr>
          <w:ilvl w:val="0"/>
          <w:numId w:val="63"/>
        </w:numPr>
        <w:shd w:val="clear" w:color="auto" w:fill="FFFFFF"/>
        <w:spacing w:before="100" w:beforeAutospacing="1" w:after="100" w:afterAutospacing="1"/>
        <w:rPr>
          <w:rFonts w:ascii="Helvetica" w:hAnsi="Helvetica"/>
          <w:color w:val="333333"/>
        </w:rPr>
      </w:pPr>
      <w:r w:rsidRPr="00B734AF">
        <w:rPr>
          <w:rFonts w:ascii="Helvetica" w:hAnsi="Helvetica"/>
          <w:color w:val="333333"/>
        </w:rPr>
        <w:t>You are using Selenium-Grid to distribute your tests over multiple machines or virtual machines (VMs).</w:t>
      </w:r>
    </w:p>
    <w:p w:rsidR="00DD4646" w:rsidRPr="00B734AF" w:rsidRDefault="00DD4646" w:rsidP="00DD4646">
      <w:pPr>
        <w:numPr>
          <w:ilvl w:val="0"/>
          <w:numId w:val="63"/>
        </w:numPr>
        <w:shd w:val="clear" w:color="auto" w:fill="FFFFFF"/>
        <w:spacing w:before="100" w:beforeAutospacing="1" w:after="100" w:afterAutospacing="1"/>
        <w:rPr>
          <w:rFonts w:ascii="Helvetica" w:hAnsi="Helvetica"/>
          <w:color w:val="333333"/>
        </w:rPr>
      </w:pPr>
      <w:r w:rsidRPr="00B734AF">
        <w:rPr>
          <w:rFonts w:ascii="Helvetica" w:hAnsi="Helvetica"/>
          <w:color w:val="333333"/>
        </w:rPr>
        <w:t>You want to connect to a remote machine that has a particular browser version that is not on your current machine.</w:t>
      </w:r>
    </w:p>
    <w:p w:rsidR="00DD4646" w:rsidRPr="00B734AF" w:rsidRDefault="00DD4646" w:rsidP="004E1A3D">
      <w:pPr>
        <w:numPr>
          <w:ilvl w:val="0"/>
          <w:numId w:val="63"/>
        </w:numPr>
        <w:shd w:val="clear" w:color="auto" w:fill="FFFFFF"/>
        <w:spacing w:before="100" w:beforeAutospacing="1" w:after="100" w:afterAutospacing="1"/>
        <w:rPr>
          <w:rFonts w:ascii="Helvetica" w:hAnsi="Helvetica"/>
          <w:color w:val="333333"/>
        </w:rPr>
      </w:pPr>
      <w:r w:rsidRPr="00B734AF">
        <w:rPr>
          <w:rFonts w:ascii="Helvetica" w:hAnsi="Helvetica"/>
          <w:color w:val="333333"/>
        </w:rPr>
        <w:t>You are not using the Java bindings (i.e. Python, C#, or Ruby) and would like to use HtmlUnit Driver.</w:t>
      </w:r>
    </w:p>
    <w:p w:rsidR="009E2029" w:rsidRPr="00B734AF" w:rsidRDefault="009E2029" w:rsidP="009E2029">
      <w:pPr>
        <w:pStyle w:val="NormalWeb"/>
        <w:numPr>
          <w:ilvl w:val="0"/>
          <w:numId w:val="63"/>
        </w:numPr>
        <w:shd w:val="clear" w:color="auto" w:fill="FFFFFF"/>
        <w:spacing w:before="0" w:beforeAutospacing="0" w:after="88" w:afterAutospacing="0"/>
        <w:rPr>
          <w:rFonts w:ascii="PNR" w:hAnsi="PNR"/>
          <w:color w:val="555555"/>
        </w:rPr>
      </w:pPr>
    </w:p>
    <w:p w:rsidR="009E2029" w:rsidRPr="00B734AF" w:rsidRDefault="009E2029" w:rsidP="009E2029">
      <w:pPr>
        <w:pStyle w:val="NormalWeb"/>
        <w:numPr>
          <w:ilvl w:val="0"/>
          <w:numId w:val="63"/>
        </w:numPr>
        <w:shd w:val="clear" w:color="auto" w:fill="FFFFFF"/>
        <w:spacing w:before="0" w:beforeAutospacing="0" w:after="88" w:afterAutospacing="0"/>
        <w:rPr>
          <w:rFonts w:ascii="PNR" w:hAnsi="PNR"/>
          <w:color w:val="555555"/>
        </w:rPr>
      </w:pPr>
    </w:p>
    <w:p w:rsidR="009E2029" w:rsidRPr="00B734AF" w:rsidRDefault="009E2029" w:rsidP="009E2029">
      <w:pPr>
        <w:pStyle w:val="Heading1"/>
        <w:shd w:val="clear" w:color="auto" w:fill="FFFFFF"/>
        <w:spacing w:before="0" w:after="133" w:line="247" w:lineRule="atLeast"/>
        <w:rPr>
          <w:rFonts w:ascii="DNLTR" w:hAnsi="DNLTR"/>
          <w:color w:val="78A300"/>
          <w:sz w:val="24"/>
          <w:szCs w:val="24"/>
        </w:rPr>
      </w:pPr>
      <w:r w:rsidRPr="00B734AF">
        <w:rPr>
          <w:rFonts w:ascii="DNLTR" w:hAnsi="DNLTR"/>
          <w:color w:val="78A300"/>
          <w:sz w:val="24"/>
          <w:szCs w:val="24"/>
        </w:rPr>
        <w:t>what is ZAPI ? is ZAPI same as ZBot ?</w:t>
      </w:r>
    </w:p>
    <w:p w:rsidR="009E2029" w:rsidRPr="00B734AF" w:rsidRDefault="009E2029" w:rsidP="009E2029">
      <w:pPr>
        <w:pStyle w:val="NormalWeb"/>
        <w:shd w:val="clear" w:color="auto" w:fill="FFFFFF"/>
        <w:spacing w:before="0" w:beforeAutospacing="0" w:after="88" w:afterAutospacing="0"/>
        <w:ind w:left="720"/>
        <w:rPr>
          <w:rFonts w:ascii="PNR" w:hAnsi="PNR"/>
          <w:color w:val="555555"/>
        </w:rPr>
      </w:pPr>
    </w:p>
    <w:p w:rsidR="009E2029" w:rsidRPr="00B734AF" w:rsidRDefault="009E2029" w:rsidP="009E2029">
      <w:pPr>
        <w:pStyle w:val="NormalWeb"/>
        <w:shd w:val="clear" w:color="auto" w:fill="FFFFFF"/>
        <w:spacing w:before="0" w:beforeAutospacing="0" w:after="88" w:afterAutospacing="0"/>
        <w:ind w:left="720"/>
        <w:rPr>
          <w:rFonts w:ascii="PNR" w:hAnsi="PNR"/>
          <w:color w:val="555555"/>
        </w:rPr>
      </w:pPr>
      <w:r w:rsidRPr="00B734AF">
        <w:rPr>
          <w:rFonts w:ascii="PNR" w:hAnsi="PNR"/>
          <w:color w:val="555555"/>
        </w:rPr>
        <w:t>ZAPI is an add-on to Zephyr for JIRA Server, that allows access to its testing data programmatically via RESTful APIs. Please access the below link to know more about ZAPI.</w:t>
      </w:r>
    </w:p>
    <w:p w:rsidR="00D6006F" w:rsidRPr="00B734AF" w:rsidRDefault="00D6006F" w:rsidP="00D6006F">
      <w:pPr>
        <w:shd w:val="clear" w:color="auto" w:fill="FFFFFF"/>
        <w:outlineLvl w:val="2"/>
        <w:rPr>
          <w:rFonts w:ascii="Segoe UI" w:hAnsi="Segoe UI" w:cs="Segoe UI"/>
          <w:b/>
          <w:bCs/>
          <w:color w:val="333333"/>
        </w:rPr>
      </w:pPr>
      <w:r w:rsidRPr="00B734AF">
        <w:rPr>
          <w:rFonts w:ascii="Segoe UI" w:hAnsi="Segoe UI" w:cs="Segoe UI"/>
          <w:b/>
          <w:bCs/>
          <w:color w:val="333333"/>
        </w:rPr>
        <w:t>The Concept</w:t>
      </w:r>
    </w:p>
    <w:p w:rsidR="00D6006F" w:rsidRPr="00B734AF" w:rsidRDefault="00D6006F" w:rsidP="00D6006F">
      <w:pPr>
        <w:shd w:val="clear" w:color="auto" w:fill="FFFFFF"/>
        <w:spacing w:before="88"/>
        <w:rPr>
          <w:rFonts w:ascii="Segoe UI" w:hAnsi="Segoe UI" w:cs="Segoe UI"/>
          <w:color w:val="091E42"/>
        </w:rPr>
      </w:pPr>
      <w:r w:rsidRPr="00B734AF">
        <w:rPr>
          <w:rFonts w:ascii="Segoe UI" w:hAnsi="Segoe UI" w:cs="Segoe UI"/>
          <w:color w:val="091E42"/>
        </w:rPr>
        <w:t>Zephyr is based around a concept of Desktops &amp; Dashboards. Every role in a Test/QA Department has a customized web-based Desktop with relevant applications that allow them to do their jobs quickly and efficiently, as they all share data from a centralized Zephyr Server and communicate via a collaborative backbone. Dashboards are automated and live, keeping the whole company updated on every aspect of testing and product quality. The Zephyr Server offers integrations to a JIRA Defect Tracking systems. The ZBot, ZIP technologies, and documented APIs allows integration with various automation tools.</w:t>
      </w:r>
    </w:p>
    <w:p w:rsidR="00D6006F" w:rsidRPr="00B734AF" w:rsidRDefault="00D6006F" w:rsidP="00D6006F">
      <w:pPr>
        <w:shd w:val="clear" w:color="auto" w:fill="FFFFFF"/>
        <w:spacing w:before="265"/>
        <w:outlineLvl w:val="2"/>
        <w:rPr>
          <w:rFonts w:ascii="Segoe UI" w:hAnsi="Segoe UI" w:cs="Segoe UI"/>
          <w:b/>
          <w:bCs/>
          <w:color w:val="333333"/>
        </w:rPr>
      </w:pPr>
      <w:r w:rsidRPr="00B734AF">
        <w:rPr>
          <w:rFonts w:ascii="Segoe UI" w:hAnsi="Segoe UI" w:cs="Segoe UI"/>
          <w:b/>
          <w:bCs/>
          <w:color w:val="333333"/>
        </w:rPr>
        <w:t>Roles</w:t>
      </w:r>
    </w:p>
    <w:p w:rsidR="00D6006F" w:rsidRPr="00B734AF" w:rsidRDefault="00D6006F" w:rsidP="00D6006F">
      <w:pPr>
        <w:shd w:val="clear" w:color="auto" w:fill="FFFFFF"/>
        <w:spacing w:before="88"/>
        <w:rPr>
          <w:rFonts w:ascii="Segoe UI" w:hAnsi="Segoe UI" w:cs="Segoe UI"/>
          <w:color w:val="091E42"/>
        </w:rPr>
      </w:pPr>
      <w:r w:rsidRPr="00B734AF">
        <w:rPr>
          <w:rFonts w:ascii="Segoe UI" w:hAnsi="Segoe UI" w:cs="Segoe UI"/>
          <w:color w:val="091E42"/>
        </w:rPr>
        <w:t xml:space="preserve">By default, the users of Zephyr fall typically in 5 roles: Test Manager, Test Lead, Tester, Defect and Dashboard user. Custom roles can be defined as needed in the system. Test Managers set up their test resources in the system and assign them to various projects that are being undertaken by the Test Department. Emails are automatically sent to them with information on how to log into their Desktops. Test Leads and Testers now log into Zephyr and are presented with project/release areas with relevant applications to help them effectively and collaboratively do their jobs. Defect users use the Defect Tracking System in their Desktops. Dashboard users are only allowed access to Dashboards. Roles for Developers, Project Managers and Business personnel can also be </w:t>
      </w:r>
      <w:r w:rsidRPr="00B734AF">
        <w:rPr>
          <w:rFonts w:ascii="Segoe UI" w:hAnsi="Segoe UI" w:cs="Segoe UI"/>
          <w:color w:val="091E42"/>
        </w:rPr>
        <w:lastRenderedPageBreak/>
        <w:t>created and allowed access to specific applications thereby allowing them to interact with data.</w:t>
      </w:r>
    </w:p>
    <w:p w:rsidR="009E2029" w:rsidRPr="00B734AF" w:rsidRDefault="009B7DA2" w:rsidP="009E2029">
      <w:pPr>
        <w:shd w:val="clear" w:color="auto" w:fill="FFFFFF"/>
        <w:spacing w:before="100" w:beforeAutospacing="1" w:after="100" w:afterAutospacing="1"/>
        <w:rPr>
          <w:rFonts w:ascii="Helvetica" w:hAnsi="Helvetica"/>
          <w:color w:val="333333"/>
        </w:rPr>
      </w:pPr>
      <w:r w:rsidRPr="00B734AF">
        <w:rPr>
          <w:rFonts w:ascii="Helvetica" w:hAnsi="Helvetica"/>
          <w:color w:val="333333"/>
        </w:rPr>
        <w:t>https://zephyrdocs.atlassian.net/wiki/spaces/ZE61/pages/263522555/Zephyr+Vortex</w:t>
      </w:r>
    </w:p>
    <w:p w:rsidR="0078238E" w:rsidRPr="00B734AF" w:rsidRDefault="0078238E" w:rsidP="009E2029">
      <w:pPr>
        <w:shd w:val="clear" w:color="auto" w:fill="FFFFFF"/>
        <w:spacing w:before="100" w:beforeAutospacing="1" w:after="100" w:afterAutospacing="1"/>
        <w:rPr>
          <w:rFonts w:ascii="Helvetica" w:hAnsi="Helvetica"/>
          <w:color w:val="333333"/>
        </w:rPr>
      </w:pPr>
    </w:p>
    <w:p w:rsidR="0078238E" w:rsidRPr="00B734AF" w:rsidRDefault="0078238E" w:rsidP="009E2029">
      <w:pPr>
        <w:shd w:val="clear" w:color="auto" w:fill="FFFFFF"/>
        <w:spacing w:before="100" w:beforeAutospacing="1" w:after="100" w:afterAutospacing="1"/>
        <w:rPr>
          <w:rFonts w:ascii="Helvetica" w:hAnsi="Helvetica"/>
          <w:color w:val="333333"/>
        </w:rPr>
      </w:pPr>
    </w:p>
    <w:p w:rsidR="0078238E" w:rsidRPr="00B734AF" w:rsidRDefault="00802C2E" w:rsidP="0078238E">
      <w:pPr>
        <w:pStyle w:val="Heading1"/>
        <w:shd w:val="clear" w:color="auto" w:fill="FFFFFF"/>
        <w:spacing w:before="0" w:after="0"/>
        <w:textAlignment w:val="baseline"/>
        <w:rPr>
          <w:rFonts w:ascii="Arial" w:hAnsi="Arial" w:cs="Arial"/>
          <w:color w:val="242729"/>
          <w:sz w:val="24"/>
          <w:szCs w:val="24"/>
        </w:rPr>
      </w:pPr>
      <w:hyperlink r:id="rId151" w:history="1">
        <w:r w:rsidR="0078238E" w:rsidRPr="00B734AF">
          <w:rPr>
            <w:rStyle w:val="Hyperlink"/>
            <w:rFonts w:ascii="Arial" w:hAnsi="Arial" w:cs="Arial"/>
            <w:b w:val="0"/>
            <w:bCs w:val="0"/>
            <w:color w:val="242729"/>
            <w:sz w:val="24"/>
            <w:szCs w:val="24"/>
            <w:bdr w:val="none" w:sz="0" w:space="0" w:color="auto" w:frame="1"/>
          </w:rPr>
          <w:t>How to get the test result status from TestNG/Selenium in @AfterMethod?</w:t>
        </w:r>
      </w:hyperlink>
    </w:p>
    <w:p w:rsidR="0078238E" w:rsidRPr="00B734AF" w:rsidRDefault="0078238E" w:rsidP="009E2029">
      <w:pPr>
        <w:shd w:val="clear" w:color="auto" w:fill="FFFFFF"/>
        <w:spacing w:before="100" w:beforeAutospacing="1" w:after="100" w:afterAutospacing="1"/>
        <w:rPr>
          <w:rFonts w:ascii="Helvetica" w:hAnsi="Helvetica"/>
          <w:color w:val="333333"/>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class</w:t>
      </w:r>
      <w:r w:rsidRPr="00B734AF">
        <w:rPr>
          <w:rFonts w:ascii="inherit" w:hAnsi="inherit" w:cs="Consolas"/>
          <w:color w:val="303336"/>
        </w:rPr>
        <w:t xml:space="preserve"> stacktest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7D2727"/>
        </w:rPr>
        <w:t>@Test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void</w:t>
      </w:r>
      <w:r w:rsidRPr="00B734AF">
        <w:rPr>
          <w:rFonts w:ascii="inherit" w:hAnsi="inherit" w:cs="Consolas"/>
          <w:color w:val="303336"/>
        </w:rPr>
        <w:t xml:space="preserve"> teststackquestion()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boolean</w:t>
      </w:r>
      <w:r w:rsidRPr="00B734AF">
        <w:rPr>
          <w:rFonts w:ascii="inherit" w:hAnsi="inherit" w:cs="Consolas"/>
          <w:color w:val="303336"/>
        </w:rPr>
        <w:t xml:space="preserve"> actual = </w:t>
      </w:r>
      <w:r w:rsidRPr="00B734AF">
        <w:rPr>
          <w:rFonts w:ascii="inherit" w:hAnsi="inherit" w:cs="Consolas"/>
          <w:color w:val="101094"/>
        </w:rPr>
        <w:t>true</w:t>
      </w: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boolean</w:t>
      </w:r>
      <w:r w:rsidRPr="00B734AF">
        <w:rPr>
          <w:rFonts w:ascii="inherit" w:hAnsi="inherit" w:cs="Consolas"/>
          <w:color w:val="303336"/>
        </w:rPr>
        <w:t xml:space="preserve"> expected = </w:t>
      </w:r>
      <w:r w:rsidRPr="00B734AF">
        <w:rPr>
          <w:rFonts w:ascii="inherit" w:hAnsi="inherit" w:cs="Consolas"/>
          <w:color w:val="101094"/>
        </w:rPr>
        <w:t>false</w:t>
      </w: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Assert</w:t>
      </w:r>
      <w:r w:rsidRPr="00B734AF">
        <w:rPr>
          <w:rFonts w:ascii="inherit" w:hAnsi="inherit" w:cs="Consolas"/>
          <w:color w:val="303336"/>
        </w:rPr>
        <w:t>.assertEquals(actual, expected);</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7D2727"/>
        </w:rPr>
        <w:t>@AfterMethod</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101094"/>
        </w:rPr>
        <w:t>public</w:t>
      </w:r>
      <w:r w:rsidRPr="00B734AF">
        <w:rPr>
          <w:rFonts w:ascii="inherit" w:hAnsi="inherit" w:cs="Consolas"/>
          <w:color w:val="303336"/>
        </w:rPr>
        <w:t xml:space="preserve"> </w:t>
      </w:r>
      <w:r w:rsidRPr="00B734AF">
        <w:rPr>
          <w:rFonts w:ascii="inherit" w:hAnsi="inherit" w:cs="Consolas"/>
          <w:color w:val="101094"/>
        </w:rPr>
        <w:t>void</w:t>
      </w:r>
      <w:r w:rsidRPr="00B734AF">
        <w:rPr>
          <w:rFonts w:ascii="inherit" w:hAnsi="inherit" w:cs="Consolas"/>
          <w:color w:val="303336"/>
        </w:rPr>
        <w:t xml:space="preserve"> afterMethod(</w:t>
      </w:r>
      <w:r w:rsidRPr="00B734AF">
        <w:rPr>
          <w:rFonts w:ascii="inherit" w:hAnsi="inherit" w:cs="Consolas"/>
          <w:color w:val="2B91AF"/>
        </w:rPr>
        <w:t>ITestResult</w:t>
      </w:r>
      <w:r w:rsidRPr="00B734AF">
        <w:rPr>
          <w:rFonts w:ascii="inherit" w:hAnsi="inherit" w:cs="Consolas"/>
          <w:color w:val="303336"/>
        </w:rPr>
        <w:t xml:space="preserve"> result)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try</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if</w:t>
      </w:r>
      <w:r w:rsidRPr="00B734AF">
        <w:rPr>
          <w:rFonts w:ascii="inherit" w:hAnsi="inherit" w:cs="Consolas"/>
          <w:color w:val="303336"/>
        </w:rPr>
        <w:t xml:space="preserve">(result.getStatus() == </w:t>
      </w:r>
      <w:r w:rsidRPr="00B734AF">
        <w:rPr>
          <w:rFonts w:ascii="inherit" w:hAnsi="inherit" w:cs="Consolas"/>
          <w:color w:val="2B91AF"/>
        </w:rPr>
        <w:t>ITestResult</w:t>
      </w:r>
      <w:r w:rsidRPr="00B734AF">
        <w:rPr>
          <w:rFonts w:ascii="inherit" w:hAnsi="inherit" w:cs="Consolas"/>
          <w:color w:val="303336"/>
        </w:rPr>
        <w:t>.SUCCESS)</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//Do something here</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System</w:t>
      </w:r>
      <w:r w:rsidRPr="00B734AF">
        <w:rPr>
          <w:rFonts w:ascii="inherit" w:hAnsi="inherit" w:cs="Consolas"/>
          <w:color w:val="303336"/>
        </w:rPr>
        <w:t>.out.println(</w:t>
      </w:r>
      <w:r w:rsidRPr="00B734AF">
        <w:rPr>
          <w:rFonts w:ascii="inherit" w:hAnsi="inherit" w:cs="Consolas"/>
          <w:color w:val="7D2727"/>
        </w:rPr>
        <w:t>"passed **********"</w:t>
      </w: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else</w:t>
      </w:r>
      <w:r w:rsidRPr="00B734AF">
        <w:rPr>
          <w:rFonts w:ascii="inherit" w:hAnsi="inherit" w:cs="Consolas"/>
          <w:color w:val="303336"/>
        </w:rPr>
        <w:t xml:space="preserve"> </w:t>
      </w:r>
      <w:r w:rsidRPr="00B734AF">
        <w:rPr>
          <w:rFonts w:ascii="inherit" w:hAnsi="inherit" w:cs="Consolas"/>
          <w:color w:val="101094"/>
        </w:rPr>
        <w:t>if</w:t>
      </w:r>
      <w:r w:rsidRPr="00B734AF">
        <w:rPr>
          <w:rFonts w:ascii="inherit" w:hAnsi="inherit" w:cs="Consolas"/>
          <w:color w:val="303336"/>
        </w:rPr>
        <w:t xml:space="preserve">(result.getStatus() == </w:t>
      </w:r>
      <w:r w:rsidRPr="00B734AF">
        <w:rPr>
          <w:rFonts w:ascii="inherit" w:hAnsi="inherit" w:cs="Consolas"/>
          <w:color w:val="2B91AF"/>
        </w:rPr>
        <w:t>ITestResult</w:t>
      </w:r>
      <w:r w:rsidRPr="00B734AF">
        <w:rPr>
          <w:rFonts w:ascii="inherit" w:hAnsi="inherit" w:cs="Consolas"/>
          <w:color w:val="303336"/>
        </w:rPr>
        <w:t>.FAILURE)</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858C93"/>
        </w:rPr>
        <w:t>//Do something here</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System</w:t>
      </w:r>
      <w:r w:rsidRPr="00B734AF">
        <w:rPr>
          <w:rFonts w:ascii="inherit" w:hAnsi="inherit" w:cs="Consolas"/>
          <w:color w:val="303336"/>
        </w:rPr>
        <w:t>.out.println(</w:t>
      </w:r>
      <w:r w:rsidRPr="00B734AF">
        <w:rPr>
          <w:rFonts w:ascii="inherit" w:hAnsi="inherit" w:cs="Consolas"/>
          <w:color w:val="7D2727"/>
        </w:rPr>
        <w:t>"Failed ***********"</w:t>
      </w: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else</w:t>
      </w:r>
      <w:r w:rsidRPr="00B734AF">
        <w:rPr>
          <w:rFonts w:ascii="inherit" w:hAnsi="inherit" w:cs="Consolas"/>
          <w:color w:val="303336"/>
        </w:rPr>
        <w:t xml:space="preserve"> </w:t>
      </w:r>
      <w:r w:rsidRPr="00B734AF">
        <w:rPr>
          <w:rFonts w:ascii="inherit" w:hAnsi="inherit" w:cs="Consolas"/>
          <w:color w:val="101094"/>
        </w:rPr>
        <w:t>if</w:t>
      </w:r>
      <w:r w:rsidRPr="00B734AF">
        <w:rPr>
          <w:rFonts w:ascii="inherit" w:hAnsi="inherit" w:cs="Consolas"/>
          <w:color w:val="303336"/>
        </w:rPr>
        <w:t xml:space="preserve">(result.getStatus() == </w:t>
      </w:r>
      <w:r w:rsidRPr="00B734AF">
        <w:rPr>
          <w:rFonts w:ascii="inherit" w:hAnsi="inherit" w:cs="Consolas"/>
          <w:color w:val="2B91AF"/>
        </w:rPr>
        <w:t>ITestResult</w:t>
      </w:r>
      <w:r w:rsidRPr="00B734AF">
        <w:rPr>
          <w:rFonts w:ascii="inherit" w:hAnsi="inherit" w:cs="Consolas"/>
          <w:color w:val="303336"/>
        </w:rPr>
        <w:t>.SKIP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2B91AF"/>
        </w:rPr>
        <w:t>System</w:t>
      </w:r>
      <w:r w:rsidRPr="00B734AF">
        <w:rPr>
          <w:rFonts w:ascii="inherit" w:hAnsi="inherit" w:cs="Consolas"/>
          <w:color w:val="303336"/>
        </w:rPr>
        <w:t>.out.println(</w:t>
      </w:r>
      <w:r w:rsidRPr="00B734AF">
        <w:rPr>
          <w:rFonts w:ascii="inherit" w:hAnsi="inherit" w:cs="Consolas"/>
          <w:color w:val="7D2727"/>
        </w:rPr>
        <w:t>"Skiped***********"</w:t>
      </w: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r w:rsidRPr="00B734AF">
        <w:rPr>
          <w:rFonts w:ascii="inherit" w:hAnsi="inherit" w:cs="Consolas"/>
          <w:color w:val="101094"/>
        </w:rPr>
        <w:t>catch</w:t>
      </w:r>
      <w:r w:rsidRPr="00B734AF">
        <w:rPr>
          <w:rFonts w:ascii="inherit" w:hAnsi="inherit" w:cs="Consolas"/>
          <w:color w:val="303336"/>
        </w:rPr>
        <w:t>(</w:t>
      </w:r>
      <w:r w:rsidRPr="00B734AF">
        <w:rPr>
          <w:rFonts w:ascii="inherit" w:hAnsi="inherit" w:cs="Consolas"/>
          <w:color w:val="2B91AF"/>
        </w:rPr>
        <w:t>Exception</w:t>
      </w:r>
      <w:r w:rsidRPr="00B734AF">
        <w:rPr>
          <w:rFonts w:ascii="inherit" w:hAnsi="inherit" w:cs="Consolas"/>
          <w:color w:val="303336"/>
        </w:rPr>
        <w:t xml:space="preserve"> e)</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e.printStackTrace();</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r w:rsidRPr="00B734AF">
        <w:rPr>
          <w:rFonts w:ascii="inherit" w:hAnsi="inherit" w:cs="Consolas"/>
          <w:color w:val="303336"/>
        </w:rPr>
        <w:t xml:space="preserve">   }</w:t>
      </w: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nsolas"/>
          <w:color w:val="303336"/>
        </w:rPr>
      </w:pPr>
    </w:p>
    <w:p w:rsidR="0078238E" w:rsidRPr="00B734AF" w:rsidRDefault="0078238E" w:rsidP="0078238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color w:val="393318"/>
        </w:rPr>
      </w:pPr>
      <w:r w:rsidRPr="00B734AF">
        <w:rPr>
          <w:rFonts w:ascii="inherit" w:hAnsi="inherit" w:cs="Consolas"/>
          <w:color w:val="303336"/>
        </w:rPr>
        <w:t>}</w:t>
      </w:r>
    </w:p>
    <w:p w:rsidR="0078238E" w:rsidRPr="00B734AF" w:rsidRDefault="0078238E" w:rsidP="009E2029">
      <w:pPr>
        <w:shd w:val="clear" w:color="auto" w:fill="FFFFFF"/>
        <w:spacing w:before="100" w:beforeAutospacing="1" w:after="100" w:afterAutospacing="1"/>
        <w:rPr>
          <w:rFonts w:ascii="Helvetica" w:hAnsi="Helvetica"/>
          <w:color w:val="333333"/>
        </w:rPr>
      </w:pPr>
    </w:p>
    <w:p w:rsidR="0078238E" w:rsidRPr="00B734AF" w:rsidRDefault="0078238E" w:rsidP="009E2029">
      <w:pPr>
        <w:shd w:val="clear" w:color="auto" w:fill="FFFFFF"/>
        <w:spacing w:before="100" w:beforeAutospacing="1" w:after="100" w:afterAutospacing="1"/>
        <w:rPr>
          <w:rFonts w:ascii="Helvetica" w:hAnsi="Helvetica"/>
          <w:color w:val="333333"/>
        </w:rPr>
      </w:pPr>
    </w:p>
    <w:sectPr w:rsidR="0078238E" w:rsidRPr="00B734AF" w:rsidSect="005419C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2C2E" w:rsidRDefault="00802C2E" w:rsidP="003615F8">
      <w:r>
        <w:separator/>
      </w:r>
    </w:p>
  </w:endnote>
  <w:endnote w:type="continuationSeparator" w:id="0">
    <w:p w:rsidR="00802C2E" w:rsidRDefault="00802C2E" w:rsidP="00361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MS PMincho"/>
    <w:panose1 w:val="00000000000000000000"/>
    <w:charset w:val="80"/>
    <w:family w:val="roman"/>
    <w:notTrueType/>
    <w:pitch w:val="variable"/>
    <w:sig w:usb0="00000001" w:usb1="08070000" w:usb2="00000010" w:usb3="00000000" w:csb0="00020000" w:csb1="00000000"/>
  </w:font>
  <w:font w:name="Droid Sans Fallback">
    <w:altName w:val="MS Mincho"/>
    <w:panose1 w:val="00000000000000000000"/>
    <w:charset w:val="80"/>
    <w:family w:val="auto"/>
    <w:notTrueType/>
    <w:pitch w:val="variable"/>
    <w:sig w:usb0="00000001" w:usb1="08070000" w:usb2="00000010" w:usb3="00000000" w:csb0="00020000" w:csb1="00000000"/>
  </w:font>
  <w:font w:name="Lohit Hindi">
    <w:altName w:val="MS Mincho"/>
    <w:panose1 w:val="00000000000000000000"/>
    <w:charset w:val="80"/>
    <w:family w:val="auto"/>
    <w:notTrueType/>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ntic Slab">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Robot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verta">
    <w:altName w:val="Times New Roman"/>
    <w:panose1 w:val="00000000000000000000"/>
    <w:charset w:val="00"/>
    <w:family w:val="roman"/>
    <w:notTrueType/>
    <w:pitch w:val="default"/>
  </w:font>
  <w:font w:name="Droid Sans">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Lato">
    <w:altName w:val="Times New Roman"/>
    <w:panose1 w:val="00000000000000000000"/>
    <w:charset w:val="00"/>
    <w:family w:val="roman"/>
    <w:notTrueType/>
    <w:pitch w:val="default"/>
  </w:font>
  <w:font w:name="PNR">
    <w:altName w:val="Times New Roman"/>
    <w:panose1 w:val="00000000000000000000"/>
    <w:charset w:val="00"/>
    <w:family w:val="roman"/>
    <w:notTrueType/>
    <w:pitch w:val="default"/>
  </w:font>
  <w:font w:name="DNLTR">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2C2E" w:rsidRDefault="00802C2E" w:rsidP="003615F8">
      <w:r>
        <w:separator/>
      </w:r>
    </w:p>
  </w:footnote>
  <w:footnote w:type="continuationSeparator" w:id="0">
    <w:p w:rsidR="00802C2E" w:rsidRDefault="00802C2E" w:rsidP="003615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570D"/>
    <w:multiLevelType w:val="multilevel"/>
    <w:tmpl w:val="B5D0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723F8C"/>
    <w:multiLevelType w:val="multilevel"/>
    <w:tmpl w:val="4D1A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B102E"/>
    <w:multiLevelType w:val="multilevel"/>
    <w:tmpl w:val="C296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F3EC8"/>
    <w:multiLevelType w:val="multilevel"/>
    <w:tmpl w:val="674C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A077F5"/>
    <w:multiLevelType w:val="hybridMultilevel"/>
    <w:tmpl w:val="A40A8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5F68D7"/>
    <w:multiLevelType w:val="multilevel"/>
    <w:tmpl w:val="9EC8F0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BE3927"/>
    <w:multiLevelType w:val="multilevel"/>
    <w:tmpl w:val="90662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F1755D"/>
    <w:multiLevelType w:val="multilevel"/>
    <w:tmpl w:val="9EAC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405AFC"/>
    <w:multiLevelType w:val="multilevel"/>
    <w:tmpl w:val="9DE24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6D339B"/>
    <w:multiLevelType w:val="multilevel"/>
    <w:tmpl w:val="0942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9905FF"/>
    <w:multiLevelType w:val="multilevel"/>
    <w:tmpl w:val="58D2F3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EA6AD5"/>
    <w:multiLevelType w:val="multilevel"/>
    <w:tmpl w:val="71B2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F4E30E0"/>
    <w:multiLevelType w:val="multilevel"/>
    <w:tmpl w:val="6DE4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1600E6A"/>
    <w:multiLevelType w:val="multilevel"/>
    <w:tmpl w:val="673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4707D7"/>
    <w:multiLevelType w:val="multilevel"/>
    <w:tmpl w:val="EDA2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2816CA"/>
    <w:multiLevelType w:val="multilevel"/>
    <w:tmpl w:val="02EA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FF671E"/>
    <w:multiLevelType w:val="multilevel"/>
    <w:tmpl w:val="669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4F61B0"/>
    <w:multiLevelType w:val="multilevel"/>
    <w:tmpl w:val="EFBC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DAA7E76"/>
    <w:multiLevelType w:val="multilevel"/>
    <w:tmpl w:val="340A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04169B"/>
    <w:multiLevelType w:val="multilevel"/>
    <w:tmpl w:val="BB0C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159711C"/>
    <w:multiLevelType w:val="multilevel"/>
    <w:tmpl w:val="360E0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A0017B"/>
    <w:multiLevelType w:val="multilevel"/>
    <w:tmpl w:val="182A8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nsid w:val="320A67FF"/>
    <w:multiLevelType w:val="multilevel"/>
    <w:tmpl w:val="CC78A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26E5C8B"/>
    <w:multiLevelType w:val="multilevel"/>
    <w:tmpl w:val="04A47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867D8E"/>
    <w:multiLevelType w:val="multilevel"/>
    <w:tmpl w:val="E39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2D857C8"/>
    <w:multiLevelType w:val="multilevel"/>
    <w:tmpl w:val="997E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3464B9F"/>
    <w:multiLevelType w:val="multilevel"/>
    <w:tmpl w:val="C374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054B74"/>
    <w:multiLevelType w:val="multilevel"/>
    <w:tmpl w:val="E4F0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360906"/>
    <w:multiLevelType w:val="multilevel"/>
    <w:tmpl w:val="AA10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6535AED"/>
    <w:multiLevelType w:val="multilevel"/>
    <w:tmpl w:val="EBDA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70A4B93"/>
    <w:multiLevelType w:val="multilevel"/>
    <w:tmpl w:val="02EA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D947ED"/>
    <w:multiLevelType w:val="multilevel"/>
    <w:tmpl w:val="246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91C310D"/>
    <w:multiLevelType w:val="multilevel"/>
    <w:tmpl w:val="1BB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BF31B20"/>
    <w:multiLevelType w:val="multilevel"/>
    <w:tmpl w:val="8D36C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F62521A"/>
    <w:multiLevelType w:val="multilevel"/>
    <w:tmpl w:val="0692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nsid w:val="49690763"/>
    <w:multiLevelType w:val="hybridMultilevel"/>
    <w:tmpl w:val="9D763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4E6416E4"/>
    <w:multiLevelType w:val="multilevel"/>
    <w:tmpl w:val="D28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0FD4AB7"/>
    <w:multiLevelType w:val="multilevel"/>
    <w:tmpl w:val="123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10D37C2"/>
    <w:multiLevelType w:val="multilevel"/>
    <w:tmpl w:val="B112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C24A80"/>
    <w:multiLevelType w:val="multilevel"/>
    <w:tmpl w:val="CE3E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646110"/>
    <w:multiLevelType w:val="multilevel"/>
    <w:tmpl w:val="E054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030601"/>
    <w:multiLevelType w:val="multilevel"/>
    <w:tmpl w:val="0D98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0426E2"/>
    <w:multiLevelType w:val="multilevel"/>
    <w:tmpl w:val="C846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643068B"/>
    <w:multiLevelType w:val="multilevel"/>
    <w:tmpl w:val="4A2E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8200D49"/>
    <w:multiLevelType w:val="multilevel"/>
    <w:tmpl w:val="9A4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B5D4104"/>
    <w:multiLevelType w:val="multilevel"/>
    <w:tmpl w:val="0FF2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C9F77B5"/>
    <w:multiLevelType w:val="multilevel"/>
    <w:tmpl w:val="42C2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D60077D"/>
    <w:multiLevelType w:val="multilevel"/>
    <w:tmpl w:val="FBC0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D777A2D"/>
    <w:multiLevelType w:val="multilevel"/>
    <w:tmpl w:val="C552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5EBA485E"/>
    <w:multiLevelType w:val="multilevel"/>
    <w:tmpl w:val="25D4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2604947"/>
    <w:multiLevelType w:val="multilevel"/>
    <w:tmpl w:val="CAB4E8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5443826"/>
    <w:multiLevelType w:val="multilevel"/>
    <w:tmpl w:val="B120A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5DB3C69"/>
    <w:multiLevelType w:val="multilevel"/>
    <w:tmpl w:val="7756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6D13ECC"/>
    <w:multiLevelType w:val="multilevel"/>
    <w:tmpl w:val="C19C068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54">
    <w:nsid w:val="694A12A1"/>
    <w:multiLevelType w:val="multilevel"/>
    <w:tmpl w:val="B0DE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9D1454B"/>
    <w:multiLevelType w:val="multilevel"/>
    <w:tmpl w:val="18B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BF20032"/>
    <w:multiLevelType w:val="multilevel"/>
    <w:tmpl w:val="58D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CCA5F3B"/>
    <w:multiLevelType w:val="multilevel"/>
    <w:tmpl w:val="63DE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D1F1E02"/>
    <w:multiLevelType w:val="multilevel"/>
    <w:tmpl w:val="CA46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DD56007"/>
    <w:multiLevelType w:val="multilevel"/>
    <w:tmpl w:val="73782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1314090"/>
    <w:multiLevelType w:val="multilevel"/>
    <w:tmpl w:val="464C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2D35CCB"/>
    <w:multiLevelType w:val="multilevel"/>
    <w:tmpl w:val="67CE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6DE79EB"/>
    <w:multiLevelType w:val="multilevel"/>
    <w:tmpl w:val="E7C8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776E7B3A"/>
    <w:multiLevelType w:val="multilevel"/>
    <w:tmpl w:val="7F9C2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7C818B1"/>
    <w:multiLevelType w:val="multilevel"/>
    <w:tmpl w:val="DEFAD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7F84042"/>
    <w:multiLevelType w:val="multilevel"/>
    <w:tmpl w:val="B3402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9AA31B1"/>
    <w:multiLevelType w:val="multilevel"/>
    <w:tmpl w:val="FD2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CB0870"/>
    <w:multiLevelType w:val="multilevel"/>
    <w:tmpl w:val="DEAC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7B0D626E"/>
    <w:multiLevelType w:val="multilevel"/>
    <w:tmpl w:val="DE4C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F2B5D27"/>
    <w:multiLevelType w:val="multilevel"/>
    <w:tmpl w:val="C768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F924F65"/>
    <w:multiLevelType w:val="multilevel"/>
    <w:tmpl w:val="25FE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1"/>
  </w:num>
  <w:num w:numId="3">
    <w:abstractNumId w:val="48"/>
  </w:num>
  <w:num w:numId="4">
    <w:abstractNumId w:val="38"/>
  </w:num>
  <w:num w:numId="5">
    <w:abstractNumId w:val="41"/>
  </w:num>
  <w:num w:numId="6">
    <w:abstractNumId w:val="18"/>
  </w:num>
  <w:num w:numId="7">
    <w:abstractNumId w:val="44"/>
  </w:num>
  <w:num w:numId="8">
    <w:abstractNumId w:val="16"/>
  </w:num>
  <w:num w:numId="9">
    <w:abstractNumId w:val="5"/>
  </w:num>
  <w:num w:numId="10">
    <w:abstractNumId w:val="26"/>
  </w:num>
  <w:num w:numId="11">
    <w:abstractNumId w:val="34"/>
  </w:num>
  <w:num w:numId="12">
    <w:abstractNumId w:val="40"/>
  </w:num>
  <w:num w:numId="13">
    <w:abstractNumId w:val="61"/>
  </w:num>
  <w:num w:numId="14">
    <w:abstractNumId w:val="35"/>
  </w:num>
  <w:num w:numId="15">
    <w:abstractNumId w:val="0"/>
  </w:num>
  <w:num w:numId="16">
    <w:abstractNumId w:val="4"/>
  </w:num>
  <w:num w:numId="17">
    <w:abstractNumId w:val="64"/>
  </w:num>
  <w:num w:numId="18">
    <w:abstractNumId w:val="23"/>
  </w:num>
  <w:num w:numId="19">
    <w:abstractNumId w:val="42"/>
  </w:num>
  <w:num w:numId="20">
    <w:abstractNumId w:val="17"/>
  </w:num>
  <w:num w:numId="21">
    <w:abstractNumId w:val="62"/>
  </w:num>
  <w:num w:numId="22">
    <w:abstractNumId w:val="54"/>
  </w:num>
  <w:num w:numId="23">
    <w:abstractNumId w:val="30"/>
  </w:num>
  <w:num w:numId="24">
    <w:abstractNumId w:val="46"/>
  </w:num>
  <w:num w:numId="25">
    <w:abstractNumId w:val="65"/>
  </w:num>
  <w:num w:numId="26">
    <w:abstractNumId w:val="7"/>
  </w:num>
  <w:num w:numId="27">
    <w:abstractNumId w:val="27"/>
  </w:num>
  <w:num w:numId="28">
    <w:abstractNumId w:val="9"/>
  </w:num>
  <w:num w:numId="29">
    <w:abstractNumId w:val="68"/>
  </w:num>
  <w:num w:numId="30">
    <w:abstractNumId w:val="32"/>
  </w:num>
  <w:num w:numId="31">
    <w:abstractNumId w:val="55"/>
  </w:num>
  <w:num w:numId="32">
    <w:abstractNumId w:val="57"/>
  </w:num>
  <w:num w:numId="33">
    <w:abstractNumId w:val="15"/>
  </w:num>
  <w:num w:numId="34">
    <w:abstractNumId w:val="49"/>
  </w:num>
  <w:num w:numId="35">
    <w:abstractNumId w:val="28"/>
  </w:num>
  <w:num w:numId="36">
    <w:abstractNumId w:val="2"/>
  </w:num>
  <w:num w:numId="37">
    <w:abstractNumId w:val="58"/>
  </w:num>
  <w:num w:numId="38">
    <w:abstractNumId w:val="22"/>
  </w:num>
  <w:num w:numId="39">
    <w:abstractNumId w:val="31"/>
  </w:num>
  <w:num w:numId="40">
    <w:abstractNumId w:val="19"/>
  </w:num>
  <w:num w:numId="41">
    <w:abstractNumId w:val="67"/>
  </w:num>
  <w:num w:numId="42">
    <w:abstractNumId w:val="29"/>
  </w:num>
  <w:num w:numId="43">
    <w:abstractNumId w:val="20"/>
  </w:num>
  <w:num w:numId="44">
    <w:abstractNumId w:val="63"/>
  </w:num>
  <w:num w:numId="45">
    <w:abstractNumId w:val="11"/>
  </w:num>
  <w:num w:numId="46">
    <w:abstractNumId w:val="14"/>
  </w:num>
  <w:num w:numId="47">
    <w:abstractNumId w:val="50"/>
  </w:num>
  <w:num w:numId="48">
    <w:abstractNumId w:val="52"/>
  </w:num>
  <w:num w:numId="49">
    <w:abstractNumId w:val="60"/>
  </w:num>
  <w:num w:numId="50">
    <w:abstractNumId w:val="45"/>
  </w:num>
  <w:num w:numId="51">
    <w:abstractNumId w:val="70"/>
  </w:num>
  <w:num w:numId="52">
    <w:abstractNumId w:val="13"/>
  </w:num>
  <w:num w:numId="53">
    <w:abstractNumId w:val="33"/>
  </w:num>
  <w:num w:numId="54">
    <w:abstractNumId w:val="69"/>
  </w:num>
  <w:num w:numId="55">
    <w:abstractNumId w:val="56"/>
  </w:num>
  <w:num w:numId="56">
    <w:abstractNumId w:val="12"/>
  </w:num>
  <w:num w:numId="57">
    <w:abstractNumId w:val="1"/>
  </w:num>
  <w:num w:numId="58">
    <w:abstractNumId w:val="36"/>
  </w:num>
  <w:num w:numId="59">
    <w:abstractNumId w:val="3"/>
  </w:num>
  <w:num w:numId="60">
    <w:abstractNumId w:val="37"/>
  </w:num>
  <w:num w:numId="61">
    <w:abstractNumId w:val="25"/>
  </w:num>
  <w:num w:numId="62">
    <w:abstractNumId w:val="66"/>
  </w:num>
  <w:num w:numId="63">
    <w:abstractNumId w:val="24"/>
  </w:num>
  <w:num w:numId="64">
    <w:abstractNumId w:val="51"/>
  </w:num>
  <w:num w:numId="65">
    <w:abstractNumId w:val="6"/>
  </w:num>
  <w:num w:numId="66">
    <w:abstractNumId w:val="39"/>
  </w:num>
  <w:num w:numId="67">
    <w:abstractNumId w:val="43"/>
  </w:num>
  <w:num w:numId="68">
    <w:abstractNumId w:val="8"/>
  </w:num>
  <w:num w:numId="69">
    <w:abstractNumId w:val="10"/>
  </w:num>
  <w:num w:numId="70">
    <w:abstractNumId w:val="47"/>
  </w:num>
  <w:num w:numId="7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33473"/>
  </w:hdrShapeDefaults>
  <w:footnotePr>
    <w:footnote w:id="-1"/>
    <w:footnote w:id="0"/>
  </w:footnotePr>
  <w:endnotePr>
    <w:endnote w:id="-1"/>
    <w:endnote w:id="0"/>
  </w:endnotePr>
  <w:compat>
    <w:compatSetting w:name="compatibilityMode" w:uri="http://schemas.microsoft.com/office/word" w:val="12"/>
  </w:compat>
  <w:rsids>
    <w:rsidRoot w:val="00B172BD"/>
    <w:rsid w:val="00000810"/>
    <w:rsid w:val="00003F40"/>
    <w:rsid w:val="00004095"/>
    <w:rsid w:val="00006646"/>
    <w:rsid w:val="00006E72"/>
    <w:rsid w:val="0000729D"/>
    <w:rsid w:val="000100CE"/>
    <w:rsid w:val="00013C5A"/>
    <w:rsid w:val="000140AD"/>
    <w:rsid w:val="00020847"/>
    <w:rsid w:val="00024FB1"/>
    <w:rsid w:val="00025780"/>
    <w:rsid w:val="00031B19"/>
    <w:rsid w:val="000335AD"/>
    <w:rsid w:val="00040312"/>
    <w:rsid w:val="00041F4F"/>
    <w:rsid w:val="0004355F"/>
    <w:rsid w:val="000438EA"/>
    <w:rsid w:val="00044037"/>
    <w:rsid w:val="00044130"/>
    <w:rsid w:val="00044C01"/>
    <w:rsid w:val="0004723A"/>
    <w:rsid w:val="00051175"/>
    <w:rsid w:val="00053240"/>
    <w:rsid w:val="00055F2A"/>
    <w:rsid w:val="00060567"/>
    <w:rsid w:val="00073945"/>
    <w:rsid w:val="000742A9"/>
    <w:rsid w:val="00074D3E"/>
    <w:rsid w:val="00077B29"/>
    <w:rsid w:val="000818AE"/>
    <w:rsid w:val="00081B3C"/>
    <w:rsid w:val="00082601"/>
    <w:rsid w:val="00084B21"/>
    <w:rsid w:val="00085DF1"/>
    <w:rsid w:val="00087D5F"/>
    <w:rsid w:val="00093B3C"/>
    <w:rsid w:val="000947A7"/>
    <w:rsid w:val="000A27B7"/>
    <w:rsid w:val="000A2C21"/>
    <w:rsid w:val="000B02E8"/>
    <w:rsid w:val="000B0C33"/>
    <w:rsid w:val="000B5F1F"/>
    <w:rsid w:val="000B5FA2"/>
    <w:rsid w:val="000C5AFA"/>
    <w:rsid w:val="000C5C03"/>
    <w:rsid w:val="000D40D9"/>
    <w:rsid w:val="000D62AF"/>
    <w:rsid w:val="000E052E"/>
    <w:rsid w:val="000E119B"/>
    <w:rsid w:val="000E1C6A"/>
    <w:rsid w:val="000E475B"/>
    <w:rsid w:val="000E69D7"/>
    <w:rsid w:val="000E7448"/>
    <w:rsid w:val="000E7799"/>
    <w:rsid w:val="000F109E"/>
    <w:rsid w:val="000F2671"/>
    <w:rsid w:val="000F2C53"/>
    <w:rsid w:val="000F3C75"/>
    <w:rsid w:val="000F46EF"/>
    <w:rsid w:val="001259D7"/>
    <w:rsid w:val="0012646E"/>
    <w:rsid w:val="00126FBA"/>
    <w:rsid w:val="00140485"/>
    <w:rsid w:val="001437E9"/>
    <w:rsid w:val="00143F75"/>
    <w:rsid w:val="0014737E"/>
    <w:rsid w:val="001511AC"/>
    <w:rsid w:val="001519CF"/>
    <w:rsid w:val="0015414C"/>
    <w:rsid w:val="0015500B"/>
    <w:rsid w:val="00155805"/>
    <w:rsid w:val="00156609"/>
    <w:rsid w:val="00156BBA"/>
    <w:rsid w:val="0016401E"/>
    <w:rsid w:val="00165CEA"/>
    <w:rsid w:val="00172E67"/>
    <w:rsid w:val="00180F29"/>
    <w:rsid w:val="00182914"/>
    <w:rsid w:val="00187644"/>
    <w:rsid w:val="00190B04"/>
    <w:rsid w:val="001A0FAB"/>
    <w:rsid w:val="001A3025"/>
    <w:rsid w:val="001A3893"/>
    <w:rsid w:val="001A6AD5"/>
    <w:rsid w:val="001B00FE"/>
    <w:rsid w:val="001B0FC4"/>
    <w:rsid w:val="001B3926"/>
    <w:rsid w:val="001B51E7"/>
    <w:rsid w:val="001B5DE4"/>
    <w:rsid w:val="001B6051"/>
    <w:rsid w:val="001B72EF"/>
    <w:rsid w:val="001B74FF"/>
    <w:rsid w:val="001C344A"/>
    <w:rsid w:val="001C5FC2"/>
    <w:rsid w:val="001D17CF"/>
    <w:rsid w:val="001D310E"/>
    <w:rsid w:val="001E0863"/>
    <w:rsid w:val="001E1F9C"/>
    <w:rsid w:val="001E2FEC"/>
    <w:rsid w:val="001E69B4"/>
    <w:rsid w:val="001E7409"/>
    <w:rsid w:val="001F6DF7"/>
    <w:rsid w:val="002002EC"/>
    <w:rsid w:val="00201607"/>
    <w:rsid w:val="0020399E"/>
    <w:rsid w:val="00203B16"/>
    <w:rsid w:val="00203FDB"/>
    <w:rsid w:val="002072D7"/>
    <w:rsid w:val="00211FF7"/>
    <w:rsid w:val="00214435"/>
    <w:rsid w:val="00215E6E"/>
    <w:rsid w:val="0021615E"/>
    <w:rsid w:val="00216251"/>
    <w:rsid w:val="0021729D"/>
    <w:rsid w:val="00221F47"/>
    <w:rsid w:val="00222546"/>
    <w:rsid w:val="002258DE"/>
    <w:rsid w:val="002363A8"/>
    <w:rsid w:val="002417C0"/>
    <w:rsid w:val="00243E3A"/>
    <w:rsid w:val="00245A73"/>
    <w:rsid w:val="00245EF7"/>
    <w:rsid w:val="00246723"/>
    <w:rsid w:val="00253C9F"/>
    <w:rsid w:val="002541CF"/>
    <w:rsid w:val="0025658E"/>
    <w:rsid w:val="002615F9"/>
    <w:rsid w:val="00263F03"/>
    <w:rsid w:val="00265391"/>
    <w:rsid w:val="002724D3"/>
    <w:rsid w:val="00272E31"/>
    <w:rsid w:val="00275CEF"/>
    <w:rsid w:val="00280F5B"/>
    <w:rsid w:val="002818E1"/>
    <w:rsid w:val="002846BF"/>
    <w:rsid w:val="00290196"/>
    <w:rsid w:val="00295908"/>
    <w:rsid w:val="002959CA"/>
    <w:rsid w:val="002964B6"/>
    <w:rsid w:val="002975DB"/>
    <w:rsid w:val="0029783A"/>
    <w:rsid w:val="002A5A56"/>
    <w:rsid w:val="002A5A87"/>
    <w:rsid w:val="002A7449"/>
    <w:rsid w:val="002B257B"/>
    <w:rsid w:val="002B5293"/>
    <w:rsid w:val="002B6207"/>
    <w:rsid w:val="002B73D5"/>
    <w:rsid w:val="002B744D"/>
    <w:rsid w:val="002B781E"/>
    <w:rsid w:val="002C00A5"/>
    <w:rsid w:val="002C085B"/>
    <w:rsid w:val="002C42EF"/>
    <w:rsid w:val="002C50B4"/>
    <w:rsid w:val="002C6773"/>
    <w:rsid w:val="002D3357"/>
    <w:rsid w:val="002D3C63"/>
    <w:rsid w:val="002D3DF9"/>
    <w:rsid w:val="002E0613"/>
    <w:rsid w:val="002E5C06"/>
    <w:rsid w:val="002E69E0"/>
    <w:rsid w:val="002E78D6"/>
    <w:rsid w:val="002E7D76"/>
    <w:rsid w:val="002F377F"/>
    <w:rsid w:val="002F47CF"/>
    <w:rsid w:val="002F47D5"/>
    <w:rsid w:val="002F7E07"/>
    <w:rsid w:val="00300532"/>
    <w:rsid w:val="003007D5"/>
    <w:rsid w:val="003012C4"/>
    <w:rsid w:val="003013F0"/>
    <w:rsid w:val="00302D8F"/>
    <w:rsid w:val="00303FD5"/>
    <w:rsid w:val="00304A68"/>
    <w:rsid w:val="0030510E"/>
    <w:rsid w:val="0030573C"/>
    <w:rsid w:val="00310BCF"/>
    <w:rsid w:val="00324448"/>
    <w:rsid w:val="00325269"/>
    <w:rsid w:val="00333A6B"/>
    <w:rsid w:val="00333FE7"/>
    <w:rsid w:val="00334B95"/>
    <w:rsid w:val="00335AE5"/>
    <w:rsid w:val="00340132"/>
    <w:rsid w:val="00345476"/>
    <w:rsid w:val="003454AD"/>
    <w:rsid w:val="00347701"/>
    <w:rsid w:val="00351244"/>
    <w:rsid w:val="003513EB"/>
    <w:rsid w:val="00351B07"/>
    <w:rsid w:val="00353CDE"/>
    <w:rsid w:val="00353E12"/>
    <w:rsid w:val="00360585"/>
    <w:rsid w:val="00360A17"/>
    <w:rsid w:val="003610BE"/>
    <w:rsid w:val="003615F8"/>
    <w:rsid w:val="003631F0"/>
    <w:rsid w:val="003759A5"/>
    <w:rsid w:val="00376BA0"/>
    <w:rsid w:val="00377F92"/>
    <w:rsid w:val="00380F23"/>
    <w:rsid w:val="003816E0"/>
    <w:rsid w:val="00381EB0"/>
    <w:rsid w:val="00384E0D"/>
    <w:rsid w:val="003979EF"/>
    <w:rsid w:val="00397D6E"/>
    <w:rsid w:val="003A0DEA"/>
    <w:rsid w:val="003A495B"/>
    <w:rsid w:val="003B2AFA"/>
    <w:rsid w:val="003B3BE6"/>
    <w:rsid w:val="003B5C29"/>
    <w:rsid w:val="003C349E"/>
    <w:rsid w:val="003C36A4"/>
    <w:rsid w:val="003C4218"/>
    <w:rsid w:val="003C523D"/>
    <w:rsid w:val="003D14DB"/>
    <w:rsid w:val="003D2679"/>
    <w:rsid w:val="003D3411"/>
    <w:rsid w:val="003D472E"/>
    <w:rsid w:val="003E127D"/>
    <w:rsid w:val="003E210E"/>
    <w:rsid w:val="003E3143"/>
    <w:rsid w:val="003E5F0F"/>
    <w:rsid w:val="003F2A47"/>
    <w:rsid w:val="003F6930"/>
    <w:rsid w:val="003F6DE2"/>
    <w:rsid w:val="003F7C10"/>
    <w:rsid w:val="00405350"/>
    <w:rsid w:val="00405C1D"/>
    <w:rsid w:val="00406B28"/>
    <w:rsid w:val="00410FBF"/>
    <w:rsid w:val="004115A9"/>
    <w:rsid w:val="00411B15"/>
    <w:rsid w:val="00413E30"/>
    <w:rsid w:val="004156B8"/>
    <w:rsid w:val="004172D8"/>
    <w:rsid w:val="00421E61"/>
    <w:rsid w:val="00422396"/>
    <w:rsid w:val="004236E6"/>
    <w:rsid w:val="0042427D"/>
    <w:rsid w:val="00424A33"/>
    <w:rsid w:val="00425AEC"/>
    <w:rsid w:val="0042750E"/>
    <w:rsid w:val="0043141B"/>
    <w:rsid w:val="00432CB6"/>
    <w:rsid w:val="004451CB"/>
    <w:rsid w:val="00446D10"/>
    <w:rsid w:val="00446DCD"/>
    <w:rsid w:val="00451FE0"/>
    <w:rsid w:val="00452AE2"/>
    <w:rsid w:val="00453E0F"/>
    <w:rsid w:val="00454E64"/>
    <w:rsid w:val="0045638E"/>
    <w:rsid w:val="00456ADD"/>
    <w:rsid w:val="00456AFF"/>
    <w:rsid w:val="004619A4"/>
    <w:rsid w:val="00461E27"/>
    <w:rsid w:val="00464636"/>
    <w:rsid w:val="00465D1B"/>
    <w:rsid w:val="004678A1"/>
    <w:rsid w:val="004723FF"/>
    <w:rsid w:val="004749CB"/>
    <w:rsid w:val="00483E34"/>
    <w:rsid w:val="00484675"/>
    <w:rsid w:val="00485768"/>
    <w:rsid w:val="00485E66"/>
    <w:rsid w:val="00486239"/>
    <w:rsid w:val="004869D7"/>
    <w:rsid w:val="0049108E"/>
    <w:rsid w:val="00492E4D"/>
    <w:rsid w:val="00493FE2"/>
    <w:rsid w:val="00496290"/>
    <w:rsid w:val="004A030F"/>
    <w:rsid w:val="004A1B8C"/>
    <w:rsid w:val="004A1E1A"/>
    <w:rsid w:val="004A28C9"/>
    <w:rsid w:val="004A3FB4"/>
    <w:rsid w:val="004A515F"/>
    <w:rsid w:val="004A5841"/>
    <w:rsid w:val="004A5D0E"/>
    <w:rsid w:val="004B1EFA"/>
    <w:rsid w:val="004C10B5"/>
    <w:rsid w:val="004D0576"/>
    <w:rsid w:val="004D5372"/>
    <w:rsid w:val="004E1A3D"/>
    <w:rsid w:val="004E44EF"/>
    <w:rsid w:val="004E48BE"/>
    <w:rsid w:val="004E5788"/>
    <w:rsid w:val="004E600C"/>
    <w:rsid w:val="004E64BB"/>
    <w:rsid w:val="004E6858"/>
    <w:rsid w:val="004E6E76"/>
    <w:rsid w:val="004F1086"/>
    <w:rsid w:val="004F2F3D"/>
    <w:rsid w:val="004F689E"/>
    <w:rsid w:val="004F6D79"/>
    <w:rsid w:val="004F75B7"/>
    <w:rsid w:val="004F78EF"/>
    <w:rsid w:val="005035A3"/>
    <w:rsid w:val="00503D88"/>
    <w:rsid w:val="00507D48"/>
    <w:rsid w:val="00514084"/>
    <w:rsid w:val="0051756F"/>
    <w:rsid w:val="00521D9B"/>
    <w:rsid w:val="00527ECA"/>
    <w:rsid w:val="00537032"/>
    <w:rsid w:val="005419C7"/>
    <w:rsid w:val="00542CDB"/>
    <w:rsid w:val="0054324E"/>
    <w:rsid w:val="0054333A"/>
    <w:rsid w:val="005513F6"/>
    <w:rsid w:val="00551B7E"/>
    <w:rsid w:val="00551CE4"/>
    <w:rsid w:val="00553442"/>
    <w:rsid w:val="005608E9"/>
    <w:rsid w:val="005659A8"/>
    <w:rsid w:val="00565B46"/>
    <w:rsid w:val="00567B15"/>
    <w:rsid w:val="00570026"/>
    <w:rsid w:val="00571214"/>
    <w:rsid w:val="00571641"/>
    <w:rsid w:val="00572EBA"/>
    <w:rsid w:val="005736B5"/>
    <w:rsid w:val="005815BF"/>
    <w:rsid w:val="00584E09"/>
    <w:rsid w:val="00591144"/>
    <w:rsid w:val="00595AD6"/>
    <w:rsid w:val="005A1BB5"/>
    <w:rsid w:val="005A40FD"/>
    <w:rsid w:val="005A5CBE"/>
    <w:rsid w:val="005B0AC9"/>
    <w:rsid w:val="005B2286"/>
    <w:rsid w:val="005B2F59"/>
    <w:rsid w:val="005C1072"/>
    <w:rsid w:val="005C35BD"/>
    <w:rsid w:val="005C36B5"/>
    <w:rsid w:val="005C56B4"/>
    <w:rsid w:val="005D1473"/>
    <w:rsid w:val="005D1E7F"/>
    <w:rsid w:val="005D7648"/>
    <w:rsid w:val="005E24F6"/>
    <w:rsid w:val="005E64C7"/>
    <w:rsid w:val="005E7AD4"/>
    <w:rsid w:val="005F1FB8"/>
    <w:rsid w:val="005F3A47"/>
    <w:rsid w:val="005F3B44"/>
    <w:rsid w:val="005F4178"/>
    <w:rsid w:val="005F56BE"/>
    <w:rsid w:val="005F739E"/>
    <w:rsid w:val="0061002C"/>
    <w:rsid w:val="00611751"/>
    <w:rsid w:val="00617C78"/>
    <w:rsid w:val="006205A8"/>
    <w:rsid w:val="00625C05"/>
    <w:rsid w:val="006319A2"/>
    <w:rsid w:val="0063261B"/>
    <w:rsid w:val="00632AC2"/>
    <w:rsid w:val="00633FDF"/>
    <w:rsid w:val="0063441A"/>
    <w:rsid w:val="00642AEE"/>
    <w:rsid w:val="006505FB"/>
    <w:rsid w:val="00650BC8"/>
    <w:rsid w:val="006541F4"/>
    <w:rsid w:val="006542BA"/>
    <w:rsid w:val="00654B39"/>
    <w:rsid w:val="00654CE4"/>
    <w:rsid w:val="006552A2"/>
    <w:rsid w:val="006564AC"/>
    <w:rsid w:val="0066180C"/>
    <w:rsid w:val="0066300A"/>
    <w:rsid w:val="00671DB1"/>
    <w:rsid w:val="006736D7"/>
    <w:rsid w:val="006758D3"/>
    <w:rsid w:val="00676AB8"/>
    <w:rsid w:val="00680DEE"/>
    <w:rsid w:val="00682B61"/>
    <w:rsid w:val="00686FD7"/>
    <w:rsid w:val="00687352"/>
    <w:rsid w:val="00687549"/>
    <w:rsid w:val="00687B1E"/>
    <w:rsid w:val="00690484"/>
    <w:rsid w:val="00690BBA"/>
    <w:rsid w:val="00694591"/>
    <w:rsid w:val="00695394"/>
    <w:rsid w:val="006A4EF2"/>
    <w:rsid w:val="006A7893"/>
    <w:rsid w:val="006B2BC2"/>
    <w:rsid w:val="006B3349"/>
    <w:rsid w:val="006B57C6"/>
    <w:rsid w:val="006B7F35"/>
    <w:rsid w:val="006C0D79"/>
    <w:rsid w:val="006C13D0"/>
    <w:rsid w:val="006C2DB9"/>
    <w:rsid w:val="006C30FD"/>
    <w:rsid w:val="006C35DF"/>
    <w:rsid w:val="006C6589"/>
    <w:rsid w:val="006C72B8"/>
    <w:rsid w:val="006C76B0"/>
    <w:rsid w:val="006D330F"/>
    <w:rsid w:val="006D456F"/>
    <w:rsid w:val="006D54D3"/>
    <w:rsid w:val="006D5E43"/>
    <w:rsid w:val="006E06DD"/>
    <w:rsid w:val="006E0FC2"/>
    <w:rsid w:val="006E31B2"/>
    <w:rsid w:val="006F30B0"/>
    <w:rsid w:val="006F3B15"/>
    <w:rsid w:val="006F61FB"/>
    <w:rsid w:val="007020A9"/>
    <w:rsid w:val="00705B0C"/>
    <w:rsid w:val="00706253"/>
    <w:rsid w:val="007069AC"/>
    <w:rsid w:val="00710D33"/>
    <w:rsid w:val="00713C9C"/>
    <w:rsid w:val="007151EB"/>
    <w:rsid w:val="00715B36"/>
    <w:rsid w:val="007213BB"/>
    <w:rsid w:val="00722FB3"/>
    <w:rsid w:val="007268BB"/>
    <w:rsid w:val="00726AA3"/>
    <w:rsid w:val="00726E4E"/>
    <w:rsid w:val="007272F8"/>
    <w:rsid w:val="0072783B"/>
    <w:rsid w:val="00732051"/>
    <w:rsid w:val="00735393"/>
    <w:rsid w:val="0073587A"/>
    <w:rsid w:val="00735D4C"/>
    <w:rsid w:val="00736889"/>
    <w:rsid w:val="00737F6A"/>
    <w:rsid w:val="00741DFB"/>
    <w:rsid w:val="007429E9"/>
    <w:rsid w:val="00744F68"/>
    <w:rsid w:val="007462B4"/>
    <w:rsid w:val="0075183B"/>
    <w:rsid w:val="007564C6"/>
    <w:rsid w:val="00757EA6"/>
    <w:rsid w:val="00757FEB"/>
    <w:rsid w:val="007672D2"/>
    <w:rsid w:val="0077079A"/>
    <w:rsid w:val="00772B43"/>
    <w:rsid w:val="00772DE4"/>
    <w:rsid w:val="00774A7A"/>
    <w:rsid w:val="00774F3B"/>
    <w:rsid w:val="007767E0"/>
    <w:rsid w:val="007821FE"/>
    <w:rsid w:val="0078238E"/>
    <w:rsid w:val="0078476E"/>
    <w:rsid w:val="00785D9F"/>
    <w:rsid w:val="007917B1"/>
    <w:rsid w:val="00793D4A"/>
    <w:rsid w:val="00797100"/>
    <w:rsid w:val="007A087B"/>
    <w:rsid w:val="007A4063"/>
    <w:rsid w:val="007A4497"/>
    <w:rsid w:val="007A50D9"/>
    <w:rsid w:val="007A59C0"/>
    <w:rsid w:val="007A5A9A"/>
    <w:rsid w:val="007A6B11"/>
    <w:rsid w:val="007B32A9"/>
    <w:rsid w:val="007B3E8E"/>
    <w:rsid w:val="007B79DA"/>
    <w:rsid w:val="007C1190"/>
    <w:rsid w:val="007C125B"/>
    <w:rsid w:val="007C6ADD"/>
    <w:rsid w:val="007D482A"/>
    <w:rsid w:val="007D60FA"/>
    <w:rsid w:val="007D7A09"/>
    <w:rsid w:val="007E2CEB"/>
    <w:rsid w:val="007E547A"/>
    <w:rsid w:val="007E6E11"/>
    <w:rsid w:val="007E710A"/>
    <w:rsid w:val="007F1DE0"/>
    <w:rsid w:val="007F442F"/>
    <w:rsid w:val="007F5B47"/>
    <w:rsid w:val="007F6CC9"/>
    <w:rsid w:val="0080065F"/>
    <w:rsid w:val="00801751"/>
    <w:rsid w:val="00802C2E"/>
    <w:rsid w:val="0080467E"/>
    <w:rsid w:val="00804CF9"/>
    <w:rsid w:val="00807570"/>
    <w:rsid w:val="008103A2"/>
    <w:rsid w:val="00810644"/>
    <w:rsid w:val="00811917"/>
    <w:rsid w:val="00812484"/>
    <w:rsid w:val="00814A63"/>
    <w:rsid w:val="00814D41"/>
    <w:rsid w:val="008164EF"/>
    <w:rsid w:val="00820053"/>
    <w:rsid w:val="00820E32"/>
    <w:rsid w:val="00822318"/>
    <w:rsid w:val="00830ACE"/>
    <w:rsid w:val="00830B23"/>
    <w:rsid w:val="00840FDE"/>
    <w:rsid w:val="0084699D"/>
    <w:rsid w:val="00847C91"/>
    <w:rsid w:val="00851D7A"/>
    <w:rsid w:val="0085570D"/>
    <w:rsid w:val="0085751F"/>
    <w:rsid w:val="00861EC4"/>
    <w:rsid w:val="0086230F"/>
    <w:rsid w:val="00863BB9"/>
    <w:rsid w:val="00864D3E"/>
    <w:rsid w:val="00866B1B"/>
    <w:rsid w:val="00867A0D"/>
    <w:rsid w:val="00870C3E"/>
    <w:rsid w:val="008727EA"/>
    <w:rsid w:val="00872FB4"/>
    <w:rsid w:val="00873201"/>
    <w:rsid w:val="008831A0"/>
    <w:rsid w:val="00883A5E"/>
    <w:rsid w:val="00884BE8"/>
    <w:rsid w:val="00886B13"/>
    <w:rsid w:val="0089102D"/>
    <w:rsid w:val="00892B8F"/>
    <w:rsid w:val="00892CD8"/>
    <w:rsid w:val="00897115"/>
    <w:rsid w:val="008A2545"/>
    <w:rsid w:val="008A254D"/>
    <w:rsid w:val="008A4E33"/>
    <w:rsid w:val="008A6212"/>
    <w:rsid w:val="008A72C6"/>
    <w:rsid w:val="008B1B0C"/>
    <w:rsid w:val="008B469F"/>
    <w:rsid w:val="008B56CE"/>
    <w:rsid w:val="008B6B06"/>
    <w:rsid w:val="008C3BB1"/>
    <w:rsid w:val="008C58CF"/>
    <w:rsid w:val="008D0194"/>
    <w:rsid w:val="008D0FBD"/>
    <w:rsid w:val="008D18C8"/>
    <w:rsid w:val="008E1692"/>
    <w:rsid w:val="008E4519"/>
    <w:rsid w:val="008E6A05"/>
    <w:rsid w:val="008E782E"/>
    <w:rsid w:val="008F029E"/>
    <w:rsid w:val="008F58C4"/>
    <w:rsid w:val="008F634E"/>
    <w:rsid w:val="0090216A"/>
    <w:rsid w:val="00906CF7"/>
    <w:rsid w:val="00907627"/>
    <w:rsid w:val="009159D4"/>
    <w:rsid w:val="00916420"/>
    <w:rsid w:val="00922939"/>
    <w:rsid w:val="0092329E"/>
    <w:rsid w:val="009255D1"/>
    <w:rsid w:val="0092665B"/>
    <w:rsid w:val="0093244C"/>
    <w:rsid w:val="00932BDF"/>
    <w:rsid w:val="009360B8"/>
    <w:rsid w:val="0094016A"/>
    <w:rsid w:val="009413DF"/>
    <w:rsid w:val="00942759"/>
    <w:rsid w:val="00942B7C"/>
    <w:rsid w:val="0094405B"/>
    <w:rsid w:val="00946C94"/>
    <w:rsid w:val="00950A4D"/>
    <w:rsid w:val="0095202C"/>
    <w:rsid w:val="00957192"/>
    <w:rsid w:val="0095777B"/>
    <w:rsid w:val="00957C8B"/>
    <w:rsid w:val="0096062D"/>
    <w:rsid w:val="00960919"/>
    <w:rsid w:val="00962B82"/>
    <w:rsid w:val="0096603A"/>
    <w:rsid w:val="00966670"/>
    <w:rsid w:val="00966CF4"/>
    <w:rsid w:val="0097204C"/>
    <w:rsid w:val="0097331C"/>
    <w:rsid w:val="00973DC2"/>
    <w:rsid w:val="0097403B"/>
    <w:rsid w:val="009745F3"/>
    <w:rsid w:val="009771B8"/>
    <w:rsid w:val="00980647"/>
    <w:rsid w:val="00981DE0"/>
    <w:rsid w:val="00992B32"/>
    <w:rsid w:val="00992C38"/>
    <w:rsid w:val="00994E2F"/>
    <w:rsid w:val="009951C8"/>
    <w:rsid w:val="0099678F"/>
    <w:rsid w:val="00996E20"/>
    <w:rsid w:val="009972A6"/>
    <w:rsid w:val="009A0E89"/>
    <w:rsid w:val="009A4180"/>
    <w:rsid w:val="009A6CE2"/>
    <w:rsid w:val="009A7FDC"/>
    <w:rsid w:val="009B2918"/>
    <w:rsid w:val="009B4512"/>
    <w:rsid w:val="009B613E"/>
    <w:rsid w:val="009B7DA2"/>
    <w:rsid w:val="009C1226"/>
    <w:rsid w:val="009D12F6"/>
    <w:rsid w:val="009D1BA6"/>
    <w:rsid w:val="009D375C"/>
    <w:rsid w:val="009D52DC"/>
    <w:rsid w:val="009D7381"/>
    <w:rsid w:val="009E00C4"/>
    <w:rsid w:val="009E2029"/>
    <w:rsid w:val="009E46C1"/>
    <w:rsid w:val="009E6626"/>
    <w:rsid w:val="009E6859"/>
    <w:rsid w:val="009E722E"/>
    <w:rsid w:val="009F0040"/>
    <w:rsid w:val="009F030A"/>
    <w:rsid w:val="009F0D9B"/>
    <w:rsid w:val="009F1111"/>
    <w:rsid w:val="009F2598"/>
    <w:rsid w:val="009F2894"/>
    <w:rsid w:val="009F3401"/>
    <w:rsid w:val="009F51B5"/>
    <w:rsid w:val="009F5B94"/>
    <w:rsid w:val="009F6904"/>
    <w:rsid w:val="009F7982"/>
    <w:rsid w:val="00A03F3D"/>
    <w:rsid w:val="00A04D92"/>
    <w:rsid w:val="00A070E7"/>
    <w:rsid w:val="00A07B99"/>
    <w:rsid w:val="00A14E9E"/>
    <w:rsid w:val="00A169BB"/>
    <w:rsid w:val="00A17298"/>
    <w:rsid w:val="00A2068B"/>
    <w:rsid w:val="00A2133A"/>
    <w:rsid w:val="00A26561"/>
    <w:rsid w:val="00A27232"/>
    <w:rsid w:val="00A277A5"/>
    <w:rsid w:val="00A32863"/>
    <w:rsid w:val="00A36201"/>
    <w:rsid w:val="00A415A0"/>
    <w:rsid w:val="00A42A4F"/>
    <w:rsid w:val="00A4493E"/>
    <w:rsid w:val="00A44F31"/>
    <w:rsid w:val="00A45DFE"/>
    <w:rsid w:val="00A46158"/>
    <w:rsid w:val="00A47370"/>
    <w:rsid w:val="00A551A2"/>
    <w:rsid w:val="00A56C8D"/>
    <w:rsid w:val="00A61AEF"/>
    <w:rsid w:val="00A61B9E"/>
    <w:rsid w:val="00A667B8"/>
    <w:rsid w:val="00A710AA"/>
    <w:rsid w:val="00A73362"/>
    <w:rsid w:val="00A77A25"/>
    <w:rsid w:val="00A82BFB"/>
    <w:rsid w:val="00A9199F"/>
    <w:rsid w:val="00A91EC9"/>
    <w:rsid w:val="00A9476C"/>
    <w:rsid w:val="00A962DD"/>
    <w:rsid w:val="00A9782F"/>
    <w:rsid w:val="00AA03EB"/>
    <w:rsid w:val="00AA0AF7"/>
    <w:rsid w:val="00AA2B37"/>
    <w:rsid w:val="00AB0091"/>
    <w:rsid w:val="00AB4755"/>
    <w:rsid w:val="00AC0921"/>
    <w:rsid w:val="00AC0A4F"/>
    <w:rsid w:val="00AC5952"/>
    <w:rsid w:val="00AD0616"/>
    <w:rsid w:val="00AD4C77"/>
    <w:rsid w:val="00AE08D4"/>
    <w:rsid w:val="00AE1E9E"/>
    <w:rsid w:val="00AE29F0"/>
    <w:rsid w:val="00AE2ECE"/>
    <w:rsid w:val="00AE3631"/>
    <w:rsid w:val="00AE79E3"/>
    <w:rsid w:val="00AF060C"/>
    <w:rsid w:val="00AF111E"/>
    <w:rsid w:val="00AF5D28"/>
    <w:rsid w:val="00AF7D03"/>
    <w:rsid w:val="00B00854"/>
    <w:rsid w:val="00B00F0D"/>
    <w:rsid w:val="00B10CC5"/>
    <w:rsid w:val="00B1102D"/>
    <w:rsid w:val="00B172BD"/>
    <w:rsid w:val="00B17C32"/>
    <w:rsid w:val="00B21B80"/>
    <w:rsid w:val="00B23B68"/>
    <w:rsid w:val="00B35223"/>
    <w:rsid w:val="00B37144"/>
    <w:rsid w:val="00B42FC5"/>
    <w:rsid w:val="00B43D7F"/>
    <w:rsid w:val="00B44794"/>
    <w:rsid w:val="00B45EA8"/>
    <w:rsid w:val="00B671FF"/>
    <w:rsid w:val="00B7101A"/>
    <w:rsid w:val="00B734AF"/>
    <w:rsid w:val="00B75C4A"/>
    <w:rsid w:val="00B802CB"/>
    <w:rsid w:val="00B8217C"/>
    <w:rsid w:val="00B83333"/>
    <w:rsid w:val="00B86560"/>
    <w:rsid w:val="00B87002"/>
    <w:rsid w:val="00B90A30"/>
    <w:rsid w:val="00B936AC"/>
    <w:rsid w:val="00B93C33"/>
    <w:rsid w:val="00B951A1"/>
    <w:rsid w:val="00B95D1B"/>
    <w:rsid w:val="00B97C09"/>
    <w:rsid w:val="00BA1F45"/>
    <w:rsid w:val="00BA20AD"/>
    <w:rsid w:val="00BB31F3"/>
    <w:rsid w:val="00BB508B"/>
    <w:rsid w:val="00BC0E53"/>
    <w:rsid w:val="00BC3071"/>
    <w:rsid w:val="00BD0ED8"/>
    <w:rsid w:val="00BD42E2"/>
    <w:rsid w:val="00BD5536"/>
    <w:rsid w:val="00BD78BC"/>
    <w:rsid w:val="00BE1879"/>
    <w:rsid w:val="00BE42FB"/>
    <w:rsid w:val="00BE4EF9"/>
    <w:rsid w:val="00BE5750"/>
    <w:rsid w:val="00BE6472"/>
    <w:rsid w:val="00BF4532"/>
    <w:rsid w:val="00BF66C5"/>
    <w:rsid w:val="00BF6C19"/>
    <w:rsid w:val="00BF7068"/>
    <w:rsid w:val="00BF761A"/>
    <w:rsid w:val="00BF77FC"/>
    <w:rsid w:val="00BF78AB"/>
    <w:rsid w:val="00C007DD"/>
    <w:rsid w:val="00C011AF"/>
    <w:rsid w:val="00C024B9"/>
    <w:rsid w:val="00C0534A"/>
    <w:rsid w:val="00C11A73"/>
    <w:rsid w:val="00C13A67"/>
    <w:rsid w:val="00C144ED"/>
    <w:rsid w:val="00C153A8"/>
    <w:rsid w:val="00C15789"/>
    <w:rsid w:val="00C173D8"/>
    <w:rsid w:val="00C213FF"/>
    <w:rsid w:val="00C21843"/>
    <w:rsid w:val="00C30613"/>
    <w:rsid w:val="00C31BA8"/>
    <w:rsid w:val="00C36EDB"/>
    <w:rsid w:val="00C410DD"/>
    <w:rsid w:val="00C42C81"/>
    <w:rsid w:val="00C43595"/>
    <w:rsid w:val="00C46D2A"/>
    <w:rsid w:val="00C46FC0"/>
    <w:rsid w:val="00C530F7"/>
    <w:rsid w:val="00C54B35"/>
    <w:rsid w:val="00C552AF"/>
    <w:rsid w:val="00C561C1"/>
    <w:rsid w:val="00C575AA"/>
    <w:rsid w:val="00C579DA"/>
    <w:rsid w:val="00C603B6"/>
    <w:rsid w:val="00C65D92"/>
    <w:rsid w:val="00C660B1"/>
    <w:rsid w:val="00C70257"/>
    <w:rsid w:val="00C7049F"/>
    <w:rsid w:val="00C759AB"/>
    <w:rsid w:val="00C8003B"/>
    <w:rsid w:val="00C80C24"/>
    <w:rsid w:val="00C844F2"/>
    <w:rsid w:val="00C86854"/>
    <w:rsid w:val="00C86D76"/>
    <w:rsid w:val="00C94ECF"/>
    <w:rsid w:val="00CA2EAC"/>
    <w:rsid w:val="00CA5EA0"/>
    <w:rsid w:val="00CA6D3D"/>
    <w:rsid w:val="00CA74F8"/>
    <w:rsid w:val="00CA7655"/>
    <w:rsid w:val="00CB17D8"/>
    <w:rsid w:val="00CB40A1"/>
    <w:rsid w:val="00CB43AA"/>
    <w:rsid w:val="00CB4A90"/>
    <w:rsid w:val="00CB6FE2"/>
    <w:rsid w:val="00CC2E97"/>
    <w:rsid w:val="00CC3C42"/>
    <w:rsid w:val="00CC6906"/>
    <w:rsid w:val="00CC7D65"/>
    <w:rsid w:val="00CD32E0"/>
    <w:rsid w:val="00CD4017"/>
    <w:rsid w:val="00CD48E8"/>
    <w:rsid w:val="00CE130F"/>
    <w:rsid w:val="00CE2A8A"/>
    <w:rsid w:val="00CF09F6"/>
    <w:rsid w:val="00CF0BA9"/>
    <w:rsid w:val="00CF3C87"/>
    <w:rsid w:val="00CF4BE3"/>
    <w:rsid w:val="00CF5AE5"/>
    <w:rsid w:val="00CF79F2"/>
    <w:rsid w:val="00D02F16"/>
    <w:rsid w:val="00D07036"/>
    <w:rsid w:val="00D10F2F"/>
    <w:rsid w:val="00D126B6"/>
    <w:rsid w:val="00D13497"/>
    <w:rsid w:val="00D13D3C"/>
    <w:rsid w:val="00D15B07"/>
    <w:rsid w:val="00D15CE8"/>
    <w:rsid w:val="00D16314"/>
    <w:rsid w:val="00D179DE"/>
    <w:rsid w:val="00D21295"/>
    <w:rsid w:val="00D26FB9"/>
    <w:rsid w:val="00D34EB9"/>
    <w:rsid w:val="00D35175"/>
    <w:rsid w:val="00D40500"/>
    <w:rsid w:val="00D41398"/>
    <w:rsid w:val="00D43EF6"/>
    <w:rsid w:val="00D44496"/>
    <w:rsid w:val="00D459CD"/>
    <w:rsid w:val="00D5447E"/>
    <w:rsid w:val="00D5478F"/>
    <w:rsid w:val="00D56081"/>
    <w:rsid w:val="00D6006F"/>
    <w:rsid w:val="00D612D0"/>
    <w:rsid w:val="00D620AE"/>
    <w:rsid w:val="00D64DF7"/>
    <w:rsid w:val="00D66EB6"/>
    <w:rsid w:val="00D74E3D"/>
    <w:rsid w:val="00D75291"/>
    <w:rsid w:val="00D752DE"/>
    <w:rsid w:val="00D84197"/>
    <w:rsid w:val="00D854BD"/>
    <w:rsid w:val="00D85AC1"/>
    <w:rsid w:val="00D90015"/>
    <w:rsid w:val="00D90521"/>
    <w:rsid w:val="00D90DB8"/>
    <w:rsid w:val="00D91B2C"/>
    <w:rsid w:val="00D94DEF"/>
    <w:rsid w:val="00D96AD0"/>
    <w:rsid w:val="00DA2990"/>
    <w:rsid w:val="00DA3AD7"/>
    <w:rsid w:val="00DA446F"/>
    <w:rsid w:val="00DB1A2D"/>
    <w:rsid w:val="00DB1D29"/>
    <w:rsid w:val="00DB4FBE"/>
    <w:rsid w:val="00DC0A6C"/>
    <w:rsid w:val="00DC26AD"/>
    <w:rsid w:val="00DC4252"/>
    <w:rsid w:val="00DD3338"/>
    <w:rsid w:val="00DD4646"/>
    <w:rsid w:val="00DD476D"/>
    <w:rsid w:val="00DD5C1B"/>
    <w:rsid w:val="00DE14E9"/>
    <w:rsid w:val="00DE2722"/>
    <w:rsid w:val="00DE2950"/>
    <w:rsid w:val="00DE4683"/>
    <w:rsid w:val="00DE4941"/>
    <w:rsid w:val="00DE4BD4"/>
    <w:rsid w:val="00DF6F2B"/>
    <w:rsid w:val="00E0196F"/>
    <w:rsid w:val="00E031D5"/>
    <w:rsid w:val="00E039AA"/>
    <w:rsid w:val="00E04166"/>
    <w:rsid w:val="00E07B9C"/>
    <w:rsid w:val="00E1309C"/>
    <w:rsid w:val="00E17A74"/>
    <w:rsid w:val="00E25466"/>
    <w:rsid w:val="00E25D63"/>
    <w:rsid w:val="00E26DB8"/>
    <w:rsid w:val="00E3106B"/>
    <w:rsid w:val="00E32092"/>
    <w:rsid w:val="00E3258A"/>
    <w:rsid w:val="00E40A47"/>
    <w:rsid w:val="00E40C37"/>
    <w:rsid w:val="00E4196D"/>
    <w:rsid w:val="00E43EB4"/>
    <w:rsid w:val="00E44660"/>
    <w:rsid w:val="00E4756A"/>
    <w:rsid w:val="00E5408C"/>
    <w:rsid w:val="00E542A1"/>
    <w:rsid w:val="00E555AE"/>
    <w:rsid w:val="00E57BF4"/>
    <w:rsid w:val="00E62BC4"/>
    <w:rsid w:val="00E670C8"/>
    <w:rsid w:val="00E733F9"/>
    <w:rsid w:val="00E73F4E"/>
    <w:rsid w:val="00E7479B"/>
    <w:rsid w:val="00E775C2"/>
    <w:rsid w:val="00E80BEF"/>
    <w:rsid w:val="00E80D12"/>
    <w:rsid w:val="00E82F5A"/>
    <w:rsid w:val="00E83B2B"/>
    <w:rsid w:val="00E84B0D"/>
    <w:rsid w:val="00E87FFE"/>
    <w:rsid w:val="00E94761"/>
    <w:rsid w:val="00E95493"/>
    <w:rsid w:val="00EA302E"/>
    <w:rsid w:val="00EA7E17"/>
    <w:rsid w:val="00EB2AFF"/>
    <w:rsid w:val="00EB535F"/>
    <w:rsid w:val="00EC174C"/>
    <w:rsid w:val="00EC37EE"/>
    <w:rsid w:val="00EC445A"/>
    <w:rsid w:val="00EC49CD"/>
    <w:rsid w:val="00ED2574"/>
    <w:rsid w:val="00ED2F9B"/>
    <w:rsid w:val="00ED56A4"/>
    <w:rsid w:val="00ED6DC3"/>
    <w:rsid w:val="00EE685E"/>
    <w:rsid w:val="00EE7BE4"/>
    <w:rsid w:val="00EF11E5"/>
    <w:rsid w:val="00EF3C58"/>
    <w:rsid w:val="00EF3CDA"/>
    <w:rsid w:val="00EF6A37"/>
    <w:rsid w:val="00EF6E24"/>
    <w:rsid w:val="00F0174E"/>
    <w:rsid w:val="00F02A5C"/>
    <w:rsid w:val="00F077E3"/>
    <w:rsid w:val="00F07F5E"/>
    <w:rsid w:val="00F107D7"/>
    <w:rsid w:val="00F1214A"/>
    <w:rsid w:val="00F12441"/>
    <w:rsid w:val="00F1293E"/>
    <w:rsid w:val="00F14429"/>
    <w:rsid w:val="00F14D5F"/>
    <w:rsid w:val="00F15F49"/>
    <w:rsid w:val="00F20BD4"/>
    <w:rsid w:val="00F22BF4"/>
    <w:rsid w:val="00F25C4E"/>
    <w:rsid w:val="00F26133"/>
    <w:rsid w:val="00F31972"/>
    <w:rsid w:val="00F327A2"/>
    <w:rsid w:val="00F37425"/>
    <w:rsid w:val="00F452DD"/>
    <w:rsid w:val="00F47B8B"/>
    <w:rsid w:val="00F54725"/>
    <w:rsid w:val="00F55C41"/>
    <w:rsid w:val="00F6025C"/>
    <w:rsid w:val="00F64B6B"/>
    <w:rsid w:val="00F65101"/>
    <w:rsid w:val="00F658A8"/>
    <w:rsid w:val="00F678F7"/>
    <w:rsid w:val="00F76B26"/>
    <w:rsid w:val="00F82785"/>
    <w:rsid w:val="00F87174"/>
    <w:rsid w:val="00F87E23"/>
    <w:rsid w:val="00F947C2"/>
    <w:rsid w:val="00F9643F"/>
    <w:rsid w:val="00F96ADE"/>
    <w:rsid w:val="00FA04D2"/>
    <w:rsid w:val="00FA08E7"/>
    <w:rsid w:val="00FA1EE7"/>
    <w:rsid w:val="00FA2801"/>
    <w:rsid w:val="00FA438A"/>
    <w:rsid w:val="00FA4EAD"/>
    <w:rsid w:val="00FB0331"/>
    <w:rsid w:val="00FB2DDB"/>
    <w:rsid w:val="00FB3151"/>
    <w:rsid w:val="00FB3597"/>
    <w:rsid w:val="00FB4EB1"/>
    <w:rsid w:val="00FB5875"/>
    <w:rsid w:val="00FB6107"/>
    <w:rsid w:val="00FC192E"/>
    <w:rsid w:val="00FC22DA"/>
    <w:rsid w:val="00FC4360"/>
    <w:rsid w:val="00FC5AD0"/>
    <w:rsid w:val="00FC5E6E"/>
    <w:rsid w:val="00FD1DB3"/>
    <w:rsid w:val="00FD2B69"/>
    <w:rsid w:val="00FD4F5C"/>
    <w:rsid w:val="00FE292A"/>
    <w:rsid w:val="00FE2993"/>
    <w:rsid w:val="00FE48F5"/>
    <w:rsid w:val="00FE55F7"/>
    <w:rsid w:val="00FE6594"/>
    <w:rsid w:val="00FE7381"/>
    <w:rsid w:val="00FF027A"/>
    <w:rsid w:val="00FF2A92"/>
    <w:rsid w:val="00FF3E3F"/>
    <w:rsid w:val="00FF5C6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3473"/>
    <o:shapelayout v:ext="edit">
      <o:idmap v:ext="edit" data="1"/>
    </o:shapelayout>
  </w:shapeDefaults>
  <w:decimalSymbol w:val="."/>
  <w:listSeparator w:val=","/>
  <w15:docId w15:val="{60D0B654-5CC8-4DEC-9BBF-0798FBBE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67E"/>
    <w:pPr>
      <w:spacing w:after="0" w:line="240" w:lineRule="auto"/>
    </w:pPr>
    <w:rPr>
      <w:sz w:val="24"/>
      <w:szCs w:val="24"/>
    </w:rPr>
  </w:style>
  <w:style w:type="paragraph" w:styleId="Heading1">
    <w:name w:val="heading 1"/>
    <w:basedOn w:val="Normal"/>
    <w:next w:val="Normal"/>
    <w:link w:val="Heading1Char"/>
    <w:uiPriority w:val="9"/>
    <w:qFormat/>
    <w:rsid w:val="00B00F0D"/>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link w:val="Heading2Char"/>
    <w:uiPriority w:val="9"/>
    <w:qFormat/>
    <w:rsid w:val="00B172B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B172BD"/>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B172BD"/>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996E20"/>
    <w:pPr>
      <w:keepNext/>
      <w:keepLines/>
      <w:spacing w:before="200"/>
      <w:outlineLvl w:val="4"/>
    </w:pPr>
    <w:rPr>
      <w:rFonts w:asciiTheme="majorHAnsi" w:eastAsiaTheme="majorEastAsia" w:hAnsiTheme="majorHAnsi" w:cstheme="majorBidi"/>
      <w:color w:val="9A00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00F0D"/>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locked/>
    <w:rsid w:val="005419C7"/>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locked/>
    <w:rsid w:val="005419C7"/>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locked/>
    <w:rsid w:val="005419C7"/>
    <w:rPr>
      <w:rFonts w:asciiTheme="minorHAnsi" w:eastAsiaTheme="minorEastAsia" w:hAnsiTheme="minorHAnsi" w:cstheme="minorBidi"/>
      <w:b/>
      <w:bCs/>
      <w:sz w:val="28"/>
      <w:szCs w:val="28"/>
      <w:lang w:val="en-US" w:eastAsia="en-US"/>
    </w:rPr>
  </w:style>
  <w:style w:type="character" w:styleId="Hyperlink">
    <w:name w:val="Hyperlink"/>
    <w:basedOn w:val="DefaultParagraphFont"/>
    <w:uiPriority w:val="99"/>
    <w:rsid w:val="00B172BD"/>
    <w:rPr>
      <w:rFonts w:cs="Times New Roman"/>
      <w:color w:val="0000FF"/>
      <w:u w:val="single"/>
    </w:rPr>
  </w:style>
  <w:style w:type="character" w:styleId="FollowedHyperlink">
    <w:name w:val="FollowedHyperlink"/>
    <w:basedOn w:val="DefaultParagraphFont"/>
    <w:uiPriority w:val="99"/>
    <w:rsid w:val="00B172BD"/>
    <w:rPr>
      <w:rFonts w:cs="Times New Roman"/>
      <w:color w:val="0000FF"/>
      <w:u w:val="single"/>
    </w:rPr>
  </w:style>
  <w:style w:type="character" w:customStyle="1" w:styleId="widget-item-control">
    <w:name w:val="widget-item-control"/>
    <w:basedOn w:val="DefaultParagraphFont"/>
    <w:uiPriority w:val="99"/>
    <w:rsid w:val="00B172BD"/>
    <w:rPr>
      <w:rFonts w:cs="Times New Roman"/>
    </w:rPr>
  </w:style>
  <w:style w:type="paragraph" w:styleId="NormalWeb">
    <w:name w:val="Normal (Web)"/>
    <w:basedOn w:val="Normal"/>
    <w:uiPriority w:val="99"/>
    <w:rsid w:val="00B172BD"/>
    <w:pPr>
      <w:spacing w:before="100" w:beforeAutospacing="1" w:after="100" w:afterAutospacing="1"/>
    </w:pPr>
  </w:style>
  <w:style w:type="character" w:customStyle="1" w:styleId="apple-style-span">
    <w:name w:val="apple-style-span"/>
    <w:basedOn w:val="DefaultParagraphFont"/>
    <w:uiPriority w:val="99"/>
    <w:rsid w:val="00B172BD"/>
    <w:rPr>
      <w:rFonts w:cs="Times New Roman"/>
    </w:rPr>
  </w:style>
  <w:style w:type="paragraph" w:styleId="HTMLPreformatted">
    <w:name w:val="HTML Preformatted"/>
    <w:basedOn w:val="Normal"/>
    <w:link w:val="HTMLPreformattedChar"/>
    <w:uiPriority w:val="99"/>
    <w:rsid w:val="00B17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5419C7"/>
    <w:rPr>
      <w:rFonts w:ascii="Courier New" w:hAnsi="Courier New" w:cs="Courier New"/>
      <w:sz w:val="20"/>
      <w:szCs w:val="20"/>
      <w:lang w:val="en-US" w:eastAsia="en-US"/>
    </w:rPr>
  </w:style>
  <w:style w:type="character" w:styleId="HTMLCode">
    <w:name w:val="HTML Code"/>
    <w:basedOn w:val="DefaultParagraphFont"/>
    <w:uiPriority w:val="99"/>
    <w:rsid w:val="00B172BD"/>
    <w:rPr>
      <w:rFonts w:ascii="Courier New" w:hAnsi="Courier New" w:cs="Courier New"/>
      <w:sz w:val="20"/>
      <w:szCs w:val="20"/>
    </w:rPr>
  </w:style>
  <w:style w:type="character" w:customStyle="1" w:styleId="n">
    <w:name w:val="n"/>
    <w:basedOn w:val="DefaultParagraphFont"/>
    <w:rsid w:val="00B172BD"/>
    <w:rPr>
      <w:rFonts w:cs="Times New Roman"/>
    </w:rPr>
  </w:style>
  <w:style w:type="character" w:customStyle="1" w:styleId="o">
    <w:name w:val="o"/>
    <w:basedOn w:val="DefaultParagraphFont"/>
    <w:rsid w:val="00B172BD"/>
    <w:rPr>
      <w:rFonts w:cs="Times New Roman"/>
    </w:rPr>
  </w:style>
  <w:style w:type="character" w:customStyle="1" w:styleId="na">
    <w:name w:val="na"/>
    <w:basedOn w:val="DefaultParagraphFont"/>
    <w:rsid w:val="00B172BD"/>
    <w:rPr>
      <w:rFonts w:cs="Times New Roman"/>
    </w:rPr>
  </w:style>
  <w:style w:type="character" w:customStyle="1" w:styleId="pln">
    <w:name w:val="pln"/>
    <w:basedOn w:val="DefaultParagraphFont"/>
    <w:rsid w:val="00B172BD"/>
    <w:rPr>
      <w:rFonts w:cs="Times New Roman"/>
    </w:rPr>
  </w:style>
  <w:style w:type="character" w:customStyle="1" w:styleId="pun">
    <w:name w:val="pun"/>
    <w:basedOn w:val="DefaultParagraphFont"/>
    <w:rsid w:val="00B172BD"/>
    <w:rPr>
      <w:rFonts w:cs="Times New Roman"/>
    </w:rPr>
  </w:style>
  <w:style w:type="character" w:customStyle="1" w:styleId="lit">
    <w:name w:val="lit"/>
    <w:basedOn w:val="DefaultParagraphFont"/>
    <w:rsid w:val="00B172BD"/>
    <w:rPr>
      <w:rFonts w:cs="Times New Roman"/>
    </w:rPr>
  </w:style>
  <w:style w:type="character" w:customStyle="1" w:styleId="typ">
    <w:name w:val="typ"/>
    <w:basedOn w:val="DefaultParagraphFont"/>
    <w:rsid w:val="00B172BD"/>
    <w:rPr>
      <w:rFonts w:cs="Times New Roman"/>
    </w:rPr>
  </w:style>
  <w:style w:type="character" w:customStyle="1" w:styleId="kwd">
    <w:name w:val="kwd"/>
    <w:basedOn w:val="DefaultParagraphFont"/>
    <w:rsid w:val="00B172BD"/>
    <w:rPr>
      <w:rFonts w:cs="Times New Roman"/>
    </w:rPr>
  </w:style>
  <w:style w:type="character" w:customStyle="1" w:styleId="str">
    <w:name w:val="str"/>
    <w:basedOn w:val="DefaultParagraphFont"/>
    <w:rsid w:val="00B172BD"/>
    <w:rPr>
      <w:rFonts w:cs="Times New Roman"/>
    </w:rPr>
  </w:style>
  <w:style w:type="character" w:customStyle="1" w:styleId="post-labels">
    <w:name w:val="post-labels"/>
    <w:basedOn w:val="DefaultParagraphFont"/>
    <w:uiPriority w:val="99"/>
    <w:rsid w:val="00B172BD"/>
    <w:rPr>
      <w:rFonts w:cs="Times New Roman"/>
    </w:rPr>
  </w:style>
  <w:style w:type="character" w:customStyle="1" w:styleId="post-authorvcard">
    <w:name w:val="post-author vcard"/>
    <w:basedOn w:val="DefaultParagraphFont"/>
    <w:uiPriority w:val="99"/>
    <w:rsid w:val="00B172BD"/>
    <w:rPr>
      <w:rFonts w:cs="Times New Roman"/>
    </w:rPr>
  </w:style>
  <w:style w:type="character" w:customStyle="1" w:styleId="post-timestamp">
    <w:name w:val="post-timestamp"/>
    <w:basedOn w:val="DefaultParagraphFont"/>
    <w:uiPriority w:val="99"/>
    <w:rsid w:val="00B172BD"/>
    <w:rPr>
      <w:rFonts w:cs="Times New Roman"/>
    </w:rPr>
  </w:style>
  <w:style w:type="character" w:customStyle="1" w:styleId="post-comment-link">
    <w:name w:val="post-comment-link"/>
    <w:basedOn w:val="DefaultParagraphFont"/>
    <w:uiPriority w:val="99"/>
    <w:rsid w:val="00B172BD"/>
    <w:rPr>
      <w:rFonts w:cs="Times New Roman"/>
    </w:rPr>
  </w:style>
  <w:style w:type="character" w:customStyle="1" w:styleId="post-icons">
    <w:name w:val="post-icons"/>
    <w:basedOn w:val="DefaultParagraphFont"/>
    <w:uiPriority w:val="99"/>
    <w:rsid w:val="00B172BD"/>
    <w:rPr>
      <w:rFonts w:cs="Times New Roman"/>
    </w:rPr>
  </w:style>
  <w:style w:type="character" w:customStyle="1" w:styleId="post-backlinkspost-comment-link">
    <w:name w:val="post-backlinks post-comment-link"/>
    <w:basedOn w:val="DefaultParagraphFont"/>
    <w:uiPriority w:val="99"/>
    <w:rsid w:val="00B172BD"/>
    <w:rPr>
      <w:rFonts w:cs="Times New Roman"/>
    </w:rPr>
  </w:style>
  <w:style w:type="character" w:styleId="HTMLCite">
    <w:name w:val="HTML Cite"/>
    <w:basedOn w:val="DefaultParagraphFont"/>
    <w:uiPriority w:val="99"/>
    <w:rsid w:val="00B172BD"/>
    <w:rPr>
      <w:rFonts w:cs="Times New Roman"/>
      <w:i/>
      <w:iCs/>
    </w:rPr>
  </w:style>
  <w:style w:type="character" w:customStyle="1" w:styleId="iconuser">
    <w:name w:val="icon user"/>
    <w:basedOn w:val="DefaultParagraphFont"/>
    <w:uiPriority w:val="99"/>
    <w:rsid w:val="00B172BD"/>
    <w:rPr>
      <w:rFonts w:cs="Times New Roman"/>
    </w:rPr>
  </w:style>
  <w:style w:type="character" w:customStyle="1" w:styleId="datetimesecondary-text">
    <w:name w:val="datetime secondary-text"/>
    <w:basedOn w:val="DefaultParagraphFont"/>
    <w:uiPriority w:val="99"/>
    <w:rsid w:val="00B172BD"/>
    <w:rPr>
      <w:rFonts w:cs="Times New Roman"/>
    </w:rPr>
  </w:style>
  <w:style w:type="paragraph" w:customStyle="1" w:styleId="comment-content">
    <w:name w:val="comment-content"/>
    <w:basedOn w:val="Normal"/>
    <w:uiPriority w:val="99"/>
    <w:rsid w:val="00B172BD"/>
    <w:pPr>
      <w:spacing w:before="100" w:beforeAutospacing="1" w:after="100" w:afterAutospacing="1"/>
    </w:pPr>
  </w:style>
  <w:style w:type="character" w:customStyle="1" w:styleId="comment-actionssecondary-text">
    <w:name w:val="comment-actions secondary-text"/>
    <w:basedOn w:val="DefaultParagraphFont"/>
    <w:uiPriority w:val="99"/>
    <w:rsid w:val="00B172BD"/>
    <w:rPr>
      <w:rFonts w:cs="Times New Roman"/>
    </w:rPr>
  </w:style>
  <w:style w:type="character" w:customStyle="1" w:styleId="thread-togglethread-expanded">
    <w:name w:val="thread-toggle thread-expanded"/>
    <w:basedOn w:val="DefaultParagraphFont"/>
    <w:uiPriority w:val="99"/>
    <w:rsid w:val="00B172BD"/>
    <w:rPr>
      <w:rFonts w:cs="Times New Roman"/>
    </w:rPr>
  </w:style>
  <w:style w:type="character" w:customStyle="1" w:styleId="thread-arrow">
    <w:name w:val="thread-arrow"/>
    <w:basedOn w:val="DefaultParagraphFont"/>
    <w:uiPriority w:val="99"/>
    <w:rsid w:val="00B172BD"/>
    <w:rPr>
      <w:rFonts w:cs="Times New Roman"/>
    </w:rPr>
  </w:style>
  <w:style w:type="character" w:customStyle="1" w:styleId="thread-count">
    <w:name w:val="thread-count"/>
    <w:basedOn w:val="DefaultParagraphFont"/>
    <w:uiPriority w:val="99"/>
    <w:rsid w:val="00B172BD"/>
    <w:rPr>
      <w:rFonts w:cs="Times New Roman"/>
    </w:rPr>
  </w:style>
  <w:style w:type="character" w:customStyle="1" w:styleId="thread-drop">
    <w:name w:val="thread-drop"/>
    <w:basedOn w:val="DefaultParagraphFont"/>
    <w:uiPriority w:val="99"/>
    <w:rsid w:val="00B172BD"/>
    <w:rPr>
      <w:rFonts w:cs="Times New Roman"/>
    </w:rPr>
  </w:style>
  <w:style w:type="character" w:customStyle="1" w:styleId="iconuserblog-author">
    <w:name w:val="icon user blog-author"/>
    <w:basedOn w:val="DefaultParagraphFont"/>
    <w:uiPriority w:val="99"/>
    <w:rsid w:val="00B172BD"/>
    <w:rPr>
      <w:rFonts w:cs="Times New Roman"/>
    </w:rPr>
  </w:style>
  <w:style w:type="paragraph" w:customStyle="1" w:styleId="comment-footer">
    <w:name w:val="comment-footer"/>
    <w:basedOn w:val="Normal"/>
    <w:uiPriority w:val="99"/>
    <w:rsid w:val="00B172BD"/>
    <w:pPr>
      <w:spacing w:before="100" w:beforeAutospacing="1" w:after="100" w:afterAutospacing="1"/>
    </w:pPr>
  </w:style>
  <w:style w:type="character" w:customStyle="1" w:styleId="item-title">
    <w:name w:val="item-title"/>
    <w:basedOn w:val="DefaultParagraphFont"/>
    <w:uiPriority w:val="99"/>
    <w:rsid w:val="00B172BD"/>
    <w:rPr>
      <w:rFonts w:cs="Times New Roman"/>
    </w:rPr>
  </w:style>
  <w:style w:type="character" w:customStyle="1" w:styleId="item-snippet">
    <w:name w:val="item-snippet"/>
    <w:basedOn w:val="DefaultParagraphFont"/>
    <w:uiPriority w:val="99"/>
    <w:rsid w:val="00B172BD"/>
    <w:rPr>
      <w:rFonts w:cs="Times New Roman"/>
    </w:rPr>
  </w:style>
  <w:style w:type="paragraph" w:styleId="z-TopofForm">
    <w:name w:val="HTML Top of Form"/>
    <w:basedOn w:val="Normal"/>
    <w:next w:val="Normal"/>
    <w:link w:val="z-TopofFormChar"/>
    <w:hidden/>
    <w:uiPriority w:val="99"/>
    <w:rsid w:val="00B172B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locked/>
    <w:rsid w:val="005419C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rsid w:val="00B172B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locked/>
    <w:rsid w:val="005419C7"/>
    <w:rPr>
      <w:rFonts w:ascii="Arial" w:hAnsi="Arial" w:cs="Arial"/>
      <w:vanish/>
      <w:sz w:val="16"/>
      <w:szCs w:val="16"/>
      <w:lang w:val="en-US" w:eastAsia="en-US"/>
    </w:rPr>
  </w:style>
  <w:style w:type="character" w:customStyle="1" w:styleId="wibiappcenter">
    <w:name w:val="wibiappcenter"/>
    <w:basedOn w:val="DefaultParagraphFont"/>
    <w:uiPriority w:val="99"/>
    <w:rsid w:val="00B172BD"/>
    <w:rPr>
      <w:rFonts w:cs="Times New Roman"/>
    </w:rPr>
  </w:style>
  <w:style w:type="character" w:customStyle="1" w:styleId="datawrapper">
    <w:name w:val="datawrapper"/>
    <w:basedOn w:val="DefaultParagraphFont"/>
    <w:uiPriority w:val="99"/>
    <w:rsid w:val="00B172BD"/>
    <w:rPr>
      <w:rFonts w:cs="Times New Roman"/>
    </w:rPr>
  </w:style>
  <w:style w:type="character" w:customStyle="1" w:styleId="wibitxttitle">
    <w:name w:val="wibitxttitle"/>
    <w:basedOn w:val="DefaultParagraphFont"/>
    <w:uiPriority w:val="99"/>
    <w:rsid w:val="00B172BD"/>
    <w:rPr>
      <w:rFonts w:cs="Times New Roman"/>
    </w:rPr>
  </w:style>
  <w:style w:type="character" w:customStyle="1" w:styleId="custominputwrapper">
    <w:name w:val="custominputwrapper"/>
    <w:basedOn w:val="DefaultParagraphFont"/>
    <w:uiPriority w:val="99"/>
    <w:rsid w:val="00B172BD"/>
    <w:rPr>
      <w:rFonts w:cs="Times New Roman"/>
    </w:rPr>
  </w:style>
  <w:style w:type="character" w:customStyle="1" w:styleId="txt">
    <w:name w:val="txt"/>
    <w:basedOn w:val="DefaultParagraphFont"/>
    <w:uiPriority w:val="99"/>
    <w:rsid w:val="00B172BD"/>
    <w:rPr>
      <w:rFonts w:cs="Times New Roman"/>
    </w:rPr>
  </w:style>
  <w:style w:type="character" w:customStyle="1" w:styleId="apple-converted-space">
    <w:name w:val="apple-converted-space"/>
    <w:basedOn w:val="DefaultParagraphFont"/>
    <w:rsid w:val="00F947C2"/>
    <w:rPr>
      <w:rFonts w:cs="Times New Roman"/>
    </w:rPr>
  </w:style>
  <w:style w:type="character" w:styleId="Strong">
    <w:name w:val="Strong"/>
    <w:basedOn w:val="DefaultParagraphFont"/>
    <w:uiPriority w:val="22"/>
    <w:qFormat/>
    <w:rsid w:val="00D10F2F"/>
    <w:rPr>
      <w:rFonts w:cs="Times New Roman"/>
      <w:b/>
      <w:bCs/>
    </w:rPr>
  </w:style>
  <w:style w:type="paragraph" w:styleId="BodyText">
    <w:name w:val="Body Text"/>
    <w:basedOn w:val="Normal"/>
    <w:link w:val="BodyTextChar"/>
    <w:uiPriority w:val="99"/>
    <w:rsid w:val="00BF761A"/>
    <w:pPr>
      <w:widowControl w:val="0"/>
      <w:suppressAutoHyphens/>
      <w:spacing w:after="120"/>
    </w:pPr>
    <w:rPr>
      <w:rFonts w:ascii="Liberation Serif" w:eastAsia="Droid Sans Fallback" w:hAnsi="Liberation Serif" w:cs="Lohit Hindi"/>
      <w:kern w:val="1"/>
      <w:lang w:eastAsia="zh-CN" w:bidi="hi-IN"/>
    </w:rPr>
  </w:style>
  <w:style w:type="character" w:customStyle="1" w:styleId="BodyTextChar">
    <w:name w:val="Body Text Char"/>
    <w:basedOn w:val="DefaultParagraphFont"/>
    <w:link w:val="BodyText"/>
    <w:uiPriority w:val="99"/>
    <w:locked/>
    <w:rsid w:val="00BF761A"/>
    <w:rPr>
      <w:rFonts w:ascii="Liberation Serif" w:eastAsia="Droid Sans Fallback" w:hAnsi="Liberation Serif" w:cs="Lohit Hindi"/>
      <w:kern w:val="1"/>
      <w:sz w:val="24"/>
      <w:szCs w:val="24"/>
      <w:lang w:eastAsia="zh-CN" w:bidi="hi-IN"/>
    </w:rPr>
  </w:style>
  <w:style w:type="character" w:customStyle="1" w:styleId="ws41m5">
    <w:name w:val="ws41m5"/>
    <w:basedOn w:val="DefaultParagraphFont"/>
    <w:rsid w:val="007821FE"/>
    <w:rPr>
      <w:rFonts w:cs="Times New Roman"/>
    </w:rPr>
  </w:style>
  <w:style w:type="character" w:customStyle="1" w:styleId="k">
    <w:name w:val="k"/>
    <w:basedOn w:val="DefaultParagraphFont"/>
    <w:rsid w:val="009A0E89"/>
    <w:rPr>
      <w:rFonts w:cs="Times New Roman"/>
    </w:rPr>
  </w:style>
  <w:style w:type="character" w:customStyle="1" w:styleId="s">
    <w:name w:val="s"/>
    <w:basedOn w:val="DefaultParagraphFont"/>
    <w:rsid w:val="009A0E89"/>
    <w:rPr>
      <w:rFonts w:cs="Times New Roman"/>
    </w:rPr>
  </w:style>
  <w:style w:type="character" w:customStyle="1" w:styleId="mi">
    <w:name w:val="mi"/>
    <w:basedOn w:val="DefaultParagraphFont"/>
    <w:rsid w:val="009A0E89"/>
    <w:rPr>
      <w:rFonts w:cs="Times New Roman"/>
    </w:rPr>
  </w:style>
  <w:style w:type="character" w:customStyle="1" w:styleId="vote-accepted-on">
    <w:name w:val="vote-accepted-on"/>
    <w:basedOn w:val="DefaultParagraphFont"/>
    <w:rsid w:val="00EF3C58"/>
    <w:rPr>
      <w:rFonts w:cs="Times New Roman"/>
    </w:rPr>
  </w:style>
  <w:style w:type="character" w:customStyle="1" w:styleId="lsep">
    <w:name w:val="lsep"/>
    <w:basedOn w:val="DefaultParagraphFont"/>
    <w:rsid w:val="00EF3C58"/>
    <w:rPr>
      <w:rFonts w:cs="Times New Roman"/>
    </w:rPr>
  </w:style>
  <w:style w:type="character" w:customStyle="1" w:styleId="relativetime">
    <w:name w:val="relativetime"/>
    <w:basedOn w:val="DefaultParagraphFont"/>
    <w:rsid w:val="00EF3C58"/>
    <w:rPr>
      <w:rFonts w:cs="Times New Roman"/>
    </w:rPr>
  </w:style>
  <w:style w:type="character" w:customStyle="1" w:styleId="reputation-score">
    <w:name w:val="reputation-score"/>
    <w:basedOn w:val="DefaultParagraphFont"/>
    <w:rsid w:val="00EF3C58"/>
    <w:rPr>
      <w:rFonts w:cs="Times New Roman"/>
    </w:rPr>
  </w:style>
  <w:style w:type="character" w:customStyle="1" w:styleId="badgecount">
    <w:name w:val="badgecount"/>
    <w:basedOn w:val="DefaultParagraphFont"/>
    <w:rsid w:val="00EF3C58"/>
    <w:rPr>
      <w:rFonts w:cs="Times New Roman"/>
    </w:rPr>
  </w:style>
  <w:style w:type="paragraph" w:styleId="NoSpacing">
    <w:name w:val="No Spacing"/>
    <w:uiPriority w:val="1"/>
    <w:qFormat/>
    <w:rsid w:val="00820E32"/>
    <w:pPr>
      <w:spacing w:after="0" w:line="240" w:lineRule="auto"/>
    </w:pPr>
    <w:rPr>
      <w:sz w:val="24"/>
      <w:szCs w:val="24"/>
      <w:lang w:val="en-US" w:eastAsia="en-US"/>
    </w:rPr>
  </w:style>
  <w:style w:type="character" w:customStyle="1" w:styleId="cat-links">
    <w:name w:val="cat-links"/>
    <w:basedOn w:val="DefaultParagraphFont"/>
    <w:rsid w:val="00B87002"/>
    <w:rPr>
      <w:rFonts w:cs="Times New Roman"/>
    </w:rPr>
  </w:style>
  <w:style w:type="character" w:customStyle="1" w:styleId="byline">
    <w:name w:val="byline"/>
    <w:basedOn w:val="DefaultParagraphFont"/>
    <w:rsid w:val="00B87002"/>
    <w:rPr>
      <w:rFonts w:cs="Times New Roman"/>
    </w:rPr>
  </w:style>
  <w:style w:type="character" w:customStyle="1" w:styleId="author">
    <w:name w:val="author"/>
    <w:basedOn w:val="DefaultParagraphFont"/>
    <w:rsid w:val="00B87002"/>
    <w:rPr>
      <w:rFonts w:cs="Times New Roman"/>
    </w:rPr>
  </w:style>
  <w:style w:type="paragraph" w:styleId="Header">
    <w:name w:val="header"/>
    <w:basedOn w:val="Normal"/>
    <w:link w:val="HeaderChar"/>
    <w:uiPriority w:val="99"/>
    <w:unhideWhenUsed/>
    <w:rsid w:val="003615F8"/>
    <w:pPr>
      <w:tabs>
        <w:tab w:val="center" w:pos="4513"/>
        <w:tab w:val="right" w:pos="9026"/>
      </w:tabs>
    </w:pPr>
  </w:style>
  <w:style w:type="character" w:customStyle="1" w:styleId="HeaderChar">
    <w:name w:val="Header Char"/>
    <w:basedOn w:val="DefaultParagraphFont"/>
    <w:link w:val="Header"/>
    <w:uiPriority w:val="99"/>
    <w:rsid w:val="003615F8"/>
    <w:rPr>
      <w:sz w:val="24"/>
      <w:szCs w:val="24"/>
      <w:lang w:val="en-US" w:eastAsia="en-US"/>
    </w:rPr>
  </w:style>
  <w:style w:type="paragraph" w:styleId="Footer">
    <w:name w:val="footer"/>
    <w:basedOn w:val="Normal"/>
    <w:link w:val="FooterChar"/>
    <w:uiPriority w:val="99"/>
    <w:unhideWhenUsed/>
    <w:rsid w:val="003615F8"/>
    <w:pPr>
      <w:tabs>
        <w:tab w:val="center" w:pos="4513"/>
        <w:tab w:val="right" w:pos="9026"/>
      </w:tabs>
    </w:pPr>
  </w:style>
  <w:style w:type="character" w:customStyle="1" w:styleId="FooterChar">
    <w:name w:val="Footer Char"/>
    <w:basedOn w:val="DefaultParagraphFont"/>
    <w:link w:val="Footer"/>
    <w:uiPriority w:val="99"/>
    <w:rsid w:val="003615F8"/>
    <w:rPr>
      <w:sz w:val="24"/>
      <w:szCs w:val="24"/>
      <w:lang w:val="en-US" w:eastAsia="en-US"/>
    </w:rPr>
  </w:style>
  <w:style w:type="paragraph" w:styleId="BalloonText">
    <w:name w:val="Balloon Text"/>
    <w:basedOn w:val="Normal"/>
    <w:link w:val="BalloonTextChar"/>
    <w:uiPriority w:val="99"/>
    <w:semiHidden/>
    <w:unhideWhenUsed/>
    <w:rsid w:val="00C759AB"/>
    <w:rPr>
      <w:rFonts w:ascii="Tahoma" w:hAnsi="Tahoma" w:cs="Tahoma"/>
      <w:sz w:val="16"/>
      <w:szCs w:val="16"/>
    </w:rPr>
  </w:style>
  <w:style w:type="character" w:customStyle="1" w:styleId="BalloonTextChar">
    <w:name w:val="Balloon Text Char"/>
    <w:basedOn w:val="DefaultParagraphFont"/>
    <w:link w:val="BalloonText"/>
    <w:uiPriority w:val="99"/>
    <w:semiHidden/>
    <w:rsid w:val="00C759AB"/>
    <w:rPr>
      <w:rFonts w:ascii="Tahoma" w:hAnsi="Tahoma" w:cs="Tahoma"/>
      <w:sz w:val="16"/>
      <w:szCs w:val="16"/>
      <w:lang w:val="en-US" w:eastAsia="en-US"/>
    </w:rPr>
  </w:style>
  <w:style w:type="character" w:customStyle="1" w:styleId="string">
    <w:name w:val="string"/>
    <w:basedOn w:val="DefaultParagraphFont"/>
    <w:rsid w:val="00C759AB"/>
  </w:style>
  <w:style w:type="character" w:customStyle="1" w:styleId="comment">
    <w:name w:val="comment"/>
    <w:basedOn w:val="DefaultParagraphFont"/>
    <w:rsid w:val="00A2133A"/>
  </w:style>
  <w:style w:type="character" w:customStyle="1" w:styleId="number">
    <w:name w:val="number"/>
    <w:basedOn w:val="DefaultParagraphFont"/>
    <w:rsid w:val="00A2133A"/>
  </w:style>
  <w:style w:type="character" w:styleId="HTMLTypewriter">
    <w:name w:val="HTML Typewriter"/>
    <w:basedOn w:val="DefaultParagraphFont"/>
    <w:uiPriority w:val="99"/>
    <w:semiHidden/>
    <w:unhideWhenUsed/>
    <w:rsid w:val="00496290"/>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996E20"/>
    <w:rPr>
      <w:rFonts w:asciiTheme="majorHAnsi" w:eastAsiaTheme="majorEastAsia" w:hAnsiTheme="majorHAnsi" w:cstheme="majorBidi"/>
      <w:color w:val="9A0040" w:themeColor="accent1" w:themeShade="7F"/>
      <w:sz w:val="24"/>
      <w:szCs w:val="24"/>
      <w:lang w:val="en-US" w:eastAsia="en-US"/>
    </w:rPr>
  </w:style>
  <w:style w:type="paragraph" w:styleId="ListParagraph">
    <w:name w:val="List Paragraph"/>
    <w:basedOn w:val="Normal"/>
    <w:uiPriority w:val="34"/>
    <w:qFormat/>
    <w:rsid w:val="00996E20"/>
    <w:pPr>
      <w:spacing w:after="200" w:line="276" w:lineRule="auto"/>
      <w:ind w:left="720"/>
      <w:contextualSpacing/>
    </w:pPr>
    <w:rPr>
      <w:rFonts w:asciiTheme="minorHAnsi" w:eastAsiaTheme="minorHAnsi" w:hAnsiTheme="minorHAnsi" w:cstheme="minorBidi"/>
      <w:sz w:val="22"/>
      <w:szCs w:val="22"/>
    </w:rPr>
  </w:style>
  <w:style w:type="character" w:customStyle="1" w:styleId="console-message-text">
    <w:name w:val="console-message-text"/>
    <w:basedOn w:val="DefaultParagraphFont"/>
    <w:rsid w:val="006505FB"/>
  </w:style>
  <w:style w:type="character" w:customStyle="1" w:styleId="kn">
    <w:name w:val="kn"/>
    <w:basedOn w:val="DefaultParagraphFont"/>
    <w:rsid w:val="00E07B9C"/>
  </w:style>
  <w:style w:type="character" w:customStyle="1" w:styleId="nn">
    <w:name w:val="nn"/>
    <w:basedOn w:val="DefaultParagraphFont"/>
    <w:rsid w:val="00E07B9C"/>
  </w:style>
  <w:style w:type="character" w:customStyle="1" w:styleId="c">
    <w:name w:val="c"/>
    <w:basedOn w:val="DefaultParagraphFont"/>
    <w:rsid w:val="00E07B9C"/>
  </w:style>
  <w:style w:type="character" w:customStyle="1" w:styleId="p">
    <w:name w:val="p"/>
    <w:basedOn w:val="DefaultParagraphFont"/>
    <w:rsid w:val="00E07B9C"/>
  </w:style>
  <w:style w:type="character" w:customStyle="1" w:styleId="vote-count-post">
    <w:name w:val="vote-count-post"/>
    <w:basedOn w:val="DefaultParagraphFont"/>
    <w:rsid w:val="0066300A"/>
  </w:style>
  <w:style w:type="character" w:customStyle="1" w:styleId="com">
    <w:name w:val="com"/>
    <w:basedOn w:val="DefaultParagraphFont"/>
    <w:rsid w:val="0066300A"/>
  </w:style>
  <w:style w:type="character" w:customStyle="1" w:styleId="tag">
    <w:name w:val="tag"/>
    <w:basedOn w:val="DefaultParagraphFont"/>
    <w:rsid w:val="0066300A"/>
  </w:style>
  <w:style w:type="character" w:customStyle="1" w:styleId="atn">
    <w:name w:val="atn"/>
    <w:basedOn w:val="DefaultParagraphFont"/>
    <w:rsid w:val="0066300A"/>
  </w:style>
  <w:style w:type="character" w:customStyle="1" w:styleId="atv">
    <w:name w:val="atv"/>
    <w:basedOn w:val="DefaultParagraphFont"/>
    <w:rsid w:val="0066300A"/>
  </w:style>
  <w:style w:type="character" w:customStyle="1" w:styleId="comment-copy">
    <w:name w:val="comment-copy"/>
    <w:basedOn w:val="DefaultParagraphFont"/>
    <w:rsid w:val="0066300A"/>
  </w:style>
  <w:style w:type="character" w:customStyle="1" w:styleId="comment-date">
    <w:name w:val="comment-date"/>
    <w:basedOn w:val="DefaultParagraphFont"/>
    <w:rsid w:val="0066300A"/>
  </w:style>
  <w:style w:type="character" w:customStyle="1" w:styleId="relativetime-clean">
    <w:name w:val="relativetime-clean"/>
    <w:basedOn w:val="DefaultParagraphFont"/>
    <w:rsid w:val="0066300A"/>
  </w:style>
  <w:style w:type="character" w:styleId="Emphasis">
    <w:name w:val="Emphasis"/>
    <w:basedOn w:val="DefaultParagraphFont"/>
    <w:uiPriority w:val="20"/>
    <w:qFormat/>
    <w:rsid w:val="0066300A"/>
    <w:rPr>
      <w:i/>
      <w:iCs/>
    </w:rPr>
  </w:style>
  <w:style w:type="paragraph" w:styleId="Title">
    <w:name w:val="Title"/>
    <w:basedOn w:val="Normal"/>
    <w:next w:val="Normal"/>
    <w:link w:val="TitleChar"/>
    <w:uiPriority w:val="10"/>
    <w:qFormat/>
    <w:rsid w:val="0072783B"/>
    <w:pPr>
      <w:pBdr>
        <w:bottom w:val="single" w:sz="8" w:space="4" w:color="FF388C" w:themeColor="accent1"/>
      </w:pBdr>
      <w:spacing w:after="300"/>
      <w:contextualSpacing/>
    </w:pPr>
    <w:rPr>
      <w:rFonts w:asciiTheme="majorHAnsi" w:eastAsiaTheme="majorEastAsia" w:hAnsiTheme="majorHAnsi" w:cstheme="majorBidi"/>
      <w:color w:val="4C4C4C" w:themeColor="text2" w:themeShade="BF"/>
      <w:spacing w:val="5"/>
      <w:kern w:val="28"/>
      <w:sz w:val="52"/>
      <w:szCs w:val="52"/>
    </w:rPr>
  </w:style>
  <w:style w:type="character" w:customStyle="1" w:styleId="TitleChar">
    <w:name w:val="Title Char"/>
    <w:basedOn w:val="DefaultParagraphFont"/>
    <w:link w:val="Title"/>
    <w:uiPriority w:val="10"/>
    <w:rsid w:val="0072783B"/>
    <w:rPr>
      <w:rFonts w:asciiTheme="majorHAnsi" w:eastAsiaTheme="majorEastAsia" w:hAnsiTheme="majorHAnsi" w:cstheme="majorBidi"/>
      <w:color w:val="4C4C4C" w:themeColor="text2" w:themeShade="BF"/>
      <w:spacing w:val="5"/>
      <w:kern w:val="28"/>
      <w:sz w:val="52"/>
      <w:szCs w:val="52"/>
      <w:lang w:val="en-US" w:eastAsia="en-US"/>
    </w:rPr>
  </w:style>
  <w:style w:type="character" w:customStyle="1" w:styleId="hljs-annotation">
    <w:name w:val="hljs-annotation"/>
    <w:basedOn w:val="DefaultParagraphFont"/>
    <w:rsid w:val="000100CE"/>
  </w:style>
  <w:style w:type="character" w:customStyle="1" w:styleId="hljs-keyword">
    <w:name w:val="hljs-keyword"/>
    <w:basedOn w:val="DefaultParagraphFont"/>
    <w:rsid w:val="000100CE"/>
  </w:style>
  <w:style w:type="character" w:customStyle="1" w:styleId="hljs-title">
    <w:name w:val="hljs-title"/>
    <w:basedOn w:val="DefaultParagraphFont"/>
    <w:rsid w:val="000100CE"/>
  </w:style>
  <w:style w:type="character" w:customStyle="1" w:styleId="hljs-string">
    <w:name w:val="hljs-string"/>
    <w:basedOn w:val="DefaultParagraphFont"/>
    <w:rsid w:val="000100CE"/>
  </w:style>
  <w:style w:type="character" w:customStyle="1" w:styleId="share-button-link-text">
    <w:name w:val="share-button-link-text"/>
    <w:basedOn w:val="DefaultParagraphFont"/>
    <w:rsid w:val="00A667B8"/>
  </w:style>
  <w:style w:type="character" w:customStyle="1" w:styleId="token">
    <w:name w:val="token"/>
    <w:basedOn w:val="DefaultParagraphFont"/>
    <w:rsid w:val="003A495B"/>
  </w:style>
  <w:style w:type="character" w:customStyle="1" w:styleId="hljs-comment">
    <w:name w:val="hljs-comment"/>
    <w:basedOn w:val="DefaultParagraphFont"/>
    <w:rsid w:val="00BB508B"/>
  </w:style>
  <w:style w:type="paragraph" w:customStyle="1" w:styleId="qtextpara">
    <w:name w:val="qtext_para"/>
    <w:basedOn w:val="Normal"/>
    <w:rsid w:val="00BC0E53"/>
    <w:pPr>
      <w:spacing w:before="100" w:beforeAutospacing="1" w:after="100" w:afterAutospacing="1"/>
    </w:pPr>
  </w:style>
  <w:style w:type="character" w:customStyle="1" w:styleId="crayon-m">
    <w:name w:val="crayon-m"/>
    <w:basedOn w:val="DefaultParagraphFont"/>
    <w:rsid w:val="00302D8F"/>
  </w:style>
  <w:style w:type="character" w:customStyle="1" w:styleId="crayon-h">
    <w:name w:val="crayon-h"/>
    <w:basedOn w:val="DefaultParagraphFont"/>
    <w:rsid w:val="00302D8F"/>
  </w:style>
  <w:style w:type="character" w:customStyle="1" w:styleId="crayon-t">
    <w:name w:val="crayon-t"/>
    <w:basedOn w:val="DefaultParagraphFont"/>
    <w:rsid w:val="00302D8F"/>
  </w:style>
  <w:style w:type="character" w:customStyle="1" w:styleId="crayon-e">
    <w:name w:val="crayon-e"/>
    <w:basedOn w:val="DefaultParagraphFont"/>
    <w:rsid w:val="00302D8F"/>
  </w:style>
  <w:style w:type="character" w:customStyle="1" w:styleId="crayon-sy">
    <w:name w:val="crayon-sy"/>
    <w:basedOn w:val="DefaultParagraphFont"/>
    <w:rsid w:val="00302D8F"/>
  </w:style>
  <w:style w:type="character" w:customStyle="1" w:styleId="crayon-st">
    <w:name w:val="crayon-st"/>
    <w:basedOn w:val="DefaultParagraphFont"/>
    <w:rsid w:val="00302D8F"/>
  </w:style>
  <w:style w:type="character" w:customStyle="1" w:styleId="crayon-v">
    <w:name w:val="crayon-v"/>
    <w:basedOn w:val="DefaultParagraphFont"/>
    <w:rsid w:val="00302D8F"/>
  </w:style>
  <w:style w:type="character" w:customStyle="1" w:styleId="crayon-s">
    <w:name w:val="crayon-s"/>
    <w:basedOn w:val="DefaultParagraphFont"/>
    <w:rsid w:val="00302D8F"/>
  </w:style>
  <w:style w:type="character" w:customStyle="1" w:styleId="crayon-o">
    <w:name w:val="crayon-o"/>
    <w:basedOn w:val="DefaultParagraphFont"/>
    <w:rsid w:val="00302D8F"/>
  </w:style>
  <w:style w:type="character" w:customStyle="1" w:styleId="crayon-r">
    <w:name w:val="crayon-r"/>
    <w:basedOn w:val="DefaultParagraphFont"/>
    <w:rsid w:val="00302D8F"/>
  </w:style>
  <w:style w:type="character" w:customStyle="1" w:styleId="crayon-c">
    <w:name w:val="crayon-c"/>
    <w:basedOn w:val="DefaultParagraphFont"/>
    <w:rsid w:val="00302D8F"/>
  </w:style>
  <w:style w:type="character" w:customStyle="1" w:styleId="crayon-i">
    <w:name w:val="crayon-i"/>
    <w:basedOn w:val="DefaultParagraphFont"/>
    <w:rsid w:val="00302D8F"/>
  </w:style>
  <w:style w:type="character" w:customStyle="1" w:styleId="viewcode-link">
    <w:name w:val="viewcode-link"/>
    <w:basedOn w:val="DefaultParagraphFont"/>
    <w:rsid w:val="00B97C09"/>
  </w:style>
  <w:style w:type="character" w:customStyle="1" w:styleId="hljs-builtin">
    <w:name w:val="hljs-built_in"/>
    <w:basedOn w:val="DefaultParagraphFont"/>
    <w:rsid w:val="00CA5EA0"/>
  </w:style>
  <w:style w:type="character" w:customStyle="1" w:styleId="hljs-number">
    <w:name w:val="hljs-number"/>
    <w:basedOn w:val="DefaultParagraphFont"/>
    <w:rsid w:val="00CA5EA0"/>
  </w:style>
  <w:style w:type="character" w:customStyle="1" w:styleId="hljs-operator">
    <w:name w:val="hljs-operator"/>
    <w:basedOn w:val="DefaultParagraphFont"/>
    <w:rsid w:val="007564C6"/>
  </w:style>
  <w:style w:type="character" w:customStyle="1" w:styleId="javakeyword">
    <w:name w:val="javakeyword"/>
    <w:basedOn w:val="DefaultParagraphFont"/>
    <w:rsid w:val="008A4E33"/>
  </w:style>
  <w:style w:type="character" w:customStyle="1" w:styleId="javastring">
    <w:name w:val="javastring"/>
    <w:basedOn w:val="DefaultParagraphFont"/>
    <w:rsid w:val="008A4E33"/>
  </w:style>
  <w:style w:type="character" w:customStyle="1" w:styleId="vm-hook">
    <w:name w:val="vm-hook"/>
    <w:basedOn w:val="DefaultParagraphFont"/>
    <w:rsid w:val="005C36B5"/>
  </w:style>
  <w:style w:type="character" w:customStyle="1" w:styleId="keyword">
    <w:name w:val="keyword"/>
    <w:basedOn w:val="DefaultParagraphFont"/>
    <w:rsid w:val="00D126B6"/>
  </w:style>
  <w:style w:type="character" w:customStyle="1" w:styleId="item-like">
    <w:name w:val="item-like"/>
    <w:basedOn w:val="DefaultParagraphFont"/>
    <w:rsid w:val="000E7448"/>
  </w:style>
  <w:style w:type="character" w:customStyle="1" w:styleId="qlinkcontainer">
    <w:name w:val="qlink_container"/>
    <w:basedOn w:val="DefaultParagraphFont"/>
    <w:rsid w:val="00E80BEF"/>
  </w:style>
  <w:style w:type="character" w:customStyle="1" w:styleId="typenamelabel">
    <w:name w:val="typenamelabel"/>
    <w:basedOn w:val="DefaultParagraphFont"/>
    <w:rsid w:val="000F2671"/>
  </w:style>
  <w:style w:type="character" w:customStyle="1" w:styleId="apple-tab-span">
    <w:name w:val="apple-tab-span"/>
    <w:basedOn w:val="DefaultParagraphFont"/>
    <w:rsid w:val="00AA0AF7"/>
  </w:style>
  <w:style w:type="character" w:customStyle="1" w:styleId="tgc">
    <w:name w:val="_tgc"/>
    <w:basedOn w:val="DefaultParagraphFont"/>
    <w:rsid w:val="006F61FB"/>
  </w:style>
  <w:style w:type="character" w:customStyle="1" w:styleId="d8e">
    <w:name w:val="_d8e"/>
    <w:basedOn w:val="DefaultParagraphFont"/>
    <w:rsid w:val="006F61FB"/>
  </w:style>
  <w:style w:type="paragraph" w:customStyle="1" w:styleId="pullquote-large">
    <w:name w:val="pullquote-large"/>
    <w:basedOn w:val="Normal"/>
    <w:rsid w:val="00D34EB9"/>
    <w:pPr>
      <w:spacing w:before="100" w:beforeAutospacing="1" w:after="100" w:afterAutospacing="1"/>
    </w:pPr>
  </w:style>
  <w:style w:type="character" w:customStyle="1" w:styleId="hljs-tag">
    <w:name w:val="hljs-tag"/>
    <w:basedOn w:val="DefaultParagraphFont"/>
    <w:rsid w:val="00143F75"/>
  </w:style>
  <w:style w:type="character" w:customStyle="1" w:styleId="hljs-attribute">
    <w:name w:val="hljs-attribute"/>
    <w:basedOn w:val="DefaultParagraphFont"/>
    <w:rsid w:val="00143F75"/>
  </w:style>
  <w:style w:type="character" w:customStyle="1" w:styleId="hljs-value">
    <w:name w:val="hljs-value"/>
    <w:basedOn w:val="DefaultParagraphFont"/>
    <w:rsid w:val="00143F75"/>
  </w:style>
  <w:style w:type="character" w:customStyle="1" w:styleId="st">
    <w:name w:val="st"/>
    <w:basedOn w:val="DefaultParagraphFont"/>
    <w:rsid w:val="001F6DF7"/>
  </w:style>
  <w:style w:type="character" w:customStyle="1" w:styleId="cm-js-variable">
    <w:name w:val="cm-js-variable"/>
    <w:basedOn w:val="DefaultParagraphFont"/>
    <w:rsid w:val="00345476"/>
  </w:style>
  <w:style w:type="character" w:customStyle="1" w:styleId="cm-js-string">
    <w:name w:val="cm-js-string"/>
    <w:basedOn w:val="DefaultParagraphFont"/>
    <w:rsid w:val="00345476"/>
  </w:style>
  <w:style w:type="character" w:customStyle="1" w:styleId="highlight-style-1">
    <w:name w:val="highlight-style-1"/>
    <w:basedOn w:val="DefaultParagraphFont"/>
    <w:rsid w:val="0042427D"/>
  </w:style>
  <w:style w:type="paragraph" w:customStyle="1" w:styleId="author-photo">
    <w:name w:val="author-photo"/>
    <w:basedOn w:val="Normal"/>
    <w:rsid w:val="005513F6"/>
    <w:pPr>
      <w:spacing w:before="100" w:beforeAutospacing="1" w:after="100" w:afterAutospacing="1"/>
    </w:pPr>
  </w:style>
  <w:style w:type="paragraph" w:customStyle="1" w:styleId="Date1">
    <w:name w:val="Date1"/>
    <w:basedOn w:val="Normal"/>
    <w:rsid w:val="005513F6"/>
    <w:pPr>
      <w:spacing w:before="100" w:beforeAutospacing="1" w:after="100" w:afterAutospacing="1"/>
    </w:pPr>
  </w:style>
  <w:style w:type="paragraph" w:customStyle="1" w:styleId="uiqtextpara">
    <w:name w:val="ui_qtext_para"/>
    <w:basedOn w:val="Normal"/>
    <w:rsid w:val="00C844F2"/>
    <w:pPr>
      <w:spacing w:before="100" w:beforeAutospacing="1" w:after="100" w:afterAutospacing="1"/>
    </w:pPr>
  </w:style>
  <w:style w:type="character" w:customStyle="1" w:styleId="crayon-cn">
    <w:name w:val="crayon-cn"/>
    <w:basedOn w:val="DefaultParagraphFont"/>
    <w:rsid w:val="00722FB3"/>
  </w:style>
  <w:style w:type="character" w:customStyle="1" w:styleId="ilfuvd">
    <w:name w:val="ilfuvd"/>
    <w:basedOn w:val="DefaultParagraphFont"/>
    <w:rsid w:val="0093244C"/>
  </w:style>
  <w:style w:type="character" w:customStyle="1" w:styleId="kx21rb">
    <w:name w:val="kx21rb"/>
    <w:basedOn w:val="DefaultParagraphFont"/>
    <w:rsid w:val="00932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7">
      <w:bodyDiv w:val="1"/>
      <w:marLeft w:val="0"/>
      <w:marRight w:val="0"/>
      <w:marTop w:val="0"/>
      <w:marBottom w:val="0"/>
      <w:divBdr>
        <w:top w:val="none" w:sz="0" w:space="0" w:color="auto"/>
        <w:left w:val="none" w:sz="0" w:space="0" w:color="auto"/>
        <w:bottom w:val="none" w:sz="0" w:space="0" w:color="auto"/>
        <w:right w:val="none" w:sz="0" w:space="0" w:color="auto"/>
      </w:divBdr>
    </w:div>
    <w:div w:id="2824404">
      <w:bodyDiv w:val="1"/>
      <w:marLeft w:val="0"/>
      <w:marRight w:val="0"/>
      <w:marTop w:val="0"/>
      <w:marBottom w:val="0"/>
      <w:divBdr>
        <w:top w:val="none" w:sz="0" w:space="0" w:color="auto"/>
        <w:left w:val="none" w:sz="0" w:space="0" w:color="auto"/>
        <w:bottom w:val="none" w:sz="0" w:space="0" w:color="auto"/>
        <w:right w:val="none" w:sz="0" w:space="0" w:color="auto"/>
      </w:divBdr>
      <w:divsChild>
        <w:div w:id="1532525585">
          <w:marLeft w:val="0"/>
          <w:marRight w:val="0"/>
          <w:marTop w:val="0"/>
          <w:marBottom w:val="240"/>
          <w:divBdr>
            <w:top w:val="none" w:sz="0" w:space="2" w:color="auto"/>
            <w:left w:val="none" w:sz="0" w:space="0" w:color="auto"/>
            <w:bottom w:val="single" w:sz="4" w:space="2" w:color="E4E6E8"/>
            <w:right w:val="none" w:sz="0" w:space="0" w:color="auto"/>
          </w:divBdr>
        </w:div>
      </w:divsChild>
    </w:div>
    <w:div w:id="6638384">
      <w:bodyDiv w:val="1"/>
      <w:marLeft w:val="0"/>
      <w:marRight w:val="0"/>
      <w:marTop w:val="0"/>
      <w:marBottom w:val="0"/>
      <w:divBdr>
        <w:top w:val="none" w:sz="0" w:space="0" w:color="auto"/>
        <w:left w:val="none" w:sz="0" w:space="0" w:color="auto"/>
        <w:bottom w:val="none" w:sz="0" w:space="0" w:color="auto"/>
        <w:right w:val="none" w:sz="0" w:space="0" w:color="auto"/>
      </w:divBdr>
      <w:divsChild>
        <w:div w:id="438795167">
          <w:marLeft w:val="0"/>
          <w:marRight w:val="0"/>
          <w:marTop w:val="0"/>
          <w:marBottom w:val="0"/>
          <w:divBdr>
            <w:top w:val="none" w:sz="0" w:space="0" w:color="auto"/>
            <w:left w:val="none" w:sz="0" w:space="0" w:color="auto"/>
            <w:bottom w:val="none" w:sz="0" w:space="0" w:color="auto"/>
            <w:right w:val="none" w:sz="0" w:space="0" w:color="auto"/>
          </w:divBdr>
          <w:divsChild>
            <w:div w:id="1180119539">
              <w:marLeft w:val="0"/>
              <w:marRight w:val="0"/>
              <w:marTop w:val="0"/>
              <w:marBottom w:val="0"/>
              <w:divBdr>
                <w:top w:val="none" w:sz="0" w:space="0" w:color="auto"/>
                <w:left w:val="none" w:sz="0" w:space="0" w:color="auto"/>
                <w:bottom w:val="none" w:sz="0" w:space="0" w:color="auto"/>
                <w:right w:val="none" w:sz="0" w:space="0" w:color="auto"/>
              </w:divBdr>
            </w:div>
            <w:div w:id="1870490779">
              <w:marLeft w:val="0"/>
              <w:marRight w:val="0"/>
              <w:marTop w:val="0"/>
              <w:marBottom w:val="0"/>
              <w:divBdr>
                <w:top w:val="none" w:sz="0" w:space="0" w:color="auto"/>
                <w:left w:val="none" w:sz="0" w:space="0" w:color="auto"/>
                <w:bottom w:val="none" w:sz="0" w:space="0" w:color="auto"/>
                <w:right w:val="none" w:sz="0" w:space="0" w:color="auto"/>
              </w:divBdr>
              <w:divsChild>
                <w:div w:id="1612007625">
                  <w:marLeft w:val="0"/>
                  <w:marRight w:val="0"/>
                  <w:marTop w:val="0"/>
                  <w:marBottom w:val="0"/>
                  <w:divBdr>
                    <w:top w:val="none" w:sz="0" w:space="0" w:color="auto"/>
                    <w:left w:val="none" w:sz="0" w:space="0" w:color="auto"/>
                    <w:bottom w:val="none" w:sz="0" w:space="0" w:color="auto"/>
                    <w:right w:val="none" w:sz="0" w:space="0" w:color="auto"/>
                  </w:divBdr>
                </w:div>
                <w:div w:id="1776556433">
                  <w:marLeft w:val="0"/>
                  <w:marRight w:val="0"/>
                  <w:marTop w:val="0"/>
                  <w:marBottom w:val="0"/>
                  <w:divBdr>
                    <w:top w:val="none" w:sz="0" w:space="0" w:color="auto"/>
                    <w:left w:val="none" w:sz="0" w:space="0" w:color="auto"/>
                    <w:bottom w:val="none" w:sz="0" w:space="0" w:color="auto"/>
                    <w:right w:val="none" w:sz="0" w:space="0" w:color="auto"/>
                  </w:divBdr>
                </w:div>
                <w:div w:id="1433237261">
                  <w:marLeft w:val="0"/>
                  <w:marRight w:val="0"/>
                  <w:marTop w:val="0"/>
                  <w:marBottom w:val="0"/>
                  <w:divBdr>
                    <w:top w:val="none" w:sz="0" w:space="0" w:color="auto"/>
                    <w:left w:val="none" w:sz="0" w:space="0" w:color="auto"/>
                    <w:bottom w:val="none" w:sz="0" w:space="0" w:color="auto"/>
                    <w:right w:val="none" w:sz="0" w:space="0" w:color="auto"/>
                  </w:divBdr>
                </w:div>
                <w:div w:id="1804955745">
                  <w:marLeft w:val="0"/>
                  <w:marRight w:val="0"/>
                  <w:marTop w:val="0"/>
                  <w:marBottom w:val="0"/>
                  <w:divBdr>
                    <w:top w:val="none" w:sz="0" w:space="0" w:color="auto"/>
                    <w:left w:val="none" w:sz="0" w:space="0" w:color="auto"/>
                    <w:bottom w:val="none" w:sz="0" w:space="0" w:color="auto"/>
                    <w:right w:val="none" w:sz="0" w:space="0" w:color="auto"/>
                  </w:divBdr>
                </w:div>
                <w:div w:id="1803382335">
                  <w:marLeft w:val="0"/>
                  <w:marRight w:val="0"/>
                  <w:marTop w:val="0"/>
                  <w:marBottom w:val="0"/>
                  <w:divBdr>
                    <w:top w:val="none" w:sz="0" w:space="0" w:color="auto"/>
                    <w:left w:val="none" w:sz="0" w:space="0" w:color="auto"/>
                    <w:bottom w:val="none" w:sz="0" w:space="0" w:color="auto"/>
                    <w:right w:val="none" w:sz="0" w:space="0" w:color="auto"/>
                  </w:divBdr>
                </w:div>
                <w:div w:id="2097700569">
                  <w:marLeft w:val="0"/>
                  <w:marRight w:val="0"/>
                  <w:marTop w:val="0"/>
                  <w:marBottom w:val="0"/>
                  <w:divBdr>
                    <w:top w:val="none" w:sz="0" w:space="0" w:color="auto"/>
                    <w:left w:val="none" w:sz="0" w:space="0" w:color="auto"/>
                    <w:bottom w:val="none" w:sz="0" w:space="0" w:color="auto"/>
                    <w:right w:val="none" w:sz="0" w:space="0" w:color="auto"/>
                  </w:divBdr>
                </w:div>
                <w:div w:id="1280843509">
                  <w:marLeft w:val="0"/>
                  <w:marRight w:val="0"/>
                  <w:marTop w:val="0"/>
                  <w:marBottom w:val="0"/>
                  <w:divBdr>
                    <w:top w:val="none" w:sz="0" w:space="0" w:color="auto"/>
                    <w:left w:val="none" w:sz="0" w:space="0" w:color="auto"/>
                    <w:bottom w:val="none" w:sz="0" w:space="0" w:color="auto"/>
                    <w:right w:val="none" w:sz="0" w:space="0" w:color="auto"/>
                  </w:divBdr>
                </w:div>
                <w:div w:id="811676707">
                  <w:marLeft w:val="0"/>
                  <w:marRight w:val="0"/>
                  <w:marTop w:val="0"/>
                  <w:marBottom w:val="0"/>
                  <w:divBdr>
                    <w:top w:val="none" w:sz="0" w:space="0" w:color="auto"/>
                    <w:left w:val="none" w:sz="0" w:space="0" w:color="auto"/>
                    <w:bottom w:val="none" w:sz="0" w:space="0" w:color="auto"/>
                    <w:right w:val="none" w:sz="0" w:space="0" w:color="auto"/>
                  </w:divBdr>
                </w:div>
                <w:div w:id="1043142204">
                  <w:marLeft w:val="0"/>
                  <w:marRight w:val="0"/>
                  <w:marTop w:val="0"/>
                  <w:marBottom w:val="0"/>
                  <w:divBdr>
                    <w:top w:val="none" w:sz="0" w:space="0" w:color="auto"/>
                    <w:left w:val="none" w:sz="0" w:space="0" w:color="auto"/>
                    <w:bottom w:val="none" w:sz="0" w:space="0" w:color="auto"/>
                    <w:right w:val="none" w:sz="0" w:space="0" w:color="auto"/>
                  </w:divBdr>
                </w:div>
                <w:div w:id="329411046">
                  <w:marLeft w:val="0"/>
                  <w:marRight w:val="0"/>
                  <w:marTop w:val="0"/>
                  <w:marBottom w:val="0"/>
                  <w:divBdr>
                    <w:top w:val="none" w:sz="0" w:space="0" w:color="auto"/>
                    <w:left w:val="none" w:sz="0" w:space="0" w:color="auto"/>
                    <w:bottom w:val="none" w:sz="0" w:space="0" w:color="auto"/>
                    <w:right w:val="none" w:sz="0" w:space="0" w:color="auto"/>
                  </w:divBdr>
                </w:div>
                <w:div w:id="1172600824">
                  <w:marLeft w:val="0"/>
                  <w:marRight w:val="0"/>
                  <w:marTop w:val="0"/>
                  <w:marBottom w:val="0"/>
                  <w:divBdr>
                    <w:top w:val="none" w:sz="0" w:space="0" w:color="auto"/>
                    <w:left w:val="none" w:sz="0" w:space="0" w:color="auto"/>
                    <w:bottom w:val="none" w:sz="0" w:space="0" w:color="auto"/>
                    <w:right w:val="none" w:sz="0" w:space="0" w:color="auto"/>
                  </w:divBdr>
                </w:div>
                <w:div w:id="426657441">
                  <w:marLeft w:val="0"/>
                  <w:marRight w:val="0"/>
                  <w:marTop w:val="0"/>
                  <w:marBottom w:val="0"/>
                  <w:divBdr>
                    <w:top w:val="none" w:sz="0" w:space="0" w:color="auto"/>
                    <w:left w:val="none" w:sz="0" w:space="0" w:color="auto"/>
                    <w:bottom w:val="none" w:sz="0" w:space="0" w:color="auto"/>
                    <w:right w:val="none" w:sz="0" w:space="0" w:color="auto"/>
                  </w:divBdr>
                </w:div>
                <w:div w:id="888612338">
                  <w:marLeft w:val="0"/>
                  <w:marRight w:val="0"/>
                  <w:marTop w:val="0"/>
                  <w:marBottom w:val="0"/>
                  <w:divBdr>
                    <w:top w:val="none" w:sz="0" w:space="0" w:color="auto"/>
                    <w:left w:val="none" w:sz="0" w:space="0" w:color="auto"/>
                    <w:bottom w:val="none" w:sz="0" w:space="0" w:color="auto"/>
                    <w:right w:val="none" w:sz="0" w:space="0" w:color="auto"/>
                  </w:divBdr>
                </w:div>
                <w:div w:id="1257592746">
                  <w:marLeft w:val="0"/>
                  <w:marRight w:val="0"/>
                  <w:marTop w:val="0"/>
                  <w:marBottom w:val="0"/>
                  <w:divBdr>
                    <w:top w:val="none" w:sz="0" w:space="0" w:color="auto"/>
                    <w:left w:val="none" w:sz="0" w:space="0" w:color="auto"/>
                    <w:bottom w:val="none" w:sz="0" w:space="0" w:color="auto"/>
                    <w:right w:val="none" w:sz="0" w:space="0" w:color="auto"/>
                  </w:divBdr>
                </w:div>
                <w:div w:id="713119109">
                  <w:marLeft w:val="0"/>
                  <w:marRight w:val="0"/>
                  <w:marTop w:val="0"/>
                  <w:marBottom w:val="0"/>
                  <w:divBdr>
                    <w:top w:val="none" w:sz="0" w:space="0" w:color="auto"/>
                    <w:left w:val="none" w:sz="0" w:space="0" w:color="auto"/>
                    <w:bottom w:val="none" w:sz="0" w:space="0" w:color="auto"/>
                    <w:right w:val="none" w:sz="0" w:space="0" w:color="auto"/>
                  </w:divBdr>
                </w:div>
                <w:div w:id="16477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5892">
          <w:marLeft w:val="0"/>
          <w:marRight w:val="0"/>
          <w:marTop w:val="0"/>
          <w:marBottom w:val="0"/>
          <w:divBdr>
            <w:top w:val="none" w:sz="0" w:space="0" w:color="auto"/>
            <w:left w:val="none" w:sz="0" w:space="0" w:color="auto"/>
            <w:bottom w:val="none" w:sz="0" w:space="0" w:color="auto"/>
            <w:right w:val="none" w:sz="0" w:space="0" w:color="auto"/>
          </w:divBdr>
        </w:div>
        <w:div w:id="1272128484">
          <w:marLeft w:val="0"/>
          <w:marRight w:val="0"/>
          <w:marTop w:val="0"/>
          <w:marBottom w:val="0"/>
          <w:divBdr>
            <w:top w:val="none" w:sz="0" w:space="0" w:color="auto"/>
            <w:left w:val="none" w:sz="0" w:space="0" w:color="auto"/>
            <w:bottom w:val="none" w:sz="0" w:space="0" w:color="auto"/>
            <w:right w:val="none" w:sz="0" w:space="0" w:color="auto"/>
          </w:divBdr>
        </w:div>
      </w:divsChild>
    </w:div>
    <w:div w:id="7218000">
      <w:bodyDiv w:val="1"/>
      <w:marLeft w:val="0"/>
      <w:marRight w:val="0"/>
      <w:marTop w:val="0"/>
      <w:marBottom w:val="0"/>
      <w:divBdr>
        <w:top w:val="none" w:sz="0" w:space="0" w:color="auto"/>
        <w:left w:val="none" w:sz="0" w:space="0" w:color="auto"/>
        <w:bottom w:val="none" w:sz="0" w:space="0" w:color="auto"/>
        <w:right w:val="none" w:sz="0" w:space="0" w:color="auto"/>
      </w:divBdr>
    </w:div>
    <w:div w:id="13113820">
      <w:bodyDiv w:val="1"/>
      <w:marLeft w:val="0"/>
      <w:marRight w:val="0"/>
      <w:marTop w:val="0"/>
      <w:marBottom w:val="0"/>
      <w:divBdr>
        <w:top w:val="none" w:sz="0" w:space="0" w:color="auto"/>
        <w:left w:val="none" w:sz="0" w:space="0" w:color="auto"/>
        <w:bottom w:val="none" w:sz="0" w:space="0" w:color="auto"/>
        <w:right w:val="none" w:sz="0" w:space="0" w:color="auto"/>
      </w:divBdr>
    </w:div>
    <w:div w:id="16122120">
      <w:bodyDiv w:val="1"/>
      <w:marLeft w:val="0"/>
      <w:marRight w:val="0"/>
      <w:marTop w:val="0"/>
      <w:marBottom w:val="0"/>
      <w:divBdr>
        <w:top w:val="none" w:sz="0" w:space="0" w:color="auto"/>
        <w:left w:val="none" w:sz="0" w:space="0" w:color="auto"/>
        <w:bottom w:val="none" w:sz="0" w:space="0" w:color="auto"/>
        <w:right w:val="none" w:sz="0" w:space="0" w:color="auto"/>
      </w:divBdr>
    </w:div>
    <w:div w:id="23600674">
      <w:bodyDiv w:val="1"/>
      <w:marLeft w:val="0"/>
      <w:marRight w:val="0"/>
      <w:marTop w:val="0"/>
      <w:marBottom w:val="0"/>
      <w:divBdr>
        <w:top w:val="none" w:sz="0" w:space="0" w:color="auto"/>
        <w:left w:val="none" w:sz="0" w:space="0" w:color="auto"/>
        <w:bottom w:val="none" w:sz="0" w:space="0" w:color="auto"/>
        <w:right w:val="none" w:sz="0" w:space="0" w:color="auto"/>
      </w:divBdr>
    </w:div>
    <w:div w:id="31344815">
      <w:bodyDiv w:val="1"/>
      <w:marLeft w:val="0"/>
      <w:marRight w:val="0"/>
      <w:marTop w:val="0"/>
      <w:marBottom w:val="0"/>
      <w:divBdr>
        <w:top w:val="none" w:sz="0" w:space="0" w:color="auto"/>
        <w:left w:val="none" w:sz="0" w:space="0" w:color="auto"/>
        <w:bottom w:val="none" w:sz="0" w:space="0" w:color="auto"/>
        <w:right w:val="none" w:sz="0" w:space="0" w:color="auto"/>
      </w:divBdr>
    </w:div>
    <w:div w:id="65803589">
      <w:bodyDiv w:val="1"/>
      <w:marLeft w:val="0"/>
      <w:marRight w:val="0"/>
      <w:marTop w:val="0"/>
      <w:marBottom w:val="0"/>
      <w:divBdr>
        <w:top w:val="none" w:sz="0" w:space="0" w:color="auto"/>
        <w:left w:val="none" w:sz="0" w:space="0" w:color="auto"/>
        <w:bottom w:val="none" w:sz="0" w:space="0" w:color="auto"/>
        <w:right w:val="none" w:sz="0" w:space="0" w:color="auto"/>
      </w:divBdr>
    </w:div>
    <w:div w:id="72548884">
      <w:bodyDiv w:val="1"/>
      <w:marLeft w:val="0"/>
      <w:marRight w:val="0"/>
      <w:marTop w:val="0"/>
      <w:marBottom w:val="0"/>
      <w:divBdr>
        <w:top w:val="none" w:sz="0" w:space="0" w:color="auto"/>
        <w:left w:val="none" w:sz="0" w:space="0" w:color="auto"/>
        <w:bottom w:val="none" w:sz="0" w:space="0" w:color="auto"/>
        <w:right w:val="none" w:sz="0" w:space="0" w:color="auto"/>
      </w:divBdr>
      <w:divsChild>
        <w:div w:id="77597353">
          <w:marLeft w:val="0"/>
          <w:marRight w:val="0"/>
          <w:marTop w:val="0"/>
          <w:marBottom w:val="0"/>
          <w:divBdr>
            <w:top w:val="none" w:sz="0" w:space="0" w:color="auto"/>
            <w:left w:val="none" w:sz="0" w:space="0" w:color="auto"/>
            <w:bottom w:val="none" w:sz="0" w:space="0" w:color="auto"/>
            <w:right w:val="none" w:sz="0" w:space="0" w:color="auto"/>
          </w:divBdr>
        </w:div>
      </w:divsChild>
    </w:div>
    <w:div w:id="81340886">
      <w:bodyDiv w:val="1"/>
      <w:marLeft w:val="0"/>
      <w:marRight w:val="0"/>
      <w:marTop w:val="0"/>
      <w:marBottom w:val="0"/>
      <w:divBdr>
        <w:top w:val="none" w:sz="0" w:space="0" w:color="auto"/>
        <w:left w:val="none" w:sz="0" w:space="0" w:color="auto"/>
        <w:bottom w:val="none" w:sz="0" w:space="0" w:color="auto"/>
        <w:right w:val="none" w:sz="0" w:space="0" w:color="auto"/>
      </w:divBdr>
    </w:div>
    <w:div w:id="85657112">
      <w:bodyDiv w:val="1"/>
      <w:marLeft w:val="0"/>
      <w:marRight w:val="0"/>
      <w:marTop w:val="0"/>
      <w:marBottom w:val="0"/>
      <w:divBdr>
        <w:top w:val="none" w:sz="0" w:space="0" w:color="auto"/>
        <w:left w:val="none" w:sz="0" w:space="0" w:color="auto"/>
        <w:bottom w:val="none" w:sz="0" w:space="0" w:color="auto"/>
        <w:right w:val="none" w:sz="0" w:space="0" w:color="auto"/>
      </w:divBdr>
    </w:div>
    <w:div w:id="87890281">
      <w:bodyDiv w:val="1"/>
      <w:marLeft w:val="0"/>
      <w:marRight w:val="0"/>
      <w:marTop w:val="0"/>
      <w:marBottom w:val="0"/>
      <w:divBdr>
        <w:top w:val="none" w:sz="0" w:space="0" w:color="auto"/>
        <w:left w:val="none" w:sz="0" w:space="0" w:color="auto"/>
        <w:bottom w:val="none" w:sz="0" w:space="0" w:color="auto"/>
        <w:right w:val="none" w:sz="0" w:space="0" w:color="auto"/>
      </w:divBdr>
    </w:div>
    <w:div w:id="88893691">
      <w:bodyDiv w:val="1"/>
      <w:marLeft w:val="0"/>
      <w:marRight w:val="0"/>
      <w:marTop w:val="0"/>
      <w:marBottom w:val="0"/>
      <w:divBdr>
        <w:top w:val="none" w:sz="0" w:space="0" w:color="auto"/>
        <w:left w:val="none" w:sz="0" w:space="0" w:color="auto"/>
        <w:bottom w:val="none" w:sz="0" w:space="0" w:color="auto"/>
        <w:right w:val="none" w:sz="0" w:space="0" w:color="auto"/>
      </w:divBdr>
    </w:div>
    <w:div w:id="92819454">
      <w:bodyDiv w:val="1"/>
      <w:marLeft w:val="0"/>
      <w:marRight w:val="0"/>
      <w:marTop w:val="0"/>
      <w:marBottom w:val="0"/>
      <w:divBdr>
        <w:top w:val="none" w:sz="0" w:space="0" w:color="auto"/>
        <w:left w:val="none" w:sz="0" w:space="0" w:color="auto"/>
        <w:bottom w:val="none" w:sz="0" w:space="0" w:color="auto"/>
        <w:right w:val="none" w:sz="0" w:space="0" w:color="auto"/>
      </w:divBdr>
    </w:div>
    <w:div w:id="94911062">
      <w:bodyDiv w:val="1"/>
      <w:marLeft w:val="0"/>
      <w:marRight w:val="0"/>
      <w:marTop w:val="0"/>
      <w:marBottom w:val="0"/>
      <w:divBdr>
        <w:top w:val="none" w:sz="0" w:space="0" w:color="auto"/>
        <w:left w:val="none" w:sz="0" w:space="0" w:color="auto"/>
        <w:bottom w:val="none" w:sz="0" w:space="0" w:color="auto"/>
        <w:right w:val="none" w:sz="0" w:space="0" w:color="auto"/>
      </w:divBdr>
      <w:divsChild>
        <w:div w:id="1883976284">
          <w:marLeft w:val="0"/>
          <w:marRight w:val="0"/>
          <w:marTop w:val="0"/>
          <w:marBottom w:val="75"/>
          <w:divBdr>
            <w:top w:val="none" w:sz="0" w:space="0" w:color="auto"/>
            <w:left w:val="none" w:sz="0" w:space="0" w:color="auto"/>
            <w:bottom w:val="none" w:sz="0" w:space="0" w:color="auto"/>
            <w:right w:val="none" w:sz="0" w:space="0" w:color="auto"/>
          </w:divBdr>
        </w:div>
      </w:divsChild>
    </w:div>
    <w:div w:id="99645201">
      <w:bodyDiv w:val="1"/>
      <w:marLeft w:val="0"/>
      <w:marRight w:val="0"/>
      <w:marTop w:val="0"/>
      <w:marBottom w:val="0"/>
      <w:divBdr>
        <w:top w:val="none" w:sz="0" w:space="0" w:color="auto"/>
        <w:left w:val="none" w:sz="0" w:space="0" w:color="auto"/>
        <w:bottom w:val="none" w:sz="0" w:space="0" w:color="auto"/>
        <w:right w:val="none" w:sz="0" w:space="0" w:color="auto"/>
      </w:divBdr>
    </w:div>
    <w:div w:id="100689177">
      <w:bodyDiv w:val="1"/>
      <w:marLeft w:val="0"/>
      <w:marRight w:val="0"/>
      <w:marTop w:val="0"/>
      <w:marBottom w:val="0"/>
      <w:divBdr>
        <w:top w:val="none" w:sz="0" w:space="0" w:color="auto"/>
        <w:left w:val="none" w:sz="0" w:space="0" w:color="auto"/>
        <w:bottom w:val="none" w:sz="0" w:space="0" w:color="auto"/>
        <w:right w:val="none" w:sz="0" w:space="0" w:color="auto"/>
      </w:divBdr>
      <w:divsChild>
        <w:div w:id="1245456443">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110756532">
      <w:bodyDiv w:val="1"/>
      <w:marLeft w:val="0"/>
      <w:marRight w:val="0"/>
      <w:marTop w:val="0"/>
      <w:marBottom w:val="0"/>
      <w:divBdr>
        <w:top w:val="none" w:sz="0" w:space="0" w:color="auto"/>
        <w:left w:val="none" w:sz="0" w:space="0" w:color="auto"/>
        <w:bottom w:val="none" w:sz="0" w:space="0" w:color="auto"/>
        <w:right w:val="none" w:sz="0" w:space="0" w:color="auto"/>
      </w:divBdr>
    </w:div>
    <w:div w:id="117141695">
      <w:bodyDiv w:val="1"/>
      <w:marLeft w:val="0"/>
      <w:marRight w:val="0"/>
      <w:marTop w:val="0"/>
      <w:marBottom w:val="0"/>
      <w:divBdr>
        <w:top w:val="none" w:sz="0" w:space="0" w:color="auto"/>
        <w:left w:val="none" w:sz="0" w:space="0" w:color="auto"/>
        <w:bottom w:val="none" w:sz="0" w:space="0" w:color="auto"/>
        <w:right w:val="none" w:sz="0" w:space="0" w:color="auto"/>
      </w:divBdr>
    </w:div>
    <w:div w:id="117457256">
      <w:bodyDiv w:val="1"/>
      <w:marLeft w:val="0"/>
      <w:marRight w:val="0"/>
      <w:marTop w:val="0"/>
      <w:marBottom w:val="0"/>
      <w:divBdr>
        <w:top w:val="none" w:sz="0" w:space="0" w:color="auto"/>
        <w:left w:val="none" w:sz="0" w:space="0" w:color="auto"/>
        <w:bottom w:val="none" w:sz="0" w:space="0" w:color="auto"/>
        <w:right w:val="none" w:sz="0" w:space="0" w:color="auto"/>
      </w:divBdr>
      <w:divsChild>
        <w:div w:id="1503549044">
          <w:marLeft w:val="0"/>
          <w:marRight w:val="0"/>
          <w:marTop w:val="0"/>
          <w:marBottom w:val="0"/>
          <w:divBdr>
            <w:top w:val="none" w:sz="0" w:space="0" w:color="auto"/>
            <w:left w:val="none" w:sz="0" w:space="0" w:color="auto"/>
            <w:bottom w:val="none" w:sz="0" w:space="0" w:color="auto"/>
            <w:right w:val="none" w:sz="0" w:space="0" w:color="auto"/>
          </w:divBdr>
        </w:div>
        <w:div w:id="1178348032">
          <w:marLeft w:val="0"/>
          <w:marRight w:val="0"/>
          <w:marTop w:val="106"/>
          <w:marBottom w:val="106"/>
          <w:divBdr>
            <w:top w:val="none" w:sz="0" w:space="0" w:color="auto"/>
            <w:left w:val="none" w:sz="0" w:space="0" w:color="auto"/>
            <w:bottom w:val="none" w:sz="0" w:space="0" w:color="auto"/>
            <w:right w:val="none" w:sz="0" w:space="0" w:color="auto"/>
          </w:divBdr>
        </w:div>
        <w:div w:id="1250623514">
          <w:marLeft w:val="0"/>
          <w:marRight w:val="0"/>
          <w:marTop w:val="0"/>
          <w:marBottom w:val="0"/>
          <w:divBdr>
            <w:top w:val="none" w:sz="0" w:space="0" w:color="auto"/>
            <w:left w:val="none" w:sz="0" w:space="0" w:color="auto"/>
            <w:bottom w:val="none" w:sz="0" w:space="0" w:color="auto"/>
            <w:right w:val="none" w:sz="0" w:space="0" w:color="auto"/>
          </w:divBdr>
        </w:div>
        <w:div w:id="2097314627">
          <w:marLeft w:val="0"/>
          <w:marRight w:val="0"/>
          <w:marTop w:val="106"/>
          <w:marBottom w:val="106"/>
          <w:divBdr>
            <w:top w:val="none" w:sz="0" w:space="0" w:color="auto"/>
            <w:left w:val="none" w:sz="0" w:space="0" w:color="auto"/>
            <w:bottom w:val="none" w:sz="0" w:space="0" w:color="auto"/>
            <w:right w:val="none" w:sz="0" w:space="0" w:color="auto"/>
          </w:divBdr>
        </w:div>
        <w:div w:id="1666937153">
          <w:marLeft w:val="0"/>
          <w:marRight w:val="0"/>
          <w:marTop w:val="0"/>
          <w:marBottom w:val="0"/>
          <w:divBdr>
            <w:top w:val="none" w:sz="0" w:space="0" w:color="auto"/>
            <w:left w:val="none" w:sz="0" w:space="0" w:color="auto"/>
            <w:bottom w:val="none" w:sz="0" w:space="0" w:color="auto"/>
            <w:right w:val="none" w:sz="0" w:space="0" w:color="auto"/>
          </w:divBdr>
        </w:div>
      </w:divsChild>
    </w:div>
    <w:div w:id="140119639">
      <w:bodyDiv w:val="1"/>
      <w:marLeft w:val="0"/>
      <w:marRight w:val="0"/>
      <w:marTop w:val="0"/>
      <w:marBottom w:val="0"/>
      <w:divBdr>
        <w:top w:val="none" w:sz="0" w:space="0" w:color="auto"/>
        <w:left w:val="none" w:sz="0" w:space="0" w:color="auto"/>
        <w:bottom w:val="none" w:sz="0" w:space="0" w:color="auto"/>
        <w:right w:val="none" w:sz="0" w:space="0" w:color="auto"/>
      </w:divBdr>
      <w:divsChild>
        <w:div w:id="1742555491">
          <w:marLeft w:val="0"/>
          <w:marRight w:val="0"/>
          <w:marTop w:val="0"/>
          <w:marBottom w:val="44"/>
          <w:divBdr>
            <w:top w:val="none" w:sz="0" w:space="0" w:color="auto"/>
            <w:left w:val="none" w:sz="0" w:space="0" w:color="auto"/>
            <w:bottom w:val="none" w:sz="0" w:space="0" w:color="auto"/>
            <w:right w:val="none" w:sz="0" w:space="0" w:color="auto"/>
          </w:divBdr>
        </w:div>
      </w:divsChild>
    </w:div>
    <w:div w:id="144441869">
      <w:bodyDiv w:val="1"/>
      <w:marLeft w:val="0"/>
      <w:marRight w:val="0"/>
      <w:marTop w:val="0"/>
      <w:marBottom w:val="0"/>
      <w:divBdr>
        <w:top w:val="none" w:sz="0" w:space="0" w:color="auto"/>
        <w:left w:val="none" w:sz="0" w:space="0" w:color="auto"/>
        <w:bottom w:val="none" w:sz="0" w:space="0" w:color="auto"/>
        <w:right w:val="none" w:sz="0" w:space="0" w:color="auto"/>
      </w:divBdr>
      <w:divsChild>
        <w:div w:id="1135372833">
          <w:marLeft w:val="0"/>
          <w:marRight w:val="0"/>
          <w:marTop w:val="0"/>
          <w:marBottom w:val="0"/>
          <w:divBdr>
            <w:top w:val="none" w:sz="0" w:space="0" w:color="auto"/>
            <w:left w:val="none" w:sz="0" w:space="0" w:color="auto"/>
            <w:bottom w:val="none" w:sz="0" w:space="0" w:color="auto"/>
            <w:right w:val="none" w:sz="0" w:space="0" w:color="auto"/>
          </w:divBdr>
          <w:divsChild>
            <w:div w:id="1918131598">
              <w:marLeft w:val="0"/>
              <w:marRight w:val="0"/>
              <w:marTop w:val="0"/>
              <w:marBottom w:val="0"/>
              <w:divBdr>
                <w:top w:val="none" w:sz="0" w:space="0" w:color="auto"/>
                <w:left w:val="none" w:sz="0" w:space="0" w:color="auto"/>
                <w:bottom w:val="none" w:sz="0" w:space="0" w:color="auto"/>
                <w:right w:val="none" w:sz="0" w:space="0" w:color="auto"/>
              </w:divBdr>
              <w:divsChild>
                <w:div w:id="745492086">
                  <w:marLeft w:val="0"/>
                  <w:marRight w:val="0"/>
                  <w:marTop w:val="0"/>
                  <w:marBottom w:val="0"/>
                  <w:divBdr>
                    <w:top w:val="none" w:sz="0" w:space="0" w:color="auto"/>
                    <w:left w:val="none" w:sz="0" w:space="0" w:color="auto"/>
                    <w:bottom w:val="none" w:sz="0" w:space="0" w:color="auto"/>
                    <w:right w:val="none" w:sz="0" w:space="0" w:color="auto"/>
                  </w:divBdr>
                </w:div>
                <w:div w:id="608436486">
                  <w:marLeft w:val="0"/>
                  <w:marRight w:val="0"/>
                  <w:marTop w:val="0"/>
                  <w:marBottom w:val="0"/>
                  <w:divBdr>
                    <w:top w:val="none" w:sz="0" w:space="0" w:color="auto"/>
                    <w:left w:val="none" w:sz="0" w:space="0" w:color="auto"/>
                    <w:bottom w:val="none" w:sz="0" w:space="0" w:color="auto"/>
                    <w:right w:val="none" w:sz="0" w:space="0" w:color="auto"/>
                  </w:divBdr>
                </w:div>
                <w:div w:id="8072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42815">
      <w:bodyDiv w:val="1"/>
      <w:marLeft w:val="0"/>
      <w:marRight w:val="0"/>
      <w:marTop w:val="0"/>
      <w:marBottom w:val="0"/>
      <w:divBdr>
        <w:top w:val="none" w:sz="0" w:space="0" w:color="auto"/>
        <w:left w:val="none" w:sz="0" w:space="0" w:color="auto"/>
        <w:bottom w:val="none" w:sz="0" w:space="0" w:color="auto"/>
        <w:right w:val="none" w:sz="0" w:space="0" w:color="auto"/>
      </w:divBdr>
    </w:div>
    <w:div w:id="161285644">
      <w:bodyDiv w:val="1"/>
      <w:marLeft w:val="0"/>
      <w:marRight w:val="0"/>
      <w:marTop w:val="0"/>
      <w:marBottom w:val="0"/>
      <w:divBdr>
        <w:top w:val="none" w:sz="0" w:space="0" w:color="auto"/>
        <w:left w:val="none" w:sz="0" w:space="0" w:color="auto"/>
        <w:bottom w:val="none" w:sz="0" w:space="0" w:color="auto"/>
        <w:right w:val="none" w:sz="0" w:space="0" w:color="auto"/>
      </w:divBdr>
    </w:div>
    <w:div w:id="184054120">
      <w:bodyDiv w:val="1"/>
      <w:marLeft w:val="0"/>
      <w:marRight w:val="0"/>
      <w:marTop w:val="0"/>
      <w:marBottom w:val="0"/>
      <w:divBdr>
        <w:top w:val="none" w:sz="0" w:space="0" w:color="auto"/>
        <w:left w:val="none" w:sz="0" w:space="0" w:color="auto"/>
        <w:bottom w:val="none" w:sz="0" w:space="0" w:color="auto"/>
        <w:right w:val="none" w:sz="0" w:space="0" w:color="auto"/>
      </w:divBdr>
    </w:div>
    <w:div w:id="204215644">
      <w:bodyDiv w:val="1"/>
      <w:marLeft w:val="0"/>
      <w:marRight w:val="0"/>
      <w:marTop w:val="0"/>
      <w:marBottom w:val="0"/>
      <w:divBdr>
        <w:top w:val="none" w:sz="0" w:space="0" w:color="auto"/>
        <w:left w:val="none" w:sz="0" w:space="0" w:color="auto"/>
        <w:bottom w:val="none" w:sz="0" w:space="0" w:color="auto"/>
        <w:right w:val="none" w:sz="0" w:space="0" w:color="auto"/>
      </w:divBdr>
    </w:div>
    <w:div w:id="205485710">
      <w:bodyDiv w:val="1"/>
      <w:marLeft w:val="0"/>
      <w:marRight w:val="0"/>
      <w:marTop w:val="0"/>
      <w:marBottom w:val="0"/>
      <w:divBdr>
        <w:top w:val="none" w:sz="0" w:space="0" w:color="auto"/>
        <w:left w:val="none" w:sz="0" w:space="0" w:color="auto"/>
        <w:bottom w:val="none" w:sz="0" w:space="0" w:color="auto"/>
        <w:right w:val="none" w:sz="0" w:space="0" w:color="auto"/>
      </w:divBdr>
    </w:div>
    <w:div w:id="208953108">
      <w:bodyDiv w:val="1"/>
      <w:marLeft w:val="0"/>
      <w:marRight w:val="0"/>
      <w:marTop w:val="0"/>
      <w:marBottom w:val="0"/>
      <w:divBdr>
        <w:top w:val="none" w:sz="0" w:space="0" w:color="auto"/>
        <w:left w:val="none" w:sz="0" w:space="0" w:color="auto"/>
        <w:bottom w:val="none" w:sz="0" w:space="0" w:color="auto"/>
        <w:right w:val="none" w:sz="0" w:space="0" w:color="auto"/>
      </w:divBdr>
      <w:divsChild>
        <w:div w:id="2082361905">
          <w:marLeft w:val="0"/>
          <w:marRight w:val="0"/>
          <w:marTop w:val="0"/>
          <w:marBottom w:val="0"/>
          <w:divBdr>
            <w:top w:val="none" w:sz="0" w:space="0" w:color="auto"/>
            <w:left w:val="none" w:sz="0" w:space="0" w:color="auto"/>
            <w:bottom w:val="none" w:sz="0" w:space="0" w:color="auto"/>
            <w:right w:val="none" w:sz="0" w:space="0" w:color="auto"/>
          </w:divBdr>
          <w:divsChild>
            <w:div w:id="414205817">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216865110">
      <w:bodyDiv w:val="1"/>
      <w:marLeft w:val="0"/>
      <w:marRight w:val="0"/>
      <w:marTop w:val="0"/>
      <w:marBottom w:val="0"/>
      <w:divBdr>
        <w:top w:val="none" w:sz="0" w:space="0" w:color="auto"/>
        <w:left w:val="none" w:sz="0" w:space="0" w:color="auto"/>
        <w:bottom w:val="none" w:sz="0" w:space="0" w:color="auto"/>
        <w:right w:val="none" w:sz="0" w:space="0" w:color="auto"/>
      </w:divBdr>
    </w:div>
    <w:div w:id="217478336">
      <w:bodyDiv w:val="1"/>
      <w:marLeft w:val="0"/>
      <w:marRight w:val="0"/>
      <w:marTop w:val="0"/>
      <w:marBottom w:val="0"/>
      <w:divBdr>
        <w:top w:val="none" w:sz="0" w:space="0" w:color="auto"/>
        <w:left w:val="none" w:sz="0" w:space="0" w:color="auto"/>
        <w:bottom w:val="none" w:sz="0" w:space="0" w:color="auto"/>
        <w:right w:val="none" w:sz="0" w:space="0" w:color="auto"/>
      </w:divBdr>
    </w:div>
    <w:div w:id="220559186">
      <w:bodyDiv w:val="1"/>
      <w:marLeft w:val="0"/>
      <w:marRight w:val="0"/>
      <w:marTop w:val="0"/>
      <w:marBottom w:val="0"/>
      <w:divBdr>
        <w:top w:val="none" w:sz="0" w:space="0" w:color="auto"/>
        <w:left w:val="none" w:sz="0" w:space="0" w:color="auto"/>
        <w:bottom w:val="none" w:sz="0" w:space="0" w:color="auto"/>
        <w:right w:val="none" w:sz="0" w:space="0" w:color="auto"/>
      </w:divBdr>
    </w:div>
    <w:div w:id="228811734">
      <w:bodyDiv w:val="1"/>
      <w:marLeft w:val="0"/>
      <w:marRight w:val="0"/>
      <w:marTop w:val="0"/>
      <w:marBottom w:val="0"/>
      <w:divBdr>
        <w:top w:val="none" w:sz="0" w:space="0" w:color="auto"/>
        <w:left w:val="none" w:sz="0" w:space="0" w:color="auto"/>
        <w:bottom w:val="none" w:sz="0" w:space="0" w:color="auto"/>
        <w:right w:val="none" w:sz="0" w:space="0" w:color="auto"/>
      </w:divBdr>
    </w:div>
    <w:div w:id="262108404">
      <w:bodyDiv w:val="1"/>
      <w:marLeft w:val="0"/>
      <w:marRight w:val="0"/>
      <w:marTop w:val="0"/>
      <w:marBottom w:val="0"/>
      <w:divBdr>
        <w:top w:val="none" w:sz="0" w:space="0" w:color="auto"/>
        <w:left w:val="none" w:sz="0" w:space="0" w:color="auto"/>
        <w:bottom w:val="none" w:sz="0" w:space="0" w:color="auto"/>
        <w:right w:val="none" w:sz="0" w:space="0" w:color="auto"/>
      </w:divBdr>
    </w:div>
    <w:div w:id="265622568">
      <w:bodyDiv w:val="1"/>
      <w:marLeft w:val="0"/>
      <w:marRight w:val="0"/>
      <w:marTop w:val="0"/>
      <w:marBottom w:val="0"/>
      <w:divBdr>
        <w:top w:val="none" w:sz="0" w:space="0" w:color="auto"/>
        <w:left w:val="none" w:sz="0" w:space="0" w:color="auto"/>
        <w:bottom w:val="none" w:sz="0" w:space="0" w:color="auto"/>
        <w:right w:val="none" w:sz="0" w:space="0" w:color="auto"/>
      </w:divBdr>
    </w:div>
    <w:div w:id="277176669">
      <w:bodyDiv w:val="1"/>
      <w:marLeft w:val="0"/>
      <w:marRight w:val="0"/>
      <w:marTop w:val="0"/>
      <w:marBottom w:val="0"/>
      <w:divBdr>
        <w:top w:val="none" w:sz="0" w:space="0" w:color="auto"/>
        <w:left w:val="none" w:sz="0" w:space="0" w:color="auto"/>
        <w:bottom w:val="none" w:sz="0" w:space="0" w:color="auto"/>
        <w:right w:val="none" w:sz="0" w:space="0" w:color="auto"/>
      </w:divBdr>
    </w:div>
    <w:div w:id="279074489">
      <w:bodyDiv w:val="1"/>
      <w:marLeft w:val="0"/>
      <w:marRight w:val="0"/>
      <w:marTop w:val="0"/>
      <w:marBottom w:val="0"/>
      <w:divBdr>
        <w:top w:val="none" w:sz="0" w:space="0" w:color="auto"/>
        <w:left w:val="none" w:sz="0" w:space="0" w:color="auto"/>
        <w:bottom w:val="none" w:sz="0" w:space="0" w:color="auto"/>
        <w:right w:val="none" w:sz="0" w:space="0" w:color="auto"/>
      </w:divBdr>
      <w:divsChild>
        <w:div w:id="1825734547">
          <w:marLeft w:val="0"/>
          <w:marRight w:val="0"/>
          <w:marTop w:val="0"/>
          <w:marBottom w:val="75"/>
          <w:divBdr>
            <w:top w:val="none" w:sz="0" w:space="0" w:color="auto"/>
            <w:left w:val="none" w:sz="0" w:space="0" w:color="auto"/>
            <w:bottom w:val="none" w:sz="0" w:space="0" w:color="auto"/>
            <w:right w:val="none" w:sz="0" w:space="0" w:color="auto"/>
          </w:divBdr>
        </w:div>
      </w:divsChild>
    </w:div>
    <w:div w:id="283270435">
      <w:bodyDiv w:val="1"/>
      <w:marLeft w:val="0"/>
      <w:marRight w:val="0"/>
      <w:marTop w:val="0"/>
      <w:marBottom w:val="0"/>
      <w:divBdr>
        <w:top w:val="none" w:sz="0" w:space="0" w:color="auto"/>
        <w:left w:val="none" w:sz="0" w:space="0" w:color="auto"/>
        <w:bottom w:val="none" w:sz="0" w:space="0" w:color="auto"/>
        <w:right w:val="none" w:sz="0" w:space="0" w:color="auto"/>
      </w:divBdr>
    </w:div>
    <w:div w:id="295457597">
      <w:bodyDiv w:val="1"/>
      <w:marLeft w:val="0"/>
      <w:marRight w:val="0"/>
      <w:marTop w:val="0"/>
      <w:marBottom w:val="0"/>
      <w:divBdr>
        <w:top w:val="none" w:sz="0" w:space="0" w:color="auto"/>
        <w:left w:val="none" w:sz="0" w:space="0" w:color="auto"/>
        <w:bottom w:val="none" w:sz="0" w:space="0" w:color="auto"/>
        <w:right w:val="none" w:sz="0" w:space="0" w:color="auto"/>
      </w:divBdr>
    </w:div>
    <w:div w:id="297077063">
      <w:bodyDiv w:val="1"/>
      <w:marLeft w:val="0"/>
      <w:marRight w:val="0"/>
      <w:marTop w:val="0"/>
      <w:marBottom w:val="0"/>
      <w:divBdr>
        <w:top w:val="none" w:sz="0" w:space="0" w:color="auto"/>
        <w:left w:val="none" w:sz="0" w:space="0" w:color="auto"/>
        <w:bottom w:val="none" w:sz="0" w:space="0" w:color="auto"/>
        <w:right w:val="none" w:sz="0" w:space="0" w:color="auto"/>
      </w:divBdr>
      <w:divsChild>
        <w:div w:id="1929731119">
          <w:marLeft w:val="0"/>
          <w:marRight w:val="0"/>
          <w:marTop w:val="0"/>
          <w:marBottom w:val="75"/>
          <w:divBdr>
            <w:top w:val="none" w:sz="0" w:space="0" w:color="auto"/>
            <w:left w:val="none" w:sz="0" w:space="0" w:color="auto"/>
            <w:bottom w:val="none" w:sz="0" w:space="0" w:color="auto"/>
            <w:right w:val="none" w:sz="0" w:space="0" w:color="auto"/>
          </w:divBdr>
        </w:div>
      </w:divsChild>
    </w:div>
    <w:div w:id="306205250">
      <w:bodyDiv w:val="1"/>
      <w:marLeft w:val="0"/>
      <w:marRight w:val="0"/>
      <w:marTop w:val="0"/>
      <w:marBottom w:val="0"/>
      <w:divBdr>
        <w:top w:val="none" w:sz="0" w:space="0" w:color="auto"/>
        <w:left w:val="none" w:sz="0" w:space="0" w:color="auto"/>
        <w:bottom w:val="none" w:sz="0" w:space="0" w:color="auto"/>
        <w:right w:val="none" w:sz="0" w:space="0" w:color="auto"/>
      </w:divBdr>
    </w:div>
    <w:div w:id="332224932">
      <w:bodyDiv w:val="1"/>
      <w:marLeft w:val="0"/>
      <w:marRight w:val="0"/>
      <w:marTop w:val="0"/>
      <w:marBottom w:val="0"/>
      <w:divBdr>
        <w:top w:val="none" w:sz="0" w:space="0" w:color="auto"/>
        <w:left w:val="none" w:sz="0" w:space="0" w:color="auto"/>
        <w:bottom w:val="none" w:sz="0" w:space="0" w:color="auto"/>
        <w:right w:val="none" w:sz="0" w:space="0" w:color="auto"/>
      </w:divBdr>
    </w:div>
    <w:div w:id="343439578">
      <w:bodyDiv w:val="1"/>
      <w:marLeft w:val="0"/>
      <w:marRight w:val="0"/>
      <w:marTop w:val="0"/>
      <w:marBottom w:val="0"/>
      <w:divBdr>
        <w:top w:val="none" w:sz="0" w:space="0" w:color="auto"/>
        <w:left w:val="none" w:sz="0" w:space="0" w:color="auto"/>
        <w:bottom w:val="none" w:sz="0" w:space="0" w:color="auto"/>
        <w:right w:val="none" w:sz="0" w:space="0" w:color="auto"/>
      </w:divBdr>
    </w:div>
    <w:div w:id="356155082">
      <w:bodyDiv w:val="1"/>
      <w:marLeft w:val="0"/>
      <w:marRight w:val="0"/>
      <w:marTop w:val="0"/>
      <w:marBottom w:val="0"/>
      <w:divBdr>
        <w:top w:val="none" w:sz="0" w:space="0" w:color="auto"/>
        <w:left w:val="none" w:sz="0" w:space="0" w:color="auto"/>
        <w:bottom w:val="none" w:sz="0" w:space="0" w:color="auto"/>
        <w:right w:val="none" w:sz="0" w:space="0" w:color="auto"/>
      </w:divBdr>
    </w:div>
    <w:div w:id="362167700">
      <w:bodyDiv w:val="1"/>
      <w:marLeft w:val="0"/>
      <w:marRight w:val="0"/>
      <w:marTop w:val="0"/>
      <w:marBottom w:val="0"/>
      <w:divBdr>
        <w:top w:val="none" w:sz="0" w:space="0" w:color="auto"/>
        <w:left w:val="none" w:sz="0" w:space="0" w:color="auto"/>
        <w:bottom w:val="none" w:sz="0" w:space="0" w:color="auto"/>
        <w:right w:val="none" w:sz="0" w:space="0" w:color="auto"/>
      </w:divBdr>
    </w:div>
    <w:div w:id="364062743">
      <w:bodyDiv w:val="1"/>
      <w:marLeft w:val="0"/>
      <w:marRight w:val="0"/>
      <w:marTop w:val="0"/>
      <w:marBottom w:val="0"/>
      <w:divBdr>
        <w:top w:val="none" w:sz="0" w:space="0" w:color="auto"/>
        <w:left w:val="none" w:sz="0" w:space="0" w:color="auto"/>
        <w:bottom w:val="none" w:sz="0" w:space="0" w:color="auto"/>
        <w:right w:val="none" w:sz="0" w:space="0" w:color="auto"/>
      </w:divBdr>
    </w:div>
    <w:div w:id="370151558">
      <w:bodyDiv w:val="1"/>
      <w:marLeft w:val="0"/>
      <w:marRight w:val="0"/>
      <w:marTop w:val="0"/>
      <w:marBottom w:val="0"/>
      <w:divBdr>
        <w:top w:val="none" w:sz="0" w:space="0" w:color="auto"/>
        <w:left w:val="none" w:sz="0" w:space="0" w:color="auto"/>
        <w:bottom w:val="none" w:sz="0" w:space="0" w:color="auto"/>
        <w:right w:val="none" w:sz="0" w:space="0" w:color="auto"/>
      </w:divBdr>
      <w:divsChild>
        <w:div w:id="1824663228">
          <w:marLeft w:val="0"/>
          <w:marRight w:val="0"/>
          <w:marTop w:val="112"/>
          <w:marBottom w:val="112"/>
          <w:divBdr>
            <w:top w:val="none" w:sz="0" w:space="0" w:color="auto"/>
            <w:left w:val="none" w:sz="0" w:space="0" w:color="auto"/>
            <w:bottom w:val="none" w:sz="0" w:space="0" w:color="auto"/>
            <w:right w:val="none" w:sz="0" w:space="0" w:color="auto"/>
          </w:divBdr>
        </w:div>
      </w:divsChild>
    </w:div>
    <w:div w:id="376199860">
      <w:bodyDiv w:val="1"/>
      <w:marLeft w:val="0"/>
      <w:marRight w:val="0"/>
      <w:marTop w:val="0"/>
      <w:marBottom w:val="0"/>
      <w:divBdr>
        <w:top w:val="none" w:sz="0" w:space="0" w:color="auto"/>
        <w:left w:val="none" w:sz="0" w:space="0" w:color="auto"/>
        <w:bottom w:val="none" w:sz="0" w:space="0" w:color="auto"/>
        <w:right w:val="none" w:sz="0" w:space="0" w:color="auto"/>
      </w:divBdr>
    </w:div>
    <w:div w:id="386881876">
      <w:bodyDiv w:val="1"/>
      <w:marLeft w:val="0"/>
      <w:marRight w:val="0"/>
      <w:marTop w:val="0"/>
      <w:marBottom w:val="0"/>
      <w:divBdr>
        <w:top w:val="none" w:sz="0" w:space="0" w:color="auto"/>
        <w:left w:val="none" w:sz="0" w:space="0" w:color="auto"/>
        <w:bottom w:val="none" w:sz="0" w:space="0" w:color="auto"/>
        <w:right w:val="none" w:sz="0" w:space="0" w:color="auto"/>
      </w:divBdr>
    </w:div>
    <w:div w:id="397477848">
      <w:bodyDiv w:val="1"/>
      <w:marLeft w:val="0"/>
      <w:marRight w:val="0"/>
      <w:marTop w:val="0"/>
      <w:marBottom w:val="0"/>
      <w:divBdr>
        <w:top w:val="none" w:sz="0" w:space="0" w:color="auto"/>
        <w:left w:val="none" w:sz="0" w:space="0" w:color="auto"/>
        <w:bottom w:val="none" w:sz="0" w:space="0" w:color="auto"/>
        <w:right w:val="none" w:sz="0" w:space="0" w:color="auto"/>
      </w:divBdr>
    </w:div>
    <w:div w:id="402680655">
      <w:bodyDiv w:val="1"/>
      <w:marLeft w:val="0"/>
      <w:marRight w:val="0"/>
      <w:marTop w:val="0"/>
      <w:marBottom w:val="0"/>
      <w:divBdr>
        <w:top w:val="none" w:sz="0" w:space="0" w:color="auto"/>
        <w:left w:val="none" w:sz="0" w:space="0" w:color="auto"/>
        <w:bottom w:val="none" w:sz="0" w:space="0" w:color="auto"/>
        <w:right w:val="none" w:sz="0" w:space="0" w:color="auto"/>
      </w:divBdr>
    </w:div>
    <w:div w:id="407001830">
      <w:bodyDiv w:val="1"/>
      <w:marLeft w:val="0"/>
      <w:marRight w:val="0"/>
      <w:marTop w:val="0"/>
      <w:marBottom w:val="0"/>
      <w:divBdr>
        <w:top w:val="none" w:sz="0" w:space="0" w:color="auto"/>
        <w:left w:val="none" w:sz="0" w:space="0" w:color="auto"/>
        <w:bottom w:val="none" w:sz="0" w:space="0" w:color="auto"/>
        <w:right w:val="none" w:sz="0" w:space="0" w:color="auto"/>
      </w:divBdr>
    </w:div>
    <w:div w:id="408813588">
      <w:bodyDiv w:val="1"/>
      <w:marLeft w:val="0"/>
      <w:marRight w:val="0"/>
      <w:marTop w:val="0"/>
      <w:marBottom w:val="0"/>
      <w:divBdr>
        <w:top w:val="none" w:sz="0" w:space="0" w:color="auto"/>
        <w:left w:val="none" w:sz="0" w:space="0" w:color="auto"/>
        <w:bottom w:val="none" w:sz="0" w:space="0" w:color="auto"/>
        <w:right w:val="none" w:sz="0" w:space="0" w:color="auto"/>
      </w:divBdr>
      <w:divsChild>
        <w:div w:id="1154221171">
          <w:marLeft w:val="0"/>
          <w:marRight w:val="0"/>
          <w:marTop w:val="0"/>
          <w:marBottom w:val="44"/>
          <w:divBdr>
            <w:top w:val="none" w:sz="0" w:space="0" w:color="auto"/>
            <w:left w:val="none" w:sz="0" w:space="0" w:color="auto"/>
            <w:bottom w:val="none" w:sz="0" w:space="0" w:color="auto"/>
            <w:right w:val="none" w:sz="0" w:space="0" w:color="auto"/>
          </w:divBdr>
        </w:div>
      </w:divsChild>
    </w:div>
    <w:div w:id="421295128">
      <w:bodyDiv w:val="1"/>
      <w:marLeft w:val="0"/>
      <w:marRight w:val="0"/>
      <w:marTop w:val="0"/>
      <w:marBottom w:val="0"/>
      <w:divBdr>
        <w:top w:val="none" w:sz="0" w:space="0" w:color="auto"/>
        <w:left w:val="none" w:sz="0" w:space="0" w:color="auto"/>
        <w:bottom w:val="none" w:sz="0" w:space="0" w:color="auto"/>
        <w:right w:val="none" w:sz="0" w:space="0" w:color="auto"/>
      </w:divBdr>
    </w:div>
    <w:div w:id="422920434">
      <w:bodyDiv w:val="1"/>
      <w:marLeft w:val="0"/>
      <w:marRight w:val="0"/>
      <w:marTop w:val="0"/>
      <w:marBottom w:val="0"/>
      <w:divBdr>
        <w:top w:val="none" w:sz="0" w:space="0" w:color="auto"/>
        <w:left w:val="none" w:sz="0" w:space="0" w:color="auto"/>
        <w:bottom w:val="none" w:sz="0" w:space="0" w:color="auto"/>
        <w:right w:val="none" w:sz="0" w:space="0" w:color="auto"/>
      </w:divBdr>
    </w:div>
    <w:div w:id="424150701">
      <w:bodyDiv w:val="1"/>
      <w:marLeft w:val="0"/>
      <w:marRight w:val="0"/>
      <w:marTop w:val="0"/>
      <w:marBottom w:val="0"/>
      <w:divBdr>
        <w:top w:val="none" w:sz="0" w:space="0" w:color="auto"/>
        <w:left w:val="none" w:sz="0" w:space="0" w:color="auto"/>
        <w:bottom w:val="none" w:sz="0" w:space="0" w:color="auto"/>
        <w:right w:val="none" w:sz="0" w:space="0" w:color="auto"/>
      </w:divBdr>
      <w:divsChild>
        <w:div w:id="1814372081">
          <w:marLeft w:val="0"/>
          <w:marRight w:val="0"/>
          <w:marTop w:val="0"/>
          <w:marBottom w:val="0"/>
          <w:divBdr>
            <w:top w:val="none" w:sz="0" w:space="0" w:color="auto"/>
            <w:left w:val="none" w:sz="0" w:space="0" w:color="auto"/>
            <w:bottom w:val="none" w:sz="0" w:space="0" w:color="auto"/>
            <w:right w:val="none" w:sz="0" w:space="0" w:color="auto"/>
          </w:divBdr>
          <w:divsChild>
            <w:div w:id="1322083902">
              <w:marLeft w:val="0"/>
              <w:marRight w:val="0"/>
              <w:marTop w:val="0"/>
              <w:marBottom w:val="0"/>
              <w:divBdr>
                <w:top w:val="none" w:sz="0" w:space="0" w:color="auto"/>
                <w:left w:val="none" w:sz="0" w:space="0" w:color="auto"/>
                <w:bottom w:val="none" w:sz="0" w:space="0" w:color="auto"/>
                <w:right w:val="none" w:sz="0" w:space="0" w:color="auto"/>
              </w:divBdr>
              <w:divsChild>
                <w:div w:id="861817626">
                  <w:marLeft w:val="0"/>
                  <w:marRight w:val="0"/>
                  <w:marTop w:val="0"/>
                  <w:marBottom w:val="0"/>
                  <w:divBdr>
                    <w:top w:val="none" w:sz="0" w:space="0" w:color="auto"/>
                    <w:left w:val="none" w:sz="0" w:space="0" w:color="auto"/>
                    <w:bottom w:val="none" w:sz="0" w:space="0" w:color="auto"/>
                    <w:right w:val="none" w:sz="0" w:space="0" w:color="auto"/>
                  </w:divBdr>
                  <w:divsChild>
                    <w:div w:id="7140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956179">
      <w:bodyDiv w:val="1"/>
      <w:marLeft w:val="0"/>
      <w:marRight w:val="0"/>
      <w:marTop w:val="0"/>
      <w:marBottom w:val="0"/>
      <w:divBdr>
        <w:top w:val="none" w:sz="0" w:space="0" w:color="auto"/>
        <w:left w:val="none" w:sz="0" w:space="0" w:color="auto"/>
        <w:bottom w:val="none" w:sz="0" w:space="0" w:color="auto"/>
        <w:right w:val="none" w:sz="0" w:space="0" w:color="auto"/>
      </w:divBdr>
    </w:div>
    <w:div w:id="441189870">
      <w:bodyDiv w:val="1"/>
      <w:marLeft w:val="0"/>
      <w:marRight w:val="0"/>
      <w:marTop w:val="0"/>
      <w:marBottom w:val="0"/>
      <w:divBdr>
        <w:top w:val="none" w:sz="0" w:space="0" w:color="auto"/>
        <w:left w:val="none" w:sz="0" w:space="0" w:color="auto"/>
        <w:bottom w:val="none" w:sz="0" w:space="0" w:color="auto"/>
        <w:right w:val="none" w:sz="0" w:space="0" w:color="auto"/>
      </w:divBdr>
    </w:div>
    <w:div w:id="447044476">
      <w:bodyDiv w:val="1"/>
      <w:marLeft w:val="0"/>
      <w:marRight w:val="0"/>
      <w:marTop w:val="0"/>
      <w:marBottom w:val="0"/>
      <w:divBdr>
        <w:top w:val="none" w:sz="0" w:space="0" w:color="auto"/>
        <w:left w:val="none" w:sz="0" w:space="0" w:color="auto"/>
        <w:bottom w:val="none" w:sz="0" w:space="0" w:color="auto"/>
        <w:right w:val="none" w:sz="0" w:space="0" w:color="auto"/>
      </w:divBdr>
    </w:div>
    <w:div w:id="449276714">
      <w:bodyDiv w:val="1"/>
      <w:marLeft w:val="0"/>
      <w:marRight w:val="0"/>
      <w:marTop w:val="0"/>
      <w:marBottom w:val="0"/>
      <w:divBdr>
        <w:top w:val="none" w:sz="0" w:space="0" w:color="auto"/>
        <w:left w:val="none" w:sz="0" w:space="0" w:color="auto"/>
        <w:bottom w:val="none" w:sz="0" w:space="0" w:color="auto"/>
        <w:right w:val="none" w:sz="0" w:space="0" w:color="auto"/>
      </w:divBdr>
    </w:div>
    <w:div w:id="483081668">
      <w:bodyDiv w:val="1"/>
      <w:marLeft w:val="0"/>
      <w:marRight w:val="0"/>
      <w:marTop w:val="0"/>
      <w:marBottom w:val="0"/>
      <w:divBdr>
        <w:top w:val="none" w:sz="0" w:space="0" w:color="auto"/>
        <w:left w:val="none" w:sz="0" w:space="0" w:color="auto"/>
        <w:bottom w:val="none" w:sz="0" w:space="0" w:color="auto"/>
        <w:right w:val="none" w:sz="0" w:space="0" w:color="auto"/>
      </w:divBdr>
      <w:divsChild>
        <w:div w:id="1365977675">
          <w:marLeft w:val="240"/>
          <w:marRight w:val="0"/>
          <w:marTop w:val="0"/>
          <w:marBottom w:val="0"/>
          <w:divBdr>
            <w:top w:val="none" w:sz="0" w:space="0" w:color="auto"/>
            <w:left w:val="none" w:sz="0" w:space="0" w:color="auto"/>
            <w:bottom w:val="none" w:sz="0" w:space="0" w:color="auto"/>
            <w:right w:val="none" w:sz="0" w:space="0" w:color="auto"/>
          </w:divBdr>
        </w:div>
      </w:divsChild>
    </w:div>
    <w:div w:id="490025100">
      <w:bodyDiv w:val="1"/>
      <w:marLeft w:val="0"/>
      <w:marRight w:val="0"/>
      <w:marTop w:val="0"/>
      <w:marBottom w:val="0"/>
      <w:divBdr>
        <w:top w:val="none" w:sz="0" w:space="0" w:color="auto"/>
        <w:left w:val="none" w:sz="0" w:space="0" w:color="auto"/>
        <w:bottom w:val="none" w:sz="0" w:space="0" w:color="auto"/>
        <w:right w:val="none" w:sz="0" w:space="0" w:color="auto"/>
      </w:divBdr>
    </w:div>
    <w:div w:id="495146773">
      <w:bodyDiv w:val="1"/>
      <w:marLeft w:val="0"/>
      <w:marRight w:val="0"/>
      <w:marTop w:val="0"/>
      <w:marBottom w:val="0"/>
      <w:divBdr>
        <w:top w:val="none" w:sz="0" w:space="0" w:color="auto"/>
        <w:left w:val="none" w:sz="0" w:space="0" w:color="auto"/>
        <w:bottom w:val="none" w:sz="0" w:space="0" w:color="auto"/>
        <w:right w:val="none" w:sz="0" w:space="0" w:color="auto"/>
      </w:divBdr>
      <w:divsChild>
        <w:div w:id="1136873495">
          <w:marLeft w:val="0"/>
          <w:marRight w:val="0"/>
          <w:marTop w:val="0"/>
          <w:marBottom w:val="0"/>
          <w:divBdr>
            <w:top w:val="none" w:sz="0" w:space="0" w:color="auto"/>
            <w:left w:val="none" w:sz="0" w:space="0" w:color="auto"/>
            <w:bottom w:val="none" w:sz="0" w:space="0" w:color="auto"/>
            <w:right w:val="none" w:sz="0" w:space="0" w:color="auto"/>
          </w:divBdr>
        </w:div>
      </w:divsChild>
    </w:div>
    <w:div w:id="498233977">
      <w:bodyDiv w:val="1"/>
      <w:marLeft w:val="0"/>
      <w:marRight w:val="0"/>
      <w:marTop w:val="0"/>
      <w:marBottom w:val="0"/>
      <w:divBdr>
        <w:top w:val="none" w:sz="0" w:space="0" w:color="auto"/>
        <w:left w:val="none" w:sz="0" w:space="0" w:color="auto"/>
        <w:bottom w:val="none" w:sz="0" w:space="0" w:color="auto"/>
        <w:right w:val="none" w:sz="0" w:space="0" w:color="auto"/>
      </w:divBdr>
    </w:div>
    <w:div w:id="500505287">
      <w:bodyDiv w:val="1"/>
      <w:marLeft w:val="0"/>
      <w:marRight w:val="0"/>
      <w:marTop w:val="0"/>
      <w:marBottom w:val="0"/>
      <w:divBdr>
        <w:top w:val="none" w:sz="0" w:space="0" w:color="auto"/>
        <w:left w:val="none" w:sz="0" w:space="0" w:color="auto"/>
        <w:bottom w:val="none" w:sz="0" w:space="0" w:color="auto"/>
        <w:right w:val="none" w:sz="0" w:space="0" w:color="auto"/>
      </w:divBdr>
    </w:div>
    <w:div w:id="501748108">
      <w:bodyDiv w:val="1"/>
      <w:marLeft w:val="0"/>
      <w:marRight w:val="0"/>
      <w:marTop w:val="0"/>
      <w:marBottom w:val="0"/>
      <w:divBdr>
        <w:top w:val="none" w:sz="0" w:space="0" w:color="auto"/>
        <w:left w:val="none" w:sz="0" w:space="0" w:color="auto"/>
        <w:bottom w:val="none" w:sz="0" w:space="0" w:color="auto"/>
        <w:right w:val="none" w:sz="0" w:space="0" w:color="auto"/>
      </w:divBdr>
    </w:div>
    <w:div w:id="506870661">
      <w:bodyDiv w:val="1"/>
      <w:marLeft w:val="0"/>
      <w:marRight w:val="0"/>
      <w:marTop w:val="0"/>
      <w:marBottom w:val="0"/>
      <w:divBdr>
        <w:top w:val="none" w:sz="0" w:space="0" w:color="auto"/>
        <w:left w:val="none" w:sz="0" w:space="0" w:color="auto"/>
        <w:bottom w:val="none" w:sz="0" w:space="0" w:color="auto"/>
        <w:right w:val="none" w:sz="0" w:space="0" w:color="auto"/>
      </w:divBdr>
    </w:div>
    <w:div w:id="507868819">
      <w:bodyDiv w:val="1"/>
      <w:marLeft w:val="0"/>
      <w:marRight w:val="0"/>
      <w:marTop w:val="0"/>
      <w:marBottom w:val="0"/>
      <w:divBdr>
        <w:top w:val="none" w:sz="0" w:space="0" w:color="auto"/>
        <w:left w:val="none" w:sz="0" w:space="0" w:color="auto"/>
        <w:bottom w:val="none" w:sz="0" w:space="0" w:color="auto"/>
        <w:right w:val="none" w:sz="0" w:space="0" w:color="auto"/>
      </w:divBdr>
      <w:divsChild>
        <w:div w:id="681325319">
          <w:marLeft w:val="0"/>
          <w:marRight w:val="0"/>
          <w:marTop w:val="0"/>
          <w:marBottom w:val="0"/>
          <w:divBdr>
            <w:top w:val="none" w:sz="0" w:space="0" w:color="auto"/>
            <w:left w:val="none" w:sz="0" w:space="0" w:color="auto"/>
            <w:bottom w:val="none" w:sz="0" w:space="0" w:color="auto"/>
            <w:right w:val="none" w:sz="0" w:space="0" w:color="auto"/>
          </w:divBdr>
        </w:div>
      </w:divsChild>
    </w:div>
    <w:div w:id="507869436">
      <w:bodyDiv w:val="1"/>
      <w:marLeft w:val="0"/>
      <w:marRight w:val="0"/>
      <w:marTop w:val="0"/>
      <w:marBottom w:val="0"/>
      <w:divBdr>
        <w:top w:val="none" w:sz="0" w:space="0" w:color="auto"/>
        <w:left w:val="none" w:sz="0" w:space="0" w:color="auto"/>
        <w:bottom w:val="none" w:sz="0" w:space="0" w:color="auto"/>
        <w:right w:val="none" w:sz="0" w:space="0" w:color="auto"/>
      </w:divBdr>
      <w:divsChild>
        <w:div w:id="1159737728">
          <w:marLeft w:val="0"/>
          <w:marRight w:val="0"/>
          <w:marTop w:val="0"/>
          <w:marBottom w:val="44"/>
          <w:divBdr>
            <w:top w:val="none" w:sz="0" w:space="0" w:color="auto"/>
            <w:left w:val="none" w:sz="0" w:space="0" w:color="auto"/>
            <w:bottom w:val="none" w:sz="0" w:space="0" w:color="auto"/>
            <w:right w:val="none" w:sz="0" w:space="0" w:color="auto"/>
          </w:divBdr>
        </w:div>
      </w:divsChild>
    </w:div>
    <w:div w:id="516428218">
      <w:bodyDiv w:val="1"/>
      <w:marLeft w:val="0"/>
      <w:marRight w:val="0"/>
      <w:marTop w:val="0"/>
      <w:marBottom w:val="0"/>
      <w:divBdr>
        <w:top w:val="none" w:sz="0" w:space="0" w:color="auto"/>
        <w:left w:val="none" w:sz="0" w:space="0" w:color="auto"/>
        <w:bottom w:val="none" w:sz="0" w:space="0" w:color="auto"/>
        <w:right w:val="none" w:sz="0" w:space="0" w:color="auto"/>
      </w:divBdr>
    </w:div>
    <w:div w:id="521209942">
      <w:bodyDiv w:val="1"/>
      <w:marLeft w:val="0"/>
      <w:marRight w:val="0"/>
      <w:marTop w:val="0"/>
      <w:marBottom w:val="0"/>
      <w:divBdr>
        <w:top w:val="none" w:sz="0" w:space="0" w:color="auto"/>
        <w:left w:val="none" w:sz="0" w:space="0" w:color="auto"/>
        <w:bottom w:val="none" w:sz="0" w:space="0" w:color="auto"/>
        <w:right w:val="none" w:sz="0" w:space="0" w:color="auto"/>
      </w:divBdr>
      <w:divsChild>
        <w:div w:id="1841234957">
          <w:marLeft w:val="0"/>
          <w:marRight w:val="0"/>
          <w:marTop w:val="0"/>
          <w:marBottom w:val="44"/>
          <w:divBdr>
            <w:top w:val="none" w:sz="0" w:space="0" w:color="auto"/>
            <w:left w:val="none" w:sz="0" w:space="0" w:color="auto"/>
            <w:bottom w:val="none" w:sz="0" w:space="0" w:color="auto"/>
            <w:right w:val="none" w:sz="0" w:space="0" w:color="auto"/>
          </w:divBdr>
        </w:div>
      </w:divsChild>
    </w:div>
    <w:div w:id="522282396">
      <w:bodyDiv w:val="1"/>
      <w:marLeft w:val="0"/>
      <w:marRight w:val="0"/>
      <w:marTop w:val="0"/>
      <w:marBottom w:val="0"/>
      <w:divBdr>
        <w:top w:val="none" w:sz="0" w:space="0" w:color="auto"/>
        <w:left w:val="none" w:sz="0" w:space="0" w:color="auto"/>
        <w:bottom w:val="none" w:sz="0" w:space="0" w:color="auto"/>
        <w:right w:val="none" w:sz="0" w:space="0" w:color="auto"/>
      </w:divBdr>
    </w:div>
    <w:div w:id="522936957">
      <w:bodyDiv w:val="1"/>
      <w:marLeft w:val="0"/>
      <w:marRight w:val="0"/>
      <w:marTop w:val="0"/>
      <w:marBottom w:val="0"/>
      <w:divBdr>
        <w:top w:val="none" w:sz="0" w:space="0" w:color="auto"/>
        <w:left w:val="none" w:sz="0" w:space="0" w:color="auto"/>
        <w:bottom w:val="none" w:sz="0" w:space="0" w:color="auto"/>
        <w:right w:val="none" w:sz="0" w:space="0" w:color="auto"/>
      </w:divBdr>
    </w:div>
    <w:div w:id="536745768">
      <w:bodyDiv w:val="1"/>
      <w:marLeft w:val="0"/>
      <w:marRight w:val="0"/>
      <w:marTop w:val="0"/>
      <w:marBottom w:val="0"/>
      <w:divBdr>
        <w:top w:val="none" w:sz="0" w:space="0" w:color="auto"/>
        <w:left w:val="none" w:sz="0" w:space="0" w:color="auto"/>
        <w:bottom w:val="none" w:sz="0" w:space="0" w:color="auto"/>
        <w:right w:val="none" w:sz="0" w:space="0" w:color="auto"/>
      </w:divBdr>
      <w:divsChild>
        <w:div w:id="166748742">
          <w:marLeft w:val="0"/>
          <w:marRight w:val="0"/>
          <w:marTop w:val="0"/>
          <w:marBottom w:val="0"/>
          <w:divBdr>
            <w:top w:val="none" w:sz="0" w:space="0" w:color="auto"/>
            <w:left w:val="none" w:sz="0" w:space="0" w:color="auto"/>
            <w:bottom w:val="none" w:sz="0" w:space="0" w:color="auto"/>
            <w:right w:val="none" w:sz="0" w:space="0" w:color="auto"/>
          </w:divBdr>
          <w:divsChild>
            <w:div w:id="977878230">
              <w:marLeft w:val="0"/>
              <w:marRight w:val="0"/>
              <w:marTop w:val="0"/>
              <w:marBottom w:val="0"/>
              <w:divBdr>
                <w:top w:val="none" w:sz="0" w:space="0" w:color="auto"/>
                <w:left w:val="none" w:sz="0" w:space="0" w:color="auto"/>
                <w:bottom w:val="none" w:sz="0" w:space="0" w:color="auto"/>
                <w:right w:val="none" w:sz="0" w:space="0" w:color="auto"/>
              </w:divBdr>
              <w:divsChild>
                <w:div w:id="74396507">
                  <w:marLeft w:val="0"/>
                  <w:marRight w:val="0"/>
                  <w:marTop w:val="0"/>
                  <w:marBottom w:val="0"/>
                  <w:divBdr>
                    <w:top w:val="none" w:sz="0" w:space="0" w:color="auto"/>
                    <w:left w:val="none" w:sz="0" w:space="0" w:color="auto"/>
                    <w:bottom w:val="none" w:sz="0" w:space="0" w:color="auto"/>
                    <w:right w:val="none" w:sz="0" w:space="0" w:color="auto"/>
                  </w:divBdr>
                  <w:divsChild>
                    <w:div w:id="2145270351">
                      <w:marLeft w:val="0"/>
                      <w:marRight w:val="0"/>
                      <w:marTop w:val="0"/>
                      <w:marBottom w:val="0"/>
                      <w:divBdr>
                        <w:top w:val="none" w:sz="0" w:space="0" w:color="auto"/>
                        <w:left w:val="none" w:sz="0" w:space="0" w:color="auto"/>
                        <w:bottom w:val="none" w:sz="0" w:space="0" w:color="auto"/>
                        <w:right w:val="none" w:sz="0" w:space="0" w:color="auto"/>
                      </w:divBdr>
                    </w:div>
                    <w:div w:id="43717872">
                      <w:marLeft w:val="0"/>
                      <w:marRight w:val="0"/>
                      <w:marTop w:val="0"/>
                      <w:marBottom w:val="0"/>
                      <w:divBdr>
                        <w:top w:val="none" w:sz="0" w:space="0" w:color="auto"/>
                        <w:left w:val="none" w:sz="0" w:space="0" w:color="auto"/>
                        <w:bottom w:val="none" w:sz="0" w:space="0" w:color="auto"/>
                        <w:right w:val="none" w:sz="0" w:space="0" w:color="auto"/>
                      </w:divBdr>
                    </w:div>
                    <w:div w:id="1014724923">
                      <w:marLeft w:val="0"/>
                      <w:marRight w:val="0"/>
                      <w:marTop w:val="0"/>
                      <w:marBottom w:val="0"/>
                      <w:divBdr>
                        <w:top w:val="none" w:sz="0" w:space="0" w:color="auto"/>
                        <w:left w:val="none" w:sz="0" w:space="0" w:color="auto"/>
                        <w:bottom w:val="none" w:sz="0" w:space="0" w:color="auto"/>
                        <w:right w:val="none" w:sz="0" w:space="0" w:color="auto"/>
                      </w:divBdr>
                    </w:div>
                    <w:div w:id="1941329393">
                      <w:marLeft w:val="0"/>
                      <w:marRight w:val="0"/>
                      <w:marTop w:val="0"/>
                      <w:marBottom w:val="0"/>
                      <w:divBdr>
                        <w:top w:val="none" w:sz="0" w:space="0" w:color="auto"/>
                        <w:left w:val="none" w:sz="0" w:space="0" w:color="auto"/>
                        <w:bottom w:val="none" w:sz="0" w:space="0" w:color="auto"/>
                        <w:right w:val="none" w:sz="0" w:space="0" w:color="auto"/>
                      </w:divBdr>
                    </w:div>
                    <w:div w:id="470169702">
                      <w:marLeft w:val="0"/>
                      <w:marRight w:val="0"/>
                      <w:marTop w:val="0"/>
                      <w:marBottom w:val="0"/>
                      <w:divBdr>
                        <w:top w:val="none" w:sz="0" w:space="0" w:color="auto"/>
                        <w:left w:val="none" w:sz="0" w:space="0" w:color="auto"/>
                        <w:bottom w:val="none" w:sz="0" w:space="0" w:color="auto"/>
                        <w:right w:val="none" w:sz="0" w:space="0" w:color="auto"/>
                      </w:divBdr>
                    </w:div>
                    <w:div w:id="682322230">
                      <w:marLeft w:val="0"/>
                      <w:marRight w:val="0"/>
                      <w:marTop w:val="0"/>
                      <w:marBottom w:val="0"/>
                      <w:divBdr>
                        <w:top w:val="none" w:sz="0" w:space="0" w:color="auto"/>
                        <w:left w:val="none" w:sz="0" w:space="0" w:color="auto"/>
                        <w:bottom w:val="none" w:sz="0" w:space="0" w:color="auto"/>
                        <w:right w:val="none" w:sz="0" w:space="0" w:color="auto"/>
                      </w:divBdr>
                    </w:div>
                    <w:div w:id="1923876415">
                      <w:marLeft w:val="0"/>
                      <w:marRight w:val="0"/>
                      <w:marTop w:val="0"/>
                      <w:marBottom w:val="0"/>
                      <w:divBdr>
                        <w:top w:val="none" w:sz="0" w:space="0" w:color="auto"/>
                        <w:left w:val="none" w:sz="0" w:space="0" w:color="auto"/>
                        <w:bottom w:val="none" w:sz="0" w:space="0" w:color="auto"/>
                        <w:right w:val="none" w:sz="0" w:space="0" w:color="auto"/>
                      </w:divBdr>
                    </w:div>
                    <w:div w:id="435178596">
                      <w:marLeft w:val="0"/>
                      <w:marRight w:val="0"/>
                      <w:marTop w:val="0"/>
                      <w:marBottom w:val="0"/>
                      <w:divBdr>
                        <w:top w:val="none" w:sz="0" w:space="0" w:color="auto"/>
                        <w:left w:val="none" w:sz="0" w:space="0" w:color="auto"/>
                        <w:bottom w:val="none" w:sz="0" w:space="0" w:color="auto"/>
                        <w:right w:val="none" w:sz="0" w:space="0" w:color="auto"/>
                      </w:divBdr>
                    </w:div>
                    <w:div w:id="730007492">
                      <w:marLeft w:val="0"/>
                      <w:marRight w:val="0"/>
                      <w:marTop w:val="0"/>
                      <w:marBottom w:val="0"/>
                      <w:divBdr>
                        <w:top w:val="none" w:sz="0" w:space="0" w:color="auto"/>
                        <w:left w:val="none" w:sz="0" w:space="0" w:color="auto"/>
                        <w:bottom w:val="none" w:sz="0" w:space="0" w:color="auto"/>
                        <w:right w:val="none" w:sz="0" w:space="0" w:color="auto"/>
                      </w:divBdr>
                    </w:div>
                    <w:div w:id="108862224">
                      <w:marLeft w:val="0"/>
                      <w:marRight w:val="0"/>
                      <w:marTop w:val="0"/>
                      <w:marBottom w:val="0"/>
                      <w:divBdr>
                        <w:top w:val="none" w:sz="0" w:space="0" w:color="auto"/>
                        <w:left w:val="none" w:sz="0" w:space="0" w:color="auto"/>
                        <w:bottom w:val="none" w:sz="0" w:space="0" w:color="auto"/>
                        <w:right w:val="none" w:sz="0" w:space="0" w:color="auto"/>
                      </w:divBdr>
                    </w:div>
                    <w:div w:id="1456604114">
                      <w:marLeft w:val="0"/>
                      <w:marRight w:val="0"/>
                      <w:marTop w:val="0"/>
                      <w:marBottom w:val="0"/>
                      <w:divBdr>
                        <w:top w:val="none" w:sz="0" w:space="0" w:color="auto"/>
                        <w:left w:val="none" w:sz="0" w:space="0" w:color="auto"/>
                        <w:bottom w:val="none" w:sz="0" w:space="0" w:color="auto"/>
                        <w:right w:val="none" w:sz="0" w:space="0" w:color="auto"/>
                      </w:divBdr>
                    </w:div>
                    <w:div w:id="127359645">
                      <w:marLeft w:val="0"/>
                      <w:marRight w:val="0"/>
                      <w:marTop w:val="0"/>
                      <w:marBottom w:val="0"/>
                      <w:divBdr>
                        <w:top w:val="none" w:sz="0" w:space="0" w:color="auto"/>
                        <w:left w:val="none" w:sz="0" w:space="0" w:color="auto"/>
                        <w:bottom w:val="none" w:sz="0" w:space="0" w:color="auto"/>
                        <w:right w:val="none" w:sz="0" w:space="0" w:color="auto"/>
                      </w:divBdr>
                    </w:div>
                    <w:div w:id="1848665515">
                      <w:marLeft w:val="0"/>
                      <w:marRight w:val="0"/>
                      <w:marTop w:val="0"/>
                      <w:marBottom w:val="0"/>
                      <w:divBdr>
                        <w:top w:val="none" w:sz="0" w:space="0" w:color="auto"/>
                        <w:left w:val="none" w:sz="0" w:space="0" w:color="auto"/>
                        <w:bottom w:val="none" w:sz="0" w:space="0" w:color="auto"/>
                        <w:right w:val="none" w:sz="0" w:space="0" w:color="auto"/>
                      </w:divBdr>
                    </w:div>
                    <w:div w:id="1930196463">
                      <w:marLeft w:val="0"/>
                      <w:marRight w:val="0"/>
                      <w:marTop w:val="0"/>
                      <w:marBottom w:val="0"/>
                      <w:divBdr>
                        <w:top w:val="none" w:sz="0" w:space="0" w:color="auto"/>
                        <w:left w:val="none" w:sz="0" w:space="0" w:color="auto"/>
                        <w:bottom w:val="none" w:sz="0" w:space="0" w:color="auto"/>
                        <w:right w:val="none" w:sz="0" w:space="0" w:color="auto"/>
                      </w:divBdr>
                    </w:div>
                    <w:div w:id="93088979">
                      <w:marLeft w:val="0"/>
                      <w:marRight w:val="0"/>
                      <w:marTop w:val="0"/>
                      <w:marBottom w:val="0"/>
                      <w:divBdr>
                        <w:top w:val="none" w:sz="0" w:space="0" w:color="auto"/>
                        <w:left w:val="none" w:sz="0" w:space="0" w:color="auto"/>
                        <w:bottom w:val="none" w:sz="0" w:space="0" w:color="auto"/>
                        <w:right w:val="none" w:sz="0" w:space="0" w:color="auto"/>
                      </w:divBdr>
                    </w:div>
                    <w:div w:id="123698155">
                      <w:marLeft w:val="0"/>
                      <w:marRight w:val="0"/>
                      <w:marTop w:val="0"/>
                      <w:marBottom w:val="0"/>
                      <w:divBdr>
                        <w:top w:val="none" w:sz="0" w:space="0" w:color="auto"/>
                        <w:left w:val="none" w:sz="0" w:space="0" w:color="auto"/>
                        <w:bottom w:val="none" w:sz="0" w:space="0" w:color="auto"/>
                        <w:right w:val="none" w:sz="0" w:space="0" w:color="auto"/>
                      </w:divBdr>
                    </w:div>
                    <w:div w:id="294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03843">
          <w:marLeft w:val="0"/>
          <w:marRight w:val="0"/>
          <w:marTop w:val="0"/>
          <w:marBottom w:val="0"/>
          <w:divBdr>
            <w:top w:val="none" w:sz="0" w:space="0" w:color="auto"/>
            <w:left w:val="none" w:sz="0" w:space="0" w:color="auto"/>
            <w:bottom w:val="none" w:sz="0" w:space="0" w:color="auto"/>
            <w:right w:val="none" w:sz="0" w:space="0" w:color="auto"/>
          </w:divBdr>
          <w:divsChild>
            <w:div w:id="1299385216">
              <w:marLeft w:val="0"/>
              <w:marRight w:val="0"/>
              <w:marTop w:val="0"/>
              <w:marBottom w:val="0"/>
              <w:divBdr>
                <w:top w:val="none" w:sz="0" w:space="0" w:color="auto"/>
                <w:left w:val="none" w:sz="0" w:space="0" w:color="auto"/>
                <w:bottom w:val="none" w:sz="0" w:space="0" w:color="auto"/>
                <w:right w:val="none" w:sz="0" w:space="0" w:color="auto"/>
              </w:divBdr>
              <w:divsChild>
                <w:div w:id="795410777">
                  <w:marLeft w:val="0"/>
                  <w:marRight w:val="0"/>
                  <w:marTop w:val="0"/>
                  <w:marBottom w:val="0"/>
                  <w:divBdr>
                    <w:top w:val="none" w:sz="0" w:space="0" w:color="auto"/>
                    <w:left w:val="none" w:sz="0" w:space="0" w:color="auto"/>
                    <w:bottom w:val="none" w:sz="0" w:space="0" w:color="auto"/>
                    <w:right w:val="none" w:sz="0" w:space="0" w:color="auto"/>
                  </w:divBdr>
                  <w:divsChild>
                    <w:div w:id="749043350">
                      <w:marLeft w:val="0"/>
                      <w:marRight w:val="0"/>
                      <w:marTop w:val="0"/>
                      <w:marBottom w:val="0"/>
                      <w:divBdr>
                        <w:top w:val="none" w:sz="0" w:space="0" w:color="auto"/>
                        <w:left w:val="none" w:sz="0" w:space="0" w:color="auto"/>
                        <w:bottom w:val="none" w:sz="0" w:space="0" w:color="auto"/>
                        <w:right w:val="none" w:sz="0" w:space="0" w:color="auto"/>
                      </w:divBdr>
                    </w:div>
                    <w:div w:id="1583106684">
                      <w:marLeft w:val="0"/>
                      <w:marRight w:val="0"/>
                      <w:marTop w:val="0"/>
                      <w:marBottom w:val="0"/>
                      <w:divBdr>
                        <w:top w:val="none" w:sz="0" w:space="0" w:color="auto"/>
                        <w:left w:val="none" w:sz="0" w:space="0" w:color="auto"/>
                        <w:bottom w:val="none" w:sz="0" w:space="0" w:color="auto"/>
                        <w:right w:val="none" w:sz="0" w:space="0" w:color="auto"/>
                      </w:divBdr>
                    </w:div>
                    <w:div w:id="249506397">
                      <w:marLeft w:val="0"/>
                      <w:marRight w:val="0"/>
                      <w:marTop w:val="0"/>
                      <w:marBottom w:val="0"/>
                      <w:divBdr>
                        <w:top w:val="none" w:sz="0" w:space="0" w:color="auto"/>
                        <w:left w:val="none" w:sz="0" w:space="0" w:color="auto"/>
                        <w:bottom w:val="none" w:sz="0" w:space="0" w:color="auto"/>
                        <w:right w:val="none" w:sz="0" w:space="0" w:color="auto"/>
                      </w:divBdr>
                    </w:div>
                    <w:div w:id="1138843488">
                      <w:marLeft w:val="0"/>
                      <w:marRight w:val="0"/>
                      <w:marTop w:val="0"/>
                      <w:marBottom w:val="0"/>
                      <w:divBdr>
                        <w:top w:val="none" w:sz="0" w:space="0" w:color="auto"/>
                        <w:left w:val="none" w:sz="0" w:space="0" w:color="auto"/>
                        <w:bottom w:val="none" w:sz="0" w:space="0" w:color="auto"/>
                        <w:right w:val="none" w:sz="0" w:space="0" w:color="auto"/>
                      </w:divBdr>
                    </w:div>
                    <w:div w:id="202409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138514">
      <w:bodyDiv w:val="1"/>
      <w:marLeft w:val="0"/>
      <w:marRight w:val="0"/>
      <w:marTop w:val="0"/>
      <w:marBottom w:val="0"/>
      <w:divBdr>
        <w:top w:val="none" w:sz="0" w:space="0" w:color="auto"/>
        <w:left w:val="none" w:sz="0" w:space="0" w:color="auto"/>
        <w:bottom w:val="none" w:sz="0" w:space="0" w:color="auto"/>
        <w:right w:val="none" w:sz="0" w:space="0" w:color="auto"/>
      </w:divBdr>
    </w:div>
    <w:div w:id="566916035">
      <w:bodyDiv w:val="1"/>
      <w:marLeft w:val="0"/>
      <w:marRight w:val="0"/>
      <w:marTop w:val="0"/>
      <w:marBottom w:val="0"/>
      <w:divBdr>
        <w:top w:val="none" w:sz="0" w:space="0" w:color="auto"/>
        <w:left w:val="none" w:sz="0" w:space="0" w:color="auto"/>
        <w:bottom w:val="none" w:sz="0" w:space="0" w:color="auto"/>
        <w:right w:val="none" w:sz="0" w:space="0" w:color="auto"/>
      </w:divBdr>
    </w:div>
    <w:div w:id="574045711">
      <w:bodyDiv w:val="1"/>
      <w:marLeft w:val="0"/>
      <w:marRight w:val="0"/>
      <w:marTop w:val="0"/>
      <w:marBottom w:val="0"/>
      <w:divBdr>
        <w:top w:val="none" w:sz="0" w:space="0" w:color="auto"/>
        <w:left w:val="none" w:sz="0" w:space="0" w:color="auto"/>
        <w:bottom w:val="none" w:sz="0" w:space="0" w:color="auto"/>
        <w:right w:val="none" w:sz="0" w:space="0" w:color="auto"/>
      </w:divBdr>
    </w:div>
    <w:div w:id="574320614">
      <w:bodyDiv w:val="1"/>
      <w:marLeft w:val="0"/>
      <w:marRight w:val="0"/>
      <w:marTop w:val="0"/>
      <w:marBottom w:val="0"/>
      <w:divBdr>
        <w:top w:val="none" w:sz="0" w:space="0" w:color="auto"/>
        <w:left w:val="none" w:sz="0" w:space="0" w:color="auto"/>
        <w:bottom w:val="none" w:sz="0" w:space="0" w:color="auto"/>
        <w:right w:val="none" w:sz="0" w:space="0" w:color="auto"/>
      </w:divBdr>
    </w:div>
    <w:div w:id="578448254">
      <w:bodyDiv w:val="1"/>
      <w:marLeft w:val="0"/>
      <w:marRight w:val="0"/>
      <w:marTop w:val="0"/>
      <w:marBottom w:val="0"/>
      <w:divBdr>
        <w:top w:val="none" w:sz="0" w:space="0" w:color="auto"/>
        <w:left w:val="none" w:sz="0" w:space="0" w:color="auto"/>
        <w:bottom w:val="none" w:sz="0" w:space="0" w:color="auto"/>
        <w:right w:val="none" w:sz="0" w:space="0" w:color="auto"/>
      </w:divBdr>
    </w:div>
    <w:div w:id="578487842">
      <w:bodyDiv w:val="1"/>
      <w:marLeft w:val="0"/>
      <w:marRight w:val="0"/>
      <w:marTop w:val="0"/>
      <w:marBottom w:val="0"/>
      <w:divBdr>
        <w:top w:val="none" w:sz="0" w:space="0" w:color="auto"/>
        <w:left w:val="none" w:sz="0" w:space="0" w:color="auto"/>
        <w:bottom w:val="none" w:sz="0" w:space="0" w:color="auto"/>
        <w:right w:val="none" w:sz="0" w:space="0" w:color="auto"/>
      </w:divBdr>
    </w:div>
    <w:div w:id="578560628">
      <w:bodyDiv w:val="1"/>
      <w:marLeft w:val="0"/>
      <w:marRight w:val="0"/>
      <w:marTop w:val="0"/>
      <w:marBottom w:val="0"/>
      <w:divBdr>
        <w:top w:val="none" w:sz="0" w:space="0" w:color="auto"/>
        <w:left w:val="none" w:sz="0" w:space="0" w:color="auto"/>
        <w:bottom w:val="none" w:sz="0" w:space="0" w:color="auto"/>
        <w:right w:val="none" w:sz="0" w:space="0" w:color="auto"/>
      </w:divBdr>
    </w:div>
    <w:div w:id="579824996">
      <w:bodyDiv w:val="1"/>
      <w:marLeft w:val="0"/>
      <w:marRight w:val="0"/>
      <w:marTop w:val="0"/>
      <w:marBottom w:val="0"/>
      <w:divBdr>
        <w:top w:val="none" w:sz="0" w:space="0" w:color="auto"/>
        <w:left w:val="none" w:sz="0" w:space="0" w:color="auto"/>
        <w:bottom w:val="none" w:sz="0" w:space="0" w:color="auto"/>
        <w:right w:val="none" w:sz="0" w:space="0" w:color="auto"/>
      </w:divBdr>
      <w:divsChild>
        <w:div w:id="800459322">
          <w:marLeft w:val="0"/>
          <w:marRight w:val="0"/>
          <w:marTop w:val="0"/>
          <w:marBottom w:val="0"/>
          <w:divBdr>
            <w:top w:val="none" w:sz="0" w:space="0" w:color="auto"/>
            <w:left w:val="none" w:sz="0" w:space="0" w:color="auto"/>
            <w:bottom w:val="none" w:sz="0" w:space="0" w:color="auto"/>
            <w:right w:val="none" w:sz="0" w:space="0" w:color="auto"/>
          </w:divBdr>
        </w:div>
        <w:div w:id="1404838477">
          <w:marLeft w:val="0"/>
          <w:marRight w:val="0"/>
          <w:marTop w:val="0"/>
          <w:marBottom w:val="0"/>
          <w:divBdr>
            <w:top w:val="none" w:sz="0" w:space="0" w:color="auto"/>
            <w:left w:val="none" w:sz="0" w:space="0" w:color="auto"/>
            <w:bottom w:val="none" w:sz="0" w:space="0" w:color="auto"/>
            <w:right w:val="none" w:sz="0" w:space="0" w:color="auto"/>
          </w:divBdr>
        </w:div>
        <w:div w:id="228879855">
          <w:marLeft w:val="0"/>
          <w:marRight w:val="0"/>
          <w:marTop w:val="0"/>
          <w:marBottom w:val="0"/>
          <w:divBdr>
            <w:top w:val="none" w:sz="0" w:space="0" w:color="auto"/>
            <w:left w:val="none" w:sz="0" w:space="0" w:color="auto"/>
            <w:bottom w:val="none" w:sz="0" w:space="0" w:color="auto"/>
            <w:right w:val="none" w:sz="0" w:space="0" w:color="auto"/>
          </w:divBdr>
          <w:divsChild>
            <w:div w:id="143740628">
              <w:marLeft w:val="0"/>
              <w:marRight w:val="0"/>
              <w:marTop w:val="0"/>
              <w:marBottom w:val="0"/>
              <w:divBdr>
                <w:top w:val="none" w:sz="0" w:space="0" w:color="auto"/>
                <w:left w:val="none" w:sz="0" w:space="0" w:color="auto"/>
                <w:bottom w:val="none" w:sz="0" w:space="0" w:color="auto"/>
                <w:right w:val="none" w:sz="0" w:space="0" w:color="auto"/>
              </w:divBdr>
            </w:div>
            <w:div w:id="818157580">
              <w:marLeft w:val="0"/>
              <w:marRight w:val="0"/>
              <w:marTop w:val="0"/>
              <w:marBottom w:val="0"/>
              <w:divBdr>
                <w:top w:val="none" w:sz="0" w:space="0" w:color="auto"/>
                <w:left w:val="none" w:sz="0" w:space="0" w:color="auto"/>
                <w:bottom w:val="none" w:sz="0" w:space="0" w:color="auto"/>
                <w:right w:val="none" w:sz="0" w:space="0" w:color="auto"/>
              </w:divBdr>
            </w:div>
            <w:div w:id="593367572">
              <w:marLeft w:val="0"/>
              <w:marRight w:val="0"/>
              <w:marTop w:val="0"/>
              <w:marBottom w:val="0"/>
              <w:divBdr>
                <w:top w:val="none" w:sz="0" w:space="0" w:color="auto"/>
                <w:left w:val="none" w:sz="0" w:space="0" w:color="auto"/>
                <w:bottom w:val="none" w:sz="0" w:space="0" w:color="auto"/>
                <w:right w:val="none" w:sz="0" w:space="0" w:color="auto"/>
              </w:divBdr>
            </w:div>
            <w:div w:id="236326648">
              <w:marLeft w:val="0"/>
              <w:marRight w:val="0"/>
              <w:marTop w:val="0"/>
              <w:marBottom w:val="0"/>
              <w:divBdr>
                <w:top w:val="none" w:sz="0" w:space="0" w:color="auto"/>
                <w:left w:val="none" w:sz="0" w:space="0" w:color="auto"/>
                <w:bottom w:val="none" w:sz="0" w:space="0" w:color="auto"/>
                <w:right w:val="none" w:sz="0" w:space="0" w:color="auto"/>
              </w:divBdr>
            </w:div>
            <w:div w:id="1091973579">
              <w:marLeft w:val="0"/>
              <w:marRight w:val="0"/>
              <w:marTop w:val="0"/>
              <w:marBottom w:val="0"/>
              <w:divBdr>
                <w:top w:val="none" w:sz="0" w:space="0" w:color="auto"/>
                <w:left w:val="none" w:sz="0" w:space="0" w:color="auto"/>
                <w:bottom w:val="none" w:sz="0" w:space="0" w:color="auto"/>
                <w:right w:val="none" w:sz="0" w:space="0" w:color="auto"/>
              </w:divBdr>
            </w:div>
            <w:div w:id="1595238902">
              <w:marLeft w:val="0"/>
              <w:marRight w:val="0"/>
              <w:marTop w:val="0"/>
              <w:marBottom w:val="0"/>
              <w:divBdr>
                <w:top w:val="none" w:sz="0" w:space="0" w:color="auto"/>
                <w:left w:val="none" w:sz="0" w:space="0" w:color="auto"/>
                <w:bottom w:val="none" w:sz="0" w:space="0" w:color="auto"/>
                <w:right w:val="none" w:sz="0" w:space="0" w:color="auto"/>
              </w:divBdr>
            </w:div>
            <w:div w:id="406729797">
              <w:marLeft w:val="0"/>
              <w:marRight w:val="0"/>
              <w:marTop w:val="0"/>
              <w:marBottom w:val="0"/>
              <w:divBdr>
                <w:top w:val="none" w:sz="0" w:space="0" w:color="auto"/>
                <w:left w:val="none" w:sz="0" w:space="0" w:color="auto"/>
                <w:bottom w:val="none" w:sz="0" w:space="0" w:color="auto"/>
                <w:right w:val="none" w:sz="0" w:space="0" w:color="auto"/>
              </w:divBdr>
            </w:div>
            <w:div w:id="660080842">
              <w:marLeft w:val="0"/>
              <w:marRight w:val="0"/>
              <w:marTop w:val="0"/>
              <w:marBottom w:val="0"/>
              <w:divBdr>
                <w:top w:val="none" w:sz="0" w:space="0" w:color="auto"/>
                <w:left w:val="none" w:sz="0" w:space="0" w:color="auto"/>
                <w:bottom w:val="none" w:sz="0" w:space="0" w:color="auto"/>
                <w:right w:val="none" w:sz="0" w:space="0" w:color="auto"/>
              </w:divBdr>
              <w:divsChild>
                <w:div w:id="1226338069">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043752285">
              <w:marLeft w:val="0"/>
              <w:marRight w:val="0"/>
              <w:marTop w:val="0"/>
              <w:marBottom w:val="0"/>
              <w:divBdr>
                <w:top w:val="none" w:sz="0" w:space="0" w:color="auto"/>
                <w:left w:val="none" w:sz="0" w:space="0" w:color="auto"/>
                <w:bottom w:val="none" w:sz="0" w:space="0" w:color="auto"/>
                <w:right w:val="none" w:sz="0" w:space="0" w:color="auto"/>
              </w:divBdr>
            </w:div>
            <w:div w:id="14264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1843">
      <w:bodyDiv w:val="1"/>
      <w:marLeft w:val="0"/>
      <w:marRight w:val="0"/>
      <w:marTop w:val="0"/>
      <w:marBottom w:val="0"/>
      <w:divBdr>
        <w:top w:val="none" w:sz="0" w:space="0" w:color="auto"/>
        <w:left w:val="none" w:sz="0" w:space="0" w:color="auto"/>
        <w:bottom w:val="none" w:sz="0" w:space="0" w:color="auto"/>
        <w:right w:val="none" w:sz="0" w:space="0" w:color="auto"/>
      </w:divBdr>
    </w:div>
    <w:div w:id="589698300">
      <w:bodyDiv w:val="1"/>
      <w:marLeft w:val="0"/>
      <w:marRight w:val="0"/>
      <w:marTop w:val="0"/>
      <w:marBottom w:val="0"/>
      <w:divBdr>
        <w:top w:val="none" w:sz="0" w:space="0" w:color="auto"/>
        <w:left w:val="none" w:sz="0" w:space="0" w:color="auto"/>
        <w:bottom w:val="none" w:sz="0" w:space="0" w:color="auto"/>
        <w:right w:val="none" w:sz="0" w:space="0" w:color="auto"/>
      </w:divBdr>
      <w:divsChild>
        <w:div w:id="1131707949">
          <w:marLeft w:val="0"/>
          <w:marRight w:val="0"/>
          <w:marTop w:val="0"/>
          <w:marBottom w:val="0"/>
          <w:divBdr>
            <w:top w:val="none" w:sz="0" w:space="0" w:color="auto"/>
            <w:left w:val="none" w:sz="0" w:space="0" w:color="auto"/>
            <w:bottom w:val="none" w:sz="0" w:space="0" w:color="auto"/>
            <w:right w:val="none" w:sz="0" w:space="0" w:color="auto"/>
          </w:divBdr>
          <w:divsChild>
            <w:div w:id="119796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6052">
      <w:bodyDiv w:val="1"/>
      <w:marLeft w:val="0"/>
      <w:marRight w:val="0"/>
      <w:marTop w:val="0"/>
      <w:marBottom w:val="0"/>
      <w:divBdr>
        <w:top w:val="none" w:sz="0" w:space="0" w:color="auto"/>
        <w:left w:val="none" w:sz="0" w:space="0" w:color="auto"/>
        <w:bottom w:val="none" w:sz="0" w:space="0" w:color="auto"/>
        <w:right w:val="none" w:sz="0" w:space="0" w:color="auto"/>
      </w:divBdr>
    </w:div>
    <w:div w:id="599335868">
      <w:bodyDiv w:val="1"/>
      <w:marLeft w:val="0"/>
      <w:marRight w:val="0"/>
      <w:marTop w:val="0"/>
      <w:marBottom w:val="0"/>
      <w:divBdr>
        <w:top w:val="none" w:sz="0" w:space="0" w:color="auto"/>
        <w:left w:val="none" w:sz="0" w:space="0" w:color="auto"/>
        <w:bottom w:val="none" w:sz="0" w:space="0" w:color="auto"/>
        <w:right w:val="none" w:sz="0" w:space="0" w:color="auto"/>
      </w:divBdr>
      <w:divsChild>
        <w:div w:id="1456409844">
          <w:marLeft w:val="0"/>
          <w:marRight w:val="0"/>
          <w:marTop w:val="0"/>
          <w:marBottom w:val="0"/>
          <w:divBdr>
            <w:top w:val="none" w:sz="0" w:space="0" w:color="auto"/>
            <w:left w:val="none" w:sz="0" w:space="0" w:color="auto"/>
            <w:bottom w:val="none" w:sz="0" w:space="0" w:color="auto"/>
            <w:right w:val="none" w:sz="0" w:space="0" w:color="auto"/>
          </w:divBdr>
          <w:divsChild>
            <w:div w:id="1149903643">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600449943">
      <w:bodyDiv w:val="1"/>
      <w:marLeft w:val="0"/>
      <w:marRight w:val="0"/>
      <w:marTop w:val="0"/>
      <w:marBottom w:val="0"/>
      <w:divBdr>
        <w:top w:val="none" w:sz="0" w:space="0" w:color="auto"/>
        <w:left w:val="none" w:sz="0" w:space="0" w:color="auto"/>
        <w:bottom w:val="none" w:sz="0" w:space="0" w:color="auto"/>
        <w:right w:val="none" w:sz="0" w:space="0" w:color="auto"/>
      </w:divBdr>
    </w:div>
    <w:div w:id="607809412">
      <w:bodyDiv w:val="1"/>
      <w:marLeft w:val="0"/>
      <w:marRight w:val="0"/>
      <w:marTop w:val="0"/>
      <w:marBottom w:val="0"/>
      <w:divBdr>
        <w:top w:val="none" w:sz="0" w:space="0" w:color="auto"/>
        <w:left w:val="none" w:sz="0" w:space="0" w:color="auto"/>
        <w:bottom w:val="none" w:sz="0" w:space="0" w:color="auto"/>
        <w:right w:val="none" w:sz="0" w:space="0" w:color="auto"/>
      </w:divBdr>
      <w:divsChild>
        <w:div w:id="2017460902">
          <w:marLeft w:val="0"/>
          <w:marRight w:val="88"/>
          <w:marTop w:val="27"/>
          <w:marBottom w:val="18"/>
          <w:divBdr>
            <w:top w:val="none" w:sz="0" w:space="0" w:color="auto"/>
            <w:left w:val="none" w:sz="0" w:space="0" w:color="auto"/>
            <w:bottom w:val="none" w:sz="0" w:space="0" w:color="auto"/>
            <w:right w:val="none" w:sz="0" w:space="0" w:color="auto"/>
          </w:divBdr>
        </w:div>
      </w:divsChild>
    </w:div>
    <w:div w:id="622421984">
      <w:bodyDiv w:val="1"/>
      <w:marLeft w:val="0"/>
      <w:marRight w:val="0"/>
      <w:marTop w:val="0"/>
      <w:marBottom w:val="0"/>
      <w:divBdr>
        <w:top w:val="none" w:sz="0" w:space="0" w:color="auto"/>
        <w:left w:val="none" w:sz="0" w:space="0" w:color="auto"/>
        <w:bottom w:val="none" w:sz="0" w:space="0" w:color="auto"/>
        <w:right w:val="none" w:sz="0" w:space="0" w:color="auto"/>
      </w:divBdr>
    </w:div>
    <w:div w:id="630743193">
      <w:bodyDiv w:val="1"/>
      <w:marLeft w:val="0"/>
      <w:marRight w:val="0"/>
      <w:marTop w:val="0"/>
      <w:marBottom w:val="0"/>
      <w:divBdr>
        <w:top w:val="none" w:sz="0" w:space="0" w:color="auto"/>
        <w:left w:val="none" w:sz="0" w:space="0" w:color="auto"/>
        <w:bottom w:val="none" w:sz="0" w:space="0" w:color="auto"/>
        <w:right w:val="none" w:sz="0" w:space="0" w:color="auto"/>
      </w:divBdr>
      <w:divsChild>
        <w:div w:id="739670169">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633995370">
      <w:bodyDiv w:val="1"/>
      <w:marLeft w:val="0"/>
      <w:marRight w:val="0"/>
      <w:marTop w:val="0"/>
      <w:marBottom w:val="0"/>
      <w:divBdr>
        <w:top w:val="none" w:sz="0" w:space="0" w:color="auto"/>
        <w:left w:val="none" w:sz="0" w:space="0" w:color="auto"/>
        <w:bottom w:val="none" w:sz="0" w:space="0" w:color="auto"/>
        <w:right w:val="none" w:sz="0" w:space="0" w:color="auto"/>
      </w:divBdr>
      <w:divsChild>
        <w:div w:id="1326199582">
          <w:marLeft w:val="0"/>
          <w:marRight w:val="0"/>
          <w:marTop w:val="106"/>
          <w:marBottom w:val="106"/>
          <w:divBdr>
            <w:top w:val="none" w:sz="0" w:space="0" w:color="auto"/>
            <w:left w:val="none" w:sz="0" w:space="0" w:color="auto"/>
            <w:bottom w:val="none" w:sz="0" w:space="0" w:color="auto"/>
            <w:right w:val="none" w:sz="0" w:space="0" w:color="auto"/>
          </w:divBdr>
        </w:div>
      </w:divsChild>
    </w:div>
    <w:div w:id="641229293">
      <w:bodyDiv w:val="1"/>
      <w:marLeft w:val="0"/>
      <w:marRight w:val="0"/>
      <w:marTop w:val="0"/>
      <w:marBottom w:val="0"/>
      <w:divBdr>
        <w:top w:val="none" w:sz="0" w:space="0" w:color="auto"/>
        <w:left w:val="none" w:sz="0" w:space="0" w:color="auto"/>
        <w:bottom w:val="none" w:sz="0" w:space="0" w:color="auto"/>
        <w:right w:val="none" w:sz="0" w:space="0" w:color="auto"/>
      </w:divBdr>
      <w:divsChild>
        <w:div w:id="1635795790">
          <w:marLeft w:val="720"/>
          <w:marRight w:val="0"/>
          <w:marTop w:val="0"/>
          <w:marBottom w:val="0"/>
          <w:divBdr>
            <w:top w:val="none" w:sz="0" w:space="0" w:color="auto"/>
            <w:left w:val="none" w:sz="0" w:space="0" w:color="auto"/>
            <w:bottom w:val="none" w:sz="0" w:space="0" w:color="auto"/>
            <w:right w:val="none" w:sz="0" w:space="0" w:color="auto"/>
          </w:divBdr>
        </w:div>
      </w:divsChild>
    </w:div>
    <w:div w:id="643394364">
      <w:bodyDiv w:val="1"/>
      <w:marLeft w:val="0"/>
      <w:marRight w:val="0"/>
      <w:marTop w:val="0"/>
      <w:marBottom w:val="0"/>
      <w:divBdr>
        <w:top w:val="none" w:sz="0" w:space="0" w:color="auto"/>
        <w:left w:val="none" w:sz="0" w:space="0" w:color="auto"/>
        <w:bottom w:val="none" w:sz="0" w:space="0" w:color="auto"/>
        <w:right w:val="none" w:sz="0" w:space="0" w:color="auto"/>
      </w:divBdr>
      <w:divsChild>
        <w:div w:id="1404447598">
          <w:marLeft w:val="0"/>
          <w:marRight w:val="0"/>
          <w:marTop w:val="0"/>
          <w:marBottom w:val="44"/>
          <w:divBdr>
            <w:top w:val="none" w:sz="0" w:space="0" w:color="auto"/>
            <w:left w:val="none" w:sz="0" w:space="0" w:color="auto"/>
            <w:bottom w:val="none" w:sz="0" w:space="0" w:color="auto"/>
            <w:right w:val="none" w:sz="0" w:space="0" w:color="auto"/>
          </w:divBdr>
        </w:div>
        <w:div w:id="940839514">
          <w:marLeft w:val="0"/>
          <w:marRight w:val="0"/>
          <w:marTop w:val="0"/>
          <w:marBottom w:val="0"/>
          <w:divBdr>
            <w:top w:val="none" w:sz="0" w:space="0" w:color="auto"/>
            <w:left w:val="none" w:sz="0" w:space="0" w:color="auto"/>
            <w:bottom w:val="none" w:sz="0" w:space="0" w:color="auto"/>
            <w:right w:val="none" w:sz="0" w:space="0" w:color="auto"/>
          </w:divBdr>
        </w:div>
      </w:divsChild>
    </w:div>
    <w:div w:id="648293589">
      <w:bodyDiv w:val="1"/>
      <w:marLeft w:val="0"/>
      <w:marRight w:val="0"/>
      <w:marTop w:val="0"/>
      <w:marBottom w:val="0"/>
      <w:divBdr>
        <w:top w:val="none" w:sz="0" w:space="0" w:color="auto"/>
        <w:left w:val="none" w:sz="0" w:space="0" w:color="auto"/>
        <w:bottom w:val="none" w:sz="0" w:space="0" w:color="auto"/>
        <w:right w:val="none" w:sz="0" w:space="0" w:color="auto"/>
      </w:divBdr>
    </w:div>
    <w:div w:id="649795650">
      <w:bodyDiv w:val="1"/>
      <w:marLeft w:val="0"/>
      <w:marRight w:val="0"/>
      <w:marTop w:val="0"/>
      <w:marBottom w:val="0"/>
      <w:divBdr>
        <w:top w:val="none" w:sz="0" w:space="0" w:color="auto"/>
        <w:left w:val="none" w:sz="0" w:space="0" w:color="auto"/>
        <w:bottom w:val="none" w:sz="0" w:space="0" w:color="auto"/>
        <w:right w:val="none" w:sz="0" w:space="0" w:color="auto"/>
      </w:divBdr>
    </w:div>
    <w:div w:id="656493495">
      <w:bodyDiv w:val="1"/>
      <w:marLeft w:val="0"/>
      <w:marRight w:val="0"/>
      <w:marTop w:val="0"/>
      <w:marBottom w:val="0"/>
      <w:divBdr>
        <w:top w:val="none" w:sz="0" w:space="0" w:color="auto"/>
        <w:left w:val="none" w:sz="0" w:space="0" w:color="auto"/>
        <w:bottom w:val="none" w:sz="0" w:space="0" w:color="auto"/>
        <w:right w:val="none" w:sz="0" w:space="0" w:color="auto"/>
      </w:divBdr>
      <w:divsChild>
        <w:div w:id="1490175432">
          <w:marLeft w:val="0"/>
          <w:marRight w:val="0"/>
          <w:marTop w:val="0"/>
          <w:marBottom w:val="44"/>
          <w:divBdr>
            <w:top w:val="none" w:sz="0" w:space="0" w:color="auto"/>
            <w:left w:val="none" w:sz="0" w:space="0" w:color="auto"/>
            <w:bottom w:val="none" w:sz="0" w:space="0" w:color="auto"/>
            <w:right w:val="none" w:sz="0" w:space="0" w:color="auto"/>
          </w:divBdr>
        </w:div>
      </w:divsChild>
    </w:div>
    <w:div w:id="663240283">
      <w:bodyDiv w:val="1"/>
      <w:marLeft w:val="0"/>
      <w:marRight w:val="0"/>
      <w:marTop w:val="0"/>
      <w:marBottom w:val="0"/>
      <w:divBdr>
        <w:top w:val="none" w:sz="0" w:space="0" w:color="auto"/>
        <w:left w:val="none" w:sz="0" w:space="0" w:color="auto"/>
        <w:bottom w:val="none" w:sz="0" w:space="0" w:color="auto"/>
        <w:right w:val="none" w:sz="0" w:space="0" w:color="auto"/>
      </w:divBdr>
    </w:div>
    <w:div w:id="680592608">
      <w:bodyDiv w:val="1"/>
      <w:marLeft w:val="0"/>
      <w:marRight w:val="0"/>
      <w:marTop w:val="0"/>
      <w:marBottom w:val="0"/>
      <w:divBdr>
        <w:top w:val="none" w:sz="0" w:space="0" w:color="auto"/>
        <w:left w:val="none" w:sz="0" w:space="0" w:color="auto"/>
        <w:bottom w:val="none" w:sz="0" w:space="0" w:color="auto"/>
        <w:right w:val="none" w:sz="0" w:space="0" w:color="auto"/>
      </w:divBdr>
    </w:div>
    <w:div w:id="683434033">
      <w:bodyDiv w:val="1"/>
      <w:marLeft w:val="0"/>
      <w:marRight w:val="0"/>
      <w:marTop w:val="0"/>
      <w:marBottom w:val="0"/>
      <w:divBdr>
        <w:top w:val="none" w:sz="0" w:space="0" w:color="auto"/>
        <w:left w:val="none" w:sz="0" w:space="0" w:color="auto"/>
        <w:bottom w:val="none" w:sz="0" w:space="0" w:color="auto"/>
        <w:right w:val="none" w:sz="0" w:space="0" w:color="auto"/>
      </w:divBdr>
    </w:div>
    <w:div w:id="685909659">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701200654">
      <w:bodyDiv w:val="1"/>
      <w:marLeft w:val="0"/>
      <w:marRight w:val="0"/>
      <w:marTop w:val="0"/>
      <w:marBottom w:val="0"/>
      <w:divBdr>
        <w:top w:val="none" w:sz="0" w:space="0" w:color="auto"/>
        <w:left w:val="none" w:sz="0" w:space="0" w:color="auto"/>
        <w:bottom w:val="none" w:sz="0" w:space="0" w:color="auto"/>
        <w:right w:val="none" w:sz="0" w:space="0" w:color="auto"/>
      </w:divBdr>
    </w:div>
    <w:div w:id="702483274">
      <w:bodyDiv w:val="1"/>
      <w:marLeft w:val="0"/>
      <w:marRight w:val="0"/>
      <w:marTop w:val="0"/>
      <w:marBottom w:val="0"/>
      <w:divBdr>
        <w:top w:val="none" w:sz="0" w:space="0" w:color="auto"/>
        <w:left w:val="none" w:sz="0" w:space="0" w:color="auto"/>
        <w:bottom w:val="none" w:sz="0" w:space="0" w:color="auto"/>
        <w:right w:val="none" w:sz="0" w:space="0" w:color="auto"/>
      </w:divBdr>
    </w:div>
    <w:div w:id="709111585">
      <w:bodyDiv w:val="1"/>
      <w:marLeft w:val="0"/>
      <w:marRight w:val="0"/>
      <w:marTop w:val="0"/>
      <w:marBottom w:val="0"/>
      <w:divBdr>
        <w:top w:val="none" w:sz="0" w:space="0" w:color="auto"/>
        <w:left w:val="none" w:sz="0" w:space="0" w:color="auto"/>
        <w:bottom w:val="none" w:sz="0" w:space="0" w:color="auto"/>
        <w:right w:val="none" w:sz="0" w:space="0" w:color="auto"/>
      </w:divBdr>
    </w:div>
    <w:div w:id="716197120">
      <w:bodyDiv w:val="1"/>
      <w:marLeft w:val="0"/>
      <w:marRight w:val="0"/>
      <w:marTop w:val="0"/>
      <w:marBottom w:val="0"/>
      <w:divBdr>
        <w:top w:val="none" w:sz="0" w:space="0" w:color="auto"/>
        <w:left w:val="none" w:sz="0" w:space="0" w:color="auto"/>
        <w:bottom w:val="none" w:sz="0" w:space="0" w:color="auto"/>
        <w:right w:val="none" w:sz="0" w:space="0" w:color="auto"/>
      </w:divBdr>
    </w:div>
    <w:div w:id="717782587">
      <w:bodyDiv w:val="1"/>
      <w:marLeft w:val="0"/>
      <w:marRight w:val="0"/>
      <w:marTop w:val="0"/>
      <w:marBottom w:val="0"/>
      <w:divBdr>
        <w:top w:val="none" w:sz="0" w:space="0" w:color="auto"/>
        <w:left w:val="none" w:sz="0" w:space="0" w:color="auto"/>
        <w:bottom w:val="none" w:sz="0" w:space="0" w:color="auto"/>
        <w:right w:val="none" w:sz="0" w:space="0" w:color="auto"/>
      </w:divBdr>
    </w:div>
    <w:div w:id="726876916">
      <w:bodyDiv w:val="1"/>
      <w:marLeft w:val="0"/>
      <w:marRight w:val="0"/>
      <w:marTop w:val="0"/>
      <w:marBottom w:val="0"/>
      <w:divBdr>
        <w:top w:val="none" w:sz="0" w:space="0" w:color="auto"/>
        <w:left w:val="none" w:sz="0" w:space="0" w:color="auto"/>
        <w:bottom w:val="none" w:sz="0" w:space="0" w:color="auto"/>
        <w:right w:val="none" w:sz="0" w:space="0" w:color="auto"/>
      </w:divBdr>
      <w:divsChild>
        <w:div w:id="1137843272">
          <w:marLeft w:val="0"/>
          <w:marRight w:val="0"/>
          <w:marTop w:val="0"/>
          <w:marBottom w:val="0"/>
          <w:divBdr>
            <w:top w:val="none" w:sz="0" w:space="0" w:color="auto"/>
            <w:left w:val="none" w:sz="0" w:space="0" w:color="auto"/>
            <w:bottom w:val="none" w:sz="0" w:space="0" w:color="auto"/>
            <w:right w:val="none" w:sz="0" w:space="0" w:color="auto"/>
          </w:divBdr>
        </w:div>
      </w:divsChild>
    </w:div>
    <w:div w:id="737827901">
      <w:bodyDiv w:val="1"/>
      <w:marLeft w:val="0"/>
      <w:marRight w:val="0"/>
      <w:marTop w:val="0"/>
      <w:marBottom w:val="0"/>
      <w:divBdr>
        <w:top w:val="none" w:sz="0" w:space="0" w:color="auto"/>
        <w:left w:val="none" w:sz="0" w:space="0" w:color="auto"/>
        <w:bottom w:val="none" w:sz="0" w:space="0" w:color="auto"/>
        <w:right w:val="none" w:sz="0" w:space="0" w:color="auto"/>
      </w:divBdr>
      <w:divsChild>
        <w:div w:id="203520657">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749813010">
      <w:bodyDiv w:val="1"/>
      <w:marLeft w:val="0"/>
      <w:marRight w:val="0"/>
      <w:marTop w:val="0"/>
      <w:marBottom w:val="0"/>
      <w:divBdr>
        <w:top w:val="none" w:sz="0" w:space="0" w:color="auto"/>
        <w:left w:val="none" w:sz="0" w:space="0" w:color="auto"/>
        <w:bottom w:val="none" w:sz="0" w:space="0" w:color="auto"/>
        <w:right w:val="none" w:sz="0" w:space="0" w:color="auto"/>
      </w:divBdr>
    </w:div>
    <w:div w:id="760223061">
      <w:bodyDiv w:val="1"/>
      <w:marLeft w:val="0"/>
      <w:marRight w:val="0"/>
      <w:marTop w:val="0"/>
      <w:marBottom w:val="0"/>
      <w:divBdr>
        <w:top w:val="none" w:sz="0" w:space="0" w:color="auto"/>
        <w:left w:val="none" w:sz="0" w:space="0" w:color="auto"/>
        <w:bottom w:val="none" w:sz="0" w:space="0" w:color="auto"/>
        <w:right w:val="none" w:sz="0" w:space="0" w:color="auto"/>
      </w:divBdr>
      <w:divsChild>
        <w:div w:id="1560743441">
          <w:marLeft w:val="0"/>
          <w:marRight w:val="0"/>
          <w:marTop w:val="0"/>
          <w:marBottom w:val="44"/>
          <w:divBdr>
            <w:top w:val="none" w:sz="0" w:space="0" w:color="auto"/>
            <w:left w:val="none" w:sz="0" w:space="0" w:color="auto"/>
            <w:bottom w:val="none" w:sz="0" w:space="0" w:color="auto"/>
            <w:right w:val="none" w:sz="0" w:space="0" w:color="auto"/>
          </w:divBdr>
        </w:div>
      </w:divsChild>
    </w:div>
    <w:div w:id="765854555">
      <w:bodyDiv w:val="1"/>
      <w:marLeft w:val="0"/>
      <w:marRight w:val="0"/>
      <w:marTop w:val="0"/>
      <w:marBottom w:val="0"/>
      <w:divBdr>
        <w:top w:val="none" w:sz="0" w:space="0" w:color="auto"/>
        <w:left w:val="none" w:sz="0" w:space="0" w:color="auto"/>
        <w:bottom w:val="none" w:sz="0" w:space="0" w:color="auto"/>
        <w:right w:val="none" w:sz="0" w:space="0" w:color="auto"/>
      </w:divBdr>
    </w:div>
    <w:div w:id="768811853">
      <w:bodyDiv w:val="1"/>
      <w:marLeft w:val="0"/>
      <w:marRight w:val="0"/>
      <w:marTop w:val="0"/>
      <w:marBottom w:val="0"/>
      <w:divBdr>
        <w:top w:val="none" w:sz="0" w:space="0" w:color="auto"/>
        <w:left w:val="none" w:sz="0" w:space="0" w:color="auto"/>
        <w:bottom w:val="none" w:sz="0" w:space="0" w:color="auto"/>
        <w:right w:val="none" w:sz="0" w:space="0" w:color="auto"/>
      </w:divBdr>
    </w:div>
    <w:div w:id="776296885">
      <w:bodyDiv w:val="1"/>
      <w:marLeft w:val="0"/>
      <w:marRight w:val="0"/>
      <w:marTop w:val="0"/>
      <w:marBottom w:val="0"/>
      <w:divBdr>
        <w:top w:val="none" w:sz="0" w:space="0" w:color="auto"/>
        <w:left w:val="none" w:sz="0" w:space="0" w:color="auto"/>
        <w:bottom w:val="none" w:sz="0" w:space="0" w:color="auto"/>
        <w:right w:val="none" w:sz="0" w:space="0" w:color="auto"/>
      </w:divBdr>
    </w:div>
    <w:div w:id="793595401">
      <w:bodyDiv w:val="1"/>
      <w:marLeft w:val="0"/>
      <w:marRight w:val="0"/>
      <w:marTop w:val="0"/>
      <w:marBottom w:val="0"/>
      <w:divBdr>
        <w:top w:val="none" w:sz="0" w:space="0" w:color="auto"/>
        <w:left w:val="none" w:sz="0" w:space="0" w:color="auto"/>
        <w:bottom w:val="none" w:sz="0" w:space="0" w:color="auto"/>
        <w:right w:val="none" w:sz="0" w:space="0" w:color="auto"/>
      </w:divBdr>
      <w:divsChild>
        <w:div w:id="143861087">
          <w:marLeft w:val="0"/>
          <w:marRight w:val="0"/>
          <w:marTop w:val="0"/>
          <w:marBottom w:val="0"/>
          <w:divBdr>
            <w:top w:val="none" w:sz="0" w:space="0" w:color="auto"/>
            <w:left w:val="none" w:sz="0" w:space="0" w:color="auto"/>
            <w:bottom w:val="none" w:sz="0" w:space="0" w:color="auto"/>
            <w:right w:val="none" w:sz="0" w:space="0" w:color="auto"/>
          </w:divBdr>
          <w:divsChild>
            <w:div w:id="1635284937">
              <w:marLeft w:val="0"/>
              <w:marRight w:val="0"/>
              <w:marTop w:val="0"/>
              <w:marBottom w:val="0"/>
              <w:divBdr>
                <w:top w:val="none" w:sz="0" w:space="0" w:color="auto"/>
                <w:left w:val="none" w:sz="0" w:space="0" w:color="auto"/>
                <w:bottom w:val="none" w:sz="0" w:space="0" w:color="auto"/>
                <w:right w:val="none" w:sz="0" w:space="0" w:color="auto"/>
              </w:divBdr>
            </w:div>
          </w:divsChild>
        </w:div>
        <w:div w:id="1804078295">
          <w:marLeft w:val="0"/>
          <w:marRight w:val="0"/>
          <w:marTop w:val="0"/>
          <w:marBottom w:val="0"/>
          <w:divBdr>
            <w:top w:val="none" w:sz="0" w:space="0" w:color="auto"/>
            <w:left w:val="none" w:sz="0" w:space="0" w:color="auto"/>
            <w:bottom w:val="none" w:sz="0" w:space="0" w:color="auto"/>
            <w:right w:val="none" w:sz="0" w:space="0" w:color="auto"/>
          </w:divBdr>
          <w:divsChild>
            <w:div w:id="9004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8721">
      <w:bodyDiv w:val="1"/>
      <w:marLeft w:val="0"/>
      <w:marRight w:val="0"/>
      <w:marTop w:val="0"/>
      <w:marBottom w:val="0"/>
      <w:divBdr>
        <w:top w:val="none" w:sz="0" w:space="0" w:color="auto"/>
        <w:left w:val="none" w:sz="0" w:space="0" w:color="auto"/>
        <w:bottom w:val="none" w:sz="0" w:space="0" w:color="auto"/>
        <w:right w:val="none" w:sz="0" w:space="0" w:color="auto"/>
      </w:divBdr>
    </w:div>
    <w:div w:id="800810922">
      <w:bodyDiv w:val="1"/>
      <w:marLeft w:val="0"/>
      <w:marRight w:val="0"/>
      <w:marTop w:val="0"/>
      <w:marBottom w:val="0"/>
      <w:divBdr>
        <w:top w:val="none" w:sz="0" w:space="0" w:color="auto"/>
        <w:left w:val="none" w:sz="0" w:space="0" w:color="auto"/>
        <w:bottom w:val="none" w:sz="0" w:space="0" w:color="auto"/>
        <w:right w:val="none" w:sz="0" w:space="0" w:color="auto"/>
      </w:divBdr>
    </w:div>
    <w:div w:id="835724622">
      <w:bodyDiv w:val="1"/>
      <w:marLeft w:val="0"/>
      <w:marRight w:val="0"/>
      <w:marTop w:val="0"/>
      <w:marBottom w:val="0"/>
      <w:divBdr>
        <w:top w:val="none" w:sz="0" w:space="0" w:color="auto"/>
        <w:left w:val="none" w:sz="0" w:space="0" w:color="auto"/>
        <w:bottom w:val="none" w:sz="0" w:space="0" w:color="auto"/>
        <w:right w:val="none" w:sz="0" w:space="0" w:color="auto"/>
      </w:divBdr>
    </w:div>
    <w:div w:id="841357511">
      <w:bodyDiv w:val="1"/>
      <w:marLeft w:val="0"/>
      <w:marRight w:val="0"/>
      <w:marTop w:val="0"/>
      <w:marBottom w:val="0"/>
      <w:divBdr>
        <w:top w:val="none" w:sz="0" w:space="0" w:color="auto"/>
        <w:left w:val="none" w:sz="0" w:space="0" w:color="auto"/>
        <w:bottom w:val="none" w:sz="0" w:space="0" w:color="auto"/>
        <w:right w:val="none" w:sz="0" w:space="0" w:color="auto"/>
      </w:divBdr>
    </w:div>
    <w:div w:id="849638594">
      <w:bodyDiv w:val="1"/>
      <w:marLeft w:val="0"/>
      <w:marRight w:val="0"/>
      <w:marTop w:val="0"/>
      <w:marBottom w:val="0"/>
      <w:divBdr>
        <w:top w:val="none" w:sz="0" w:space="0" w:color="auto"/>
        <w:left w:val="none" w:sz="0" w:space="0" w:color="auto"/>
        <w:bottom w:val="none" w:sz="0" w:space="0" w:color="auto"/>
        <w:right w:val="none" w:sz="0" w:space="0" w:color="auto"/>
      </w:divBdr>
      <w:divsChild>
        <w:div w:id="1943757731">
          <w:marLeft w:val="0"/>
          <w:marRight w:val="0"/>
          <w:marTop w:val="0"/>
          <w:marBottom w:val="0"/>
          <w:divBdr>
            <w:top w:val="none" w:sz="0" w:space="0" w:color="auto"/>
            <w:left w:val="none" w:sz="0" w:space="0" w:color="auto"/>
            <w:bottom w:val="none" w:sz="0" w:space="0" w:color="auto"/>
            <w:right w:val="none" w:sz="0" w:space="0" w:color="auto"/>
          </w:divBdr>
        </w:div>
        <w:div w:id="102461297">
          <w:marLeft w:val="0"/>
          <w:marRight w:val="0"/>
          <w:marTop w:val="0"/>
          <w:marBottom w:val="0"/>
          <w:divBdr>
            <w:top w:val="none" w:sz="0" w:space="0" w:color="auto"/>
            <w:left w:val="none" w:sz="0" w:space="0" w:color="auto"/>
            <w:bottom w:val="none" w:sz="0" w:space="0" w:color="auto"/>
            <w:right w:val="none" w:sz="0" w:space="0" w:color="auto"/>
          </w:divBdr>
        </w:div>
        <w:div w:id="1690064062">
          <w:marLeft w:val="0"/>
          <w:marRight w:val="0"/>
          <w:marTop w:val="0"/>
          <w:marBottom w:val="0"/>
          <w:divBdr>
            <w:top w:val="none" w:sz="0" w:space="0" w:color="auto"/>
            <w:left w:val="none" w:sz="0" w:space="0" w:color="auto"/>
            <w:bottom w:val="none" w:sz="0" w:space="0" w:color="auto"/>
            <w:right w:val="none" w:sz="0" w:space="0" w:color="auto"/>
          </w:divBdr>
        </w:div>
        <w:div w:id="523634833">
          <w:marLeft w:val="0"/>
          <w:marRight w:val="0"/>
          <w:marTop w:val="0"/>
          <w:marBottom w:val="0"/>
          <w:divBdr>
            <w:top w:val="none" w:sz="0" w:space="0" w:color="auto"/>
            <w:left w:val="none" w:sz="0" w:space="0" w:color="auto"/>
            <w:bottom w:val="none" w:sz="0" w:space="0" w:color="auto"/>
            <w:right w:val="none" w:sz="0" w:space="0" w:color="auto"/>
          </w:divBdr>
        </w:div>
        <w:div w:id="549223556">
          <w:marLeft w:val="0"/>
          <w:marRight w:val="0"/>
          <w:marTop w:val="0"/>
          <w:marBottom w:val="0"/>
          <w:divBdr>
            <w:top w:val="none" w:sz="0" w:space="0" w:color="auto"/>
            <w:left w:val="none" w:sz="0" w:space="0" w:color="auto"/>
            <w:bottom w:val="none" w:sz="0" w:space="0" w:color="auto"/>
            <w:right w:val="none" w:sz="0" w:space="0" w:color="auto"/>
          </w:divBdr>
        </w:div>
        <w:div w:id="115636343">
          <w:marLeft w:val="0"/>
          <w:marRight w:val="0"/>
          <w:marTop w:val="0"/>
          <w:marBottom w:val="0"/>
          <w:divBdr>
            <w:top w:val="none" w:sz="0" w:space="0" w:color="auto"/>
            <w:left w:val="none" w:sz="0" w:space="0" w:color="auto"/>
            <w:bottom w:val="none" w:sz="0" w:space="0" w:color="auto"/>
            <w:right w:val="none" w:sz="0" w:space="0" w:color="auto"/>
          </w:divBdr>
        </w:div>
        <w:div w:id="345013411">
          <w:marLeft w:val="0"/>
          <w:marRight w:val="0"/>
          <w:marTop w:val="0"/>
          <w:marBottom w:val="0"/>
          <w:divBdr>
            <w:top w:val="none" w:sz="0" w:space="0" w:color="auto"/>
            <w:left w:val="none" w:sz="0" w:space="0" w:color="auto"/>
            <w:bottom w:val="none" w:sz="0" w:space="0" w:color="auto"/>
            <w:right w:val="none" w:sz="0" w:space="0" w:color="auto"/>
          </w:divBdr>
        </w:div>
      </w:divsChild>
    </w:div>
    <w:div w:id="861018908">
      <w:bodyDiv w:val="1"/>
      <w:marLeft w:val="0"/>
      <w:marRight w:val="0"/>
      <w:marTop w:val="0"/>
      <w:marBottom w:val="0"/>
      <w:divBdr>
        <w:top w:val="none" w:sz="0" w:space="0" w:color="auto"/>
        <w:left w:val="none" w:sz="0" w:space="0" w:color="auto"/>
        <w:bottom w:val="none" w:sz="0" w:space="0" w:color="auto"/>
        <w:right w:val="none" w:sz="0" w:space="0" w:color="auto"/>
      </w:divBdr>
    </w:div>
    <w:div w:id="871848303">
      <w:bodyDiv w:val="1"/>
      <w:marLeft w:val="0"/>
      <w:marRight w:val="0"/>
      <w:marTop w:val="0"/>
      <w:marBottom w:val="0"/>
      <w:divBdr>
        <w:top w:val="none" w:sz="0" w:space="0" w:color="auto"/>
        <w:left w:val="none" w:sz="0" w:space="0" w:color="auto"/>
        <w:bottom w:val="none" w:sz="0" w:space="0" w:color="auto"/>
        <w:right w:val="none" w:sz="0" w:space="0" w:color="auto"/>
      </w:divBdr>
      <w:divsChild>
        <w:div w:id="227617885">
          <w:marLeft w:val="0"/>
          <w:marRight w:val="0"/>
          <w:marTop w:val="180"/>
          <w:marBottom w:val="180"/>
          <w:divBdr>
            <w:top w:val="none" w:sz="0" w:space="0" w:color="auto"/>
            <w:left w:val="none" w:sz="0" w:space="0" w:color="auto"/>
            <w:bottom w:val="none" w:sz="0" w:space="0" w:color="auto"/>
            <w:right w:val="none" w:sz="0" w:space="0" w:color="auto"/>
          </w:divBdr>
        </w:div>
        <w:div w:id="450638391">
          <w:marLeft w:val="0"/>
          <w:marRight w:val="0"/>
          <w:marTop w:val="180"/>
          <w:marBottom w:val="180"/>
          <w:divBdr>
            <w:top w:val="none" w:sz="0" w:space="0" w:color="auto"/>
            <w:left w:val="none" w:sz="0" w:space="0" w:color="auto"/>
            <w:bottom w:val="none" w:sz="0" w:space="0" w:color="auto"/>
            <w:right w:val="none" w:sz="0" w:space="0" w:color="auto"/>
          </w:divBdr>
        </w:div>
        <w:div w:id="814568525">
          <w:marLeft w:val="0"/>
          <w:marRight w:val="0"/>
          <w:marTop w:val="180"/>
          <w:marBottom w:val="180"/>
          <w:divBdr>
            <w:top w:val="none" w:sz="0" w:space="0" w:color="auto"/>
            <w:left w:val="none" w:sz="0" w:space="0" w:color="auto"/>
            <w:bottom w:val="none" w:sz="0" w:space="0" w:color="auto"/>
            <w:right w:val="none" w:sz="0" w:space="0" w:color="auto"/>
          </w:divBdr>
        </w:div>
      </w:divsChild>
    </w:div>
    <w:div w:id="885794161">
      <w:bodyDiv w:val="1"/>
      <w:marLeft w:val="0"/>
      <w:marRight w:val="0"/>
      <w:marTop w:val="0"/>
      <w:marBottom w:val="0"/>
      <w:divBdr>
        <w:top w:val="none" w:sz="0" w:space="0" w:color="auto"/>
        <w:left w:val="none" w:sz="0" w:space="0" w:color="auto"/>
        <w:bottom w:val="none" w:sz="0" w:space="0" w:color="auto"/>
        <w:right w:val="none" w:sz="0" w:space="0" w:color="auto"/>
      </w:divBdr>
    </w:div>
    <w:div w:id="907231133">
      <w:bodyDiv w:val="1"/>
      <w:marLeft w:val="0"/>
      <w:marRight w:val="0"/>
      <w:marTop w:val="0"/>
      <w:marBottom w:val="0"/>
      <w:divBdr>
        <w:top w:val="none" w:sz="0" w:space="0" w:color="auto"/>
        <w:left w:val="none" w:sz="0" w:space="0" w:color="auto"/>
        <w:bottom w:val="none" w:sz="0" w:space="0" w:color="auto"/>
        <w:right w:val="none" w:sz="0" w:space="0" w:color="auto"/>
      </w:divBdr>
    </w:div>
    <w:div w:id="909728310">
      <w:bodyDiv w:val="1"/>
      <w:marLeft w:val="0"/>
      <w:marRight w:val="0"/>
      <w:marTop w:val="0"/>
      <w:marBottom w:val="0"/>
      <w:divBdr>
        <w:top w:val="none" w:sz="0" w:space="0" w:color="auto"/>
        <w:left w:val="none" w:sz="0" w:space="0" w:color="auto"/>
        <w:bottom w:val="none" w:sz="0" w:space="0" w:color="auto"/>
        <w:right w:val="none" w:sz="0" w:space="0" w:color="auto"/>
      </w:divBdr>
    </w:div>
    <w:div w:id="932515775">
      <w:bodyDiv w:val="1"/>
      <w:marLeft w:val="0"/>
      <w:marRight w:val="0"/>
      <w:marTop w:val="0"/>
      <w:marBottom w:val="0"/>
      <w:divBdr>
        <w:top w:val="none" w:sz="0" w:space="0" w:color="auto"/>
        <w:left w:val="none" w:sz="0" w:space="0" w:color="auto"/>
        <w:bottom w:val="none" w:sz="0" w:space="0" w:color="auto"/>
        <w:right w:val="none" w:sz="0" w:space="0" w:color="auto"/>
      </w:divBdr>
    </w:div>
    <w:div w:id="939532059">
      <w:bodyDiv w:val="1"/>
      <w:marLeft w:val="0"/>
      <w:marRight w:val="0"/>
      <w:marTop w:val="0"/>
      <w:marBottom w:val="0"/>
      <w:divBdr>
        <w:top w:val="none" w:sz="0" w:space="0" w:color="auto"/>
        <w:left w:val="none" w:sz="0" w:space="0" w:color="auto"/>
        <w:bottom w:val="none" w:sz="0" w:space="0" w:color="auto"/>
        <w:right w:val="none" w:sz="0" w:space="0" w:color="auto"/>
      </w:divBdr>
    </w:div>
    <w:div w:id="944731365">
      <w:bodyDiv w:val="1"/>
      <w:marLeft w:val="0"/>
      <w:marRight w:val="0"/>
      <w:marTop w:val="0"/>
      <w:marBottom w:val="0"/>
      <w:divBdr>
        <w:top w:val="none" w:sz="0" w:space="0" w:color="auto"/>
        <w:left w:val="none" w:sz="0" w:space="0" w:color="auto"/>
        <w:bottom w:val="none" w:sz="0" w:space="0" w:color="auto"/>
        <w:right w:val="none" w:sz="0" w:space="0" w:color="auto"/>
      </w:divBdr>
    </w:div>
    <w:div w:id="947587889">
      <w:bodyDiv w:val="1"/>
      <w:marLeft w:val="0"/>
      <w:marRight w:val="0"/>
      <w:marTop w:val="0"/>
      <w:marBottom w:val="0"/>
      <w:divBdr>
        <w:top w:val="none" w:sz="0" w:space="0" w:color="auto"/>
        <w:left w:val="none" w:sz="0" w:space="0" w:color="auto"/>
        <w:bottom w:val="none" w:sz="0" w:space="0" w:color="auto"/>
        <w:right w:val="none" w:sz="0" w:space="0" w:color="auto"/>
      </w:divBdr>
    </w:div>
    <w:div w:id="957447202">
      <w:bodyDiv w:val="1"/>
      <w:marLeft w:val="0"/>
      <w:marRight w:val="0"/>
      <w:marTop w:val="0"/>
      <w:marBottom w:val="0"/>
      <w:divBdr>
        <w:top w:val="none" w:sz="0" w:space="0" w:color="auto"/>
        <w:left w:val="none" w:sz="0" w:space="0" w:color="auto"/>
        <w:bottom w:val="none" w:sz="0" w:space="0" w:color="auto"/>
        <w:right w:val="none" w:sz="0" w:space="0" w:color="auto"/>
      </w:divBdr>
    </w:div>
    <w:div w:id="962267041">
      <w:bodyDiv w:val="1"/>
      <w:marLeft w:val="0"/>
      <w:marRight w:val="0"/>
      <w:marTop w:val="0"/>
      <w:marBottom w:val="0"/>
      <w:divBdr>
        <w:top w:val="none" w:sz="0" w:space="0" w:color="auto"/>
        <w:left w:val="none" w:sz="0" w:space="0" w:color="auto"/>
        <w:bottom w:val="none" w:sz="0" w:space="0" w:color="auto"/>
        <w:right w:val="none" w:sz="0" w:space="0" w:color="auto"/>
      </w:divBdr>
    </w:div>
    <w:div w:id="972902215">
      <w:bodyDiv w:val="1"/>
      <w:marLeft w:val="0"/>
      <w:marRight w:val="0"/>
      <w:marTop w:val="0"/>
      <w:marBottom w:val="0"/>
      <w:divBdr>
        <w:top w:val="none" w:sz="0" w:space="0" w:color="auto"/>
        <w:left w:val="none" w:sz="0" w:space="0" w:color="auto"/>
        <w:bottom w:val="none" w:sz="0" w:space="0" w:color="auto"/>
        <w:right w:val="none" w:sz="0" w:space="0" w:color="auto"/>
      </w:divBdr>
    </w:div>
    <w:div w:id="978194397">
      <w:bodyDiv w:val="1"/>
      <w:marLeft w:val="0"/>
      <w:marRight w:val="0"/>
      <w:marTop w:val="0"/>
      <w:marBottom w:val="0"/>
      <w:divBdr>
        <w:top w:val="none" w:sz="0" w:space="0" w:color="auto"/>
        <w:left w:val="none" w:sz="0" w:space="0" w:color="auto"/>
        <w:bottom w:val="none" w:sz="0" w:space="0" w:color="auto"/>
        <w:right w:val="none" w:sz="0" w:space="0" w:color="auto"/>
      </w:divBdr>
    </w:div>
    <w:div w:id="979921892">
      <w:bodyDiv w:val="1"/>
      <w:marLeft w:val="0"/>
      <w:marRight w:val="0"/>
      <w:marTop w:val="0"/>
      <w:marBottom w:val="0"/>
      <w:divBdr>
        <w:top w:val="none" w:sz="0" w:space="0" w:color="auto"/>
        <w:left w:val="none" w:sz="0" w:space="0" w:color="auto"/>
        <w:bottom w:val="none" w:sz="0" w:space="0" w:color="auto"/>
        <w:right w:val="none" w:sz="0" w:space="0" w:color="auto"/>
      </w:divBdr>
      <w:divsChild>
        <w:div w:id="1250384288">
          <w:marLeft w:val="0"/>
          <w:marRight w:val="0"/>
          <w:marTop w:val="0"/>
          <w:marBottom w:val="44"/>
          <w:divBdr>
            <w:top w:val="none" w:sz="0" w:space="0" w:color="auto"/>
            <w:left w:val="none" w:sz="0" w:space="0" w:color="auto"/>
            <w:bottom w:val="none" w:sz="0" w:space="0" w:color="auto"/>
            <w:right w:val="none" w:sz="0" w:space="0" w:color="auto"/>
          </w:divBdr>
          <w:divsChild>
            <w:div w:id="1808471381">
              <w:blockQuote w:val="1"/>
              <w:marLeft w:val="0"/>
              <w:marRight w:val="0"/>
              <w:marTop w:val="0"/>
              <w:marBottom w:val="88"/>
              <w:divBdr>
                <w:top w:val="none" w:sz="0" w:space="4" w:color="auto"/>
                <w:left w:val="single" w:sz="6" w:space="4" w:color="FFEB8E"/>
                <w:bottom w:val="none" w:sz="0" w:space="4" w:color="auto"/>
                <w:right w:val="none" w:sz="0" w:space="4" w:color="auto"/>
              </w:divBdr>
            </w:div>
          </w:divsChild>
        </w:div>
      </w:divsChild>
    </w:div>
    <w:div w:id="983586684">
      <w:bodyDiv w:val="1"/>
      <w:marLeft w:val="0"/>
      <w:marRight w:val="0"/>
      <w:marTop w:val="0"/>
      <w:marBottom w:val="0"/>
      <w:divBdr>
        <w:top w:val="none" w:sz="0" w:space="0" w:color="auto"/>
        <w:left w:val="none" w:sz="0" w:space="0" w:color="auto"/>
        <w:bottom w:val="none" w:sz="0" w:space="0" w:color="auto"/>
        <w:right w:val="none" w:sz="0" w:space="0" w:color="auto"/>
      </w:divBdr>
    </w:div>
    <w:div w:id="999699847">
      <w:bodyDiv w:val="1"/>
      <w:marLeft w:val="0"/>
      <w:marRight w:val="0"/>
      <w:marTop w:val="0"/>
      <w:marBottom w:val="0"/>
      <w:divBdr>
        <w:top w:val="none" w:sz="0" w:space="0" w:color="auto"/>
        <w:left w:val="none" w:sz="0" w:space="0" w:color="auto"/>
        <w:bottom w:val="none" w:sz="0" w:space="0" w:color="auto"/>
        <w:right w:val="none" w:sz="0" w:space="0" w:color="auto"/>
      </w:divBdr>
    </w:div>
    <w:div w:id="1001274935">
      <w:bodyDiv w:val="1"/>
      <w:marLeft w:val="0"/>
      <w:marRight w:val="0"/>
      <w:marTop w:val="0"/>
      <w:marBottom w:val="0"/>
      <w:divBdr>
        <w:top w:val="none" w:sz="0" w:space="0" w:color="auto"/>
        <w:left w:val="none" w:sz="0" w:space="0" w:color="auto"/>
        <w:bottom w:val="none" w:sz="0" w:space="0" w:color="auto"/>
        <w:right w:val="none" w:sz="0" w:space="0" w:color="auto"/>
      </w:divBdr>
    </w:div>
    <w:div w:id="1001545375">
      <w:bodyDiv w:val="1"/>
      <w:marLeft w:val="0"/>
      <w:marRight w:val="0"/>
      <w:marTop w:val="0"/>
      <w:marBottom w:val="0"/>
      <w:divBdr>
        <w:top w:val="none" w:sz="0" w:space="0" w:color="auto"/>
        <w:left w:val="none" w:sz="0" w:space="0" w:color="auto"/>
        <w:bottom w:val="none" w:sz="0" w:space="0" w:color="auto"/>
        <w:right w:val="none" w:sz="0" w:space="0" w:color="auto"/>
      </w:divBdr>
    </w:div>
    <w:div w:id="1003892673">
      <w:bodyDiv w:val="1"/>
      <w:marLeft w:val="0"/>
      <w:marRight w:val="0"/>
      <w:marTop w:val="0"/>
      <w:marBottom w:val="0"/>
      <w:divBdr>
        <w:top w:val="none" w:sz="0" w:space="0" w:color="auto"/>
        <w:left w:val="none" w:sz="0" w:space="0" w:color="auto"/>
        <w:bottom w:val="none" w:sz="0" w:space="0" w:color="auto"/>
        <w:right w:val="none" w:sz="0" w:space="0" w:color="auto"/>
      </w:divBdr>
    </w:div>
    <w:div w:id="1008941817">
      <w:bodyDiv w:val="1"/>
      <w:marLeft w:val="0"/>
      <w:marRight w:val="0"/>
      <w:marTop w:val="0"/>
      <w:marBottom w:val="0"/>
      <w:divBdr>
        <w:top w:val="none" w:sz="0" w:space="0" w:color="auto"/>
        <w:left w:val="none" w:sz="0" w:space="0" w:color="auto"/>
        <w:bottom w:val="none" w:sz="0" w:space="0" w:color="auto"/>
        <w:right w:val="none" w:sz="0" w:space="0" w:color="auto"/>
      </w:divBdr>
    </w:div>
    <w:div w:id="1031033480">
      <w:bodyDiv w:val="1"/>
      <w:marLeft w:val="0"/>
      <w:marRight w:val="0"/>
      <w:marTop w:val="0"/>
      <w:marBottom w:val="0"/>
      <w:divBdr>
        <w:top w:val="none" w:sz="0" w:space="0" w:color="auto"/>
        <w:left w:val="none" w:sz="0" w:space="0" w:color="auto"/>
        <w:bottom w:val="none" w:sz="0" w:space="0" w:color="auto"/>
        <w:right w:val="none" w:sz="0" w:space="0" w:color="auto"/>
      </w:divBdr>
    </w:div>
    <w:div w:id="1033533912">
      <w:bodyDiv w:val="1"/>
      <w:marLeft w:val="0"/>
      <w:marRight w:val="0"/>
      <w:marTop w:val="0"/>
      <w:marBottom w:val="0"/>
      <w:divBdr>
        <w:top w:val="none" w:sz="0" w:space="0" w:color="auto"/>
        <w:left w:val="none" w:sz="0" w:space="0" w:color="auto"/>
        <w:bottom w:val="none" w:sz="0" w:space="0" w:color="auto"/>
        <w:right w:val="none" w:sz="0" w:space="0" w:color="auto"/>
      </w:divBdr>
    </w:div>
    <w:div w:id="1034113187">
      <w:bodyDiv w:val="1"/>
      <w:marLeft w:val="0"/>
      <w:marRight w:val="0"/>
      <w:marTop w:val="0"/>
      <w:marBottom w:val="0"/>
      <w:divBdr>
        <w:top w:val="none" w:sz="0" w:space="0" w:color="auto"/>
        <w:left w:val="none" w:sz="0" w:space="0" w:color="auto"/>
        <w:bottom w:val="none" w:sz="0" w:space="0" w:color="auto"/>
        <w:right w:val="none" w:sz="0" w:space="0" w:color="auto"/>
      </w:divBdr>
    </w:div>
    <w:div w:id="1060009708">
      <w:bodyDiv w:val="1"/>
      <w:marLeft w:val="0"/>
      <w:marRight w:val="0"/>
      <w:marTop w:val="0"/>
      <w:marBottom w:val="0"/>
      <w:divBdr>
        <w:top w:val="none" w:sz="0" w:space="0" w:color="auto"/>
        <w:left w:val="none" w:sz="0" w:space="0" w:color="auto"/>
        <w:bottom w:val="none" w:sz="0" w:space="0" w:color="auto"/>
        <w:right w:val="none" w:sz="0" w:space="0" w:color="auto"/>
      </w:divBdr>
    </w:div>
    <w:div w:id="1064185779">
      <w:bodyDiv w:val="1"/>
      <w:marLeft w:val="0"/>
      <w:marRight w:val="0"/>
      <w:marTop w:val="0"/>
      <w:marBottom w:val="0"/>
      <w:divBdr>
        <w:top w:val="none" w:sz="0" w:space="0" w:color="auto"/>
        <w:left w:val="none" w:sz="0" w:space="0" w:color="auto"/>
        <w:bottom w:val="none" w:sz="0" w:space="0" w:color="auto"/>
        <w:right w:val="none" w:sz="0" w:space="0" w:color="auto"/>
      </w:divBdr>
    </w:div>
    <w:div w:id="1067650268">
      <w:bodyDiv w:val="1"/>
      <w:marLeft w:val="0"/>
      <w:marRight w:val="0"/>
      <w:marTop w:val="0"/>
      <w:marBottom w:val="0"/>
      <w:divBdr>
        <w:top w:val="none" w:sz="0" w:space="0" w:color="auto"/>
        <w:left w:val="none" w:sz="0" w:space="0" w:color="auto"/>
        <w:bottom w:val="none" w:sz="0" w:space="0" w:color="auto"/>
        <w:right w:val="none" w:sz="0" w:space="0" w:color="auto"/>
      </w:divBdr>
    </w:div>
    <w:div w:id="1106970587">
      <w:bodyDiv w:val="1"/>
      <w:marLeft w:val="0"/>
      <w:marRight w:val="0"/>
      <w:marTop w:val="0"/>
      <w:marBottom w:val="0"/>
      <w:divBdr>
        <w:top w:val="none" w:sz="0" w:space="0" w:color="auto"/>
        <w:left w:val="none" w:sz="0" w:space="0" w:color="auto"/>
        <w:bottom w:val="none" w:sz="0" w:space="0" w:color="auto"/>
        <w:right w:val="none" w:sz="0" w:space="0" w:color="auto"/>
      </w:divBdr>
    </w:div>
    <w:div w:id="1110970845">
      <w:bodyDiv w:val="1"/>
      <w:marLeft w:val="0"/>
      <w:marRight w:val="0"/>
      <w:marTop w:val="0"/>
      <w:marBottom w:val="0"/>
      <w:divBdr>
        <w:top w:val="none" w:sz="0" w:space="0" w:color="auto"/>
        <w:left w:val="none" w:sz="0" w:space="0" w:color="auto"/>
        <w:bottom w:val="none" w:sz="0" w:space="0" w:color="auto"/>
        <w:right w:val="none" w:sz="0" w:space="0" w:color="auto"/>
      </w:divBdr>
    </w:div>
    <w:div w:id="1113288807">
      <w:bodyDiv w:val="1"/>
      <w:marLeft w:val="0"/>
      <w:marRight w:val="0"/>
      <w:marTop w:val="0"/>
      <w:marBottom w:val="0"/>
      <w:divBdr>
        <w:top w:val="none" w:sz="0" w:space="0" w:color="auto"/>
        <w:left w:val="none" w:sz="0" w:space="0" w:color="auto"/>
        <w:bottom w:val="none" w:sz="0" w:space="0" w:color="auto"/>
        <w:right w:val="none" w:sz="0" w:space="0" w:color="auto"/>
      </w:divBdr>
    </w:div>
    <w:div w:id="1113477975">
      <w:bodyDiv w:val="1"/>
      <w:marLeft w:val="0"/>
      <w:marRight w:val="0"/>
      <w:marTop w:val="0"/>
      <w:marBottom w:val="0"/>
      <w:divBdr>
        <w:top w:val="none" w:sz="0" w:space="0" w:color="auto"/>
        <w:left w:val="none" w:sz="0" w:space="0" w:color="auto"/>
        <w:bottom w:val="none" w:sz="0" w:space="0" w:color="auto"/>
        <w:right w:val="none" w:sz="0" w:space="0" w:color="auto"/>
      </w:divBdr>
    </w:div>
    <w:div w:id="1115518396">
      <w:bodyDiv w:val="1"/>
      <w:marLeft w:val="0"/>
      <w:marRight w:val="0"/>
      <w:marTop w:val="0"/>
      <w:marBottom w:val="0"/>
      <w:divBdr>
        <w:top w:val="none" w:sz="0" w:space="0" w:color="auto"/>
        <w:left w:val="none" w:sz="0" w:space="0" w:color="auto"/>
        <w:bottom w:val="none" w:sz="0" w:space="0" w:color="auto"/>
        <w:right w:val="none" w:sz="0" w:space="0" w:color="auto"/>
      </w:divBdr>
    </w:div>
    <w:div w:id="1116876332">
      <w:bodyDiv w:val="1"/>
      <w:marLeft w:val="0"/>
      <w:marRight w:val="0"/>
      <w:marTop w:val="0"/>
      <w:marBottom w:val="0"/>
      <w:divBdr>
        <w:top w:val="none" w:sz="0" w:space="0" w:color="auto"/>
        <w:left w:val="none" w:sz="0" w:space="0" w:color="auto"/>
        <w:bottom w:val="none" w:sz="0" w:space="0" w:color="auto"/>
        <w:right w:val="none" w:sz="0" w:space="0" w:color="auto"/>
      </w:divBdr>
    </w:div>
    <w:div w:id="1136491998">
      <w:bodyDiv w:val="1"/>
      <w:marLeft w:val="0"/>
      <w:marRight w:val="0"/>
      <w:marTop w:val="0"/>
      <w:marBottom w:val="0"/>
      <w:divBdr>
        <w:top w:val="none" w:sz="0" w:space="0" w:color="auto"/>
        <w:left w:val="none" w:sz="0" w:space="0" w:color="auto"/>
        <w:bottom w:val="none" w:sz="0" w:space="0" w:color="auto"/>
        <w:right w:val="none" w:sz="0" w:space="0" w:color="auto"/>
      </w:divBdr>
    </w:div>
    <w:div w:id="1139493319">
      <w:bodyDiv w:val="1"/>
      <w:marLeft w:val="0"/>
      <w:marRight w:val="0"/>
      <w:marTop w:val="0"/>
      <w:marBottom w:val="0"/>
      <w:divBdr>
        <w:top w:val="none" w:sz="0" w:space="0" w:color="auto"/>
        <w:left w:val="none" w:sz="0" w:space="0" w:color="auto"/>
        <w:bottom w:val="none" w:sz="0" w:space="0" w:color="auto"/>
        <w:right w:val="none" w:sz="0" w:space="0" w:color="auto"/>
      </w:divBdr>
      <w:divsChild>
        <w:div w:id="300304296">
          <w:marLeft w:val="0"/>
          <w:marRight w:val="0"/>
          <w:marTop w:val="0"/>
          <w:marBottom w:val="0"/>
          <w:divBdr>
            <w:top w:val="none" w:sz="0" w:space="0" w:color="auto"/>
            <w:left w:val="none" w:sz="0" w:space="0" w:color="auto"/>
            <w:bottom w:val="none" w:sz="0" w:space="0" w:color="auto"/>
            <w:right w:val="none" w:sz="0" w:space="0" w:color="auto"/>
          </w:divBdr>
        </w:div>
        <w:div w:id="455031168">
          <w:marLeft w:val="0"/>
          <w:marRight w:val="0"/>
          <w:marTop w:val="0"/>
          <w:marBottom w:val="0"/>
          <w:divBdr>
            <w:top w:val="none" w:sz="0" w:space="0" w:color="auto"/>
            <w:left w:val="none" w:sz="0" w:space="0" w:color="auto"/>
            <w:bottom w:val="none" w:sz="0" w:space="0" w:color="auto"/>
            <w:right w:val="none" w:sz="0" w:space="0" w:color="auto"/>
          </w:divBdr>
        </w:div>
        <w:div w:id="2037189330">
          <w:marLeft w:val="0"/>
          <w:marRight w:val="0"/>
          <w:marTop w:val="0"/>
          <w:marBottom w:val="0"/>
          <w:divBdr>
            <w:top w:val="none" w:sz="0" w:space="0" w:color="auto"/>
            <w:left w:val="none" w:sz="0" w:space="0" w:color="auto"/>
            <w:bottom w:val="none" w:sz="0" w:space="0" w:color="auto"/>
            <w:right w:val="none" w:sz="0" w:space="0" w:color="auto"/>
          </w:divBdr>
        </w:div>
        <w:div w:id="538589280">
          <w:marLeft w:val="0"/>
          <w:marRight w:val="0"/>
          <w:marTop w:val="0"/>
          <w:marBottom w:val="0"/>
          <w:divBdr>
            <w:top w:val="none" w:sz="0" w:space="0" w:color="auto"/>
            <w:left w:val="none" w:sz="0" w:space="0" w:color="auto"/>
            <w:bottom w:val="none" w:sz="0" w:space="0" w:color="auto"/>
            <w:right w:val="none" w:sz="0" w:space="0" w:color="auto"/>
          </w:divBdr>
        </w:div>
        <w:div w:id="1618562331">
          <w:marLeft w:val="0"/>
          <w:marRight w:val="0"/>
          <w:marTop w:val="0"/>
          <w:marBottom w:val="0"/>
          <w:divBdr>
            <w:top w:val="none" w:sz="0" w:space="0" w:color="auto"/>
            <w:left w:val="none" w:sz="0" w:space="0" w:color="auto"/>
            <w:bottom w:val="none" w:sz="0" w:space="0" w:color="auto"/>
            <w:right w:val="none" w:sz="0" w:space="0" w:color="auto"/>
          </w:divBdr>
        </w:div>
        <w:div w:id="863707399">
          <w:marLeft w:val="0"/>
          <w:marRight w:val="0"/>
          <w:marTop w:val="0"/>
          <w:marBottom w:val="0"/>
          <w:divBdr>
            <w:top w:val="none" w:sz="0" w:space="0" w:color="auto"/>
            <w:left w:val="none" w:sz="0" w:space="0" w:color="auto"/>
            <w:bottom w:val="none" w:sz="0" w:space="0" w:color="auto"/>
            <w:right w:val="none" w:sz="0" w:space="0" w:color="auto"/>
          </w:divBdr>
        </w:div>
        <w:div w:id="746074032">
          <w:marLeft w:val="0"/>
          <w:marRight w:val="0"/>
          <w:marTop w:val="0"/>
          <w:marBottom w:val="0"/>
          <w:divBdr>
            <w:top w:val="none" w:sz="0" w:space="0" w:color="auto"/>
            <w:left w:val="none" w:sz="0" w:space="0" w:color="auto"/>
            <w:bottom w:val="none" w:sz="0" w:space="0" w:color="auto"/>
            <w:right w:val="none" w:sz="0" w:space="0" w:color="auto"/>
          </w:divBdr>
        </w:div>
        <w:div w:id="2027974917">
          <w:marLeft w:val="0"/>
          <w:marRight w:val="0"/>
          <w:marTop w:val="0"/>
          <w:marBottom w:val="0"/>
          <w:divBdr>
            <w:top w:val="none" w:sz="0" w:space="0" w:color="auto"/>
            <w:left w:val="none" w:sz="0" w:space="0" w:color="auto"/>
            <w:bottom w:val="none" w:sz="0" w:space="0" w:color="auto"/>
            <w:right w:val="none" w:sz="0" w:space="0" w:color="auto"/>
          </w:divBdr>
        </w:div>
        <w:div w:id="1814103502">
          <w:marLeft w:val="0"/>
          <w:marRight w:val="0"/>
          <w:marTop w:val="0"/>
          <w:marBottom w:val="0"/>
          <w:divBdr>
            <w:top w:val="none" w:sz="0" w:space="0" w:color="auto"/>
            <w:left w:val="none" w:sz="0" w:space="0" w:color="auto"/>
            <w:bottom w:val="none" w:sz="0" w:space="0" w:color="auto"/>
            <w:right w:val="none" w:sz="0" w:space="0" w:color="auto"/>
          </w:divBdr>
        </w:div>
      </w:divsChild>
    </w:div>
    <w:div w:id="1146045021">
      <w:bodyDiv w:val="1"/>
      <w:marLeft w:val="0"/>
      <w:marRight w:val="0"/>
      <w:marTop w:val="0"/>
      <w:marBottom w:val="0"/>
      <w:divBdr>
        <w:top w:val="none" w:sz="0" w:space="0" w:color="auto"/>
        <w:left w:val="none" w:sz="0" w:space="0" w:color="auto"/>
        <w:bottom w:val="none" w:sz="0" w:space="0" w:color="auto"/>
        <w:right w:val="none" w:sz="0" w:space="0" w:color="auto"/>
      </w:divBdr>
    </w:div>
    <w:div w:id="1157189710">
      <w:bodyDiv w:val="1"/>
      <w:marLeft w:val="0"/>
      <w:marRight w:val="0"/>
      <w:marTop w:val="0"/>
      <w:marBottom w:val="0"/>
      <w:divBdr>
        <w:top w:val="none" w:sz="0" w:space="0" w:color="auto"/>
        <w:left w:val="none" w:sz="0" w:space="0" w:color="auto"/>
        <w:bottom w:val="none" w:sz="0" w:space="0" w:color="auto"/>
        <w:right w:val="none" w:sz="0" w:space="0" w:color="auto"/>
      </w:divBdr>
    </w:div>
    <w:div w:id="1160925856">
      <w:bodyDiv w:val="1"/>
      <w:marLeft w:val="0"/>
      <w:marRight w:val="0"/>
      <w:marTop w:val="0"/>
      <w:marBottom w:val="0"/>
      <w:divBdr>
        <w:top w:val="none" w:sz="0" w:space="0" w:color="auto"/>
        <w:left w:val="none" w:sz="0" w:space="0" w:color="auto"/>
        <w:bottom w:val="none" w:sz="0" w:space="0" w:color="auto"/>
        <w:right w:val="none" w:sz="0" w:space="0" w:color="auto"/>
      </w:divBdr>
    </w:div>
    <w:div w:id="1161502656">
      <w:bodyDiv w:val="1"/>
      <w:marLeft w:val="0"/>
      <w:marRight w:val="0"/>
      <w:marTop w:val="0"/>
      <w:marBottom w:val="0"/>
      <w:divBdr>
        <w:top w:val="none" w:sz="0" w:space="0" w:color="auto"/>
        <w:left w:val="none" w:sz="0" w:space="0" w:color="auto"/>
        <w:bottom w:val="none" w:sz="0" w:space="0" w:color="auto"/>
        <w:right w:val="none" w:sz="0" w:space="0" w:color="auto"/>
      </w:divBdr>
    </w:div>
    <w:div w:id="1172184627">
      <w:bodyDiv w:val="1"/>
      <w:marLeft w:val="0"/>
      <w:marRight w:val="0"/>
      <w:marTop w:val="0"/>
      <w:marBottom w:val="0"/>
      <w:divBdr>
        <w:top w:val="none" w:sz="0" w:space="0" w:color="auto"/>
        <w:left w:val="none" w:sz="0" w:space="0" w:color="auto"/>
        <w:bottom w:val="none" w:sz="0" w:space="0" w:color="auto"/>
        <w:right w:val="none" w:sz="0" w:space="0" w:color="auto"/>
      </w:divBdr>
      <w:divsChild>
        <w:div w:id="772752220">
          <w:marLeft w:val="0"/>
          <w:marRight w:val="0"/>
          <w:marTop w:val="0"/>
          <w:marBottom w:val="0"/>
          <w:divBdr>
            <w:top w:val="single" w:sz="2" w:space="2" w:color="808080"/>
            <w:left w:val="single" w:sz="2" w:space="7" w:color="808080"/>
            <w:bottom w:val="single" w:sz="2" w:space="2" w:color="808080"/>
            <w:right w:val="single" w:sz="2" w:space="7" w:color="808080"/>
          </w:divBdr>
        </w:div>
      </w:divsChild>
    </w:div>
    <w:div w:id="1180435854">
      <w:bodyDiv w:val="1"/>
      <w:marLeft w:val="0"/>
      <w:marRight w:val="0"/>
      <w:marTop w:val="0"/>
      <w:marBottom w:val="0"/>
      <w:divBdr>
        <w:top w:val="none" w:sz="0" w:space="0" w:color="auto"/>
        <w:left w:val="none" w:sz="0" w:space="0" w:color="auto"/>
        <w:bottom w:val="none" w:sz="0" w:space="0" w:color="auto"/>
        <w:right w:val="none" w:sz="0" w:space="0" w:color="auto"/>
      </w:divBdr>
    </w:div>
    <w:div w:id="1196427103">
      <w:bodyDiv w:val="1"/>
      <w:marLeft w:val="0"/>
      <w:marRight w:val="0"/>
      <w:marTop w:val="0"/>
      <w:marBottom w:val="0"/>
      <w:divBdr>
        <w:top w:val="none" w:sz="0" w:space="0" w:color="auto"/>
        <w:left w:val="none" w:sz="0" w:space="0" w:color="auto"/>
        <w:bottom w:val="none" w:sz="0" w:space="0" w:color="auto"/>
        <w:right w:val="none" w:sz="0" w:space="0" w:color="auto"/>
      </w:divBdr>
    </w:div>
    <w:div w:id="1203861626">
      <w:bodyDiv w:val="1"/>
      <w:marLeft w:val="0"/>
      <w:marRight w:val="0"/>
      <w:marTop w:val="0"/>
      <w:marBottom w:val="0"/>
      <w:divBdr>
        <w:top w:val="none" w:sz="0" w:space="0" w:color="auto"/>
        <w:left w:val="none" w:sz="0" w:space="0" w:color="auto"/>
        <w:bottom w:val="none" w:sz="0" w:space="0" w:color="auto"/>
        <w:right w:val="none" w:sz="0" w:space="0" w:color="auto"/>
      </w:divBdr>
    </w:div>
    <w:div w:id="1214149170">
      <w:bodyDiv w:val="1"/>
      <w:marLeft w:val="0"/>
      <w:marRight w:val="0"/>
      <w:marTop w:val="0"/>
      <w:marBottom w:val="0"/>
      <w:divBdr>
        <w:top w:val="none" w:sz="0" w:space="0" w:color="auto"/>
        <w:left w:val="none" w:sz="0" w:space="0" w:color="auto"/>
        <w:bottom w:val="none" w:sz="0" w:space="0" w:color="auto"/>
        <w:right w:val="none" w:sz="0" w:space="0" w:color="auto"/>
      </w:divBdr>
    </w:div>
    <w:div w:id="1216039816">
      <w:bodyDiv w:val="1"/>
      <w:marLeft w:val="0"/>
      <w:marRight w:val="0"/>
      <w:marTop w:val="0"/>
      <w:marBottom w:val="0"/>
      <w:divBdr>
        <w:top w:val="none" w:sz="0" w:space="0" w:color="auto"/>
        <w:left w:val="none" w:sz="0" w:space="0" w:color="auto"/>
        <w:bottom w:val="none" w:sz="0" w:space="0" w:color="auto"/>
        <w:right w:val="none" w:sz="0" w:space="0" w:color="auto"/>
      </w:divBdr>
      <w:divsChild>
        <w:div w:id="654991639">
          <w:marLeft w:val="0"/>
          <w:marRight w:val="0"/>
          <w:marTop w:val="0"/>
          <w:marBottom w:val="0"/>
          <w:divBdr>
            <w:top w:val="none" w:sz="0" w:space="0" w:color="auto"/>
            <w:left w:val="none" w:sz="0" w:space="0" w:color="auto"/>
            <w:bottom w:val="none" w:sz="0" w:space="0" w:color="auto"/>
            <w:right w:val="none" w:sz="0" w:space="0" w:color="auto"/>
          </w:divBdr>
          <w:divsChild>
            <w:div w:id="607203756">
              <w:marLeft w:val="0"/>
              <w:marRight w:val="0"/>
              <w:marTop w:val="0"/>
              <w:marBottom w:val="0"/>
              <w:divBdr>
                <w:top w:val="none" w:sz="0" w:space="0" w:color="auto"/>
                <w:left w:val="none" w:sz="0" w:space="0" w:color="auto"/>
                <w:bottom w:val="none" w:sz="0" w:space="0" w:color="auto"/>
                <w:right w:val="none" w:sz="0" w:space="0" w:color="auto"/>
              </w:divBdr>
              <w:divsChild>
                <w:div w:id="1873419193">
                  <w:marLeft w:val="0"/>
                  <w:marRight w:val="0"/>
                  <w:marTop w:val="0"/>
                  <w:marBottom w:val="0"/>
                  <w:divBdr>
                    <w:top w:val="none" w:sz="0" w:space="0" w:color="auto"/>
                    <w:left w:val="none" w:sz="0" w:space="0" w:color="auto"/>
                    <w:bottom w:val="none" w:sz="0" w:space="0" w:color="auto"/>
                    <w:right w:val="none" w:sz="0" w:space="0" w:color="auto"/>
                  </w:divBdr>
                </w:div>
                <w:div w:id="431629367">
                  <w:marLeft w:val="0"/>
                  <w:marRight w:val="0"/>
                  <w:marTop w:val="0"/>
                  <w:marBottom w:val="0"/>
                  <w:divBdr>
                    <w:top w:val="none" w:sz="0" w:space="0" w:color="auto"/>
                    <w:left w:val="none" w:sz="0" w:space="0" w:color="auto"/>
                    <w:bottom w:val="none" w:sz="0" w:space="0" w:color="auto"/>
                    <w:right w:val="none" w:sz="0" w:space="0" w:color="auto"/>
                  </w:divBdr>
                </w:div>
                <w:div w:id="533008574">
                  <w:marLeft w:val="0"/>
                  <w:marRight w:val="0"/>
                  <w:marTop w:val="0"/>
                  <w:marBottom w:val="0"/>
                  <w:divBdr>
                    <w:top w:val="none" w:sz="0" w:space="0" w:color="auto"/>
                    <w:left w:val="none" w:sz="0" w:space="0" w:color="auto"/>
                    <w:bottom w:val="none" w:sz="0" w:space="0" w:color="auto"/>
                    <w:right w:val="none" w:sz="0" w:space="0" w:color="auto"/>
                  </w:divBdr>
                </w:div>
                <w:div w:id="1917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5668">
          <w:marLeft w:val="0"/>
          <w:marRight w:val="0"/>
          <w:marTop w:val="0"/>
          <w:marBottom w:val="0"/>
          <w:divBdr>
            <w:top w:val="none" w:sz="0" w:space="0" w:color="auto"/>
            <w:left w:val="none" w:sz="0" w:space="0" w:color="auto"/>
            <w:bottom w:val="none" w:sz="0" w:space="0" w:color="auto"/>
            <w:right w:val="none" w:sz="0" w:space="0" w:color="auto"/>
          </w:divBdr>
          <w:divsChild>
            <w:div w:id="510263986">
              <w:marLeft w:val="0"/>
              <w:marRight w:val="0"/>
              <w:marTop w:val="0"/>
              <w:marBottom w:val="0"/>
              <w:divBdr>
                <w:top w:val="none" w:sz="0" w:space="0" w:color="auto"/>
                <w:left w:val="none" w:sz="0" w:space="0" w:color="auto"/>
                <w:bottom w:val="none" w:sz="0" w:space="0" w:color="auto"/>
                <w:right w:val="none" w:sz="0" w:space="0" w:color="auto"/>
              </w:divBdr>
              <w:divsChild>
                <w:div w:id="1129130749">
                  <w:marLeft w:val="0"/>
                  <w:marRight w:val="0"/>
                  <w:marTop w:val="0"/>
                  <w:marBottom w:val="0"/>
                  <w:divBdr>
                    <w:top w:val="none" w:sz="0" w:space="0" w:color="auto"/>
                    <w:left w:val="none" w:sz="0" w:space="0" w:color="auto"/>
                    <w:bottom w:val="none" w:sz="0" w:space="0" w:color="auto"/>
                    <w:right w:val="none" w:sz="0" w:space="0" w:color="auto"/>
                  </w:divBdr>
                </w:div>
                <w:div w:id="185484373">
                  <w:marLeft w:val="0"/>
                  <w:marRight w:val="0"/>
                  <w:marTop w:val="0"/>
                  <w:marBottom w:val="0"/>
                  <w:divBdr>
                    <w:top w:val="none" w:sz="0" w:space="0" w:color="auto"/>
                    <w:left w:val="none" w:sz="0" w:space="0" w:color="auto"/>
                    <w:bottom w:val="none" w:sz="0" w:space="0" w:color="auto"/>
                    <w:right w:val="none" w:sz="0" w:space="0" w:color="auto"/>
                  </w:divBdr>
                </w:div>
                <w:div w:id="40979183">
                  <w:marLeft w:val="0"/>
                  <w:marRight w:val="0"/>
                  <w:marTop w:val="0"/>
                  <w:marBottom w:val="0"/>
                  <w:divBdr>
                    <w:top w:val="none" w:sz="0" w:space="0" w:color="auto"/>
                    <w:left w:val="none" w:sz="0" w:space="0" w:color="auto"/>
                    <w:bottom w:val="none" w:sz="0" w:space="0" w:color="auto"/>
                    <w:right w:val="none" w:sz="0" w:space="0" w:color="auto"/>
                  </w:divBdr>
                </w:div>
                <w:div w:id="184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7">
          <w:marLeft w:val="0"/>
          <w:marRight w:val="0"/>
          <w:marTop w:val="0"/>
          <w:marBottom w:val="0"/>
          <w:divBdr>
            <w:top w:val="none" w:sz="0" w:space="0" w:color="auto"/>
            <w:left w:val="none" w:sz="0" w:space="0" w:color="auto"/>
            <w:bottom w:val="none" w:sz="0" w:space="0" w:color="auto"/>
            <w:right w:val="none" w:sz="0" w:space="0" w:color="auto"/>
          </w:divBdr>
          <w:divsChild>
            <w:div w:id="1578828545">
              <w:marLeft w:val="0"/>
              <w:marRight w:val="0"/>
              <w:marTop w:val="0"/>
              <w:marBottom w:val="0"/>
              <w:divBdr>
                <w:top w:val="none" w:sz="0" w:space="0" w:color="auto"/>
                <w:left w:val="none" w:sz="0" w:space="0" w:color="auto"/>
                <w:bottom w:val="none" w:sz="0" w:space="0" w:color="auto"/>
                <w:right w:val="none" w:sz="0" w:space="0" w:color="auto"/>
              </w:divBdr>
              <w:divsChild>
                <w:div w:id="805315247">
                  <w:marLeft w:val="0"/>
                  <w:marRight w:val="0"/>
                  <w:marTop w:val="0"/>
                  <w:marBottom w:val="0"/>
                  <w:divBdr>
                    <w:top w:val="none" w:sz="0" w:space="0" w:color="auto"/>
                    <w:left w:val="none" w:sz="0" w:space="0" w:color="auto"/>
                    <w:bottom w:val="none" w:sz="0" w:space="0" w:color="auto"/>
                    <w:right w:val="none" w:sz="0" w:space="0" w:color="auto"/>
                  </w:divBdr>
                </w:div>
                <w:div w:id="124936592">
                  <w:marLeft w:val="0"/>
                  <w:marRight w:val="0"/>
                  <w:marTop w:val="0"/>
                  <w:marBottom w:val="0"/>
                  <w:divBdr>
                    <w:top w:val="none" w:sz="0" w:space="0" w:color="auto"/>
                    <w:left w:val="none" w:sz="0" w:space="0" w:color="auto"/>
                    <w:bottom w:val="none" w:sz="0" w:space="0" w:color="auto"/>
                    <w:right w:val="none" w:sz="0" w:space="0" w:color="auto"/>
                  </w:divBdr>
                </w:div>
                <w:div w:id="16964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22137">
      <w:bodyDiv w:val="1"/>
      <w:marLeft w:val="0"/>
      <w:marRight w:val="0"/>
      <w:marTop w:val="0"/>
      <w:marBottom w:val="0"/>
      <w:divBdr>
        <w:top w:val="none" w:sz="0" w:space="0" w:color="auto"/>
        <w:left w:val="none" w:sz="0" w:space="0" w:color="auto"/>
        <w:bottom w:val="none" w:sz="0" w:space="0" w:color="auto"/>
        <w:right w:val="none" w:sz="0" w:space="0" w:color="auto"/>
      </w:divBdr>
    </w:div>
    <w:div w:id="1220944650">
      <w:bodyDiv w:val="1"/>
      <w:marLeft w:val="0"/>
      <w:marRight w:val="0"/>
      <w:marTop w:val="0"/>
      <w:marBottom w:val="0"/>
      <w:divBdr>
        <w:top w:val="none" w:sz="0" w:space="0" w:color="auto"/>
        <w:left w:val="none" w:sz="0" w:space="0" w:color="auto"/>
        <w:bottom w:val="none" w:sz="0" w:space="0" w:color="auto"/>
        <w:right w:val="none" w:sz="0" w:space="0" w:color="auto"/>
      </w:divBdr>
    </w:div>
    <w:div w:id="1227567667">
      <w:bodyDiv w:val="1"/>
      <w:marLeft w:val="0"/>
      <w:marRight w:val="0"/>
      <w:marTop w:val="0"/>
      <w:marBottom w:val="0"/>
      <w:divBdr>
        <w:top w:val="none" w:sz="0" w:space="0" w:color="auto"/>
        <w:left w:val="none" w:sz="0" w:space="0" w:color="auto"/>
        <w:bottom w:val="none" w:sz="0" w:space="0" w:color="auto"/>
        <w:right w:val="none" w:sz="0" w:space="0" w:color="auto"/>
      </w:divBdr>
    </w:div>
    <w:div w:id="1254628387">
      <w:bodyDiv w:val="1"/>
      <w:marLeft w:val="0"/>
      <w:marRight w:val="0"/>
      <w:marTop w:val="0"/>
      <w:marBottom w:val="0"/>
      <w:divBdr>
        <w:top w:val="none" w:sz="0" w:space="0" w:color="auto"/>
        <w:left w:val="none" w:sz="0" w:space="0" w:color="auto"/>
        <w:bottom w:val="none" w:sz="0" w:space="0" w:color="auto"/>
        <w:right w:val="none" w:sz="0" w:space="0" w:color="auto"/>
      </w:divBdr>
    </w:div>
    <w:div w:id="1273325639">
      <w:bodyDiv w:val="1"/>
      <w:marLeft w:val="0"/>
      <w:marRight w:val="0"/>
      <w:marTop w:val="0"/>
      <w:marBottom w:val="0"/>
      <w:divBdr>
        <w:top w:val="none" w:sz="0" w:space="0" w:color="auto"/>
        <w:left w:val="none" w:sz="0" w:space="0" w:color="auto"/>
        <w:bottom w:val="none" w:sz="0" w:space="0" w:color="auto"/>
        <w:right w:val="none" w:sz="0" w:space="0" w:color="auto"/>
      </w:divBdr>
    </w:div>
    <w:div w:id="1279604116">
      <w:bodyDiv w:val="1"/>
      <w:marLeft w:val="0"/>
      <w:marRight w:val="0"/>
      <w:marTop w:val="0"/>
      <w:marBottom w:val="0"/>
      <w:divBdr>
        <w:top w:val="none" w:sz="0" w:space="0" w:color="auto"/>
        <w:left w:val="none" w:sz="0" w:space="0" w:color="auto"/>
        <w:bottom w:val="none" w:sz="0" w:space="0" w:color="auto"/>
        <w:right w:val="none" w:sz="0" w:space="0" w:color="auto"/>
      </w:divBdr>
      <w:divsChild>
        <w:div w:id="555968801">
          <w:marLeft w:val="0"/>
          <w:marRight w:val="0"/>
          <w:marTop w:val="10"/>
          <w:marBottom w:val="240"/>
          <w:divBdr>
            <w:top w:val="single" w:sz="4" w:space="0" w:color="E1E4E5"/>
            <w:left w:val="single" w:sz="4" w:space="0" w:color="E1E4E5"/>
            <w:bottom w:val="single" w:sz="4" w:space="0" w:color="E1E4E5"/>
            <w:right w:val="single" w:sz="4" w:space="0" w:color="E1E4E5"/>
          </w:divBdr>
          <w:divsChild>
            <w:div w:id="526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9935">
      <w:bodyDiv w:val="1"/>
      <w:marLeft w:val="0"/>
      <w:marRight w:val="0"/>
      <w:marTop w:val="0"/>
      <w:marBottom w:val="0"/>
      <w:divBdr>
        <w:top w:val="none" w:sz="0" w:space="0" w:color="auto"/>
        <w:left w:val="none" w:sz="0" w:space="0" w:color="auto"/>
        <w:bottom w:val="none" w:sz="0" w:space="0" w:color="auto"/>
        <w:right w:val="none" w:sz="0" w:space="0" w:color="auto"/>
      </w:divBdr>
    </w:div>
    <w:div w:id="1295022123">
      <w:bodyDiv w:val="1"/>
      <w:marLeft w:val="0"/>
      <w:marRight w:val="0"/>
      <w:marTop w:val="0"/>
      <w:marBottom w:val="0"/>
      <w:divBdr>
        <w:top w:val="none" w:sz="0" w:space="0" w:color="auto"/>
        <w:left w:val="none" w:sz="0" w:space="0" w:color="auto"/>
        <w:bottom w:val="none" w:sz="0" w:space="0" w:color="auto"/>
        <w:right w:val="none" w:sz="0" w:space="0" w:color="auto"/>
      </w:divBdr>
    </w:div>
    <w:div w:id="1298218651">
      <w:bodyDiv w:val="1"/>
      <w:marLeft w:val="0"/>
      <w:marRight w:val="0"/>
      <w:marTop w:val="0"/>
      <w:marBottom w:val="0"/>
      <w:divBdr>
        <w:top w:val="none" w:sz="0" w:space="0" w:color="auto"/>
        <w:left w:val="none" w:sz="0" w:space="0" w:color="auto"/>
        <w:bottom w:val="none" w:sz="0" w:space="0" w:color="auto"/>
        <w:right w:val="none" w:sz="0" w:space="0" w:color="auto"/>
      </w:divBdr>
    </w:div>
    <w:div w:id="1298687538">
      <w:bodyDiv w:val="1"/>
      <w:marLeft w:val="0"/>
      <w:marRight w:val="0"/>
      <w:marTop w:val="0"/>
      <w:marBottom w:val="0"/>
      <w:divBdr>
        <w:top w:val="none" w:sz="0" w:space="0" w:color="auto"/>
        <w:left w:val="none" w:sz="0" w:space="0" w:color="auto"/>
        <w:bottom w:val="none" w:sz="0" w:space="0" w:color="auto"/>
        <w:right w:val="none" w:sz="0" w:space="0" w:color="auto"/>
      </w:divBdr>
      <w:divsChild>
        <w:div w:id="971013305">
          <w:marLeft w:val="0"/>
          <w:marRight w:val="0"/>
          <w:marTop w:val="0"/>
          <w:marBottom w:val="120"/>
          <w:divBdr>
            <w:top w:val="single" w:sz="6" w:space="0" w:color="D5DDC6"/>
            <w:left w:val="single" w:sz="6" w:space="0" w:color="D5DDC6"/>
            <w:bottom w:val="single" w:sz="6" w:space="0" w:color="D5DDC6"/>
            <w:right w:val="single" w:sz="6" w:space="0" w:color="D5DDC6"/>
          </w:divBdr>
        </w:div>
        <w:div w:id="1005598863">
          <w:marLeft w:val="0"/>
          <w:marRight w:val="0"/>
          <w:marTop w:val="0"/>
          <w:marBottom w:val="120"/>
          <w:divBdr>
            <w:top w:val="single" w:sz="6" w:space="0" w:color="D5DDC6"/>
            <w:left w:val="single" w:sz="6" w:space="0" w:color="D5DDC6"/>
            <w:bottom w:val="single" w:sz="6" w:space="0" w:color="D5DDC6"/>
            <w:right w:val="single" w:sz="6" w:space="0" w:color="D5DDC6"/>
          </w:divBdr>
        </w:div>
      </w:divsChild>
    </w:div>
    <w:div w:id="1298991830">
      <w:bodyDiv w:val="1"/>
      <w:marLeft w:val="0"/>
      <w:marRight w:val="0"/>
      <w:marTop w:val="0"/>
      <w:marBottom w:val="0"/>
      <w:divBdr>
        <w:top w:val="none" w:sz="0" w:space="0" w:color="auto"/>
        <w:left w:val="none" w:sz="0" w:space="0" w:color="auto"/>
        <w:bottom w:val="none" w:sz="0" w:space="0" w:color="auto"/>
        <w:right w:val="none" w:sz="0" w:space="0" w:color="auto"/>
      </w:divBdr>
    </w:div>
    <w:div w:id="1307972360">
      <w:bodyDiv w:val="1"/>
      <w:marLeft w:val="0"/>
      <w:marRight w:val="0"/>
      <w:marTop w:val="0"/>
      <w:marBottom w:val="0"/>
      <w:divBdr>
        <w:top w:val="none" w:sz="0" w:space="0" w:color="auto"/>
        <w:left w:val="none" w:sz="0" w:space="0" w:color="auto"/>
        <w:bottom w:val="none" w:sz="0" w:space="0" w:color="auto"/>
        <w:right w:val="none" w:sz="0" w:space="0" w:color="auto"/>
      </w:divBdr>
      <w:divsChild>
        <w:div w:id="2130273803">
          <w:marLeft w:val="0"/>
          <w:marRight w:val="0"/>
          <w:marTop w:val="0"/>
          <w:marBottom w:val="75"/>
          <w:divBdr>
            <w:top w:val="none" w:sz="0" w:space="0" w:color="auto"/>
            <w:left w:val="none" w:sz="0" w:space="0" w:color="auto"/>
            <w:bottom w:val="none" w:sz="0" w:space="0" w:color="auto"/>
            <w:right w:val="none" w:sz="0" w:space="0" w:color="auto"/>
          </w:divBdr>
        </w:div>
      </w:divsChild>
    </w:div>
    <w:div w:id="1325665690">
      <w:bodyDiv w:val="1"/>
      <w:marLeft w:val="0"/>
      <w:marRight w:val="0"/>
      <w:marTop w:val="0"/>
      <w:marBottom w:val="0"/>
      <w:divBdr>
        <w:top w:val="none" w:sz="0" w:space="0" w:color="auto"/>
        <w:left w:val="none" w:sz="0" w:space="0" w:color="auto"/>
        <w:bottom w:val="none" w:sz="0" w:space="0" w:color="auto"/>
        <w:right w:val="none" w:sz="0" w:space="0" w:color="auto"/>
      </w:divBdr>
    </w:div>
    <w:div w:id="1335305499">
      <w:bodyDiv w:val="1"/>
      <w:marLeft w:val="0"/>
      <w:marRight w:val="0"/>
      <w:marTop w:val="0"/>
      <w:marBottom w:val="0"/>
      <w:divBdr>
        <w:top w:val="none" w:sz="0" w:space="0" w:color="auto"/>
        <w:left w:val="none" w:sz="0" w:space="0" w:color="auto"/>
        <w:bottom w:val="none" w:sz="0" w:space="0" w:color="auto"/>
        <w:right w:val="none" w:sz="0" w:space="0" w:color="auto"/>
      </w:divBdr>
      <w:divsChild>
        <w:div w:id="458762188">
          <w:marLeft w:val="0"/>
          <w:marRight w:val="0"/>
          <w:marTop w:val="0"/>
          <w:marBottom w:val="440"/>
          <w:divBdr>
            <w:top w:val="single" w:sz="2" w:space="8" w:color="DDDDDD"/>
            <w:left w:val="single" w:sz="2" w:space="11" w:color="DDDDDD"/>
            <w:bottom w:val="single" w:sz="2" w:space="8" w:color="DDDDDD"/>
            <w:right w:val="single" w:sz="2" w:space="11" w:color="DDDDDD"/>
          </w:divBdr>
        </w:div>
      </w:divsChild>
    </w:div>
    <w:div w:id="1335693098">
      <w:bodyDiv w:val="1"/>
      <w:marLeft w:val="0"/>
      <w:marRight w:val="0"/>
      <w:marTop w:val="0"/>
      <w:marBottom w:val="0"/>
      <w:divBdr>
        <w:top w:val="none" w:sz="0" w:space="0" w:color="auto"/>
        <w:left w:val="none" w:sz="0" w:space="0" w:color="auto"/>
        <w:bottom w:val="none" w:sz="0" w:space="0" w:color="auto"/>
        <w:right w:val="none" w:sz="0" w:space="0" w:color="auto"/>
      </w:divBdr>
    </w:div>
    <w:div w:id="1344283776">
      <w:bodyDiv w:val="1"/>
      <w:marLeft w:val="0"/>
      <w:marRight w:val="0"/>
      <w:marTop w:val="0"/>
      <w:marBottom w:val="0"/>
      <w:divBdr>
        <w:top w:val="none" w:sz="0" w:space="0" w:color="auto"/>
        <w:left w:val="none" w:sz="0" w:space="0" w:color="auto"/>
        <w:bottom w:val="none" w:sz="0" w:space="0" w:color="auto"/>
        <w:right w:val="none" w:sz="0" w:space="0" w:color="auto"/>
      </w:divBdr>
    </w:div>
    <w:div w:id="1357923351">
      <w:bodyDiv w:val="1"/>
      <w:marLeft w:val="0"/>
      <w:marRight w:val="0"/>
      <w:marTop w:val="0"/>
      <w:marBottom w:val="0"/>
      <w:divBdr>
        <w:top w:val="none" w:sz="0" w:space="0" w:color="auto"/>
        <w:left w:val="none" w:sz="0" w:space="0" w:color="auto"/>
        <w:bottom w:val="none" w:sz="0" w:space="0" w:color="auto"/>
        <w:right w:val="none" w:sz="0" w:space="0" w:color="auto"/>
      </w:divBdr>
      <w:divsChild>
        <w:div w:id="168495744">
          <w:marLeft w:val="0"/>
          <w:marRight w:val="0"/>
          <w:marTop w:val="0"/>
          <w:marBottom w:val="44"/>
          <w:divBdr>
            <w:top w:val="none" w:sz="0" w:space="0" w:color="auto"/>
            <w:left w:val="none" w:sz="0" w:space="0" w:color="auto"/>
            <w:bottom w:val="none" w:sz="0" w:space="0" w:color="auto"/>
            <w:right w:val="none" w:sz="0" w:space="0" w:color="auto"/>
          </w:divBdr>
        </w:div>
      </w:divsChild>
    </w:div>
    <w:div w:id="1358655051">
      <w:bodyDiv w:val="1"/>
      <w:marLeft w:val="0"/>
      <w:marRight w:val="0"/>
      <w:marTop w:val="0"/>
      <w:marBottom w:val="0"/>
      <w:divBdr>
        <w:top w:val="none" w:sz="0" w:space="0" w:color="auto"/>
        <w:left w:val="none" w:sz="0" w:space="0" w:color="auto"/>
        <w:bottom w:val="none" w:sz="0" w:space="0" w:color="auto"/>
        <w:right w:val="none" w:sz="0" w:space="0" w:color="auto"/>
      </w:divBdr>
    </w:div>
    <w:div w:id="1360425458">
      <w:bodyDiv w:val="1"/>
      <w:marLeft w:val="0"/>
      <w:marRight w:val="0"/>
      <w:marTop w:val="0"/>
      <w:marBottom w:val="0"/>
      <w:divBdr>
        <w:top w:val="none" w:sz="0" w:space="0" w:color="auto"/>
        <w:left w:val="none" w:sz="0" w:space="0" w:color="auto"/>
        <w:bottom w:val="none" w:sz="0" w:space="0" w:color="auto"/>
        <w:right w:val="none" w:sz="0" w:space="0" w:color="auto"/>
      </w:divBdr>
    </w:div>
    <w:div w:id="1361473882">
      <w:bodyDiv w:val="1"/>
      <w:marLeft w:val="0"/>
      <w:marRight w:val="0"/>
      <w:marTop w:val="0"/>
      <w:marBottom w:val="0"/>
      <w:divBdr>
        <w:top w:val="none" w:sz="0" w:space="0" w:color="auto"/>
        <w:left w:val="none" w:sz="0" w:space="0" w:color="auto"/>
        <w:bottom w:val="none" w:sz="0" w:space="0" w:color="auto"/>
        <w:right w:val="none" w:sz="0" w:space="0" w:color="auto"/>
      </w:divBdr>
    </w:div>
    <w:div w:id="1368867693">
      <w:bodyDiv w:val="1"/>
      <w:marLeft w:val="0"/>
      <w:marRight w:val="0"/>
      <w:marTop w:val="0"/>
      <w:marBottom w:val="0"/>
      <w:divBdr>
        <w:top w:val="none" w:sz="0" w:space="0" w:color="auto"/>
        <w:left w:val="none" w:sz="0" w:space="0" w:color="auto"/>
        <w:bottom w:val="none" w:sz="0" w:space="0" w:color="auto"/>
        <w:right w:val="none" w:sz="0" w:space="0" w:color="auto"/>
      </w:divBdr>
    </w:div>
    <w:div w:id="1371034218">
      <w:bodyDiv w:val="1"/>
      <w:marLeft w:val="0"/>
      <w:marRight w:val="0"/>
      <w:marTop w:val="0"/>
      <w:marBottom w:val="0"/>
      <w:divBdr>
        <w:top w:val="none" w:sz="0" w:space="0" w:color="auto"/>
        <w:left w:val="none" w:sz="0" w:space="0" w:color="auto"/>
        <w:bottom w:val="none" w:sz="0" w:space="0" w:color="auto"/>
        <w:right w:val="none" w:sz="0" w:space="0" w:color="auto"/>
      </w:divBdr>
    </w:div>
    <w:div w:id="1400403102">
      <w:bodyDiv w:val="1"/>
      <w:marLeft w:val="0"/>
      <w:marRight w:val="0"/>
      <w:marTop w:val="0"/>
      <w:marBottom w:val="0"/>
      <w:divBdr>
        <w:top w:val="none" w:sz="0" w:space="0" w:color="auto"/>
        <w:left w:val="none" w:sz="0" w:space="0" w:color="auto"/>
        <w:bottom w:val="none" w:sz="0" w:space="0" w:color="auto"/>
        <w:right w:val="none" w:sz="0" w:space="0" w:color="auto"/>
      </w:divBdr>
    </w:div>
    <w:div w:id="1404986234">
      <w:bodyDiv w:val="1"/>
      <w:marLeft w:val="0"/>
      <w:marRight w:val="0"/>
      <w:marTop w:val="0"/>
      <w:marBottom w:val="0"/>
      <w:divBdr>
        <w:top w:val="none" w:sz="0" w:space="0" w:color="auto"/>
        <w:left w:val="none" w:sz="0" w:space="0" w:color="auto"/>
        <w:bottom w:val="none" w:sz="0" w:space="0" w:color="auto"/>
        <w:right w:val="none" w:sz="0" w:space="0" w:color="auto"/>
      </w:divBdr>
      <w:divsChild>
        <w:div w:id="1094714537">
          <w:marLeft w:val="0"/>
          <w:marRight w:val="0"/>
          <w:marTop w:val="0"/>
          <w:marBottom w:val="75"/>
          <w:divBdr>
            <w:top w:val="none" w:sz="0" w:space="0" w:color="auto"/>
            <w:left w:val="none" w:sz="0" w:space="0" w:color="auto"/>
            <w:bottom w:val="none" w:sz="0" w:space="0" w:color="auto"/>
            <w:right w:val="none" w:sz="0" w:space="0" w:color="auto"/>
          </w:divBdr>
        </w:div>
      </w:divsChild>
    </w:div>
    <w:div w:id="1407144120">
      <w:bodyDiv w:val="1"/>
      <w:marLeft w:val="0"/>
      <w:marRight w:val="0"/>
      <w:marTop w:val="0"/>
      <w:marBottom w:val="0"/>
      <w:divBdr>
        <w:top w:val="none" w:sz="0" w:space="0" w:color="auto"/>
        <w:left w:val="none" w:sz="0" w:space="0" w:color="auto"/>
        <w:bottom w:val="none" w:sz="0" w:space="0" w:color="auto"/>
        <w:right w:val="none" w:sz="0" w:space="0" w:color="auto"/>
      </w:divBdr>
    </w:div>
    <w:div w:id="1407263186">
      <w:bodyDiv w:val="1"/>
      <w:marLeft w:val="0"/>
      <w:marRight w:val="0"/>
      <w:marTop w:val="0"/>
      <w:marBottom w:val="0"/>
      <w:divBdr>
        <w:top w:val="none" w:sz="0" w:space="0" w:color="auto"/>
        <w:left w:val="none" w:sz="0" w:space="0" w:color="auto"/>
        <w:bottom w:val="none" w:sz="0" w:space="0" w:color="auto"/>
        <w:right w:val="none" w:sz="0" w:space="0" w:color="auto"/>
      </w:divBdr>
    </w:div>
    <w:div w:id="1420104175">
      <w:bodyDiv w:val="1"/>
      <w:marLeft w:val="0"/>
      <w:marRight w:val="0"/>
      <w:marTop w:val="0"/>
      <w:marBottom w:val="0"/>
      <w:divBdr>
        <w:top w:val="none" w:sz="0" w:space="0" w:color="auto"/>
        <w:left w:val="none" w:sz="0" w:space="0" w:color="auto"/>
        <w:bottom w:val="none" w:sz="0" w:space="0" w:color="auto"/>
        <w:right w:val="none" w:sz="0" w:space="0" w:color="auto"/>
      </w:divBdr>
    </w:div>
    <w:div w:id="1420370589">
      <w:bodyDiv w:val="1"/>
      <w:marLeft w:val="0"/>
      <w:marRight w:val="0"/>
      <w:marTop w:val="0"/>
      <w:marBottom w:val="0"/>
      <w:divBdr>
        <w:top w:val="none" w:sz="0" w:space="0" w:color="auto"/>
        <w:left w:val="none" w:sz="0" w:space="0" w:color="auto"/>
        <w:bottom w:val="none" w:sz="0" w:space="0" w:color="auto"/>
        <w:right w:val="none" w:sz="0" w:space="0" w:color="auto"/>
      </w:divBdr>
      <w:divsChild>
        <w:div w:id="1653557951">
          <w:marLeft w:val="0"/>
          <w:marRight w:val="0"/>
          <w:marTop w:val="0"/>
          <w:marBottom w:val="200"/>
          <w:divBdr>
            <w:top w:val="none" w:sz="0" w:space="0" w:color="auto"/>
            <w:left w:val="none" w:sz="0" w:space="0" w:color="auto"/>
            <w:bottom w:val="single" w:sz="4" w:space="0" w:color="CCCCCC"/>
            <w:right w:val="none" w:sz="0" w:space="0" w:color="auto"/>
          </w:divBdr>
        </w:div>
        <w:div w:id="216093474">
          <w:marLeft w:val="0"/>
          <w:marRight w:val="0"/>
          <w:marTop w:val="0"/>
          <w:marBottom w:val="400"/>
          <w:divBdr>
            <w:top w:val="none" w:sz="0" w:space="0" w:color="auto"/>
            <w:left w:val="none" w:sz="0" w:space="0" w:color="auto"/>
            <w:bottom w:val="none" w:sz="0" w:space="0" w:color="auto"/>
            <w:right w:val="none" w:sz="0" w:space="0" w:color="auto"/>
          </w:divBdr>
          <w:divsChild>
            <w:div w:id="1012605167">
              <w:marLeft w:val="0"/>
              <w:marRight w:val="0"/>
              <w:marTop w:val="0"/>
              <w:marBottom w:val="0"/>
              <w:divBdr>
                <w:top w:val="none" w:sz="0" w:space="0" w:color="auto"/>
                <w:left w:val="none" w:sz="0" w:space="0" w:color="auto"/>
                <w:bottom w:val="none" w:sz="0" w:space="0" w:color="auto"/>
                <w:right w:val="none" w:sz="0" w:space="0" w:color="auto"/>
              </w:divBdr>
              <w:divsChild>
                <w:div w:id="683555591">
                  <w:marLeft w:val="0"/>
                  <w:marRight w:val="0"/>
                  <w:marTop w:val="0"/>
                  <w:marBottom w:val="80"/>
                  <w:divBdr>
                    <w:top w:val="none" w:sz="0" w:space="0" w:color="auto"/>
                    <w:left w:val="none" w:sz="0" w:space="0" w:color="auto"/>
                    <w:bottom w:val="none" w:sz="0" w:space="0" w:color="auto"/>
                    <w:right w:val="none" w:sz="0" w:space="0" w:color="auto"/>
                  </w:divBdr>
                </w:div>
                <w:div w:id="42147216">
                  <w:marLeft w:val="0"/>
                  <w:marRight w:val="0"/>
                  <w:marTop w:val="0"/>
                  <w:marBottom w:val="0"/>
                  <w:divBdr>
                    <w:top w:val="none" w:sz="0" w:space="0" w:color="auto"/>
                    <w:left w:val="none" w:sz="0" w:space="0" w:color="auto"/>
                    <w:bottom w:val="none" w:sz="0" w:space="0" w:color="auto"/>
                    <w:right w:val="none" w:sz="0" w:space="0" w:color="auto"/>
                  </w:divBdr>
                  <w:divsChild>
                    <w:div w:id="192427353">
                      <w:marLeft w:val="0"/>
                      <w:marRight w:val="50"/>
                      <w:marTop w:val="0"/>
                      <w:marBottom w:val="50"/>
                      <w:divBdr>
                        <w:top w:val="none" w:sz="0" w:space="0" w:color="auto"/>
                        <w:left w:val="none" w:sz="0" w:space="0" w:color="auto"/>
                        <w:bottom w:val="none" w:sz="0" w:space="0" w:color="auto"/>
                        <w:right w:val="none" w:sz="0" w:space="0" w:color="auto"/>
                      </w:divBdr>
                    </w:div>
                    <w:div w:id="810634320">
                      <w:marLeft w:val="0"/>
                      <w:marRight w:val="0"/>
                      <w:marTop w:val="0"/>
                      <w:marBottom w:val="100"/>
                      <w:divBdr>
                        <w:top w:val="none" w:sz="0" w:space="0" w:color="auto"/>
                        <w:left w:val="none" w:sz="0" w:space="0" w:color="auto"/>
                        <w:bottom w:val="none" w:sz="0" w:space="0" w:color="auto"/>
                        <w:right w:val="none" w:sz="0" w:space="0" w:color="auto"/>
                      </w:divBdr>
                    </w:div>
                    <w:div w:id="1001084201">
                      <w:marLeft w:val="0"/>
                      <w:marRight w:val="0"/>
                      <w:marTop w:val="0"/>
                      <w:marBottom w:val="0"/>
                      <w:divBdr>
                        <w:top w:val="none" w:sz="0" w:space="0" w:color="auto"/>
                        <w:left w:val="none" w:sz="0" w:space="0" w:color="auto"/>
                        <w:bottom w:val="none" w:sz="0" w:space="0" w:color="auto"/>
                        <w:right w:val="none" w:sz="0" w:space="0" w:color="auto"/>
                      </w:divBdr>
                    </w:div>
                    <w:div w:id="601181637">
                      <w:marLeft w:val="0"/>
                      <w:marRight w:val="0"/>
                      <w:marTop w:val="0"/>
                      <w:marBottom w:val="0"/>
                      <w:divBdr>
                        <w:top w:val="none" w:sz="0" w:space="0" w:color="auto"/>
                        <w:left w:val="none" w:sz="0" w:space="0" w:color="auto"/>
                        <w:bottom w:val="none" w:sz="0" w:space="0" w:color="auto"/>
                        <w:right w:val="none" w:sz="0" w:space="0" w:color="auto"/>
                      </w:divBdr>
                      <w:divsChild>
                        <w:div w:id="700008499">
                          <w:marLeft w:val="0"/>
                          <w:marRight w:val="0"/>
                          <w:marTop w:val="20"/>
                          <w:marBottom w:val="40"/>
                          <w:divBdr>
                            <w:top w:val="none" w:sz="0" w:space="0" w:color="auto"/>
                            <w:left w:val="none" w:sz="0" w:space="0" w:color="auto"/>
                            <w:bottom w:val="none" w:sz="0" w:space="0" w:color="auto"/>
                            <w:right w:val="none" w:sz="0" w:space="0" w:color="auto"/>
                          </w:divBdr>
                        </w:div>
                        <w:div w:id="1308516849">
                          <w:marLeft w:val="0"/>
                          <w:marRight w:val="0"/>
                          <w:marTop w:val="0"/>
                          <w:marBottom w:val="0"/>
                          <w:divBdr>
                            <w:top w:val="none" w:sz="0" w:space="0" w:color="auto"/>
                            <w:left w:val="none" w:sz="0" w:space="0" w:color="auto"/>
                            <w:bottom w:val="none" w:sz="0" w:space="0" w:color="auto"/>
                            <w:right w:val="none" w:sz="0" w:space="0" w:color="auto"/>
                          </w:divBdr>
                          <w:divsChild>
                            <w:div w:id="1740398430">
                              <w:marLeft w:val="0"/>
                              <w:marRight w:val="0"/>
                              <w:marTop w:val="0"/>
                              <w:marBottom w:val="0"/>
                              <w:divBdr>
                                <w:top w:val="none" w:sz="0" w:space="0" w:color="auto"/>
                                <w:left w:val="none" w:sz="0" w:space="0" w:color="auto"/>
                                <w:bottom w:val="none" w:sz="0" w:space="0" w:color="auto"/>
                                <w:right w:val="none" w:sz="0" w:space="0" w:color="auto"/>
                              </w:divBdr>
                            </w:div>
                          </w:divsChild>
                        </w:div>
                        <w:div w:id="1952710934">
                          <w:marLeft w:val="50"/>
                          <w:marRight w:val="0"/>
                          <w:marTop w:val="0"/>
                          <w:marBottom w:val="0"/>
                          <w:divBdr>
                            <w:top w:val="none" w:sz="0" w:space="0" w:color="auto"/>
                            <w:left w:val="none" w:sz="0" w:space="0" w:color="auto"/>
                            <w:bottom w:val="none" w:sz="0" w:space="0" w:color="auto"/>
                            <w:right w:val="none" w:sz="0" w:space="0" w:color="auto"/>
                          </w:divBdr>
                        </w:div>
                      </w:divsChild>
                    </w:div>
                    <w:div w:id="1912499041">
                      <w:marLeft w:val="0"/>
                      <w:marRight w:val="0"/>
                      <w:marTop w:val="0"/>
                      <w:marBottom w:val="0"/>
                      <w:divBdr>
                        <w:top w:val="none" w:sz="0" w:space="0" w:color="auto"/>
                        <w:left w:val="none" w:sz="0" w:space="0" w:color="auto"/>
                        <w:bottom w:val="none" w:sz="0" w:space="0" w:color="auto"/>
                        <w:right w:val="none" w:sz="0" w:space="0" w:color="auto"/>
                      </w:divBdr>
                      <w:divsChild>
                        <w:div w:id="227150671">
                          <w:marLeft w:val="0"/>
                          <w:marRight w:val="0"/>
                          <w:marTop w:val="20"/>
                          <w:marBottom w:val="40"/>
                          <w:divBdr>
                            <w:top w:val="none" w:sz="0" w:space="0" w:color="auto"/>
                            <w:left w:val="none" w:sz="0" w:space="0" w:color="auto"/>
                            <w:bottom w:val="none" w:sz="0" w:space="0" w:color="auto"/>
                            <w:right w:val="none" w:sz="0" w:space="0" w:color="auto"/>
                          </w:divBdr>
                        </w:div>
                        <w:div w:id="596790532">
                          <w:marLeft w:val="0"/>
                          <w:marRight w:val="0"/>
                          <w:marTop w:val="0"/>
                          <w:marBottom w:val="0"/>
                          <w:divBdr>
                            <w:top w:val="none" w:sz="0" w:space="0" w:color="auto"/>
                            <w:left w:val="none" w:sz="0" w:space="0" w:color="auto"/>
                            <w:bottom w:val="none" w:sz="0" w:space="0" w:color="auto"/>
                            <w:right w:val="none" w:sz="0" w:space="0" w:color="auto"/>
                          </w:divBdr>
                          <w:divsChild>
                            <w:div w:id="1436288098">
                              <w:marLeft w:val="0"/>
                              <w:marRight w:val="0"/>
                              <w:marTop w:val="0"/>
                              <w:marBottom w:val="0"/>
                              <w:divBdr>
                                <w:top w:val="none" w:sz="0" w:space="0" w:color="auto"/>
                                <w:left w:val="none" w:sz="0" w:space="0" w:color="auto"/>
                                <w:bottom w:val="none" w:sz="0" w:space="0" w:color="auto"/>
                                <w:right w:val="none" w:sz="0" w:space="0" w:color="auto"/>
                              </w:divBdr>
                            </w:div>
                          </w:divsChild>
                        </w:div>
                        <w:div w:id="616646967">
                          <w:marLeft w:val="50"/>
                          <w:marRight w:val="0"/>
                          <w:marTop w:val="0"/>
                          <w:marBottom w:val="0"/>
                          <w:divBdr>
                            <w:top w:val="none" w:sz="0" w:space="0" w:color="auto"/>
                            <w:left w:val="none" w:sz="0" w:space="0" w:color="auto"/>
                            <w:bottom w:val="none" w:sz="0" w:space="0" w:color="auto"/>
                            <w:right w:val="none" w:sz="0" w:space="0" w:color="auto"/>
                          </w:divBdr>
                        </w:div>
                      </w:divsChild>
                    </w:div>
                  </w:divsChild>
                </w:div>
                <w:div w:id="8257551">
                  <w:marLeft w:val="0"/>
                  <w:marRight w:val="0"/>
                  <w:marTop w:val="100"/>
                  <w:marBottom w:val="0"/>
                  <w:divBdr>
                    <w:top w:val="dotted" w:sz="4" w:space="0" w:color="AAAAAA"/>
                    <w:left w:val="none" w:sz="0" w:space="0" w:color="auto"/>
                    <w:bottom w:val="none" w:sz="0" w:space="5" w:color="auto"/>
                    <w:right w:val="none" w:sz="0" w:space="0" w:color="auto"/>
                  </w:divBdr>
                  <w:divsChild>
                    <w:div w:id="517736952">
                      <w:marLeft w:val="0"/>
                      <w:marRight w:val="0"/>
                      <w:marTop w:val="0"/>
                      <w:marBottom w:val="0"/>
                      <w:divBdr>
                        <w:top w:val="none" w:sz="0" w:space="0" w:color="auto"/>
                        <w:left w:val="none" w:sz="0" w:space="0" w:color="auto"/>
                        <w:bottom w:val="none" w:sz="0" w:space="0" w:color="auto"/>
                        <w:right w:val="none" w:sz="0" w:space="0" w:color="auto"/>
                      </w:divBdr>
                    </w:div>
                    <w:div w:id="1729764297">
                      <w:marLeft w:val="0"/>
                      <w:marRight w:val="0"/>
                      <w:marTop w:val="0"/>
                      <w:marBottom w:val="0"/>
                      <w:divBdr>
                        <w:top w:val="none" w:sz="0" w:space="0" w:color="auto"/>
                        <w:left w:val="none" w:sz="0" w:space="0" w:color="auto"/>
                        <w:bottom w:val="none" w:sz="0" w:space="0" w:color="auto"/>
                        <w:right w:val="none" w:sz="0" w:space="0" w:color="auto"/>
                      </w:divBdr>
                    </w:div>
                    <w:div w:id="1877622023">
                      <w:marLeft w:val="0"/>
                      <w:marRight w:val="0"/>
                      <w:marTop w:val="0"/>
                      <w:marBottom w:val="0"/>
                      <w:divBdr>
                        <w:top w:val="none" w:sz="0" w:space="0" w:color="auto"/>
                        <w:left w:val="none" w:sz="0" w:space="0" w:color="auto"/>
                        <w:bottom w:val="none" w:sz="0" w:space="0" w:color="auto"/>
                        <w:right w:val="none" w:sz="0" w:space="0" w:color="auto"/>
                      </w:divBdr>
                    </w:div>
                    <w:div w:id="13422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2826">
              <w:marLeft w:val="0"/>
              <w:marRight w:val="0"/>
              <w:marTop w:val="0"/>
              <w:marBottom w:val="0"/>
              <w:divBdr>
                <w:top w:val="none" w:sz="0" w:space="0" w:color="auto"/>
                <w:left w:val="none" w:sz="0" w:space="0" w:color="auto"/>
                <w:bottom w:val="none" w:sz="0" w:space="0" w:color="auto"/>
                <w:right w:val="none" w:sz="0" w:space="0" w:color="auto"/>
              </w:divBdr>
              <w:divsChild>
                <w:div w:id="1728645358">
                  <w:marLeft w:val="0"/>
                  <w:marRight w:val="0"/>
                  <w:marTop w:val="100"/>
                  <w:marBottom w:val="100"/>
                  <w:divBdr>
                    <w:top w:val="none" w:sz="0" w:space="0" w:color="auto"/>
                    <w:left w:val="none" w:sz="0" w:space="0" w:color="auto"/>
                    <w:bottom w:val="none" w:sz="0" w:space="0" w:color="auto"/>
                    <w:right w:val="none" w:sz="0" w:space="0" w:color="auto"/>
                  </w:divBdr>
                  <w:divsChild>
                    <w:div w:id="2056999384">
                      <w:marLeft w:val="0"/>
                      <w:marRight w:val="0"/>
                      <w:marTop w:val="0"/>
                      <w:marBottom w:val="0"/>
                      <w:divBdr>
                        <w:top w:val="none" w:sz="0" w:space="0" w:color="auto"/>
                        <w:left w:val="none" w:sz="0" w:space="0" w:color="auto"/>
                        <w:bottom w:val="single" w:sz="4" w:space="0" w:color="CCCCCC"/>
                        <w:right w:val="none" w:sz="0" w:space="0" w:color="auto"/>
                      </w:divBdr>
                      <w:divsChild>
                        <w:div w:id="392167597">
                          <w:marLeft w:val="0"/>
                          <w:marRight w:val="0"/>
                          <w:marTop w:val="0"/>
                          <w:marBottom w:val="0"/>
                          <w:divBdr>
                            <w:top w:val="none" w:sz="0" w:space="0" w:color="auto"/>
                            <w:left w:val="none" w:sz="0" w:space="0" w:color="auto"/>
                            <w:bottom w:val="none" w:sz="0" w:space="0" w:color="auto"/>
                            <w:right w:val="none" w:sz="0" w:space="0" w:color="auto"/>
                          </w:divBdr>
                          <w:divsChild>
                            <w:div w:id="20324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2437">
                  <w:marLeft w:val="0"/>
                  <w:marRight w:val="0"/>
                  <w:marTop w:val="0"/>
                  <w:marBottom w:val="0"/>
                  <w:divBdr>
                    <w:top w:val="none" w:sz="0" w:space="10" w:color="auto"/>
                    <w:left w:val="none" w:sz="0" w:space="0" w:color="auto"/>
                    <w:bottom w:val="single" w:sz="4" w:space="10" w:color="AAAAAA"/>
                    <w:right w:val="none" w:sz="0" w:space="0" w:color="auto"/>
                  </w:divBdr>
                  <w:divsChild>
                    <w:div w:id="222643079">
                      <w:marLeft w:val="0"/>
                      <w:marRight w:val="50"/>
                      <w:marTop w:val="0"/>
                      <w:marBottom w:val="50"/>
                      <w:divBdr>
                        <w:top w:val="none" w:sz="0" w:space="0" w:color="auto"/>
                        <w:left w:val="none" w:sz="0" w:space="0" w:color="auto"/>
                        <w:bottom w:val="none" w:sz="0" w:space="0" w:color="auto"/>
                        <w:right w:val="none" w:sz="0" w:space="0" w:color="auto"/>
                      </w:divBdr>
                    </w:div>
                    <w:div w:id="679311699">
                      <w:marLeft w:val="0"/>
                      <w:marRight w:val="0"/>
                      <w:marTop w:val="0"/>
                      <w:marBottom w:val="0"/>
                      <w:divBdr>
                        <w:top w:val="none" w:sz="0" w:space="0" w:color="auto"/>
                        <w:left w:val="none" w:sz="0" w:space="0" w:color="auto"/>
                        <w:bottom w:val="none" w:sz="0" w:space="0" w:color="auto"/>
                        <w:right w:val="none" w:sz="0" w:space="0" w:color="auto"/>
                      </w:divBdr>
                    </w:div>
                    <w:div w:id="1250845425">
                      <w:marLeft w:val="0"/>
                      <w:marRight w:val="0"/>
                      <w:marTop w:val="0"/>
                      <w:marBottom w:val="0"/>
                      <w:divBdr>
                        <w:top w:val="none" w:sz="0" w:space="0" w:color="auto"/>
                        <w:left w:val="none" w:sz="0" w:space="0" w:color="auto"/>
                        <w:bottom w:val="none" w:sz="0" w:space="0" w:color="auto"/>
                        <w:right w:val="none" w:sz="0" w:space="0" w:color="auto"/>
                      </w:divBdr>
                      <w:divsChild>
                        <w:div w:id="69541861">
                          <w:marLeft w:val="0"/>
                          <w:marRight w:val="0"/>
                          <w:marTop w:val="20"/>
                          <w:marBottom w:val="40"/>
                          <w:divBdr>
                            <w:top w:val="none" w:sz="0" w:space="0" w:color="auto"/>
                            <w:left w:val="none" w:sz="0" w:space="0" w:color="auto"/>
                            <w:bottom w:val="none" w:sz="0" w:space="0" w:color="auto"/>
                            <w:right w:val="none" w:sz="0" w:space="0" w:color="auto"/>
                          </w:divBdr>
                        </w:div>
                        <w:div w:id="27798405">
                          <w:marLeft w:val="0"/>
                          <w:marRight w:val="0"/>
                          <w:marTop w:val="0"/>
                          <w:marBottom w:val="0"/>
                          <w:divBdr>
                            <w:top w:val="none" w:sz="0" w:space="0" w:color="auto"/>
                            <w:left w:val="none" w:sz="0" w:space="0" w:color="auto"/>
                            <w:bottom w:val="none" w:sz="0" w:space="0" w:color="auto"/>
                            <w:right w:val="none" w:sz="0" w:space="0" w:color="auto"/>
                          </w:divBdr>
                          <w:divsChild>
                            <w:div w:id="368381406">
                              <w:marLeft w:val="0"/>
                              <w:marRight w:val="0"/>
                              <w:marTop w:val="0"/>
                              <w:marBottom w:val="0"/>
                              <w:divBdr>
                                <w:top w:val="none" w:sz="0" w:space="0" w:color="auto"/>
                                <w:left w:val="none" w:sz="0" w:space="0" w:color="auto"/>
                                <w:bottom w:val="none" w:sz="0" w:space="0" w:color="auto"/>
                                <w:right w:val="none" w:sz="0" w:space="0" w:color="auto"/>
                              </w:divBdr>
                            </w:div>
                          </w:divsChild>
                        </w:div>
                        <w:div w:id="255483379">
                          <w:marLeft w:val="50"/>
                          <w:marRight w:val="0"/>
                          <w:marTop w:val="0"/>
                          <w:marBottom w:val="0"/>
                          <w:divBdr>
                            <w:top w:val="none" w:sz="0" w:space="0" w:color="auto"/>
                            <w:left w:val="none" w:sz="0" w:space="0" w:color="auto"/>
                            <w:bottom w:val="none" w:sz="0" w:space="0" w:color="auto"/>
                            <w:right w:val="none" w:sz="0" w:space="0" w:color="auto"/>
                          </w:divBdr>
                        </w:div>
                      </w:divsChild>
                    </w:div>
                    <w:div w:id="1684237190">
                      <w:marLeft w:val="0"/>
                      <w:marRight w:val="0"/>
                      <w:marTop w:val="100"/>
                      <w:marBottom w:val="0"/>
                      <w:divBdr>
                        <w:top w:val="dotted" w:sz="4" w:space="0" w:color="AAAAAA"/>
                        <w:left w:val="none" w:sz="0" w:space="0" w:color="auto"/>
                        <w:bottom w:val="none" w:sz="0" w:space="5" w:color="auto"/>
                        <w:right w:val="none" w:sz="0" w:space="0" w:color="auto"/>
                      </w:divBdr>
                      <w:divsChild>
                        <w:div w:id="17064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1445">
                  <w:marLeft w:val="0"/>
                  <w:marRight w:val="0"/>
                  <w:marTop w:val="0"/>
                  <w:marBottom w:val="80"/>
                  <w:divBdr>
                    <w:top w:val="none" w:sz="0" w:space="0" w:color="auto"/>
                    <w:left w:val="none" w:sz="0" w:space="0" w:color="auto"/>
                    <w:bottom w:val="none" w:sz="0" w:space="0" w:color="auto"/>
                    <w:right w:val="none" w:sz="0" w:space="0" w:color="auto"/>
                  </w:divBdr>
                </w:div>
                <w:div w:id="1099061923">
                  <w:marLeft w:val="0"/>
                  <w:marRight w:val="0"/>
                  <w:marTop w:val="0"/>
                  <w:marBottom w:val="0"/>
                  <w:divBdr>
                    <w:top w:val="none" w:sz="0" w:space="10" w:color="auto"/>
                    <w:left w:val="none" w:sz="0" w:space="0" w:color="auto"/>
                    <w:bottom w:val="single" w:sz="4" w:space="10" w:color="AAAAAA"/>
                    <w:right w:val="none" w:sz="0" w:space="0" w:color="auto"/>
                  </w:divBdr>
                  <w:divsChild>
                    <w:div w:id="1790709206">
                      <w:marLeft w:val="0"/>
                      <w:marRight w:val="50"/>
                      <w:marTop w:val="0"/>
                      <w:marBottom w:val="50"/>
                      <w:divBdr>
                        <w:top w:val="none" w:sz="0" w:space="0" w:color="auto"/>
                        <w:left w:val="none" w:sz="0" w:space="0" w:color="auto"/>
                        <w:bottom w:val="none" w:sz="0" w:space="0" w:color="auto"/>
                        <w:right w:val="none" w:sz="0" w:space="0" w:color="auto"/>
                      </w:divBdr>
                    </w:div>
                    <w:div w:id="1631782523">
                      <w:marLeft w:val="0"/>
                      <w:marRight w:val="0"/>
                      <w:marTop w:val="0"/>
                      <w:marBottom w:val="0"/>
                      <w:divBdr>
                        <w:top w:val="none" w:sz="0" w:space="0" w:color="auto"/>
                        <w:left w:val="none" w:sz="0" w:space="0" w:color="auto"/>
                        <w:bottom w:val="none" w:sz="0" w:space="0" w:color="auto"/>
                        <w:right w:val="none" w:sz="0" w:space="0" w:color="auto"/>
                      </w:divBdr>
                    </w:div>
                    <w:div w:id="1609511374">
                      <w:marLeft w:val="0"/>
                      <w:marRight w:val="0"/>
                      <w:marTop w:val="0"/>
                      <w:marBottom w:val="0"/>
                      <w:divBdr>
                        <w:top w:val="none" w:sz="0" w:space="0" w:color="auto"/>
                        <w:left w:val="none" w:sz="0" w:space="0" w:color="auto"/>
                        <w:bottom w:val="none" w:sz="0" w:space="0" w:color="auto"/>
                        <w:right w:val="none" w:sz="0" w:space="0" w:color="auto"/>
                      </w:divBdr>
                      <w:divsChild>
                        <w:div w:id="786201218">
                          <w:marLeft w:val="0"/>
                          <w:marRight w:val="0"/>
                          <w:marTop w:val="20"/>
                          <w:marBottom w:val="40"/>
                          <w:divBdr>
                            <w:top w:val="none" w:sz="0" w:space="0" w:color="auto"/>
                            <w:left w:val="none" w:sz="0" w:space="0" w:color="auto"/>
                            <w:bottom w:val="none" w:sz="0" w:space="0" w:color="auto"/>
                            <w:right w:val="none" w:sz="0" w:space="0" w:color="auto"/>
                          </w:divBdr>
                        </w:div>
                        <w:div w:id="1531838814">
                          <w:marLeft w:val="0"/>
                          <w:marRight w:val="0"/>
                          <w:marTop w:val="0"/>
                          <w:marBottom w:val="0"/>
                          <w:divBdr>
                            <w:top w:val="none" w:sz="0" w:space="0" w:color="auto"/>
                            <w:left w:val="none" w:sz="0" w:space="0" w:color="auto"/>
                            <w:bottom w:val="none" w:sz="0" w:space="0" w:color="auto"/>
                            <w:right w:val="none" w:sz="0" w:space="0" w:color="auto"/>
                          </w:divBdr>
                          <w:divsChild>
                            <w:div w:id="1891380353">
                              <w:marLeft w:val="0"/>
                              <w:marRight w:val="0"/>
                              <w:marTop w:val="0"/>
                              <w:marBottom w:val="0"/>
                              <w:divBdr>
                                <w:top w:val="none" w:sz="0" w:space="0" w:color="auto"/>
                                <w:left w:val="none" w:sz="0" w:space="0" w:color="auto"/>
                                <w:bottom w:val="none" w:sz="0" w:space="0" w:color="auto"/>
                                <w:right w:val="none" w:sz="0" w:space="0" w:color="auto"/>
                              </w:divBdr>
                            </w:div>
                          </w:divsChild>
                        </w:div>
                        <w:div w:id="1929535200">
                          <w:marLeft w:val="50"/>
                          <w:marRight w:val="0"/>
                          <w:marTop w:val="0"/>
                          <w:marBottom w:val="0"/>
                          <w:divBdr>
                            <w:top w:val="none" w:sz="0" w:space="0" w:color="auto"/>
                            <w:left w:val="none" w:sz="0" w:space="0" w:color="auto"/>
                            <w:bottom w:val="none" w:sz="0" w:space="0" w:color="auto"/>
                            <w:right w:val="none" w:sz="0" w:space="0" w:color="auto"/>
                          </w:divBdr>
                        </w:div>
                      </w:divsChild>
                    </w:div>
                  </w:divsChild>
                </w:div>
                <w:div w:id="1001733806">
                  <w:marLeft w:val="0"/>
                  <w:marRight w:val="50"/>
                  <w:marTop w:val="0"/>
                  <w:marBottom w:val="50"/>
                  <w:divBdr>
                    <w:top w:val="none" w:sz="0" w:space="0" w:color="auto"/>
                    <w:left w:val="none" w:sz="0" w:space="0" w:color="auto"/>
                    <w:bottom w:val="none" w:sz="0" w:space="0" w:color="auto"/>
                    <w:right w:val="none" w:sz="0" w:space="0" w:color="auto"/>
                  </w:divBdr>
                </w:div>
                <w:div w:id="897010867">
                  <w:marLeft w:val="0"/>
                  <w:marRight w:val="0"/>
                  <w:marTop w:val="0"/>
                  <w:marBottom w:val="0"/>
                  <w:divBdr>
                    <w:top w:val="none" w:sz="0" w:space="0" w:color="auto"/>
                    <w:left w:val="none" w:sz="0" w:space="0" w:color="auto"/>
                    <w:bottom w:val="none" w:sz="0" w:space="0" w:color="auto"/>
                    <w:right w:val="none" w:sz="0" w:space="0" w:color="auto"/>
                  </w:divBdr>
                </w:div>
                <w:div w:id="1009334303">
                  <w:marLeft w:val="0"/>
                  <w:marRight w:val="0"/>
                  <w:marTop w:val="0"/>
                  <w:marBottom w:val="0"/>
                  <w:divBdr>
                    <w:top w:val="none" w:sz="0" w:space="0" w:color="auto"/>
                    <w:left w:val="none" w:sz="0" w:space="0" w:color="auto"/>
                    <w:bottom w:val="none" w:sz="0" w:space="0" w:color="auto"/>
                    <w:right w:val="none" w:sz="0" w:space="0" w:color="auto"/>
                  </w:divBdr>
                  <w:divsChild>
                    <w:div w:id="22831822">
                      <w:marLeft w:val="0"/>
                      <w:marRight w:val="0"/>
                      <w:marTop w:val="20"/>
                      <w:marBottom w:val="40"/>
                      <w:divBdr>
                        <w:top w:val="none" w:sz="0" w:space="0" w:color="auto"/>
                        <w:left w:val="none" w:sz="0" w:space="0" w:color="auto"/>
                        <w:bottom w:val="none" w:sz="0" w:space="0" w:color="auto"/>
                        <w:right w:val="none" w:sz="0" w:space="0" w:color="auto"/>
                      </w:divBdr>
                    </w:div>
                    <w:div w:id="441995141">
                      <w:marLeft w:val="0"/>
                      <w:marRight w:val="0"/>
                      <w:marTop w:val="0"/>
                      <w:marBottom w:val="0"/>
                      <w:divBdr>
                        <w:top w:val="none" w:sz="0" w:space="0" w:color="auto"/>
                        <w:left w:val="none" w:sz="0" w:space="0" w:color="auto"/>
                        <w:bottom w:val="none" w:sz="0" w:space="0" w:color="auto"/>
                        <w:right w:val="none" w:sz="0" w:space="0" w:color="auto"/>
                      </w:divBdr>
                      <w:divsChild>
                        <w:div w:id="516889713">
                          <w:marLeft w:val="0"/>
                          <w:marRight w:val="0"/>
                          <w:marTop w:val="0"/>
                          <w:marBottom w:val="0"/>
                          <w:divBdr>
                            <w:top w:val="none" w:sz="0" w:space="0" w:color="auto"/>
                            <w:left w:val="none" w:sz="0" w:space="0" w:color="auto"/>
                            <w:bottom w:val="none" w:sz="0" w:space="0" w:color="auto"/>
                            <w:right w:val="none" w:sz="0" w:space="0" w:color="auto"/>
                          </w:divBdr>
                        </w:div>
                      </w:divsChild>
                    </w:div>
                    <w:div w:id="1223953554">
                      <w:marLeft w:val="50"/>
                      <w:marRight w:val="0"/>
                      <w:marTop w:val="0"/>
                      <w:marBottom w:val="0"/>
                      <w:divBdr>
                        <w:top w:val="none" w:sz="0" w:space="0" w:color="auto"/>
                        <w:left w:val="none" w:sz="0" w:space="0" w:color="auto"/>
                        <w:bottom w:val="none" w:sz="0" w:space="0" w:color="auto"/>
                        <w:right w:val="none" w:sz="0" w:space="0" w:color="auto"/>
                      </w:divBdr>
                    </w:div>
                  </w:divsChild>
                </w:div>
                <w:div w:id="122701425">
                  <w:marLeft w:val="0"/>
                  <w:marRight w:val="0"/>
                  <w:marTop w:val="0"/>
                  <w:marBottom w:val="0"/>
                  <w:divBdr>
                    <w:top w:val="none" w:sz="0" w:space="10" w:color="auto"/>
                    <w:left w:val="none" w:sz="0" w:space="0" w:color="auto"/>
                    <w:bottom w:val="single" w:sz="4" w:space="10" w:color="AAAAAA"/>
                    <w:right w:val="none" w:sz="0" w:space="0" w:color="auto"/>
                  </w:divBdr>
                  <w:divsChild>
                    <w:div w:id="682826220">
                      <w:marLeft w:val="0"/>
                      <w:marRight w:val="50"/>
                      <w:marTop w:val="0"/>
                      <w:marBottom w:val="50"/>
                      <w:divBdr>
                        <w:top w:val="none" w:sz="0" w:space="0" w:color="auto"/>
                        <w:left w:val="none" w:sz="0" w:space="0" w:color="auto"/>
                        <w:bottom w:val="none" w:sz="0" w:space="0" w:color="auto"/>
                        <w:right w:val="none" w:sz="0" w:space="0" w:color="auto"/>
                      </w:divBdr>
                    </w:div>
                  </w:divsChild>
                </w:div>
              </w:divsChild>
            </w:div>
          </w:divsChild>
        </w:div>
      </w:divsChild>
    </w:div>
    <w:div w:id="1425493141">
      <w:bodyDiv w:val="1"/>
      <w:marLeft w:val="0"/>
      <w:marRight w:val="0"/>
      <w:marTop w:val="0"/>
      <w:marBottom w:val="0"/>
      <w:divBdr>
        <w:top w:val="none" w:sz="0" w:space="0" w:color="auto"/>
        <w:left w:val="none" w:sz="0" w:space="0" w:color="auto"/>
        <w:bottom w:val="none" w:sz="0" w:space="0" w:color="auto"/>
        <w:right w:val="none" w:sz="0" w:space="0" w:color="auto"/>
      </w:divBdr>
      <w:divsChild>
        <w:div w:id="2098165333">
          <w:marLeft w:val="0"/>
          <w:marRight w:val="346"/>
          <w:marTop w:val="0"/>
          <w:marBottom w:val="0"/>
          <w:divBdr>
            <w:top w:val="none" w:sz="0" w:space="0" w:color="auto"/>
            <w:left w:val="none" w:sz="0" w:space="0" w:color="auto"/>
            <w:bottom w:val="none" w:sz="0" w:space="0" w:color="auto"/>
            <w:right w:val="none" w:sz="0" w:space="0" w:color="auto"/>
          </w:divBdr>
        </w:div>
      </w:divsChild>
    </w:div>
    <w:div w:id="1425684720">
      <w:bodyDiv w:val="1"/>
      <w:marLeft w:val="0"/>
      <w:marRight w:val="0"/>
      <w:marTop w:val="0"/>
      <w:marBottom w:val="0"/>
      <w:divBdr>
        <w:top w:val="none" w:sz="0" w:space="0" w:color="auto"/>
        <w:left w:val="none" w:sz="0" w:space="0" w:color="auto"/>
        <w:bottom w:val="none" w:sz="0" w:space="0" w:color="auto"/>
        <w:right w:val="none" w:sz="0" w:space="0" w:color="auto"/>
      </w:divBdr>
    </w:div>
    <w:div w:id="1433015435">
      <w:bodyDiv w:val="1"/>
      <w:marLeft w:val="0"/>
      <w:marRight w:val="0"/>
      <w:marTop w:val="0"/>
      <w:marBottom w:val="0"/>
      <w:divBdr>
        <w:top w:val="none" w:sz="0" w:space="0" w:color="auto"/>
        <w:left w:val="none" w:sz="0" w:space="0" w:color="auto"/>
        <w:bottom w:val="none" w:sz="0" w:space="0" w:color="auto"/>
        <w:right w:val="none" w:sz="0" w:space="0" w:color="auto"/>
      </w:divBdr>
    </w:div>
    <w:div w:id="1460762298">
      <w:bodyDiv w:val="1"/>
      <w:marLeft w:val="0"/>
      <w:marRight w:val="0"/>
      <w:marTop w:val="0"/>
      <w:marBottom w:val="0"/>
      <w:divBdr>
        <w:top w:val="none" w:sz="0" w:space="0" w:color="auto"/>
        <w:left w:val="none" w:sz="0" w:space="0" w:color="auto"/>
        <w:bottom w:val="none" w:sz="0" w:space="0" w:color="auto"/>
        <w:right w:val="none" w:sz="0" w:space="0" w:color="auto"/>
      </w:divBdr>
    </w:div>
    <w:div w:id="1469546260">
      <w:bodyDiv w:val="1"/>
      <w:marLeft w:val="0"/>
      <w:marRight w:val="0"/>
      <w:marTop w:val="0"/>
      <w:marBottom w:val="0"/>
      <w:divBdr>
        <w:top w:val="none" w:sz="0" w:space="0" w:color="auto"/>
        <w:left w:val="none" w:sz="0" w:space="0" w:color="auto"/>
        <w:bottom w:val="none" w:sz="0" w:space="0" w:color="auto"/>
        <w:right w:val="none" w:sz="0" w:space="0" w:color="auto"/>
      </w:divBdr>
      <w:divsChild>
        <w:div w:id="1972512011">
          <w:marLeft w:val="0"/>
          <w:marRight w:val="0"/>
          <w:marTop w:val="0"/>
          <w:marBottom w:val="0"/>
          <w:divBdr>
            <w:top w:val="none" w:sz="0" w:space="0" w:color="auto"/>
            <w:left w:val="none" w:sz="0" w:space="0" w:color="auto"/>
            <w:bottom w:val="none" w:sz="0" w:space="0" w:color="auto"/>
            <w:right w:val="none" w:sz="0" w:space="0" w:color="auto"/>
          </w:divBdr>
        </w:div>
        <w:div w:id="1012605896">
          <w:marLeft w:val="0"/>
          <w:marRight w:val="0"/>
          <w:marTop w:val="0"/>
          <w:marBottom w:val="0"/>
          <w:divBdr>
            <w:top w:val="none" w:sz="0" w:space="0" w:color="auto"/>
            <w:left w:val="none" w:sz="0" w:space="0" w:color="auto"/>
            <w:bottom w:val="none" w:sz="0" w:space="0" w:color="auto"/>
            <w:right w:val="none" w:sz="0" w:space="0" w:color="auto"/>
          </w:divBdr>
        </w:div>
        <w:div w:id="1289512106">
          <w:marLeft w:val="0"/>
          <w:marRight w:val="0"/>
          <w:marTop w:val="0"/>
          <w:marBottom w:val="0"/>
          <w:divBdr>
            <w:top w:val="none" w:sz="0" w:space="0" w:color="auto"/>
            <w:left w:val="none" w:sz="0" w:space="0" w:color="auto"/>
            <w:bottom w:val="none" w:sz="0" w:space="0" w:color="auto"/>
            <w:right w:val="none" w:sz="0" w:space="0" w:color="auto"/>
          </w:divBdr>
        </w:div>
        <w:div w:id="2031098455">
          <w:marLeft w:val="0"/>
          <w:marRight w:val="0"/>
          <w:marTop w:val="0"/>
          <w:marBottom w:val="0"/>
          <w:divBdr>
            <w:top w:val="none" w:sz="0" w:space="0" w:color="auto"/>
            <w:left w:val="none" w:sz="0" w:space="0" w:color="auto"/>
            <w:bottom w:val="none" w:sz="0" w:space="0" w:color="auto"/>
            <w:right w:val="none" w:sz="0" w:space="0" w:color="auto"/>
          </w:divBdr>
        </w:div>
        <w:div w:id="447819440">
          <w:marLeft w:val="0"/>
          <w:marRight w:val="0"/>
          <w:marTop w:val="0"/>
          <w:marBottom w:val="0"/>
          <w:divBdr>
            <w:top w:val="none" w:sz="0" w:space="0" w:color="auto"/>
            <w:left w:val="none" w:sz="0" w:space="0" w:color="auto"/>
            <w:bottom w:val="none" w:sz="0" w:space="0" w:color="auto"/>
            <w:right w:val="none" w:sz="0" w:space="0" w:color="auto"/>
          </w:divBdr>
        </w:div>
        <w:div w:id="776683992">
          <w:marLeft w:val="0"/>
          <w:marRight w:val="0"/>
          <w:marTop w:val="0"/>
          <w:marBottom w:val="0"/>
          <w:divBdr>
            <w:top w:val="none" w:sz="0" w:space="0" w:color="auto"/>
            <w:left w:val="none" w:sz="0" w:space="0" w:color="auto"/>
            <w:bottom w:val="none" w:sz="0" w:space="0" w:color="auto"/>
            <w:right w:val="none" w:sz="0" w:space="0" w:color="auto"/>
          </w:divBdr>
        </w:div>
        <w:div w:id="687021469">
          <w:marLeft w:val="0"/>
          <w:marRight w:val="0"/>
          <w:marTop w:val="0"/>
          <w:marBottom w:val="0"/>
          <w:divBdr>
            <w:top w:val="none" w:sz="0" w:space="0" w:color="auto"/>
            <w:left w:val="none" w:sz="0" w:space="0" w:color="auto"/>
            <w:bottom w:val="none" w:sz="0" w:space="0" w:color="auto"/>
            <w:right w:val="none" w:sz="0" w:space="0" w:color="auto"/>
          </w:divBdr>
        </w:div>
        <w:div w:id="487484150">
          <w:marLeft w:val="0"/>
          <w:marRight w:val="0"/>
          <w:marTop w:val="0"/>
          <w:marBottom w:val="0"/>
          <w:divBdr>
            <w:top w:val="none" w:sz="0" w:space="0" w:color="auto"/>
            <w:left w:val="none" w:sz="0" w:space="0" w:color="auto"/>
            <w:bottom w:val="none" w:sz="0" w:space="0" w:color="auto"/>
            <w:right w:val="none" w:sz="0" w:space="0" w:color="auto"/>
          </w:divBdr>
        </w:div>
        <w:div w:id="2102944319">
          <w:marLeft w:val="0"/>
          <w:marRight w:val="0"/>
          <w:marTop w:val="0"/>
          <w:marBottom w:val="0"/>
          <w:divBdr>
            <w:top w:val="none" w:sz="0" w:space="0" w:color="auto"/>
            <w:left w:val="none" w:sz="0" w:space="0" w:color="auto"/>
            <w:bottom w:val="none" w:sz="0" w:space="0" w:color="auto"/>
            <w:right w:val="none" w:sz="0" w:space="0" w:color="auto"/>
          </w:divBdr>
        </w:div>
        <w:div w:id="805660392">
          <w:marLeft w:val="0"/>
          <w:marRight w:val="0"/>
          <w:marTop w:val="0"/>
          <w:marBottom w:val="0"/>
          <w:divBdr>
            <w:top w:val="none" w:sz="0" w:space="0" w:color="auto"/>
            <w:left w:val="none" w:sz="0" w:space="0" w:color="auto"/>
            <w:bottom w:val="none" w:sz="0" w:space="0" w:color="auto"/>
            <w:right w:val="none" w:sz="0" w:space="0" w:color="auto"/>
          </w:divBdr>
        </w:div>
        <w:div w:id="1871185630">
          <w:marLeft w:val="0"/>
          <w:marRight w:val="0"/>
          <w:marTop w:val="0"/>
          <w:marBottom w:val="0"/>
          <w:divBdr>
            <w:top w:val="none" w:sz="0" w:space="0" w:color="auto"/>
            <w:left w:val="none" w:sz="0" w:space="0" w:color="auto"/>
            <w:bottom w:val="none" w:sz="0" w:space="0" w:color="auto"/>
            <w:right w:val="none" w:sz="0" w:space="0" w:color="auto"/>
          </w:divBdr>
        </w:div>
        <w:div w:id="2142073555">
          <w:marLeft w:val="0"/>
          <w:marRight w:val="0"/>
          <w:marTop w:val="0"/>
          <w:marBottom w:val="0"/>
          <w:divBdr>
            <w:top w:val="none" w:sz="0" w:space="0" w:color="auto"/>
            <w:left w:val="none" w:sz="0" w:space="0" w:color="auto"/>
            <w:bottom w:val="none" w:sz="0" w:space="0" w:color="auto"/>
            <w:right w:val="none" w:sz="0" w:space="0" w:color="auto"/>
          </w:divBdr>
        </w:div>
        <w:div w:id="1049457491">
          <w:marLeft w:val="0"/>
          <w:marRight w:val="0"/>
          <w:marTop w:val="0"/>
          <w:marBottom w:val="0"/>
          <w:divBdr>
            <w:top w:val="none" w:sz="0" w:space="0" w:color="auto"/>
            <w:left w:val="none" w:sz="0" w:space="0" w:color="auto"/>
            <w:bottom w:val="none" w:sz="0" w:space="0" w:color="auto"/>
            <w:right w:val="none" w:sz="0" w:space="0" w:color="auto"/>
          </w:divBdr>
        </w:div>
      </w:divsChild>
    </w:div>
    <w:div w:id="1476993832">
      <w:bodyDiv w:val="1"/>
      <w:marLeft w:val="0"/>
      <w:marRight w:val="0"/>
      <w:marTop w:val="0"/>
      <w:marBottom w:val="0"/>
      <w:divBdr>
        <w:top w:val="none" w:sz="0" w:space="0" w:color="auto"/>
        <w:left w:val="none" w:sz="0" w:space="0" w:color="auto"/>
        <w:bottom w:val="none" w:sz="0" w:space="0" w:color="auto"/>
        <w:right w:val="none" w:sz="0" w:space="0" w:color="auto"/>
      </w:divBdr>
    </w:div>
    <w:div w:id="1480734626">
      <w:bodyDiv w:val="1"/>
      <w:marLeft w:val="0"/>
      <w:marRight w:val="0"/>
      <w:marTop w:val="0"/>
      <w:marBottom w:val="0"/>
      <w:divBdr>
        <w:top w:val="none" w:sz="0" w:space="0" w:color="auto"/>
        <w:left w:val="none" w:sz="0" w:space="0" w:color="auto"/>
        <w:bottom w:val="none" w:sz="0" w:space="0" w:color="auto"/>
        <w:right w:val="none" w:sz="0" w:space="0" w:color="auto"/>
      </w:divBdr>
    </w:div>
    <w:div w:id="1483694239">
      <w:bodyDiv w:val="1"/>
      <w:marLeft w:val="0"/>
      <w:marRight w:val="0"/>
      <w:marTop w:val="0"/>
      <w:marBottom w:val="0"/>
      <w:divBdr>
        <w:top w:val="none" w:sz="0" w:space="0" w:color="auto"/>
        <w:left w:val="none" w:sz="0" w:space="0" w:color="auto"/>
        <w:bottom w:val="none" w:sz="0" w:space="0" w:color="auto"/>
        <w:right w:val="none" w:sz="0" w:space="0" w:color="auto"/>
      </w:divBdr>
    </w:div>
    <w:div w:id="1488209288">
      <w:bodyDiv w:val="1"/>
      <w:marLeft w:val="0"/>
      <w:marRight w:val="0"/>
      <w:marTop w:val="0"/>
      <w:marBottom w:val="0"/>
      <w:divBdr>
        <w:top w:val="none" w:sz="0" w:space="0" w:color="auto"/>
        <w:left w:val="none" w:sz="0" w:space="0" w:color="auto"/>
        <w:bottom w:val="none" w:sz="0" w:space="0" w:color="auto"/>
        <w:right w:val="none" w:sz="0" w:space="0" w:color="auto"/>
      </w:divBdr>
    </w:div>
    <w:div w:id="1489590442">
      <w:bodyDiv w:val="1"/>
      <w:marLeft w:val="0"/>
      <w:marRight w:val="0"/>
      <w:marTop w:val="0"/>
      <w:marBottom w:val="0"/>
      <w:divBdr>
        <w:top w:val="none" w:sz="0" w:space="0" w:color="auto"/>
        <w:left w:val="none" w:sz="0" w:space="0" w:color="auto"/>
        <w:bottom w:val="none" w:sz="0" w:space="0" w:color="auto"/>
        <w:right w:val="none" w:sz="0" w:space="0" w:color="auto"/>
      </w:divBdr>
    </w:div>
    <w:div w:id="1491555739">
      <w:bodyDiv w:val="1"/>
      <w:marLeft w:val="0"/>
      <w:marRight w:val="0"/>
      <w:marTop w:val="0"/>
      <w:marBottom w:val="0"/>
      <w:divBdr>
        <w:top w:val="none" w:sz="0" w:space="0" w:color="auto"/>
        <w:left w:val="none" w:sz="0" w:space="0" w:color="auto"/>
        <w:bottom w:val="none" w:sz="0" w:space="0" w:color="auto"/>
        <w:right w:val="none" w:sz="0" w:space="0" w:color="auto"/>
      </w:divBdr>
    </w:div>
    <w:div w:id="1498764763">
      <w:bodyDiv w:val="1"/>
      <w:marLeft w:val="0"/>
      <w:marRight w:val="0"/>
      <w:marTop w:val="0"/>
      <w:marBottom w:val="0"/>
      <w:divBdr>
        <w:top w:val="none" w:sz="0" w:space="0" w:color="auto"/>
        <w:left w:val="none" w:sz="0" w:space="0" w:color="auto"/>
        <w:bottom w:val="none" w:sz="0" w:space="0" w:color="auto"/>
        <w:right w:val="none" w:sz="0" w:space="0" w:color="auto"/>
      </w:divBdr>
    </w:div>
    <w:div w:id="1499341786">
      <w:bodyDiv w:val="1"/>
      <w:marLeft w:val="0"/>
      <w:marRight w:val="0"/>
      <w:marTop w:val="0"/>
      <w:marBottom w:val="0"/>
      <w:divBdr>
        <w:top w:val="none" w:sz="0" w:space="0" w:color="auto"/>
        <w:left w:val="none" w:sz="0" w:space="0" w:color="auto"/>
        <w:bottom w:val="none" w:sz="0" w:space="0" w:color="auto"/>
        <w:right w:val="none" w:sz="0" w:space="0" w:color="auto"/>
      </w:divBdr>
    </w:div>
    <w:div w:id="1502087365">
      <w:bodyDiv w:val="1"/>
      <w:marLeft w:val="0"/>
      <w:marRight w:val="0"/>
      <w:marTop w:val="0"/>
      <w:marBottom w:val="0"/>
      <w:divBdr>
        <w:top w:val="none" w:sz="0" w:space="0" w:color="auto"/>
        <w:left w:val="none" w:sz="0" w:space="0" w:color="auto"/>
        <w:bottom w:val="none" w:sz="0" w:space="0" w:color="auto"/>
        <w:right w:val="none" w:sz="0" w:space="0" w:color="auto"/>
      </w:divBdr>
    </w:div>
    <w:div w:id="1504903592">
      <w:bodyDiv w:val="1"/>
      <w:marLeft w:val="0"/>
      <w:marRight w:val="0"/>
      <w:marTop w:val="0"/>
      <w:marBottom w:val="0"/>
      <w:divBdr>
        <w:top w:val="none" w:sz="0" w:space="0" w:color="auto"/>
        <w:left w:val="none" w:sz="0" w:space="0" w:color="auto"/>
        <w:bottom w:val="none" w:sz="0" w:space="0" w:color="auto"/>
        <w:right w:val="none" w:sz="0" w:space="0" w:color="auto"/>
      </w:divBdr>
      <w:divsChild>
        <w:div w:id="1004939819">
          <w:blockQuote w:val="1"/>
          <w:marLeft w:val="0"/>
          <w:marRight w:val="0"/>
          <w:marTop w:val="88"/>
          <w:marBottom w:val="88"/>
          <w:divBdr>
            <w:top w:val="single" w:sz="4" w:space="4" w:color="E8E8E8"/>
            <w:left w:val="single" w:sz="4" w:space="20" w:color="E8E8E8"/>
            <w:bottom w:val="single" w:sz="4" w:space="4" w:color="E8E8E8"/>
            <w:right w:val="single" w:sz="4" w:space="4" w:color="E8E8E8"/>
          </w:divBdr>
        </w:div>
      </w:divsChild>
    </w:div>
    <w:div w:id="1506476614">
      <w:bodyDiv w:val="1"/>
      <w:marLeft w:val="0"/>
      <w:marRight w:val="0"/>
      <w:marTop w:val="0"/>
      <w:marBottom w:val="0"/>
      <w:divBdr>
        <w:top w:val="none" w:sz="0" w:space="0" w:color="auto"/>
        <w:left w:val="none" w:sz="0" w:space="0" w:color="auto"/>
        <w:bottom w:val="none" w:sz="0" w:space="0" w:color="auto"/>
        <w:right w:val="none" w:sz="0" w:space="0" w:color="auto"/>
      </w:divBdr>
    </w:div>
    <w:div w:id="1524785674">
      <w:bodyDiv w:val="1"/>
      <w:marLeft w:val="0"/>
      <w:marRight w:val="0"/>
      <w:marTop w:val="0"/>
      <w:marBottom w:val="0"/>
      <w:divBdr>
        <w:top w:val="none" w:sz="0" w:space="0" w:color="auto"/>
        <w:left w:val="none" w:sz="0" w:space="0" w:color="auto"/>
        <w:bottom w:val="none" w:sz="0" w:space="0" w:color="auto"/>
        <w:right w:val="none" w:sz="0" w:space="0" w:color="auto"/>
      </w:divBdr>
    </w:div>
    <w:div w:id="1526363642">
      <w:bodyDiv w:val="1"/>
      <w:marLeft w:val="0"/>
      <w:marRight w:val="0"/>
      <w:marTop w:val="0"/>
      <w:marBottom w:val="0"/>
      <w:divBdr>
        <w:top w:val="none" w:sz="0" w:space="0" w:color="auto"/>
        <w:left w:val="none" w:sz="0" w:space="0" w:color="auto"/>
        <w:bottom w:val="none" w:sz="0" w:space="0" w:color="auto"/>
        <w:right w:val="none" w:sz="0" w:space="0" w:color="auto"/>
      </w:divBdr>
    </w:div>
    <w:div w:id="1528104144">
      <w:bodyDiv w:val="1"/>
      <w:marLeft w:val="0"/>
      <w:marRight w:val="0"/>
      <w:marTop w:val="0"/>
      <w:marBottom w:val="0"/>
      <w:divBdr>
        <w:top w:val="none" w:sz="0" w:space="0" w:color="auto"/>
        <w:left w:val="none" w:sz="0" w:space="0" w:color="auto"/>
        <w:bottom w:val="none" w:sz="0" w:space="0" w:color="auto"/>
        <w:right w:val="none" w:sz="0" w:space="0" w:color="auto"/>
      </w:divBdr>
    </w:div>
    <w:div w:id="1530412114">
      <w:bodyDiv w:val="1"/>
      <w:marLeft w:val="0"/>
      <w:marRight w:val="0"/>
      <w:marTop w:val="0"/>
      <w:marBottom w:val="0"/>
      <w:divBdr>
        <w:top w:val="none" w:sz="0" w:space="0" w:color="auto"/>
        <w:left w:val="none" w:sz="0" w:space="0" w:color="auto"/>
        <w:bottom w:val="none" w:sz="0" w:space="0" w:color="auto"/>
        <w:right w:val="none" w:sz="0" w:space="0" w:color="auto"/>
      </w:divBdr>
    </w:div>
    <w:div w:id="1533106250">
      <w:bodyDiv w:val="1"/>
      <w:marLeft w:val="0"/>
      <w:marRight w:val="0"/>
      <w:marTop w:val="0"/>
      <w:marBottom w:val="0"/>
      <w:divBdr>
        <w:top w:val="none" w:sz="0" w:space="0" w:color="auto"/>
        <w:left w:val="none" w:sz="0" w:space="0" w:color="auto"/>
        <w:bottom w:val="none" w:sz="0" w:space="0" w:color="auto"/>
        <w:right w:val="none" w:sz="0" w:space="0" w:color="auto"/>
      </w:divBdr>
    </w:div>
    <w:div w:id="1535193247">
      <w:bodyDiv w:val="1"/>
      <w:marLeft w:val="0"/>
      <w:marRight w:val="0"/>
      <w:marTop w:val="0"/>
      <w:marBottom w:val="0"/>
      <w:divBdr>
        <w:top w:val="none" w:sz="0" w:space="0" w:color="auto"/>
        <w:left w:val="none" w:sz="0" w:space="0" w:color="auto"/>
        <w:bottom w:val="none" w:sz="0" w:space="0" w:color="auto"/>
        <w:right w:val="none" w:sz="0" w:space="0" w:color="auto"/>
      </w:divBdr>
    </w:div>
    <w:div w:id="1541556042">
      <w:bodyDiv w:val="1"/>
      <w:marLeft w:val="0"/>
      <w:marRight w:val="0"/>
      <w:marTop w:val="0"/>
      <w:marBottom w:val="0"/>
      <w:divBdr>
        <w:top w:val="none" w:sz="0" w:space="0" w:color="auto"/>
        <w:left w:val="none" w:sz="0" w:space="0" w:color="auto"/>
        <w:bottom w:val="none" w:sz="0" w:space="0" w:color="auto"/>
        <w:right w:val="none" w:sz="0" w:space="0" w:color="auto"/>
      </w:divBdr>
    </w:div>
    <w:div w:id="1550069375">
      <w:bodyDiv w:val="1"/>
      <w:marLeft w:val="0"/>
      <w:marRight w:val="0"/>
      <w:marTop w:val="0"/>
      <w:marBottom w:val="0"/>
      <w:divBdr>
        <w:top w:val="none" w:sz="0" w:space="0" w:color="auto"/>
        <w:left w:val="none" w:sz="0" w:space="0" w:color="auto"/>
        <w:bottom w:val="none" w:sz="0" w:space="0" w:color="auto"/>
        <w:right w:val="none" w:sz="0" w:space="0" w:color="auto"/>
      </w:divBdr>
    </w:div>
    <w:div w:id="1552570936">
      <w:bodyDiv w:val="1"/>
      <w:marLeft w:val="0"/>
      <w:marRight w:val="0"/>
      <w:marTop w:val="0"/>
      <w:marBottom w:val="0"/>
      <w:divBdr>
        <w:top w:val="none" w:sz="0" w:space="0" w:color="auto"/>
        <w:left w:val="none" w:sz="0" w:space="0" w:color="auto"/>
        <w:bottom w:val="none" w:sz="0" w:space="0" w:color="auto"/>
        <w:right w:val="none" w:sz="0" w:space="0" w:color="auto"/>
      </w:divBdr>
    </w:div>
    <w:div w:id="1559436975">
      <w:bodyDiv w:val="1"/>
      <w:marLeft w:val="0"/>
      <w:marRight w:val="0"/>
      <w:marTop w:val="0"/>
      <w:marBottom w:val="0"/>
      <w:divBdr>
        <w:top w:val="none" w:sz="0" w:space="0" w:color="auto"/>
        <w:left w:val="none" w:sz="0" w:space="0" w:color="auto"/>
        <w:bottom w:val="none" w:sz="0" w:space="0" w:color="auto"/>
        <w:right w:val="none" w:sz="0" w:space="0" w:color="auto"/>
      </w:divBdr>
    </w:div>
    <w:div w:id="1566137801">
      <w:bodyDiv w:val="1"/>
      <w:marLeft w:val="0"/>
      <w:marRight w:val="0"/>
      <w:marTop w:val="0"/>
      <w:marBottom w:val="0"/>
      <w:divBdr>
        <w:top w:val="none" w:sz="0" w:space="0" w:color="auto"/>
        <w:left w:val="none" w:sz="0" w:space="0" w:color="auto"/>
        <w:bottom w:val="none" w:sz="0" w:space="0" w:color="auto"/>
        <w:right w:val="none" w:sz="0" w:space="0" w:color="auto"/>
      </w:divBdr>
    </w:div>
    <w:div w:id="1569029266">
      <w:bodyDiv w:val="1"/>
      <w:marLeft w:val="0"/>
      <w:marRight w:val="0"/>
      <w:marTop w:val="0"/>
      <w:marBottom w:val="0"/>
      <w:divBdr>
        <w:top w:val="none" w:sz="0" w:space="0" w:color="auto"/>
        <w:left w:val="none" w:sz="0" w:space="0" w:color="auto"/>
        <w:bottom w:val="none" w:sz="0" w:space="0" w:color="auto"/>
        <w:right w:val="none" w:sz="0" w:space="0" w:color="auto"/>
      </w:divBdr>
    </w:div>
    <w:div w:id="1576814735">
      <w:bodyDiv w:val="1"/>
      <w:marLeft w:val="0"/>
      <w:marRight w:val="0"/>
      <w:marTop w:val="0"/>
      <w:marBottom w:val="0"/>
      <w:divBdr>
        <w:top w:val="none" w:sz="0" w:space="0" w:color="auto"/>
        <w:left w:val="none" w:sz="0" w:space="0" w:color="auto"/>
        <w:bottom w:val="none" w:sz="0" w:space="0" w:color="auto"/>
        <w:right w:val="none" w:sz="0" w:space="0" w:color="auto"/>
      </w:divBdr>
    </w:div>
    <w:div w:id="1598758379">
      <w:bodyDiv w:val="1"/>
      <w:marLeft w:val="0"/>
      <w:marRight w:val="0"/>
      <w:marTop w:val="0"/>
      <w:marBottom w:val="0"/>
      <w:divBdr>
        <w:top w:val="none" w:sz="0" w:space="0" w:color="auto"/>
        <w:left w:val="none" w:sz="0" w:space="0" w:color="auto"/>
        <w:bottom w:val="none" w:sz="0" w:space="0" w:color="auto"/>
        <w:right w:val="none" w:sz="0" w:space="0" w:color="auto"/>
      </w:divBdr>
    </w:div>
    <w:div w:id="1602181360">
      <w:bodyDiv w:val="1"/>
      <w:marLeft w:val="0"/>
      <w:marRight w:val="0"/>
      <w:marTop w:val="0"/>
      <w:marBottom w:val="0"/>
      <w:divBdr>
        <w:top w:val="none" w:sz="0" w:space="0" w:color="auto"/>
        <w:left w:val="none" w:sz="0" w:space="0" w:color="auto"/>
        <w:bottom w:val="none" w:sz="0" w:space="0" w:color="auto"/>
        <w:right w:val="none" w:sz="0" w:space="0" w:color="auto"/>
      </w:divBdr>
      <w:divsChild>
        <w:div w:id="1601139187">
          <w:marLeft w:val="0"/>
          <w:marRight w:val="0"/>
          <w:marTop w:val="0"/>
          <w:marBottom w:val="75"/>
          <w:divBdr>
            <w:top w:val="none" w:sz="0" w:space="0" w:color="auto"/>
            <w:left w:val="none" w:sz="0" w:space="0" w:color="auto"/>
            <w:bottom w:val="none" w:sz="0" w:space="0" w:color="auto"/>
            <w:right w:val="none" w:sz="0" w:space="0" w:color="auto"/>
          </w:divBdr>
        </w:div>
        <w:div w:id="530998769">
          <w:marLeft w:val="0"/>
          <w:marRight w:val="0"/>
          <w:marTop w:val="0"/>
          <w:marBottom w:val="0"/>
          <w:divBdr>
            <w:top w:val="none" w:sz="0" w:space="0" w:color="auto"/>
            <w:left w:val="none" w:sz="0" w:space="0" w:color="auto"/>
            <w:bottom w:val="none" w:sz="0" w:space="0" w:color="auto"/>
            <w:right w:val="none" w:sz="0" w:space="0" w:color="auto"/>
          </w:divBdr>
        </w:div>
        <w:div w:id="1731810110">
          <w:marLeft w:val="0"/>
          <w:marRight w:val="0"/>
          <w:marTop w:val="0"/>
          <w:marBottom w:val="0"/>
          <w:divBdr>
            <w:top w:val="none" w:sz="0" w:space="0" w:color="auto"/>
            <w:left w:val="none" w:sz="0" w:space="0" w:color="auto"/>
            <w:bottom w:val="none" w:sz="0" w:space="0" w:color="auto"/>
            <w:right w:val="none" w:sz="0" w:space="0" w:color="auto"/>
          </w:divBdr>
        </w:div>
      </w:divsChild>
    </w:div>
    <w:div w:id="1611158412">
      <w:bodyDiv w:val="1"/>
      <w:marLeft w:val="0"/>
      <w:marRight w:val="0"/>
      <w:marTop w:val="0"/>
      <w:marBottom w:val="0"/>
      <w:divBdr>
        <w:top w:val="none" w:sz="0" w:space="0" w:color="auto"/>
        <w:left w:val="none" w:sz="0" w:space="0" w:color="auto"/>
        <w:bottom w:val="none" w:sz="0" w:space="0" w:color="auto"/>
        <w:right w:val="none" w:sz="0" w:space="0" w:color="auto"/>
      </w:divBdr>
    </w:div>
    <w:div w:id="1612126705">
      <w:bodyDiv w:val="1"/>
      <w:marLeft w:val="0"/>
      <w:marRight w:val="0"/>
      <w:marTop w:val="0"/>
      <w:marBottom w:val="0"/>
      <w:divBdr>
        <w:top w:val="none" w:sz="0" w:space="0" w:color="auto"/>
        <w:left w:val="none" w:sz="0" w:space="0" w:color="auto"/>
        <w:bottom w:val="none" w:sz="0" w:space="0" w:color="auto"/>
        <w:right w:val="none" w:sz="0" w:space="0" w:color="auto"/>
      </w:divBdr>
    </w:div>
    <w:div w:id="1624994377">
      <w:bodyDiv w:val="1"/>
      <w:marLeft w:val="0"/>
      <w:marRight w:val="0"/>
      <w:marTop w:val="0"/>
      <w:marBottom w:val="0"/>
      <w:divBdr>
        <w:top w:val="none" w:sz="0" w:space="0" w:color="auto"/>
        <w:left w:val="none" w:sz="0" w:space="0" w:color="auto"/>
        <w:bottom w:val="none" w:sz="0" w:space="0" w:color="auto"/>
        <w:right w:val="none" w:sz="0" w:space="0" w:color="auto"/>
      </w:divBdr>
    </w:div>
    <w:div w:id="1635789838">
      <w:bodyDiv w:val="1"/>
      <w:marLeft w:val="0"/>
      <w:marRight w:val="0"/>
      <w:marTop w:val="0"/>
      <w:marBottom w:val="0"/>
      <w:divBdr>
        <w:top w:val="none" w:sz="0" w:space="0" w:color="auto"/>
        <w:left w:val="none" w:sz="0" w:space="0" w:color="auto"/>
        <w:bottom w:val="none" w:sz="0" w:space="0" w:color="auto"/>
        <w:right w:val="none" w:sz="0" w:space="0" w:color="auto"/>
      </w:divBdr>
    </w:div>
    <w:div w:id="1637683589">
      <w:bodyDiv w:val="1"/>
      <w:marLeft w:val="0"/>
      <w:marRight w:val="0"/>
      <w:marTop w:val="0"/>
      <w:marBottom w:val="0"/>
      <w:divBdr>
        <w:top w:val="none" w:sz="0" w:space="0" w:color="auto"/>
        <w:left w:val="none" w:sz="0" w:space="0" w:color="auto"/>
        <w:bottom w:val="none" w:sz="0" w:space="0" w:color="auto"/>
        <w:right w:val="none" w:sz="0" w:space="0" w:color="auto"/>
      </w:divBdr>
    </w:div>
    <w:div w:id="1641106080">
      <w:bodyDiv w:val="1"/>
      <w:marLeft w:val="0"/>
      <w:marRight w:val="0"/>
      <w:marTop w:val="0"/>
      <w:marBottom w:val="0"/>
      <w:divBdr>
        <w:top w:val="none" w:sz="0" w:space="0" w:color="auto"/>
        <w:left w:val="none" w:sz="0" w:space="0" w:color="auto"/>
        <w:bottom w:val="none" w:sz="0" w:space="0" w:color="auto"/>
        <w:right w:val="none" w:sz="0" w:space="0" w:color="auto"/>
      </w:divBdr>
    </w:div>
    <w:div w:id="1644702272">
      <w:bodyDiv w:val="1"/>
      <w:marLeft w:val="0"/>
      <w:marRight w:val="0"/>
      <w:marTop w:val="0"/>
      <w:marBottom w:val="0"/>
      <w:divBdr>
        <w:top w:val="none" w:sz="0" w:space="0" w:color="auto"/>
        <w:left w:val="none" w:sz="0" w:space="0" w:color="auto"/>
        <w:bottom w:val="none" w:sz="0" w:space="0" w:color="auto"/>
        <w:right w:val="none" w:sz="0" w:space="0" w:color="auto"/>
      </w:divBdr>
    </w:div>
    <w:div w:id="1651790169">
      <w:bodyDiv w:val="1"/>
      <w:marLeft w:val="0"/>
      <w:marRight w:val="0"/>
      <w:marTop w:val="0"/>
      <w:marBottom w:val="0"/>
      <w:divBdr>
        <w:top w:val="none" w:sz="0" w:space="0" w:color="auto"/>
        <w:left w:val="none" w:sz="0" w:space="0" w:color="auto"/>
        <w:bottom w:val="none" w:sz="0" w:space="0" w:color="auto"/>
        <w:right w:val="none" w:sz="0" w:space="0" w:color="auto"/>
      </w:divBdr>
    </w:div>
    <w:div w:id="1656757557">
      <w:bodyDiv w:val="1"/>
      <w:marLeft w:val="0"/>
      <w:marRight w:val="0"/>
      <w:marTop w:val="0"/>
      <w:marBottom w:val="0"/>
      <w:divBdr>
        <w:top w:val="none" w:sz="0" w:space="0" w:color="auto"/>
        <w:left w:val="none" w:sz="0" w:space="0" w:color="auto"/>
        <w:bottom w:val="none" w:sz="0" w:space="0" w:color="auto"/>
        <w:right w:val="none" w:sz="0" w:space="0" w:color="auto"/>
      </w:divBdr>
    </w:div>
    <w:div w:id="1664117941">
      <w:bodyDiv w:val="1"/>
      <w:marLeft w:val="0"/>
      <w:marRight w:val="0"/>
      <w:marTop w:val="0"/>
      <w:marBottom w:val="0"/>
      <w:divBdr>
        <w:top w:val="none" w:sz="0" w:space="0" w:color="auto"/>
        <w:left w:val="none" w:sz="0" w:space="0" w:color="auto"/>
        <w:bottom w:val="none" w:sz="0" w:space="0" w:color="auto"/>
        <w:right w:val="none" w:sz="0" w:space="0" w:color="auto"/>
      </w:divBdr>
    </w:div>
    <w:div w:id="1673873553">
      <w:bodyDiv w:val="1"/>
      <w:marLeft w:val="0"/>
      <w:marRight w:val="0"/>
      <w:marTop w:val="0"/>
      <w:marBottom w:val="0"/>
      <w:divBdr>
        <w:top w:val="none" w:sz="0" w:space="0" w:color="auto"/>
        <w:left w:val="none" w:sz="0" w:space="0" w:color="auto"/>
        <w:bottom w:val="none" w:sz="0" w:space="0" w:color="auto"/>
        <w:right w:val="none" w:sz="0" w:space="0" w:color="auto"/>
      </w:divBdr>
    </w:div>
    <w:div w:id="1679187126">
      <w:bodyDiv w:val="1"/>
      <w:marLeft w:val="0"/>
      <w:marRight w:val="0"/>
      <w:marTop w:val="0"/>
      <w:marBottom w:val="0"/>
      <w:divBdr>
        <w:top w:val="none" w:sz="0" w:space="0" w:color="auto"/>
        <w:left w:val="none" w:sz="0" w:space="0" w:color="auto"/>
        <w:bottom w:val="none" w:sz="0" w:space="0" w:color="auto"/>
        <w:right w:val="none" w:sz="0" w:space="0" w:color="auto"/>
      </w:divBdr>
    </w:div>
    <w:div w:id="1704674795">
      <w:bodyDiv w:val="1"/>
      <w:marLeft w:val="0"/>
      <w:marRight w:val="0"/>
      <w:marTop w:val="0"/>
      <w:marBottom w:val="0"/>
      <w:divBdr>
        <w:top w:val="none" w:sz="0" w:space="0" w:color="auto"/>
        <w:left w:val="none" w:sz="0" w:space="0" w:color="auto"/>
        <w:bottom w:val="none" w:sz="0" w:space="0" w:color="auto"/>
        <w:right w:val="none" w:sz="0" w:space="0" w:color="auto"/>
      </w:divBdr>
    </w:div>
    <w:div w:id="1708333907">
      <w:bodyDiv w:val="1"/>
      <w:marLeft w:val="0"/>
      <w:marRight w:val="0"/>
      <w:marTop w:val="0"/>
      <w:marBottom w:val="0"/>
      <w:divBdr>
        <w:top w:val="none" w:sz="0" w:space="0" w:color="auto"/>
        <w:left w:val="none" w:sz="0" w:space="0" w:color="auto"/>
        <w:bottom w:val="none" w:sz="0" w:space="0" w:color="auto"/>
        <w:right w:val="none" w:sz="0" w:space="0" w:color="auto"/>
      </w:divBdr>
      <w:divsChild>
        <w:div w:id="1311910190">
          <w:marLeft w:val="0"/>
          <w:marRight w:val="0"/>
          <w:marTop w:val="112"/>
          <w:marBottom w:val="112"/>
          <w:divBdr>
            <w:top w:val="none" w:sz="0" w:space="0" w:color="auto"/>
            <w:left w:val="none" w:sz="0" w:space="0" w:color="auto"/>
            <w:bottom w:val="none" w:sz="0" w:space="0" w:color="auto"/>
            <w:right w:val="none" w:sz="0" w:space="0" w:color="auto"/>
          </w:divBdr>
        </w:div>
        <w:div w:id="1506751981">
          <w:marLeft w:val="0"/>
          <w:marRight w:val="0"/>
          <w:marTop w:val="112"/>
          <w:marBottom w:val="112"/>
          <w:divBdr>
            <w:top w:val="none" w:sz="0" w:space="0" w:color="auto"/>
            <w:left w:val="none" w:sz="0" w:space="0" w:color="auto"/>
            <w:bottom w:val="none" w:sz="0" w:space="0" w:color="auto"/>
            <w:right w:val="none" w:sz="0" w:space="0" w:color="auto"/>
          </w:divBdr>
        </w:div>
        <w:div w:id="1705671900">
          <w:marLeft w:val="0"/>
          <w:marRight w:val="0"/>
          <w:marTop w:val="112"/>
          <w:marBottom w:val="112"/>
          <w:divBdr>
            <w:top w:val="none" w:sz="0" w:space="0" w:color="auto"/>
            <w:left w:val="none" w:sz="0" w:space="0" w:color="auto"/>
            <w:bottom w:val="none" w:sz="0" w:space="0" w:color="auto"/>
            <w:right w:val="none" w:sz="0" w:space="0" w:color="auto"/>
          </w:divBdr>
        </w:div>
        <w:div w:id="861095619">
          <w:marLeft w:val="0"/>
          <w:marRight w:val="0"/>
          <w:marTop w:val="112"/>
          <w:marBottom w:val="112"/>
          <w:divBdr>
            <w:top w:val="none" w:sz="0" w:space="0" w:color="auto"/>
            <w:left w:val="none" w:sz="0" w:space="0" w:color="auto"/>
            <w:bottom w:val="none" w:sz="0" w:space="0" w:color="auto"/>
            <w:right w:val="none" w:sz="0" w:space="0" w:color="auto"/>
          </w:divBdr>
        </w:div>
        <w:div w:id="1145929446">
          <w:marLeft w:val="0"/>
          <w:marRight w:val="0"/>
          <w:marTop w:val="112"/>
          <w:marBottom w:val="112"/>
          <w:divBdr>
            <w:top w:val="none" w:sz="0" w:space="0" w:color="auto"/>
            <w:left w:val="none" w:sz="0" w:space="0" w:color="auto"/>
            <w:bottom w:val="none" w:sz="0" w:space="0" w:color="auto"/>
            <w:right w:val="none" w:sz="0" w:space="0" w:color="auto"/>
          </w:divBdr>
        </w:div>
      </w:divsChild>
    </w:div>
    <w:div w:id="1708721691">
      <w:bodyDiv w:val="1"/>
      <w:marLeft w:val="0"/>
      <w:marRight w:val="0"/>
      <w:marTop w:val="0"/>
      <w:marBottom w:val="0"/>
      <w:divBdr>
        <w:top w:val="none" w:sz="0" w:space="0" w:color="auto"/>
        <w:left w:val="none" w:sz="0" w:space="0" w:color="auto"/>
        <w:bottom w:val="none" w:sz="0" w:space="0" w:color="auto"/>
        <w:right w:val="none" w:sz="0" w:space="0" w:color="auto"/>
      </w:divBdr>
      <w:divsChild>
        <w:div w:id="573975176">
          <w:marLeft w:val="0"/>
          <w:marRight w:val="0"/>
          <w:marTop w:val="0"/>
          <w:marBottom w:val="0"/>
          <w:divBdr>
            <w:top w:val="none" w:sz="0" w:space="0" w:color="auto"/>
            <w:left w:val="none" w:sz="0" w:space="0" w:color="auto"/>
            <w:bottom w:val="none" w:sz="0" w:space="0" w:color="auto"/>
            <w:right w:val="none" w:sz="0" w:space="0" w:color="auto"/>
          </w:divBdr>
          <w:divsChild>
            <w:div w:id="1216938575">
              <w:marLeft w:val="0"/>
              <w:marRight w:val="0"/>
              <w:marTop w:val="0"/>
              <w:marBottom w:val="0"/>
              <w:divBdr>
                <w:top w:val="none" w:sz="0" w:space="0" w:color="auto"/>
                <w:left w:val="none" w:sz="0" w:space="0" w:color="auto"/>
                <w:bottom w:val="none" w:sz="0" w:space="0" w:color="auto"/>
                <w:right w:val="none" w:sz="0" w:space="0" w:color="auto"/>
              </w:divBdr>
              <w:divsChild>
                <w:div w:id="493567806">
                  <w:marLeft w:val="0"/>
                  <w:marRight w:val="0"/>
                  <w:marTop w:val="0"/>
                  <w:marBottom w:val="0"/>
                  <w:divBdr>
                    <w:top w:val="none" w:sz="0" w:space="0" w:color="auto"/>
                    <w:left w:val="none" w:sz="0" w:space="0" w:color="auto"/>
                    <w:bottom w:val="none" w:sz="0" w:space="0" w:color="auto"/>
                    <w:right w:val="none" w:sz="0" w:space="0" w:color="auto"/>
                  </w:divBdr>
                  <w:divsChild>
                    <w:div w:id="1597908840">
                      <w:marLeft w:val="0"/>
                      <w:marRight w:val="0"/>
                      <w:marTop w:val="0"/>
                      <w:marBottom w:val="0"/>
                      <w:divBdr>
                        <w:top w:val="none" w:sz="0" w:space="0" w:color="auto"/>
                        <w:left w:val="none" w:sz="0" w:space="0" w:color="auto"/>
                        <w:bottom w:val="none" w:sz="0" w:space="0" w:color="auto"/>
                        <w:right w:val="none" w:sz="0" w:space="0" w:color="auto"/>
                      </w:divBdr>
                    </w:div>
                    <w:div w:id="1253005357">
                      <w:marLeft w:val="0"/>
                      <w:marRight w:val="0"/>
                      <w:marTop w:val="0"/>
                      <w:marBottom w:val="0"/>
                      <w:divBdr>
                        <w:top w:val="none" w:sz="0" w:space="0" w:color="auto"/>
                        <w:left w:val="none" w:sz="0" w:space="0" w:color="auto"/>
                        <w:bottom w:val="none" w:sz="0" w:space="0" w:color="auto"/>
                        <w:right w:val="none" w:sz="0" w:space="0" w:color="auto"/>
                      </w:divBdr>
                    </w:div>
                    <w:div w:id="1669864854">
                      <w:marLeft w:val="0"/>
                      <w:marRight w:val="0"/>
                      <w:marTop w:val="0"/>
                      <w:marBottom w:val="0"/>
                      <w:divBdr>
                        <w:top w:val="none" w:sz="0" w:space="0" w:color="auto"/>
                        <w:left w:val="none" w:sz="0" w:space="0" w:color="auto"/>
                        <w:bottom w:val="none" w:sz="0" w:space="0" w:color="auto"/>
                        <w:right w:val="none" w:sz="0" w:space="0" w:color="auto"/>
                      </w:divBdr>
                    </w:div>
                    <w:div w:id="285358758">
                      <w:marLeft w:val="0"/>
                      <w:marRight w:val="0"/>
                      <w:marTop w:val="0"/>
                      <w:marBottom w:val="0"/>
                      <w:divBdr>
                        <w:top w:val="none" w:sz="0" w:space="0" w:color="auto"/>
                        <w:left w:val="none" w:sz="0" w:space="0" w:color="auto"/>
                        <w:bottom w:val="none" w:sz="0" w:space="0" w:color="auto"/>
                        <w:right w:val="none" w:sz="0" w:space="0" w:color="auto"/>
                      </w:divBdr>
                    </w:div>
                    <w:div w:id="373820399">
                      <w:marLeft w:val="0"/>
                      <w:marRight w:val="0"/>
                      <w:marTop w:val="0"/>
                      <w:marBottom w:val="0"/>
                      <w:divBdr>
                        <w:top w:val="none" w:sz="0" w:space="0" w:color="auto"/>
                        <w:left w:val="none" w:sz="0" w:space="0" w:color="auto"/>
                        <w:bottom w:val="none" w:sz="0" w:space="0" w:color="auto"/>
                        <w:right w:val="none" w:sz="0" w:space="0" w:color="auto"/>
                      </w:divBdr>
                    </w:div>
                    <w:div w:id="1394818386">
                      <w:marLeft w:val="0"/>
                      <w:marRight w:val="0"/>
                      <w:marTop w:val="0"/>
                      <w:marBottom w:val="0"/>
                      <w:divBdr>
                        <w:top w:val="none" w:sz="0" w:space="0" w:color="auto"/>
                        <w:left w:val="none" w:sz="0" w:space="0" w:color="auto"/>
                        <w:bottom w:val="none" w:sz="0" w:space="0" w:color="auto"/>
                        <w:right w:val="none" w:sz="0" w:space="0" w:color="auto"/>
                      </w:divBdr>
                    </w:div>
                    <w:div w:id="239877732">
                      <w:marLeft w:val="0"/>
                      <w:marRight w:val="0"/>
                      <w:marTop w:val="0"/>
                      <w:marBottom w:val="0"/>
                      <w:divBdr>
                        <w:top w:val="none" w:sz="0" w:space="0" w:color="auto"/>
                        <w:left w:val="none" w:sz="0" w:space="0" w:color="auto"/>
                        <w:bottom w:val="none" w:sz="0" w:space="0" w:color="auto"/>
                        <w:right w:val="none" w:sz="0" w:space="0" w:color="auto"/>
                      </w:divBdr>
                    </w:div>
                    <w:div w:id="360283172">
                      <w:marLeft w:val="0"/>
                      <w:marRight w:val="0"/>
                      <w:marTop w:val="0"/>
                      <w:marBottom w:val="0"/>
                      <w:divBdr>
                        <w:top w:val="none" w:sz="0" w:space="0" w:color="auto"/>
                        <w:left w:val="none" w:sz="0" w:space="0" w:color="auto"/>
                        <w:bottom w:val="none" w:sz="0" w:space="0" w:color="auto"/>
                        <w:right w:val="none" w:sz="0" w:space="0" w:color="auto"/>
                      </w:divBdr>
                    </w:div>
                    <w:div w:id="474838217">
                      <w:marLeft w:val="0"/>
                      <w:marRight w:val="0"/>
                      <w:marTop w:val="0"/>
                      <w:marBottom w:val="0"/>
                      <w:divBdr>
                        <w:top w:val="none" w:sz="0" w:space="0" w:color="auto"/>
                        <w:left w:val="none" w:sz="0" w:space="0" w:color="auto"/>
                        <w:bottom w:val="none" w:sz="0" w:space="0" w:color="auto"/>
                        <w:right w:val="none" w:sz="0" w:space="0" w:color="auto"/>
                      </w:divBdr>
                    </w:div>
                    <w:div w:id="2146775673">
                      <w:marLeft w:val="0"/>
                      <w:marRight w:val="0"/>
                      <w:marTop w:val="0"/>
                      <w:marBottom w:val="0"/>
                      <w:divBdr>
                        <w:top w:val="none" w:sz="0" w:space="0" w:color="auto"/>
                        <w:left w:val="none" w:sz="0" w:space="0" w:color="auto"/>
                        <w:bottom w:val="none" w:sz="0" w:space="0" w:color="auto"/>
                        <w:right w:val="none" w:sz="0" w:space="0" w:color="auto"/>
                      </w:divBdr>
                    </w:div>
                    <w:div w:id="1384405874">
                      <w:marLeft w:val="0"/>
                      <w:marRight w:val="0"/>
                      <w:marTop w:val="0"/>
                      <w:marBottom w:val="0"/>
                      <w:divBdr>
                        <w:top w:val="none" w:sz="0" w:space="0" w:color="auto"/>
                        <w:left w:val="none" w:sz="0" w:space="0" w:color="auto"/>
                        <w:bottom w:val="none" w:sz="0" w:space="0" w:color="auto"/>
                        <w:right w:val="none" w:sz="0" w:space="0" w:color="auto"/>
                      </w:divBdr>
                    </w:div>
                    <w:div w:id="1125806837">
                      <w:marLeft w:val="0"/>
                      <w:marRight w:val="0"/>
                      <w:marTop w:val="0"/>
                      <w:marBottom w:val="0"/>
                      <w:divBdr>
                        <w:top w:val="none" w:sz="0" w:space="0" w:color="auto"/>
                        <w:left w:val="none" w:sz="0" w:space="0" w:color="auto"/>
                        <w:bottom w:val="none" w:sz="0" w:space="0" w:color="auto"/>
                        <w:right w:val="none" w:sz="0" w:space="0" w:color="auto"/>
                      </w:divBdr>
                    </w:div>
                    <w:div w:id="1152792019">
                      <w:marLeft w:val="0"/>
                      <w:marRight w:val="0"/>
                      <w:marTop w:val="0"/>
                      <w:marBottom w:val="0"/>
                      <w:divBdr>
                        <w:top w:val="none" w:sz="0" w:space="0" w:color="auto"/>
                        <w:left w:val="none" w:sz="0" w:space="0" w:color="auto"/>
                        <w:bottom w:val="none" w:sz="0" w:space="0" w:color="auto"/>
                        <w:right w:val="none" w:sz="0" w:space="0" w:color="auto"/>
                      </w:divBdr>
                    </w:div>
                    <w:div w:id="1954481014">
                      <w:marLeft w:val="0"/>
                      <w:marRight w:val="0"/>
                      <w:marTop w:val="0"/>
                      <w:marBottom w:val="0"/>
                      <w:divBdr>
                        <w:top w:val="none" w:sz="0" w:space="0" w:color="auto"/>
                        <w:left w:val="none" w:sz="0" w:space="0" w:color="auto"/>
                        <w:bottom w:val="none" w:sz="0" w:space="0" w:color="auto"/>
                        <w:right w:val="none" w:sz="0" w:space="0" w:color="auto"/>
                      </w:divBdr>
                    </w:div>
                    <w:div w:id="1067875125">
                      <w:marLeft w:val="0"/>
                      <w:marRight w:val="0"/>
                      <w:marTop w:val="0"/>
                      <w:marBottom w:val="0"/>
                      <w:divBdr>
                        <w:top w:val="none" w:sz="0" w:space="0" w:color="auto"/>
                        <w:left w:val="none" w:sz="0" w:space="0" w:color="auto"/>
                        <w:bottom w:val="none" w:sz="0" w:space="0" w:color="auto"/>
                        <w:right w:val="none" w:sz="0" w:space="0" w:color="auto"/>
                      </w:divBdr>
                    </w:div>
                    <w:div w:id="1552837877">
                      <w:marLeft w:val="0"/>
                      <w:marRight w:val="0"/>
                      <w:marTop w:val="0"/>
                      <w:marBottom w:val="0"/>
                      <w:divBdr>
                        <w:top w:val="none" w:sz="0" w:space="0" w:color="auto"/>
                        <w:left w:val="none" w:sz="0" w:space="0" w:color="auto"/>
                        <w:bottom w:val="none" w:sz="0" w:space="0" w:color="auto"/>
                        <w:right w:val="none" w:sz="0" w:space="0" w:color="auto"/>
                      </w:divBdr>
                    </w:div>
                    <w:div w:id="6070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04622">
          <w:marLeft w:val="0"/>
          <w:marRight w:val="0"/>
          <w:marTop w:val="0"/>
          <w:marBottom w:val="0"/>
          <w:divBdr>
            <w:top w:val="none" w:sz="0" w:space="0" w:color="auto"/>
            <w:left w:val="none" w:sz="0" w:space="0" w:color="auto"/>
            <w:bottom w:val="none" w:sz="0" w:space="0" w:color="auto"/>
            <w:right w:val="none" w:sz="0" w:space="0" w:color="auto"/>
          </w:divBdr>
          <w:divsChild>
            <w:div w:id="292299442">
              <w:marLeft w:val="0"/>
              <w:marRight w:val="0"/>
              <w:marTop w:val="0"/>
              <w:marBottom w:val="0"/>
              <w:divBdr>
                <w:top w:val="none" w:sz="0" w:space="0" w:color="auto"/>
                <w:left w:val="none" w:sz="0" w:space="0" w:color="auto"/>
                <w:bottom w:val="none" w:sz="0" w:space="0" w:color="auto"/>
                <w:right w:val="none" w:sz="0" w:space="0" w:color="auto"/>
              </w:divBdr>
              <w:divsChild>
                <w:div w:id="1325473157">
                  <w:marLeft w:val="0"/>
                  <w:marRight w:val="0"/>
                  <w:marTop w:val="0"/>
                  <w:marBottom w:val="0"/>
                  <w:divBdr>
                    <w:top w:val="none" w:sz="0" w:space="0" w:color="auto"/>
                    <w:left w:val="none" w:sz="0" w:space="0" w:color="auto"/>
                    <w:bottom w:val="none" w:sz="0" w:space="0" w:color="auto"/>
                    <w:right w:val="none" w:sz="0" w:space="0" w:color="auto"/>
                  </w:divBdr>
                  <w:divsChild>
                    <w:div w:id="1224681835">
                      <w:marLeft w:val="0"/>
                      <w:marRight w:val="0"/>
                      <w:marTop w:val="0"/>
                      <w:marBottom w:val="0"/>
                      <w:divBdr>
                        <w:top w:val="none" w:sz="0" w:space="0" w:color="auto"/>
                        <w:left w:val="none" w:sz="0" w:space="0" w:color="auto"/>
                        <w:bottom w:val="none" w:sz="0" w:space="0" w:color="auto"/>
                        <w:right w:val="none" w:sz="0" w:space="0" w:color="auto"/>
                      </w:divBdr>
                    </w:div>
                    <w:div w:id="297760496">
                      <w:marLeft w:val="0"/>
                      <w:marRight w:val="0"/>
                      <w:marTop w:val="0"/>
                      <w:marBottom w:val="0"/>
                      <w:divBdr>
                        <w:top w:val="none" w:sz="0" w:space="0" w:color="auto"/>
                        <w:left w:val="none" w:sz="0" w:space="0" w:color="auto"/>
                        <w:bottom w:val="none" w:sz="0" w:space="0" w:color="auto"/>
                        <w:right w:val="none" w:sz="0" w:space="0" w:color="auto"/>
                      </w:divBdr>
                    </w:div>
                    <w:div w:id="1974406889">
                      <w:marLeft w:val="0"/>
                      <w:marRight w:val="0"/>
                      <w:marTop w:val="0"/>
                      <w:marBottom w:val="0"/>
                      <w:divBdr>
                        <w:top w:val="none" w:sz="0" w:space="0" w:color="auto"/>
                        <w:left w:val="none" w:sz="0" w:space="0" w:color="auto"/>
                        <w:bottom w:val="none" w:sz="0" w:space="0" w:color="auto"/>
                        <w:right w:val="none" w:sz="0" w:space="0" w:color="auto"/>
                      </w:divBdr>
                    </w:div>
                    <w:div w:id="463618059">
                      <w:marLeft w:val="0"/>
                      <w:marRight w:val="0"/>
                      <w:marTop w:val="0"/>
                      <w:marBottom w:val="0"/>
                      <w:divBdr>
                        <w:top w:val="none" w:sz="0" w:space="0" w:color="auto"/>
                        <w:left w:val="none" w:sz="0" w:space="0" w:color="auto"/>
                        <w:bottom w:val="none" w:sz="0" w:space="0" w:color="auto"/>
                        <w:right w:val="none" w:sz="0" w:space="0" w:color="auto"/>
                      </w:divBdr>
                    </w:div>
                    <w:div w:id="18738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0487">
          <w:marLeft w:val="0"/>
          <w:marRight w:val="0"/>
          <w:marTop w:val="0"/>
          <w:marBottom w:val="0"/>
          <w:divBdr>
            <w:top w:val="none" w:sz="0" w:space="0" w:color="auto"/>
            <w:left w:val="none" w:sz="0" w:space="0" w:color="auto"/>
            <w:bottom w:val="none" w:sz="0" w:space="0" w:color="auto"/>
            <w:right w:val="none" w:sz="0" w:space="0" w:color="auto"/>
          </w:divBdr>
          <w:divsChild>
            <w:div w:id="1586301856">
              <w:marLeft w:val="0"/>
              <w:marRight w:val="0"/>
              <w:marTop w:val="0"/>
              <w:marBottom w:val="0"/>
              <w:divBdr>
                <w:top w:val="none" w:sz="0" w:space="0" w:color="auto"/>
                <w:left w:val="none" w:sz="0" w:space="0" w:color="auto"/>
                <w:bottom w:val="none" w:sz="0" w:space="0" w:color="auto"/>
                <w:right w:val="none" w:sz="0" w:space="0" w:color="auto"/>
              </w:divBdr>
              <w:divsChild>
                <w:div w:id="1711420649">
                  <w:marLeft w:val="0"/>
                  <w:marRight w:val="0"/>
                  <w:marTop w:val="0"/>
                  <w:marBottom w:val="0"/>
                  <w:divBdr>
                    <w:top w:val="none" w:sz="0" w:space="0" w:color="auto"/>
                    <w:left w:val="none" w:sz="0" w:space="0" w:color="auto"/>
                    <w:bottom w:val="none" w:sz="0" w:space="0" w:color="auto"/>
                    <w:right w:val="none" w:sz="0" w:space="0" w:color="auto"/>
                  </w:divBdr>
                  <w:divsChild>
                    <w:div w:id="989023738">
                      <w:marLeft w:val="0"/>
                      <w:marRight w:val="0"/>
                      <w:marTop w:val="0"/>
                      <w:marBottom w:val="0"/>
                      <w:divBdr>
                        <w:top w:val="none" w:sz="0" w:space="0" w:color="auto"/>
                        <w:left w:val="none" w:sz="0" w:space="0" w:color="auto"/>
                        <w:bottom w:val="none" w:sz="0" w:space="0" w:color="auto"/>
                        <w:right w:val="none" w:sz="0" w:space="0" w:color="auto"/>
                      </w:divBdr>
                    </w:div>
                    <w:div w:id="569971861">
                      <w:marLeft w:val="0"/>
                      <w:marRight w:val="0"/>
                      <w:marTop w:val="0"/>
                      <w:marBottom w:val="0"/>
                      <w:divBdr>
                        <w:top w:val="none" w:sz="0" w:space="0" w:color="auto"/>
                        <w:left w:val="none" w:sz="0" w:space="0" w:color="auto"/>
                        <w:bottom w:val="none" w:sz="0" w:space="0" w:color="auto"/>
                        <w:right w:val="none" w:sz="0" w:space="0" w:color="auto"/>
                      </w:divBdr>
                    </w:div>
                    <w:div w:id="838428906">
                      <w:marLeft w:val="0"/>
                      <w:marRight w:val="0"/>
                      <w:marTop w:val="0"/>
                      <w:marBottom w:val="0"/>
                      <w:divBdr>
                        <w:top w:val="none" w:sz="0" w:space="0" w:color="auto"/>
                        <w:left w:val="none" w:sz="0" w:space="0" w:color="auto"/>
                        <w:bottom w:val="none" w:sz="0" w:space="0" w:color="auto"/>
                        <w:right w:val="none" w:sz="0" w:space="0" w:color="auto"/>
                      </w:divBdr>
                    </w:div>
                    <w:div w:id="52311746">
                      <w:marLeft w:val="0"/>
                      <w:marRight w:val="0"/>
                      <w:marTop w:val="0"/>
                      <w:marBottom w:val="0"/>
                      <w:divBdr>
                        <w:top w:val="none" w:sz="0" w:space="0" w:color="auto"/>
                        <w:left w:val="none" w:sz="0" w:space="0" w:color="auto"/>
                        <w:bottom w:val="none" w:sz="0" w:space="0" w:color="auto"/>
                        <w:right w:val="none" w:sz="0" w:space="0" w:color="auto"/>
                      </w:divBdr>
                    </w:div>
                    <w:div w:id="1276450682">
                      <w:marLeft w:val="0"/>
                      <w:marRight w:val="0"/>
                      <w:marTop w:val="0"/>
                      <w:marBottom w:val="0"/>
                      <w:divBdr>
                        <w:top w:val="none" w:sz="0" w:space="0" w:color="auto"/>
                        <w:left w:val="none" w:sz="0" w:space="0" w:color="auto"/>
                        <w:bottom w:val="none" w:sz="0" w:space="0" w:color="auto"/>
                        <w:right w:val="none" w:sz="0" w:space="0" w:color="auto"/>
                      </w:divBdr>
                    </w:div>
                    <w:div w:id="1105030973">
                      <w:marLeft w:val="0"/>
                      <w:marRight w:val="0"/>
                      <w:marTop w:val="0"/>
                      <w:marBottom w:val="0"/>
                      <w:divBdr>
                        <w:top w:val="none" w:sz="0" w:space="0" w:color="auto"/>
                        <w:left w:val="none" w:sz="0" w:space="0" w:color="auto"/>
                        <w:bottom w:val="none" w:sz="0" w:space="0" w:color="auto"/>
                        <w:right w:val="none" w:sz="0" w:space="0" w:color="auto"/>
                      </w:divBdr>
                    </w:div>
                    <w:div w:id="596796039">
                      <w:marLeft w:val="0"/>
                      <w:marRight w:val="0"/>
                      <w:marTop w:val="0"/>
                      <w:marBottom w:val="0"/>
                      <w:divBdr>
                        <w:top w:val="none" w:sz="0" w:space="0" w:color="auto"/>
                        <w:left w:val="none" w:sz="0" w:space="0" w:color="auto"/>
                        <w:bottom w:val="none" w:sz="0" w:space="0" w:color="auto"/>
                        <w:right w:val="none" w:sz="0" w:space="0" w:color="auto"/>
                      </w:divBdr>
                    </w:div>
                    <w:div w:id="1819882503">
                      <w:marLeft w:val="0"/>
                      <w:marRight w:val="0"/>
                      <w:marTop w:val="0"/>
                      <w:marBottom w:val="0"/>
                      <w:divBdr>
                        <w:top w:val="none" w:sz="0" w:space="0" w:color="auto"/>
                        <w:left w:val="none" w:sz="0" w:space="0" w:color="auto"/>
                        <w:bottom w:val="none" w:sz="0" w:space="0" w:color="auto"/>
                        <w:right w:val="none" w:sz="0" w:space="0" w:color="auto"/>
                      </w:divBdr>
                    </w:div>
                    <w:div w:id="85199784">
                      <w:marLeft w:val="0"/>
                      <w:marRight w:val="0"/>
                      <w:marTop w:val="0"/>
                      <w:marBottom w:val="0"/>
                      <w:divBdr>
                        <w:top w:val="none" w:sz="0" w:space="0" w:color="auto"/>
                        <w:left w:val="none" w:sz="0" w:space="0" w:color="auto"/>
                        <w:bottom w:val="none" w:sz="0" w:space="0" w:color="auto"/>
                        <w:right w:val="none" w:sz="0" w:space="0" w:color="auto"/>
                      </w:divBdr>
                    </w:div>
                    <w:div w:id="946737367">
                      <w:marLeft w:val="0"/>
                      <w:marRight w:val="0"/>
                      <w:marTop w:val="0"/>
                      <w:marBottom w:val="0"/>
                      <w:divBdr>
                        <w:top w:val="none" w:sz="0" w:space="0" w:color="auto"/>
                        <w:left w:val="none" w:sz="0" w:space="0" w:color="auto"/>
                        <w:bottom w:val="none" w:sz="0" w:space="0" w:color="auto"/>
                        <w:right w:val="none" w:sz="0" w:space="0" w:color="auto"/>
                      </w:divBdr>
                    </w:div>
                    <w:div w:id="299841707">
                      <w:marLeft w:val="0"/>
                      <w:marRight w:val="0"/>
                      <w:marTop w:val="0"/>
                      <w:marBottom w:val="0"/>
                      <w:divBdr>
                        <w:top w:val="none" w:sz="0" w:space="0" w:color="auto"/>
                        <w:left w:val="none" w:sz="0" w:space="0" w:color="auto"/>
                        <w:bottom w:val="none" w:sz="0" w:space="0" w:color="auto"/>
                        <w:right w:val="none" w:sz="0" w:space="0" w:color="auto"/>
                      </w:divBdr>
                    </w:div>
                    <w:div w:id="250819401">
                      <w:marLeft w:val="0"/>
                      <w:marRight w:val="0"/>
                      <w:marTop w:val="0"/>
                      <w:marBottom w:val="0"/>
                      <w:divBdr>
                        <w:top w:val="none" w:sz="0" w:space="0" w:color="auto"/>
                        <w:left w:val="none" w:sz="0" w:space="0" w:color="auto"/>
                        <w:bottom w:val="none" w:sz="0" w:space="0" w:color="auto"/>
                        <w:right w:val="none" w:sz="0" w:space="0" w:color="auto"/>
                      </w:divBdr>
                    </w:div>
                    <w:div w:id="366873754">
                      <w:marLeft w:val="0"/>
                      <w:marRight w:val="0"/>
                      <w:marTop w:val="0"/>
                      <w:marBottom w:val="0"/>
                      <w:divBdr>
                        <w:top w:val="none" w:sz="0" w:space="0" w:color="auto"/>
                        <w:left w:val="none" w:sz="0" w:space="0" w:color="auto"/>
                        <w:bottom w:val="none" w:sz="0" w:space="0" w:color="auto"/>
                        <w:right w:val="none" w:sz="0" w:space="0" w:color="auto"/>
                      </w:divBdr>
                    </w:div>
                    <w:div w:id="79765020">
                      <w:marLeft w:val="0"/>
                      <w:marRight w:val="0"/>
                      <w:marTop w:val="0"/>
                      <w:marBottom w:val="0"/>
                      <w:divBdr>
                        <w:top w:val="none" w:sz="0" w:space="0" w:color="auto"/>
                        <w:left w:val="none" w:sz="0" w:space="0" w:color="auto"/>
                        <w:bottom w:val="none" w:sz="0" w:space="0" w:color="auto"/>
                        <w:right w:val="none" w:sz="0" w:space="0" w:color="auto"/>
                      </w:divBdr>
                    </w:div>
                    <w:div w:id="493301482">
                      <w:marLeft w:val="0"/>
                      <w:marRight w:val="0"/>
                      <w:marTop w:val="0"/>
                      <w:marBottom w:val="0"/>
                      <w:divBdr>
                        <w:top w:val="none" w:sz="0" w:space="0" w:color="auto"/>
                        <w:left w:val="none" w:sz="0" w:space="0" w:color="auto"/>
                        <w:bottom w:val="none" w:sz="0" w:space="0" w:color="auto"/>
                        <w:right w:val="none" w:sz="0" w:space="0" w:color="auto"/>
                      </w:divBdr>
                    </w:div>
                    <w:div w:id="1508666104">
                      <w:marLeft w:val="0"/>
                      <w:marRight w:val="0"/>
                      <w:marTop w:val="0"/>
                      <w:marBottom w:val="0"/>
                      <w:divBdr>
                        <w:top w:val="none" w:sz="0" w:space="0" w:color="auto"/>
                        <w:left w:val="none" w:sz="0" w:space="0" w:color="auto"/>
                        <w:bottom w:val="none" w:sz="0" w:space="0" w:color="auto"/>
                        <w:right w:val="none" w:sz="0" w:space="0" w:color="auto"/>
                      </w:divBdr>
                    </w:div>
                    <w:div w:id="1385375844">
                      <w:marLeft w:val="0"/>
                      <w:marRight w:val="0"/>
                      <w:marTop w:val="0"/>
                      <w:marBottom w:val="0"/>
                      <w:divBdr>
                        <w:top w:val="none" w:sz="0" w:space="0" w:color="auto"/>
                        <w:left w:val="none" w:sz="0" w:space="0" w:color="auto"/>
                        <w:bottom w:val="none" w:sz="0" w:space="0" w:color="auto"/>
                        <w:right w:val="none" w:sz="0" w:space="0" w:color="auto"/>
                      </w:divBdr>
                    </w:div>
                    <w:div w:id="625697581">
                      <w:marLeft w:val="0"/>
                      <w:marRight w:val="0"/>
                      <w:marTop w:val="0"/>
                      <w:marBottom w:val="0"/>
                      <w:divBdr>
                        <w:top w:val="none" w:sz="0" w:space="0" w:color="auto"/>
                        <w:left w:val="none" w:sz="0" w:space="0" w:color="auto"/>
                        <w:bottom w:val="none" w:sz="0" w:space="0" w:color="auto"/>
                        <w:right w:val="none" w:sz="0" w:space="0" w:color="auto"/>
                      </w:divBdr>
                    </w:div>
                    <w:div w:id="1295210188">
                      <w:marLeft w:val="0"/>
                      <w:marRight w:val="0"/>
                      <w:marTop w:val="0"/>
                      <w:marBottom w:val="0"/>
                      <w:divBdr>
                        <w:top w:val="none" w:sz="0" w:space="0" w:color="auto"/>
                        <w:left w:val="none" w:sz="0" w:space="0" w:color="auto"/>
                        <w:bottom w:val="none" w:sz="0" w:space="0" w:color="auto"/>
                        <w:right w:val="none" w:sz="0" w:space="0" w:color="auto"/>
                      </w:divBdr>
                    </w:div>
                    <w:div w:id="1938366698">
                      <w:marLeft w:val="0"/>
                      <w:marRight w:val="0"/>
                      <w:marTop w:val="0"/>
                      <w:marBottom w:val="0"/>
                      <w:divBdr>
                        <w:top w:val="none" w:sz="0" w:space="0" w:color="auto"/>
                        <w:left w:val="none" w:sz="0" w:space="0" w:color="auto"/>
                        <w:bottom w:val="none" w:sz="0" w:space="0" w:color="auto"/>
                        <w:right w:val="none" w:sz="0" w:space="0" w:color="auto"/>
                      </w:divBdr>
                    </w:div>
                    <w:div w:id="1099178627">
                      <w:marLeft w:val="0"/>
                      <w:marRight w:val="0"/>
                      <w:marTop w:val="0"/>
                      <w:marBottom w:val="0"/>
                      <w:divBdr>
                        <w:top w:val="none" w:sz="0" w:space="0" w:color="auto"/>
                        <w:left w:val="none" w:sz="0" w:space="0" w:color="auto"/>
                        <w:bottom w:val="none" w:sz="0" w:space="0" w:color="auto"/>
                        <w:right w:val="none" w:sz="0" w:space="0" w:color="auto"/>
                      </w:divBdr>
                    </w:div>
                    <w:div w:id="2058552631">
                      <w:marLeft w:val="0"/>
                      <w:marRight w:val="0"/>
                      <w:marTop w:val="0"/>
                      <w:marBottom w:val="0"/>
                      <w:divBdr>
                        <w:top w:val="none" w:sz="0" w:space="0" w:color="auto"/>
                        <w:left w:val="none" w:sz="0" w:space="0" w:color="auto"/>
                        <w:bottom w:val="none" w:sz="0" w:space="0" w:color="auto"/>
                        <w:right w:val="none" w:sz="0" w:space="0" w:color="auto"/>
                      </w:divBdr>
                    </w:div>
                    <w:div w:id="91753910">
                      <w:marLeft w:val="0"/>
                      <w:marRight w:val="0"/>
                      <w:marTop w:val="0"/>
                      <w:marBottom w:val="0"/>
                      <w:divBdr>
                        <w:top w:val="none" w:sz="0" w:space="0" w:color="auto"/>
                        <w:left w:val="none" w:sz="0" w:space="0" w:color="auto"/>
                        <w:bottom w:val="none" w:sz="0" w:space="0" w:color="auto"/>
                        <w:right w:val="none" w:sz="0" w:space="0" w:color="auto"/>
                      </w:divBdr>
                    </w:div>
                    <w:div w:id="2082174617">
                      <w:marLeft w:val="0"/>
                      <w:marRight w:val="0"/>
                      <w:marTop w:val="0"/>
                      <w:marBottom w:val="0"/>
                      <w:divBdr>
                        <w:top w:val="none" w:sz="0" w:space="0" w:color="auto"/>
                        <w:left w:val="none" w:sz="0" w:space="0" w:color="auto"/>
                        <w:bottom w:val="none" w:sz="0" w:space="0" w:color="auto"/>
                        <w:right w:val="none" w:sz="0" w:space="0" w:color="auto"/>
                      </w:divBdr>
                    </w:div>
                    <w:div w:id="2092001100">
                      <w:marLeft w:val="0"/>
                      <w:marRight w:val="0"/>
                      <w:marTop w:val="0"/>
                      <w:marBottom w:val="0"/>
                      <w:divBdr>
                        <w:top w:val="none" w:sz="0" w:space="0" w:color="auto"/>
                        <w:left w:val="none" w:sz="0" w:space="0" w:color="auto"/>
                        <w:bottom w:val="none" w:sz="0" w:space="0" w:color="auto"/>
                        <w:right w:val="none" w:sz="0" w:space="0" w:color="auto"/>
                      </w:divBdr>
                    </w:div>
                    <w:div w:id="1650748390">
                      <w:marLeft w:val="0"/>
                      <w:marRight w:val="0"/>
                      <w:marTop w:val="0"/>
                      <w:marBottom w:val="0"/>
                      <w:divBdr>
                        <w:top w:val="none" w:sz="0" w:space="0" w:color="auto"/>
                        <w:left w:val="none" w:sz="0" w:space="0" w:color="auto"/>
                        <w:bottom w:val="none" w:sz="0" w:space="0" w:color="auto"/>
                        <w:right w:val="none" w:sz="0" w:space="0" w:color="auto"/>
                      </w:divBdr>
                    </w:div>
                    <w:div w:id="117145292">
                      <w:marLeft w:val="0"/>
                      <w:marRight w:val="0"/>
                      <w:marTop w:val="0"/>
                      <w:marBottom w:val="0"/>
                      <w:divBdr>
                        <w:top w:val="none" w:sz="0" w:space="0" w:color="auto"/>
                        <w:left w:val="none" w:sz="0" w:space="0" w:color="auto"/>
                        <w:bottom w:val="none" w:sz="0" w:space="0" w:color="auto"/>
                        <w:right w:val="none" w:sz="0" w:space="0" w:color="auto"/>
                      </w:divBdr>
                    </w:div>
                    <w:div w:id="2003922878">
                      <w:marLeft w:val="0"/>
                      <w:marRight w:val="0"/>
                      <w:marTop w:val="0"/>
                      <w:marBottom w:val="0"/>
                      <w:divBdr>
                        <w:top w:val="none" w:sz="0" w:space="0" w:color="auto"/>
                        <w:left w:val="none" w:sz="0" w:space="0" w:color="auto"/>
                        <w:bottom w:val="none" w:sz="0" w:space="0" w:color="auto"/>
                        <w:right w:val="none" w:sz="0" w:space="0" w:color="auto"/>
                      </w:divBdr>
                    </w:div>
                    <w:div w:id="197286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04872">
          <w:marLeft w:val="0"/>
          <w:marRight w:val="0"/>
          <w:marTop w:val="0"/>
          <w:marBottom w:val="0"/>
          <w:divBdr>
            <w:top w:val="none" w:sz="0" w:space="0" w:color="auto"/>
            <w:left w:val="none" w:sz="0" w:space="0" w:color="auto"/>
            <w:bottom w:val="none" w:sz="0" w:space="0" w:color="auto"/>
            <w:right w:val="none" w:sz="0" w:space="0" w:color="auto"/>
          </w:divBdr>
          <w:divsChild>
            <w:div w:id="1947032516">
              <w:marLeft w:val="0"/>
              <w:marRight w:val="0"/>
              <w:marTop w:val="0"/>
              <w:marBottom w:val="0"/>
              <w:divBdr>
                <w:top w:val="none" w:sz="0" w:space="0" w:color="auto"/>
                <w:left w:val="none" w:sz="0" w:space="0" w:color="auto"/>
                <w:bottom w:val="none" w:sz="0" w:space="0" w:color="auto"/>
                <w:right w:val="none" w:sz="0" w:space="0" w:color="auto"/>
              </w:divBdr>
              <w:divsChild>
                <w:div w:id="313873674">
                  <w:marLeft w:val="0"/>
                  <w:marRight w:val="0"/>
                  <w:marTop w:val="0"/>
                  <w:marBottom w:val="0"/>
                  <w:divBdr>
                    <w:top w:val="none" w:sz="0" w:space="0" w:color="auto"/>
                    <w:left w:val="none" w:sz="0" w:space="0" w:color="auto"/>
                    <w:bottom w:val="none" w:sz="0" w:space="0" w:color="auto"/>
                    <w:right w:val="none" w:sz="0" w:space="0" w:color="auto"/>
                  </w:divBdr>
                  <w:divsChild>
                    <w:div w:id="2022968174">
                      <w:marLeft w:val="0"/>
                      <w:marRight w:val="0"/>
                      <w:marTop w:val="0"/>
                      <w:marBottom w:val="0"/>
                      <w:divBdr>
                        <w:top w:val="none" w:sz="0" w:space="0" w:color="auto"/>
                        <w:left w:val="none" w:sz="0" w:space="0" w:color="auto"/>
                        <w:bottom w:val="none" w:sz="0" w:space="0" w:color="auto"/>
                        <w:right w:val="none" w:sz="0" w:space="0" w:color="auto"/>
                      </w:divBdr>
                    </w:div>
                    <w:div w:id="309797176">
                      <w:marLeft w:val="0"/>
                      <w:marRight w:val="0"/>
                      <w:marTop w:val="0"/>
                      <w:marBottom w:val="0"/>
                      <w:divBdr>
                        <w:top w:val="none" w:sz="0" w:space="0" w:color="auto"/>
                        <w:left w:val="none" w:sz="0" w:space="0" w:color="auto"/>
                        <w:bottom w:val="none" w:sz="0" w:space="0" w:color="auto"/>
                        <w:right w:val="none" w:sz="0" w:space="0" w:color="auto"/>
                      </w:divBdr>
                    </w:div>
                    <w:div w:id="2128619601">
                      <w:marLeft w:val="0"/>
                      <w:marRight w:val="0"/>
                      <w:marTop w:val="0"/>
                      <w:marBottom w:val="0"/>
                      <w:divBdr>
                        <w:top w:val="none" w:sz="0" w:space="0" w:color="auto"/>
                        <w:left w:val="none" w:sz="0" w:space="0" w:color="auto"/>
                        <w:bottom w:val="none" w:sz="0" w:space="0" w:color="auto"/>
                        <w:right w:val="none" w:sz="0" w:space="0" w:color="auto"/>
                      </w:divBdr>
                    </w:div>
                    <w:div w:id="1138111670">
                      <w:marLeft w:val="0"/>
                      <w:marRight w:val="0"/>
                      <w:marTop w:val="0"/>
                      <w:marBottom w:val="0"/>
                      <w:divBdr>
                        <w:top w:val="none" w:sz="0" w:space="0" w:color="auto"/>
                        <w:left w:val="none" w:sz="0" w:space="0" w:color="auto"/>
                        <w:bottom w:val="none" w:sz="0" w:space="0" w:color="auto"/>
                        <w:right w:val="none" w:sz="0" w:space="0" w:color="auto"/>
                      </w:divBdr>
                    </w:div>
                    <w:div w:id="957638645">
                      <w:marLeft w:val="0"/>
                      <w:marRight w:val="0"/>
                      <w:marTop w:val="0"/>
                      <w:marBottom w:val="0"/>
                      <w:divBdr>
                        <w:top w:val="none" w:sz="0" w:space="0" w:color="auto"/>
                        <w:left w:val="none" w:sz="0" w:space="0" w:color="auto"/>
                        <w:bottom w:val="none" w:sz="0" w:space="0" w:color="auto"/>
                        <w:right w:val="none" w:sz="0" w:space="0" w:color="auto"/>
                      </w:divBdr>
                    </w:div>
                    <w:div w:id="14810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71771">
      <w:bodyDiv w:val="1"/>
      <w:marLeft w:val="0"/>
      <w:marRight w:val="0"/>
      <w:marTop w:val="0"/>
      <w:marBottom w:val="0"/>
      <w:divBdr>
        <w:top w:val="none" w:sz="0" w:space="0" w:color="auto"/>
        <w:left w:val="none" w:sz="0" w:space="0" w:color="auto"/>
        <w:bottom w:val="none" w:sz="0" w:space="0" w:color="auto"/>
        <w:right w:val="none" w:sz="0" w:space="0" w:color="auto"/>
      </w:divBdr>
    </w:div>
    <w:div w:id="1718772263">
      <w:bodyDiv w:val="1"/>
      <w:marLeft w:val="0"/>
      <w:marRight w:val="0"/>
      <w:marTop w:val="0"/>
      <w:marBottom w:val="0"/>
      <w:divBdr>
        <w:top w:val="none" w:sz="0" w:space="0" w:color="auto"/>
        <w:left w:val="none" w:sz="0" w:space="0" w:color="auto"/>
        <w:bottom w:val="none" w:sz="0" w:space="0" w:color="auto"/>
        <w:right w:val="none" w:sz="0" w:space="0" w:color="auto"/>
      </w:divBdr>
    </w:div>
    <w:div w:id="1719159652">
      <w:bodyDiv w:val="1"/>
      <w:marLeft w:val="0"/>
      <w:marRight w:val="0"/>
      <w:marTop w:val="0"/>
      <w:marBottom w:val="0"/>
      <w:divBdr>
        <w:top w:val="none" w:sz="0" w:space="0" w:color="auto"/>
        <w:left w:val="none" w:sz="0" w:space="0" w:color="auto"/>
        <w:bottom w:val="none" w:sz="0" w:space="0" w:color="auto"/>
        <w:right w:val="none" w:sz="0" w:space="0" w:color="auto"/>
      </w:divBdr>
    </w:div>
    <w:div w:id="1721593845">
      <w:bodyDiv w:val="1"/>
      <w:marLeft w:val="0"/>
      <w:marRight w:val="0"/>
      <w:marTop w:val="0"/>
      <w:marBottom w:val="0"/>
      <w:divBdr>
        <w:top w:val="none" w:sz="0" w:space="0" w:color="auto"/>
        <w:left w:val="none" w:sz="0" w:space="0" w:color="auto"/>
        <w:bottom w:val="none" w:sz="0" w:space="0" w:color="auto"/>
        <w:right w:val="none" w:sz="0" w:space="0" w:color="auto"/>
      </w:divBdr>
    </w:div>
    <w:div w:id="1722243876">
      <w:bodyDiv w:val="1"/>
      <w:marLeft w:val="0"/>
      <w:marRight w:val="0"/>
      <w:marTop w:val="0"/>
      <w:marBottom w:val="0"/>
      <w:divBdr>
        <w:top w:val="none" w:sz="0" w:space="0" w:color="auto"/>
        <w:left w:val="none" w:sz="0" w:space="0" w:color="auto"/>
        <w:bottom w:val="none" w:sz="0" w:space="0" w:color="auto"/>
        <w:right w:val="none" w:sz="0" w:space="0" w:color="auto"/>
      </w:divBdr>
      <w:divsChild>
        <w:div w:id="744686266">
          <w:marLeft w:val="0"/>
          <w:marRight w:val="0"/>
          <w:marTop w:val="0"/>
          <w:marBottom w:val="75"/>
          <w:divBdr>
            <w:top w:val="none" w:sz="0" w:space="0" w:color="auto"/>
            <w:left w:val="none" w:sz="0" w:space="0" w:color="auto"/>
            <w:bottom w:val="none" w:sz="0" w:space="0" w:color="auto"/>
            <w:right w:val="none" w:sz="0" w:space="0" w:color="auto"/>
          </w:divBdr>
        </w:div>
      </w:divsChild>
    </w:div>
    <w:div w:id="1728458941">
      <w:bodyDiv w:val="1"/>
      <w:marLeft w:val="0"/>
      <w:marRight w:val="0"/>
      <w:marTop w:val="0"/>
      <w:marBottom w:val="0"/>
      <w:divBdr>
        <w:top w:val="none" w:sz="0" w:space="0" w:color="auto"/>
        <w:left w:val="none" w:sz="0" w:space="0" w:color="auto"/>
        <w:bottom w:val="none" w:sz="0" w:space="0" w:color="auto"/>
        <w:right w:val="none" w:sz="0" w:space="0" w:color="auto"/>
      </w:divBdr>
    </w:div>
    <w:div w:id="1728801205">
      <w:bodyDiv w:val="1"/>
      <w:marLeft w:val="0"/>
      <w:marRight w:val="0"/>
      <w:marTop w:val="0"/>
      <w:marBottom w:val="0"/>
      <w:divBdr>
        <w:top w:val="none" w:sz="0" w:space="0" w:color="auto"/>
        <w:left w:val="none" w:sz="0" w:space="0" w:color="auto"/>
        <w:bottom w:val="none" w:sz="0" w:space="0" w:color="auto"/>
        <w:right w:val="none" w:sz="0" w:space="0" w:color="auto"/>
      </w:divBdr>
    </w:div>
    <w:div w:id="1728843022">
      <w:bodyDiv w:val="1"/>
      <w:marLeft w:val="0"/>
      <w:marRight w:val="0"/>
      <w:marTop w:val="0"/>
      <w:marBottom w:val="0"/>
      <w:divBdr>
        <w:top w:val="none" w:sz="0" w:space="0" w:color="auto"/>
        <w:left w:val="none" w:sz="0" w:space="0" w:color="auto"/>
        <w:bottom w:val="none" w:sz="0" w:space="0" w:color="auto"/>
        <w:right w:val="none" w:sz="0" w:space="0" w:color="auto"/>
      </w:divBdr>
    </w:div>
    <w:div w:id="1744258659">
      <w:bodyDiv w:val="1"/>
      <w:marLeft w:val="0"/>
      <w:marRight w:val="0"/>
      <w:marTop w:val="0"/>
      <w:marBottom w:val="0"/>
      <w:divBdr>
        <w:top w:val="none" w:sz="0" w:space="0" w:color="auto"/>
        <w:left w:val="none" w:sz="0" w:space="0" w:color="auto"/>
        <w:bottom w:val="none" w:sz="0" w:space="0" w:color="auto"/>
        <w:right w:val="none" w:sz="0" w:space="0" w:color="auto"/>
      </w:divBdr>
    </w:div>
    <w:div w:id="1746292814">
      <w:bodyDiv w:val="1"/>
      <w:marLeft w:val="0"/>
      <w:marRight w:val="0"/>
      <w:marTop w:val="0"/>
      <w:marBottom w:val="0"/>
      <w:divBdr>
        <w:top w:val="none" w:sz="0" w:space="0" w:color="auto"/>
        <w:left w:val="none" w:sz="0" w:space="0" w:color="auto"/>
        <w:bottom w:val="none" w:sz="0" w:space="0" w:color="auto"/>
        <w:right w:val="none" w:sz="0" w:space="0" w:color="auto"/>
      </w:divBdr>
    </w:div>
    <w:div w:id="1748762833">
      <w:bodyDiv w:val="1"/>
      <w:marLeft w:val="0"/>
      <w:marRight w:val="0"/>
      <w:marTop w:val="0"/>
      <w:marBottom w:val="0"/>
      <w:divBdr>
        <w:top w:val="none" w:sz="0" w:space="0" w:color="auto"/>
        <w:left w:val="none" w:sz="0" w:space="0" w:color="auto"/>
        <w:bottom w:val="none" w:sz="0" w:space="0" w:color="auto"/>
        <w:right w:val="none" w:sz="0" w:space="0" w:color="auto"/>
      </w:divBdr>
      <w:divsChild>
        <w:div w:id="1269897424">
          <w:marLeft w:val="0"/>
          <w:marRight w:val="0"/>
          <w:marTop w:val="0"/>
          <w:marBottom w:val="44"/>
          <w:divBdr>
            <w:top w:val="none" w:sz="0" w:space="0" w:color="auto"/>
            <w:left w:val="none" w:sz="0" w:space="0" w:color="auto"/>
            <w:bottom w:val="none" w:sz="0" w:space="0" w:color="auto"/>
            <w:right w:val="none" w:sz="0" w:space="0" w:color="auto"/>
          </w:divBdr>
        </w:div>
      </w:divsChild>
    </w:div>
    <w:div w:id="1760828632">
      <w:bodyDiv w:val="1"/>
      <w:marLeft w:val="0"/>
      <w:marRight w:val="0"/>
      <w:marTop w:val="0"/>
      <w:marBottom w:val="0"/>
      <w:divBdr>
        <w:top w:val="none" w:sz="0" w:space="0" w:color="auto"/>
        <w:left w:val="none" w:sz="0" w:space="0" w:color="auto"/>
        <w:bottom w:val="none" w:sz="0" w:space="0" w:color="auto"/>
        <w:right w:val="none" w:sz="0" w:space="0" w:color="auto"/>
      </w:divBdr>
    </w:div>
    <w:div w:id="1767919979">
      <w:bodyDiv w:val="1"/>
      <w:marLeft w:val="0"/>
      <w:marRight w:val="0"/>
      <w:marTop w:val="0"/>
      <w:marBottom w:val="0"/>
      <w:divBdr>
        <w:top w:val="none" w:sz="0" w:space="0" w:color="auto"/>
        <w:left w:val="none" w:sz="0" w:space="0" w:color="auto"/>
        <w:bottom w:val="none" w:sz="0" w:space="0" w:color="auto"/>
        <w:right w:val="none" w:sz="0" w:space="0" w:color="auto"/>
      </w:divBdr>
      <w:divsChild>
        <w:div w:id="1831408627">
          <w:marLeft w:val="0"/>
          <w:marRight w:val="0"/>
          <w:marTop w:val="0"/>
          <w:marBottom w:val="0"/>
          <w:divBdr>
            <w:top w:val="none" w:sz="0" w:space="0" w:color="auto"/>
            <w:left w:val="none" w:sz="0" w:space="0" w:color="auto"/>
            <w:bottom w:val="none" w:sz="0" w:space="0" w:color="auto"/>
            <w:right w:val="none" w:sz="0" w:space="0" w:color="auto"/>
          </w:divBdr>
        </w:div>
      </w:divsChild>
    </w:div>
    <w:div w:id="1770933403">
      <w:bodyDiv w:val="1"/>
      <w:marLeft w:val="0"/>
      <w:marRight w:val="0"/>
      <w:marTop w:val="0"/>
      <w:marBottom w:val="0"/>
      <w:divBdr>
        <w:top w:val="none" w:sz="0" w:space="0" w:color="auto"/>
        <w:left w:val="none" w:sz="0" w:space="0" w:color="auto"/>
        <w:bottom w:val="none" w:sz="0" w:space="0" w:color="auto"/>
        <w:right w:val="none" w:sz="0" w:space="0" w:color="auto"/>
      </w:divBdr>
    </w:div>
    <w:div w:id="1771662225">
      <w:bodyDiv w:val="1"/>
      <w:marLeft w:val="0"/>
      <w:marRight w:val="0"/>
      <w:marTop w:val="0"/>
      <w:marBottom w:val="0"/>
      <w:divBdr>
        <w:top w:val="none" w:sz="0" w:space="0" w:color="auto"/>
        <w:left w:val="none" w:sz="0" w:space="0" w:color="auto"/>
        <w:bottom w:val="none" w:sz="0" w:space="0" w:color="auto"/>
        <w:right w:val="none" w:sz="0" w:space="0" w:color="auto"/>
      </w:divBdr>
    </w:div>
    <w:div w:id="1776712562">
      <w:bodyDiv w:val="1"/>
      <w:marLeft w:val="0"/>
      <w:marRight w:val="0"/>
      <w:marTop w:val="0"/>
      <w:marBottom w:val="0"/>
      <w:divBdr>
        <w:top w:val="none" w:sz="0" w:space="0" w:color="auto"/>
        <w:left w:val="none" w:sz="0" w:space="0" w:color="auto"/>
        <w:bottom w:val="none" w:sz="0" w:space="0" w:color="auto"/>
        <w:right w:val="none" w:sz="0" w:space="0" w:color="auto"/>
      </w:divBdr>
    </w:div>
    <w:div w:id="1780444903">
      <w:bodyDiv w:val="1"/>
      <w:marLeft w:val="0"/>
      <w:marRight w:val="0"/>
      <w:marTop w:val="0"/>
      <w:marBottom w:val="0"/>
      <w:divBdr>
        <w:top w:val="none" w:sz="0" w:space="0" w:color="auto"/>
        <w:left w:val="none" w:sz="0" w:space="0" w:color="auto"/>
        <w:bottom w:val="none" w:sz="0" w:space="0" w:color="auto"/>
        <w:right w:val="none" w:sz="0" w:space="0" w:color="auto"/>
      </w:divBdr>
    </w:div>
    <w:div w:id="1785348714">
      <w:bodyDiv w:val="1"/>
      <w:marLeft w:val="0"/>
      <w:marRight w:val="0"/>
      <w:marTop w:val="0"/>
      <w:marBottom w:val="0"/>
      <w:divBdr>
        <w:top w:val="none" w:sz="0" w:space="0" w:color="auto"/>
        <w:left w:val="none" w:sz="0" w:space="0" w:color="auto"/>
        <w:bottom w:val="none" w:sz="0" w:space="0" w:color="auto"/>
        <w:right w:val="none" w:sz="0" w:space="0" w:color="auto"/>
      </w:divBdr>
      <w:divsChild>
        <w:div w:id="2116291396">
          <w:marLeft w:val="0"/>
          <w:marRight w:val="0"/>
          <w:marTop w:val="0"/>
          <w:marBottom w:val="0"/>
          <w:divBdr>
            <w:top w:val="single" w:sz="6" w:space="6" w:color="D3D3D3"/>
            <w:left w:val="single" w:sz="6" w:space="12" w:color="D3D3D3"/>
            <w:bottom w:val="single" w:sz="6" w:space="6" w:color="D3D3D3"/>
            <w:right w:val="single" w:sz="6" w:space="0" w:color="D3D3D3"/>
          </w:divBdr>
        </w:div>
        <w:div w:id="1110971763">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788085599">
      <w:bodyDiv w:val="1"/>
      <w:marLeft w:val="0"/>
      <w:marRight w:val="0"/>
      <w:marTop w:val="0"/>
      <w:marBottom w:val="0"/>
      <w:divBdr>
        <w:top w:val="none" w:sz="0" w:space="0" w:color="auto"/>
        <w:left w:val="none" w:sz="0" w:space="0" w:color="auto"/>
        <w:bottom w:val="none" w:sz="0" w:space="0" w:color="auto"/>
        <w:right w:val="none" w:sz="0" w:space="0" w:color="auto"/>
      </w:divBdr>
    </w:div>
    <w:div w:id="1792548471">
      <w:bodyDiv w:val="1"/>
      <w:marLeft w:val="0"/>
      <w:marRight w:val="0"/>
      <w:marTop w:val="0"/>
      <w:marBottom w:val="0"/>
      <w:divBdr>
        <w:top w:val="none" w:sz="0" w:space="0" w:color="auto"/>
        <w:left w:val="none" w:sz="0" w:space="0" w:color="auto"/>
        <w:bottom w:val="none" w:sz="0" w:space="0" w:color="auto"/>
        <w:right w:val="none" w:sz="0" w:space="0" w:color="auto"/>
      </w:divBdr>
    </w:div>
    <w:div w:id="1804762210">
      <w:bodyDiv w:val="1"/>
      <w:marLeft w:val="0"/>
      <w:marRight w:val="0"/>
      <w:marTop w:val="0"/>
      <w:marBottom w:val="0"/>
      <w:divBdr>
        <w:top w:val="none" w:sz="0" w:space="0" w:color="auto"/>
        <w:left w:val="none" w:sz="0" w:space="0" w:color="auto"/>
        <w:bottom w:val="none" w:sz="0" w:space="0" w:color="auto"/>
        <w:right w:val="none" w:sz="0" w:space="0" w:color="auto"/>
      </w:divBdr>
    </w:div>
    <w:div w:id="1812361474">
      <w:bodyDiv w:val="1"/>
      <w:marLeft w:val="0"/>
      <w:marRight w:val="0"/>
      <w:marTop w:val="0"/>
      <w:marBottom w:val="0"/>
      <w:divBdr>
        <w:top w:val="none" w:sz="0" w:space="0" w:color="auto"/>
        <w:left w:val="none" w:sz="0" w:space="0" w:color="auto"/>
        <w:bottom w:val="none" w:sz="0" w:space="0" w:color="auto"/>
        <w:right w:val="none" w:sz="0" w:space="0" w:color="auto"/>
      </w:divBdr>
    </w:div>
    <w:div w:id="1836996631">
      <w:bodyDiv w:val="1"/>
      <w:marLeft w:val="0"/>
      <w:marRight w:val="0"/>
      <w:marTop w:val="0"/>
      <w:marBottom w:val="0"/>
      <w:divBdr>
        <w:top w:val="none" w:sz="0" w:space="0" w:color="auto"/>
        <w:left w:val="none" w:sz="0" w:space="0" w:color="auto"/>
        <w:bottom w:val="none" w:sz="0" w:space="0" w:color="auto"/>
        <w:right w:val="none" w:sz="0" w:space="0" w:color="auto"/>
      </w:divBdr>
    </w:div>
    <w:div w:id="1841966106">
      <w:bodyDiv w:val="1"/>
      <w:marLeft w:val="0"/>
      <w:marRight w:val="0"/>
      <w:marTop w:val="0"/>
      <w:marBottom w:val="0"/>
      <w:divBdr>
        <w:top w:val="none" w:sz="0" w:space="0" w:color="auto"/>
        <w:left w:val="none" w:sz="0" w:space="0" w:color="auto"/>
        <w:bottom w:val="none" w:sz="0" w:space="0" w:color="auto"/>
        <w:right w:val="none" w:sz="0" w:space="0" w:color="auto"/>
      </w:divBdr>
      <w:divsChild>
        <w:div w:id="1123965874">
          <w:blockQuote w:val="1"/>
          <w:marLeft w:val="0"/>
          <w:marRight w:val="0"/>
          <w:marTop w:val="0"/>
          <w:marBottom w:val="88"/>
          <w:divBdr>
            <w:top w:val="none" w:sz="0" w:space="4" w:color="auto"/>
            <w:left w:val="single" w:sz="6" w:space="4" w:color="FFEB8E"/>
            <w:bottom w:val="none" w:sz="0" w:space="4" w:color="auto"/>
            <w:right w:val="none" w:sz="0" w:space="4" w:color="auto"/>
          </w:divBdr>
        </w:div>
      </w:divsChild>
    </w:div>
    <w:div w:id="1849513698">
      <w:bodyDiv w:val="1"/>
      <w:marLeft w:val="0"/>
      <w:marRight w:val="0"/>
      <w:marTop w:val="0"/>
      <w:marBottom w:val="0"/>
      <w:divBdr>
        <w:top w:val="none" w:sz="0" w:space="0" w:color="auto"/>
        <w:left w:val="none" w:sz="0" w:space="0" w:color="auto"/>
        <w:bottom w:val="none" w:sz="0" w:space="0" w:color="auto"/>
        <w:right w:val="none" w:sz="0" w:space="0" w:color="auto"/>
      </w:divBdr>
    </w:div>
    <w:div w:id="1854807880">
      <w:bodyDiv w:val="1"/>
      <w:marLeft w:val="0"/>
      <w:marRight w:val="0"/>
      <w:marTop w:val="0"/>
      <w:marBottom w:val="0"/>
      <w:divBdr>
        <w:top w:val="none" w:sz="0" w:space="0" w:color="auto"/>
        <w:left w:val="none" w:sz="0" w:space="0" w:color="auto"/>
        <w:bottom w:val="none" w:sz="0" w:space="0" w:color="auto"/>
        <w:right w:val="none" w:sz="0" w:space="0" w:color="auto"/>
      </w:divBdr>
      <w:divsChild>
        <w:div w:id="1611813316">
          <w:marLeft w:val="0"/>
          <w:marRight w:val="0"/>
          <w:marTop w:val="0"/>
          <w:marBottom w:val="376"/>
          <w:divBdr>
            <w:top w:val="none" w:sz="0" w:space="0" w:color="auto"/>
            <w:left w:val="none" w:sz="0" w:space="0" w:color="auto"/>
            <w:bottom w:val="none" w:sz="0" w:space="0" w:color="auto"/>
            <w:right w:val="none" w:sz="0" w:space="0" w:color="auto"/>
          </w:divBdr>
        </w:div>
      </w:divsChild>
    </w:div>
    <w:div w:id="1855608531">
      <w:bodyDiv w:val="1"/>
      <w:marLeft w:val="0"/>
      <w:marRight w:val="0"/>
      <w:marTop w:val="0"/>
      <w:marBottom w:val="0"/>
      <w:divBdr>
        <w:top w:val="none" w:sz="0" w:space="0" w:color="auto"/>
        <w:left w:val="none" w:sz="0" w:space="0" w:color="auto"/>
        <w:bottom w:val="none" w:sz="0" w:space="0" w:color="auto"/>
        <w:right w:val="none" w:sz="0" w:space="0" w:color="auto"/>
      </w:divBdr>
    </w:div>
    <w:div w:id="1859194470">
      <w:bodyDiv w:val="1"/>
      <w:marLeft w:val="0"/>
      <w:marRight w:val="0"/>
      <w:marTop w:val="0"/>
      <w:marBottom w:val="0"/>
      <w:divBdr>
        <w:top w:val="none" w:sz="0" w:space="0" w:color="auto"/>
        <w:left w:val="none" w:sz="0" w:space="0" w:color="auto"/>
        <w:bottom w:val="none" w:sz="0" w:space="0" w:color="auto"/>
        <w:right w:val="none" w:sz="0" w:space="0" w:color="auto"/>
      </w:divBdr>
      <w:divsChild>
        <w:div w:id="2134328404">
          <w:marLeft w:val="0"/>
          <w:marRight w:val="0"/>
          <w:marTop w:val="0"/>
          <w:marBottom w:val="0"/>
          <w:divBdr>
            <w:top w:val="none" w:sz="0" w:space="0" w:color="auto"/>
            <w:left w:val="none" w:sz="0" w:space="0" w:color="auto"/>
            <w:bottom w:val="none" w:sz="0" w:space="0" w:color="auto"/>
            <w:right w:val="none" w:sz="0" w:space="0" w:color="auto"/>
          </w:divBdr>
        </w:div>
      </w:divsChild>
    </w:div>
    <w:div w:id="1861119338">
      <w:bodyDiv w:val="1"/>
      <w:marLeft w:val="0"/>
      <w:marRight w:val="0"/>
      <w:marTop w:val="0"/>
      <w:marBottom w:val="0"/>
      <w:divBdr>
        <w:top w:val="none" w:sz="0" w:space="0" w:color="auto"/>
        <w:left w:val="none" w:sz="0" w:space="0" w:color="auto"/>
        <w:bottom w:val="none" w:sz="0" w:space="0" w:color="auto"/>
        <w:right w:val="none" w:sz="0" w:space="0" w:color="auto"/>
      </w:divBdr>
    </w:div>
    <w:div w:id="1868981629">
      <w:bodyDiv w:val="1"/>
      <w:marLeft w:val="0"/>
      <w:marRight w:val="0"/>
      <w:marTop w:val="0"/>
      <w:marBottom w:val="0"/>
      <w:divBdr>
        <w:top w:val="none" w:sz="0" w:space="0" w:color="auto"/>
        <w:left w:val="none" w:sz="0" w:space="0" w:color="auto"/>
        <w:bottom w:val="none" w:sz="0" w:space="0" w:color="auto"/>
        <w:right w:val="none" w:sz="0" w:space="0" w:color="auto"/>
      </w:divBdr>
    </w:div>
    <w:div w:id="1871139134">
      <w:bodyDiv w:val="1"/>
      <w:marLeft w:val="0"/>
      <w:marRight w:val="0"/>
      <w:marTop w:val="0"/>
      <w:marBottom w:val="0"/>
      <w:divBdr>
        <w:top w:val="none" w:sz="0" w:space="0" w:color="auto"/>
        <w:left w:val="none" w:sz="0" w:space="0" w:color="auto"/>
        <w:bottom w:val="none" w:sz="0" w:space="0" w:color="auto"/>
        <w:right w:val="none" w:sz="0" w:space="0" w:color="auto"/>
      </w:divBdr>
    </w:div>
    <w:div w:id="1873106825">
      <w:bodyDiv w:val="1"/>
      <w:marLeft w:val="0"/>
      <w:marRight w:val="0"/>
      <w:marTop w:val="0"/>
      <w:marBottom w:val="0"/>
      <w:divBdr>
        <w:top w:val="none" w:sz="0" w:space="0" w:color="auto"/>
        <w:left w:val="none" w:sz="0" w:space="0" w:color="auto"/>
        <w:bottom w:val="none" w:sz="0" w:space="0" w:color="auto"/>
        <w:right w:val="none" w:sz="0" w:space="0" w:color="auto"/>
      </w:divBdr>
      <w:divsChild>
        <w:div w:id="489715399">
          <w:marLeft w:val="240"/>
          <w:marRight w:val="0"/>
          <w:marTop w:val="0"/>
          <w:marBottom w:val="0"/>
          <w:divBdr>
            <w:top w:val="none" w:sz="0" w:space="0" w:color="auto"/>
            <w:left w:val="none" w:sz="0" w:space="0" w:color="auto"/>
            <w:bottom w:val="none" w:sz="0" w:space="0" w:color="auto"/>
            <w:right w:val="none" w:sz="0" w:space="0" w:color="auto"/>
          </w:divBdr>
        </w:div>
      </w:divsChild>
    </w:div>
    <w:div w:id="1885435588">
      <w:bodyDiv w:val="1"/>
      <w:marLeft w:val="0"/>
      <w:marRight w:val="0"/>
      <w:marTop w:val="0"/>
      <w:marBottom w:val="0"/>
      <w:divBdr>
        <w:top w:val="none" w:sz="0" w:space="0" w:color="auto"/>
        <w:left w:val="none" w:sz="0" w:space="0" w:color="auto"/>
        <w:bottom w:val="none" w:sz="0" w:space="0" w:color="auto"/>
        <w:right w:val="none" w:sz="0" w:space="0" w:color="auto"/>
      </w:divBdr>
    </w:div>
    <w:div w:id="1894344527">
      <w:bodyDiv w:val="1"/>
      <w:marLeft w:val="0"/>
      <w:marRight w:val="0"/>
      <w:marTop w:val="0"/>
      <w:marBottom w:val="0"/>
      <w:divBdr>
        <w:top w:val="none" w:sz="0" w:space="0" w:color="auto"/>
        <w:left w:val="none" w:sz="0" w:space="0" w:color="auto"/>
        <w:bottom w:val="none" w:sz="0" w:space="0" w:color="auto"/>
        <w:right w:val="none" w:sz="0" w:space="0" w:color="auto"/>
      </w:divBdr>
    </w:div>
    <w:div w:id="1908226623">
      <w:bodyDiv w:val="1"/>
      <w:marLeft w:val="0"/>
      <w:marRight w:val="0"/>
      <w:marTop w:val="0"/>
      <w:marBottom w:val="0"/>
      <w:divBdr>
        <w:top w:val="none" w:sz="0" w:space="0" w:color="auto"/>
        <w:left w:val="none" w:sz="0" w:space="0" w:color="auto"/>
        <w:bottom w:val="none" w:sz="0" w:space="0" w:color="auto"/>
        <w:right w:val="none" w:sz="0" w:space="0" w:color="auto"/>
      </w:divBdr>
    </w:div>
    <w:div w:id="1911115494">
      <w:bodyDiv w:val="1"/>
      <w:marLeft w:val="0"/>
      <w:marRight w:val="0"/>
      <w:marTop w:val="0"/>
      <w:marBottom w:val="0"/>
      <w:divBdr>
        <w:top w:val="none" w:sz="0" w:space="0" w:color="auto"/>
        <w:left w:val="none" w:sz="0" w:space="0" w:color="auto"/>
        <w:bottom w:val="none" w:sz="0" w:space="0" w:color="auto"/>
        <w:right w:val="none" w:sz="0" w:space="0" w:color="auto"/>
      </w:divBdr>
    </w:div>
    <w:div w:id="1914270616">
      <w:bodyDiv w:val="1"/>
      <w:marLeft w:val="0"/>
      <w:marRight w:val="0"/>
      <w:marTop w:val="0"/>
      <w:marBottom w:val="0"/>
      <w:divBdr>
        <w:top w:val="none" w:sz="0" w:space="0" w:color="auto"/>
        <w:left w:val="none" w:sz="0" w:space="0" w:color="auto"/>
        <w:bottom w:val="none" w:sz="0" w:space="0" w:color="auto"/>
        <w:right w:val="none" w:sz="0" w:space="0" w:color="auto"/>
      </w:divBdr>
    </w:div>
    <w:div w:id="1918636763">
      <w:bodyDiv w:val="1"/>
      <w:marLeft w:val="0"/>
      <w:marRight w:val="0"/>
      <w:marTop w:val="0"/>
      <w:marBottom w:val="0"/>
      <w:divBdr>
        <w:top w:val="none" w:sz="0" w:space="0" w:color="auto"/>
        <w:left w:val="none" w:sz="0" w:space="0" w:color="auto"/>
        <w:bottom w:val="none" w:sz="0" w:space="0" w:color="auto"/>
        <w:right w:val="none" w:sz="0" w:space="0" w:color="auto"/>
      </w:divBdr>
    </w:div>
    <w:div w:id="1924606150">
      <w:bodyDiv w:val="1"/>
      <w:marLeft w:val="0"/>
      <w:marRight w:val="0"/>
      <w:marTop w:val="0"/>
      <w:marBottom w:val="0"/>
      <w:divBdr>
        <w:top w:val="none" w:sz="0" w:space="0" w:color="auto"/>
        <w:left w:val="none" w:sz="0" w:space="0" w:color="auto"/>
        <w:bottom w:val="none" w:sz="0" w:space="0" w:color="auto"/>
        <w:right w:val="none" w:sz="0" w:space="0" w:color="auto"/>
      </w:divBdr>
    </w:div>
    <w:div w:id="1926261445">
      <w:bodyDiv w:val="1"/>
      <w:marLeft w:val="0"/>
      <w:marRight w:val="0"/>
      <w:marTop w:val="0"/>
      <w:marBottom w:val="0"/>
      <w:divBdr>
        <w:top w:val="none" w:sz="0" w:space="0" w:color="auto"/>
        <w:left w:val="none" w:sz="0" w:space="0" w:color="auto"/>
        <w:bottom w:val="none" w:sz="0" w:space="0" w:color="auto"/>
        <w:right w:val="none" w:sz="0" w:space="0" w:color="auto"/>
      </w:divBdr>
    </w:div>
    <w:div w:id="1938321195">
      <w:bodyDiv w:val="1"/>
      <w:marLeft w:val="0"/>
      <w:marRight w:val="0"/>
      <w:marTop w:val="0"/>
      <w:marBottom w:val="0"/>
      <w:divBdr>
        <w:top w:val="none" w:sz="0" w:space="0" w:color="auto"/>
        <w:left w:val="none" w:sz="0" w:space="0" w:color="auto"/>
        <w:bottom w:val="none" w:sz="0" w:space="0" w:color="auto"/>
        <w:right w:val="none" w:sz="0" w:space="0" w:color="auto"/>
      </w:divBdr>
    </w:div>
    <w:div w:id="1954284368">
      <w:bodyDiv w:val="1"/>
      <w:marLeft w:val="0"/>
      <w:marRight w:val="0"/>
      <w:marTop w:val="0"/>
      <w:marBottom w:val="0"/>
      <w:divBdr>
        <w:top w:val="none" w:sz="0" w:space="0" w:color="auto"/>
        <w:left w:val="none" w:sz="0" w:space="0" w:color="auto"/>
        <w:bottom w:val="none" w:sz="0" w:space="0" w:color="auto"/>
        <w:right w:val="none" w:sz="0" w:space="0" w:color="auto"/>
      </w:divBdr>
    </w:div>
    <w:div w:id="1956789655">
      <w:bodyDiv w:val="1"/>
      <w:marLeft w:val="0"/>
      <w:marRight w:val="0"/>
      <w:marTop w:val="0"/>
      <w:marBottom w:val="0"/>
      <w:divBdr>
        <w:top w:val="none" w:sz="0" w:space="0" w:color="auto"/>
        <w:left w:val="none" w:sz="0" w:space="0" w:color="auto"/>
        <w:bottom w:val="none" w:sz="0" w:space="0" w:color="auto"/>
        <w:right w:val="none" w:sz="0" w:space="0" w:color="auto"/>
      </w:divBdr>
    </w:div>
    <w:div w:id="1969820809">
      <w:bodyDiv w:val="1"/>
      <w:marLeft w:val="0"/>
      <w:marRight w:val="0"/>
      <w:marTop w:val="0"/>
      <w:marBottom w:val="0"/>
      <w:divBdr>
        <w:top w:val="none" w:sz="0" w:space="0" w:color="auto"/>
        <w:left w:val="none" w:sz="0" w:space="0" w:color="auto"/>
        <w:bottom w:val="none" w:sz="0" w:space="0" w:color="auto"/>
        <w:right w:val="none" w:sz="0" w:space="0" w:color="auto"/>
      </w:divBdr>
      <w:divsChild>
        <w:div w:id="2141337285">
          <w:marLeft w:val="0"/>
          <w:marRight w:val="0"/>
          <w:marTop w:val="0"/>
          <w:marBottom w:val="0"/>
          <w:divBdr>
            <w:top w:val="none" w:sz="0" w:space="0" w:color="auto"/>
            <w:left w:val="none" w:sz="0" w:space="0" w:color="auto"/>
            <w:bottom w:val="none" w:sz="0" w:space="0" w:color="auto"/>
            <w:right w:val="none" w:sz="0" w:space="0" w:color="auto"/>
          </w:divBdr>
        </w:div>
      </w:divsChild>
    </w:div>
    <w:div w:id="1969891285">
      <w:bodyDiv w:val="1"/>
      <w:marLeft w:val="0"/>
      <w:marRight w:val="0"/>
      <w:marTop w:val="0"/>
      <w:marBottom w:val="0"/>
      <w:divBdr>
        <w:top w:val="none" w:sz="0" w:space="0" w:color="auto"/>
        <w:left w:val="none" w:sz="0" w:space="0" w:color="auto"/>
        <w:bottom w:val="none" w:sz="0" w:space="0" w:color="auto"/>
        <w:right w:val="none" w:sz="0" w:space="0" w:color="auto"/>
      </w:divBdr>
    </w:div>
    <w:div w:id="1970240175">
      <w:bodyDiv w:val="1"/>
      <w:marLeft w:val="0"/>
      <w:marRight w:val="0"/>
      <w:marTop w:val="0"/>
      <w:marBottom w:val="0"/>
      <w:divBdr>
        <w:top w:val="none" w:sz="0" w:space="0" w:color="auto"/>
        <w:left w:val="none" w:sz="0" w:space="0" w:color="auto"/>
        <w:bottom w:val="none" w:sz="0" w:space="0" w:color="auto"/>
        <w:right w:val="none" w:sz="0" w:space="0" w:color="auto"/>
      </w:divBdr>
    </w:div>
    <w:div w:id="1974603183">
      <w:bodyDiv w:val="1"/>
      <w:marLeft w:val="0"/>
      <w:marRight w:val="0"/>
      <w:marTop w:val="0"/>
      <w:marBottom w:val="0"/>
      <w:divBdr>
        <w:top w:val="none" w:sz="0" w:space="0" w:color="auto"/>
        <w:left w:val="none" w:sz="0" w:space="0" w:color="auto"/>
        <w:bottom w:val="none" w:sz="0" w:space="0" w:color="auto"/>
        <w:right w:val="none" w:sz="0" w:space="0" w:color="auto"/>
      </w:divBdr>
    </w:div>
    <w:div w:id="1975023014">
      <w:bodyDiv w:val="1"/>
      <w:marLeft w:val="0"/>
      <w:marRight w:val="0"/>
      <w:marTop w:val="0"/>
      <w:marBottom w:val="0"/>
      <w:divBdr>
        <w:top w:val="none" w:sz="0" w:space="0" w:color="auto"/>
        <w:left w:val="none" w:sz="0" w:space="0" w:color="auto"/>
        <w:bottom w:val="none" w:sz="0" w:space="0" w:color="auto"/>
        <w:right w:val="none" w:sz="0" w:space="0" w:color="auto"/>
      </w:divBdr>
    </w:div>
    <w:div w:id="1978416392">
      <w:bodyDiv w:val="1"/>
      <w:marLeft w:val="0"/>
      <w:marRight w:val="0"/>
      <w:marTop w:val="0"/>
      <w:marBottom w:val="0"/>
      <w:divBdr>
        <w:top w:val="none" w:sz="0" w:space="0" w:color="auto"/>
        <w:left w:val="none" w:sz="0" w:space="0" w:color="auto"/>
        <w:bottom w:val="none" w:sz="0" w:space="0" w:color="auto"/>
        <w:right w:val="none" w:sz="0" w:space="0" w:color="auto"/>
      </w:divBdr>
    </w:div>
    <w:div w:id="1980840690">
      <w:bodyDiv w:val="1"/>
      <w:marLeft w:val="0"/>
      <w:marRight w:val="0"/>
      <w:marTop w:val="0"/>
      <w:marBottom w:val="0"/>
      <w:divBdr>
        <w:top w:val="none" w:sz="0" w:space="0" w:color="auto"/>
        <w:left w:val="none" w:sz="0" w:space="0" w:color="auto"/>
        <w:bottom w:val="none" w:sz="0" w:space="0" w:color="auto"/>
        <w:right w:val="none" w:sz="0" w:space="0" w:color="auto"/>
      </w:divBdr>
      <w:divsChild>
        <w:div w:id="1572034352">
          <w:marLeft w:val="0"/>
          <w:marRight w:val="0"/>
          <w:marTop w:val="0"/>
          <w:marBottom w:val="44"/>
          <w:divBdr>
            <w:top w:val="none" w:sz="0" w:space="0" w:color="auto"/>
            <w:left w:val="none" w:sz="0" w:space="0" w:color="auto"/>
            <w:bottom w:val="none" w:sz="0" w:space="0" w:color="auto"/>
            <w:right w:val="none" w:sz="0" w:space="0" w:color="auto"/>
          </w:divBdr>
        </w:div>
      </w:divsChild>
    </w:div>
    <w:div w:id="1981298406">
      <w:bodyDiv w:val="1"/>
      <w:marLeft w:val="0"/>
      <w:marRight w:val="0"/>
      <w:marTop w:val="0"/>
      <w:marBottom w:val="0"/>
      <w:divBdr>
        <w:top w:val="none" w:sz="0" w:space="0" w:color="auto"/>
        <w:left w:val="none" w:sz="0" w:space="0" w:color="auto"/>
        <w:bottom w:val="none" w:sz="0" w:space="0" w:color="auto"/>
        <w:right w:val="none" w:sz="0" w:space="0" w:color="auto"/>
      </w:divBdr>
    </w:div>
    <w:div w:id="1984306314">
      <w:bodyDiv w:val="1"/>
      <w:marLeft w:val="0"/>
      <w:marRight w:val="0"/>
      <w:marTop w:val="0"/>
      <w:marBottom w:val="0"/>
      <w:divBdr>
        <w:top w:val="none" w:sz="0" w:space="0" w:color="auto"/>
        <w:left w:val="none" w:sz="0" w:space="0" w:color="auto"/>
        <w:bottom w:val="none" w:sz="0" w:space="0" w:color="auto"/>
        <w:right w:val="none" w:sz="0" w:space="0" w:color="auto"/>
      </w:divBdr>
    </w:div>
    <w:div w:id="1995718939">
      <w:bodyDiv w:val="1"/>
      <w:marLeft w:val="0"/>
      <w:marRight w:val="0"/>
      <w:marTop w:val="0"/>
      <w:marBottom w:val="0"/>
      <w:divBdr>
        <w:top w:val="none" w:sz="0" w:space="0" w:color="auto"/>
        <w:left w:val="none" w:sz="0" w:space="0" w:color="auto"/>
        <w:bottom w:val="none" w:sz="0" w:space="0" w:color="auto"/>
        <w:right w:val="none" w:sz="0" w:space="0" w:color="auto"/>
      </w:divBdr>
    </w:div>
    <w:div w:id="2010401174">
      <w:bodyDiv w:val="1"/>
      <w:marLeft w:val="0"/>
      <w:marRight w:val="0"/>
      <w:marTop w:val="0"/>
      <w:marBottom w:val="0"/>
      <w:divBdr>
        <w:top w:val="none" w:sz="0" w:space="0" w:color="auto"/>
        <w:left w:val="none" w:sz="0" w:space="0" w:color="auto"/>
        <w:bottom w:val="none" w:sz="0" w:space="0" w:color="auto"/>
        <w:right w:val="none" w:sz="0" w:space="0" w:color="auto"/>
      </w:divBdr>
    </w:div>
    <w:div w:id="2011785246">
      <w:bodyDiv w:val="1"/>
      <w:marLeft w:val="0"/>
      <w:marRight w:val="0"/>
      <w:marTop w:val="0"/>
      <w:marBottom w:val="0"/>
      <w:divBdr>
        <w:top w:val="none" w:sz="0" w:space="0" w:color="auto"/>
        <w:left w:val="none" w:sz="0" w:space="0" w:color="auto"/>
        <w:bottom w:val="none" w:sz="0" w:space="0" w:color="auto"/>
        <w:right w:val="none" w:sz="0" w:space="0" w:color="auto"/>
      </w:divBdr>
    </w:div>
    <w:div w:id="2023773211">
      <w:bodyDiv w:val="1"/>
      <w:marLeft w:val="0"/>
      <w:marRight w:val="0"/>
      <w:marTop w:val="0"/>
      <w:marBottom w:val="0"/>
      <w:divBdr>
        <w:top w:val="none" w:sz="0" w:space="0" w:color="auto"/>
        <w:left w:val="none" w:sz="0" w:space="0" w:color="auto"/>
        <w:bottom w:val="none" w:sz="0" w:space="0" w:color="auto"/>
        <w:right w:val="none" w:sz="0" w:space="0" w:color="auto"/>
      </w:divBdr>
      <w:divsChild>
        <w:div w:id="837622615">
          <w:marLeft w:val="0"/>
          <w:marRight w:val="0"/>
          <w:marTop w:val="0"/>
          <w:marBottom w:val="0"/>
          <w:divBdr>
            <w:top w:val="none" w:sz="0" w:space="0" w:color="auto"/>
            <w:left w:val="none" w:sz="0" w:space="0" w:color="auto"/>
            <w:bottom w:val="none" w:sz="0" w:space="0" w:color="auto"/>
            <w:right w:val="none" w:sz="0" w:space="0" w:color="auto"/>
          </w:divBdr>
          <w:divsChild>
            <w:div w:id="21023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61883">
      <w:bodyDiv w:val="1"/>
      <w:marLeft w:val="0"/>
      <w:marRight w:val="0"/>
      <w:marTop w:val="0"/>
      <w:marBottom w:val="0"/>
      <w:divBdr>
        <w:top w:val="none" w:sz="0" w:space="0" w:color="auto"/>
        <w:left w:val="none" w:sz="0" w:space="0" w:color="auto"/>
        <w:bottom w:val="none" w:sz="0" w:space="0" w:color="auto"/>
        <w:right w:val="none" w:sz="0" w:space="0" w:color="auto"/>
      </w:divBdr>
    </w:div>
    <w:div w:id="2026635291">
      <w:bodyDiv w:val="1"/>
      <w:marLeft w:val="0"/>
      <w:marRight w:val="0"/>
      <w:marTop w:val="0"/>
      <w:marBottom w:val="0"/>
      <w:divBdr>
        <w:top w:val="none" w:sz="0" w:space="0" w:color="auto"/>
        <w:left w:val="none" w:sz="0" w:space="0" w:color="auto"/>
        <w:bottom w:val="none" w:sz="0" w:space="0" w:color="auto"/>
        <w:right w:val="none" w:sz="0" w:space="0" w:color="auto"/>
      </w:divBdr>
      <w:divsChild>
        <w:div w:id="1546404385">
          <w:marLeft w:val="0"/>
          <w:marRight w:val="0"/>
          <w:marTop w:val="106"/>
          <w:marBottom w:val="106"/>
          <w:divBdr>
            <w:top w:val="none" w:sz="0" w:space="0" w:color="auto"/>
            <w:left w:val="none" w:sz="0" w:space="0" w:color="auto"/>
            <w:bottom w:val="none" w:sz="0" w:space="0" w:color="auto"/>
            <w:right w:val="none" w:sz="0" w:space="0" w:color="auto"/>
          </w:divBdr>
        </w:div>
      </w:divsChild>
    </w:div>
    <w:div w:id="2027100432">
      <w:bodyDiv w:val="1"/>
      <w:marLeft w:val="0"/>
      <w:marRight w:val="0"/>
      <w:marTop w:val="0"/>
      <w:marBottom w:val="0"/>
      <w:divBdr>
        <w:top w:val="none" w:sz="0" w:space="0" w:color="auto"/>
        <w:left w:val="none" w:sz="0" w:space="0" w:color="auto"/>
        <w:bottom w:val="none" w:sz="0" w:space="0" w:color="auto"/>
        <w:right w:val="none" w:sz="0" w:space="0" w:color="auto"/>
      </w:divBdr>
    </w:div>
    <w:div w:id="2028826482">
      <w:marLeft w:val="0"/>
      <w:marRight w:val="0"/>
      <w:marTop w:val="0"/>
      <w:marBottom w:val="0"/>
      <w:divBdr>
        <w:top w:val="none" w:sz="0" w:space="0" w:color="auto"/>
        <w:left w:val="none" w:sz="0" w:space="0" w:color="auto"/>
        <w:bottom w:val="none" w:sz="0" w:space="0" w:color="auto"/>
        <w:right w:val="none" w:sz="0" w:space="0" w:color="auto"/>
      </w:divBdr>
    </w:div>
    <w:div w:id="2028826483">
      <w:marLeft w:val="0"/>
      <w:marRight w:val="0"/>
      <w:marTop w:val="0"/>
      <w:marBottom w:val="0"/>
      <w:divBdr>
        <w:top w:val="none" w:sz="0" w:space="0" w:color="auto"/>
        <w:left w:val="none" w:sz="0" w:space="0" w:color="auto"/>
        <w:bottom w:val="none" w:sz="0" w:space="0" w:color="auto"/>
        <w:right w:val="none" w:sz="0" w:space="0" w:color="auto"/>
      </w:divBdr>
    </w:div>
    <w:div w:id="2028826484">
      <w:marLeft w:val="0"/>
      <w:marRight w:val="0"/>
      <w:marTop w:val="0"/>
      <w:marBottom w:val="0"/>
      <w:divBdr>
        <w:top w:val="none" w:sz="0" w:space="0" w:color="auto"/>
        <w:left w:val="none" w:sz="0" w:space="0" w:color="auto"/>
        <w:bottom w:val="none" w:sz="0" w:space="0" w:color="auto"/>
        <w:right w:val="none" w:sz="0" w:space="0" w:color="auto"/>
      </w:divBdr>
    </w:div>
    <w:div w:id="2028826485">
      <w:marLeft w:val="0"/>
      <w:marRight w:val="0"/>
      <w:marTop w:val="0"/>
      <w:marBottom w:val="0"/>
      <w:divBdr>
        <w:top w:val="none" w:sz="0" w:space="0" w:color="auto"/>
        <w:left w:val="none" w:sz="0" w:space="0" w:color="auto"/>
        <w:bottom w:val="none" w:sz="0" w:space="0" w:color="auto"/>
        <w:right w:val="none" w:sz="0" w:space="0" w:color="auto"/>
      </w:divBdr>
    </w:div>
    <w:div w:id="2028826486">
      <w:marLeft w:val="0"/>
      <w:marRight w:val="0"/>
      <w:marTop w:val="0"/>
      <w:marBottom w:val="0"/>
      <w:divBdr>
        <w:top w:val="none" w:sz="0" w:space="0" w:color="auto"/>
        <w:left w:val="none" w:sz="0" w:space="0" w:color="auto"/>
        <w:bottom w:val="none" w:sz="0" w:space="0" w:color="auto"/>
        <w:right w:val="none" w:sz="0" w:space="0" w:color="auto"/>
      </w:divBdr>
    </w:div>
    <w:div w:id="2028826487">
      <w:marLeft w:val="0"/>
      <w:marRight w:val="0"/>
      <w:marTop w:val="0"/>
      <w:marBottom w:val="0"/>
      <w:divBdr>
        <w:top w:val="none" w:sz="0" w:space="0" w:color="auto"/>
        <w:left w:val="none" w:sz="0" w:space="0" w:color="auto"/>
        <w:bottom w:val="none" w:sz="0" w:space="0" w:color="auto"/>
        <w:right w:val="none" w:sz="0" w:space="0" w:color="auto"/>
      </w:divBdr>
    </w:div>
    <w:div w:id="2028826488">
      <w:marLeft w:val="0"/>
      <w:marRight w:val="0"/>
      <w:marTop w:val="0"/>
      <w:marBottom w:val="0"/>
      <w:divBdr>
        <w:top w:val="none" w:sz="0" w:space="0" w:color="auto"/>
        <w:left w:val="none" w:sz="0" w:space="0" w:color="auto"/>
        <w:bottom w:val="none" w:sz="0" w:space="0" w:color="auto"/>
        <w:right w:val="none" w:sz="0" w:space="0" w:color="auto"/>
      </w:divBdr>
    </w:div>
    <w:div w:id="2028827388">
      <w:marLeft w:val="0"/>
      <w:marRight w:val="0"/>
      <w:marTop w:val="0"/>
      <w:marBottom w:val="0"/>
      <w:divBdr>
        <w:top w:val="none" w:sz="0" w:space="0" w:color="auto"/>
        <w:left w:val="none" w:sz="0" w:space="0" w:color="auto"/>
        <w:bottom w:val="none" w:sz="0" w:space="0" w:color="auto"/>
        <w:right w:val="none" w:sz="0" w:space="0" w:color="auto"/>
      </w:divBdr>
      <w:divsChild>
        <w:div w:id="2028826612">
          <w:marLeft w:val="0"/>
          <w:marRight w:val="0"/>
          <w:marTop w:val="0"/>
          <w:marBottom w:val="0"/>
          <w:divBdr>
            <w:top w:val="none" w:sz="0" w:space="0" w:color="auto"/>
            <w:left w:val="none" w:sz="0" w:space="0" w:color="auto"/>
            <w:bottom w:val="none" w:sz="0" w:space="0" w:color="auto"/>
            <w:right w:val="none" w:sz="0" w:space="0" w:color="auto"/>
          </w:divBdr>
          <w:divsChild>
            <w:div w:id="2028827003">
              <w:marLeft w:val="0"/>
              <w:marRight w:val="0"/>
              <w:marTop w:val="0"/>
              <w:marBottom w:val="0"/>
              <w:divBdr>
                <w:top w:val="none" w:sz="0" w:space="0" w:color="auto"/>
                <w:left w:val="none" w:sz="0" w:space="0" w:color="auto"/>
                <w:bottom w:val="none" w:sz="0" w:space="0" w:color="auto"/>
                <w:right w:val="none" w:sz="0" w:space="0" w:color="auto"/>
              </w:divBdr>
              <w:divsChild>
                <w:div w:id="2028827923">
                  <w:marLeft w:val="0"/>
                  <w:marRight w:val="0"/>
                  <w:marTop w:val="0"/>
                  <w:marBottom w:val="0"/>
                  <w:divBdr>
                    <w:top w:val="none" w:sz="0" w:space="0" w:color="auto"/>
                    <w:left w:val="none" w:sz="0" w:space="0" w:color="auto"/>
                    <w:bottom w:val="none" w:sz="0" w:space="0" w:color="auto"/>
                    <w:right w:val="none" w:sz="0" w:space="0" w:color="auto"/>
                  </w:divBdr>
                  <w:divsChild>
                    <w:div w:id="2028827895">
                      <w:marLeft w:val="0"/>
                      <w:marRight w:val="0"/>
                      <w:marTop w:val="0"/>
                      <w:marBottom w:val="0"/>
                      <w:divBdr>
                        <w:top w:val="none" w:sz="0" w:space="0" w:color="auto"/>
                        <w:left w:val="none" w:sz="0" w:space="0" w:color="auto"/>
                        <w:bottom w:val="none" w:sz="0" w:space="0" w:color="auto"/>
                        <w:right w:val="none" w:sz="0" w:space="0" w:color="auto"/>
                      </w:divBdr>
                      <w:divsChild>
                        <w:div w:id="2028826744">
                          <w:marLeft w:val="0"/>
                          <w:marRight w:val="0"/>
                          <w:marTop w:val="0"/>
                          <w:marBottom w:val="0"/>
                          <w:divBdr>
                            <w:top w:val="none" w:sz="0" w:space="0" w:color="auto"/>
                            <w:left w:val="none" w:sz="0" w:space="0" w:color="auto"/>
                            <w:bottom w:val="none" w:sz="0" w:space="0" w:color="auto"/>
                            <w:right w:val="none" w:sz="0" w:space="0" w:color="auto"/>
                          </w:divBdr>
                          <w:divsChild>
                            <w:div w:id="20288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7432">
              <w:marLeft w:val="0"/>
              <w:marRight w:val="0"/>
              <w:marTop w:val="0"/>
              <w:marBottom w:val="0"/>
              <w:divBdr>
                <w:top w:val="none" w:sz="0" w:space="0" w:color="auto"/>
                <w:left w:val="none" w:sz="0" w:space="0" w:color="auto"/>
                <w:bottom w:val="none" w:sz="0" w:space="0" w:color="auto"/>
                <w:right w:val="none" w:sz="0" w:space="0" w:color="auto"/>
              </w:divBdr>
            </w:div>
          </w:divsChild>
        </w:div>
        <w:div w:id="2028827031">
          <w:marLeft w:val="0"/>
          <w:marRight w:val="0"/>
          <w:marTop w:val="0"/>
          <w:marBottom w:val="0"/>
          <w:divBdr>
            <w:top w:val="none" w:sz="0" w:space="0" w:color="auto"/>
            <w:left w:val="none" w:sz="0" w:space="0" w:color="auto"/>
            <w:bottom w:val="none" w:sz="0" w:space="0" w:color="auto"/>
            <w:right w:val="none" w:sz="0" w:space="0" w:color="auto"/>
          </w:divBdr>
          <w:divsChild>
            <w:div w:id="2028827561">
              <w:marLeft w:val="0"/>
              <w:marRight w:val="0"/>
              <w:marTop w:val="0"/>
              <w:marBottom w:val="0"/>
              <w:divBdr>
                <w:top w:val="none" w:sz="0" w:space="0" w:color="auto"/>
                <w:left w:val="none" w:sz="0" w:space="0" w:color="auto"/>
                <w:bottom w:val="none" w:sz="0" w:space="0" w:color="auto"/>
                <w:right w:val="none" w:sz="0" w:space="0" w:color="auto"/>
              </w:divBdr>
              <w:divsChild>
                <w:div w:id="2028827778">
                  <w:marLeft w:val="0"/>
                  <w:marRight w:val="0"/>
                  <w:marTop w:val="0"/>
                  <w:marBottom w:val="0"/>
                  <w:divBdr>
                    <w:top w:val="none" w:sz="0" w:space="0" w:color="auto"/>
                    <w:left w:val="none" w:sz="0" w:space="0" w:color="auto"/>
                    <w:bottom w:val="none" w:sz="0" w:space="0" w:color="auto"/>
                    <w:right w:val="none" w:sz="0" w:space="0" w:color="auto"/>
                  </w:divBdr>
                  <w:divsChild>
                    <w:div w:id="2028827693">
                      <w:marLeft w:val="0"/>
                      <w:marRight w:val="0"/>
                      <w:marTop w:val="0"/>
                      <w:marBottom w:val="0"/>
                      <w:divBdr>
                        <w:top w:val="none" w:sz="0" w:space="0" w:color="auto"/>
                        <w:left w:val="none" w:sz="0" w:space="0" w:color="auto"/>
                        <w:bottom w:val="none" w:sz="0" w:space="0" w:color="auto"/>
                        <w:right w:val="none" w:sz="0" w:space="0" w:color="auto"/>
                      </w:divBdr>
                      <w:divsChild>
                        <w:div w:id="2028826520">
                          <w:marLeft w:val="0"/>
                          <w:marRight w:val="0"/>
                          <w:marTop w:val="0"/>
                          <w:marBottom w:val="0"/>
                          <w:divBdr>
                            <w:top w:val="none" w:sz="0" w:space="0" w:color="auto"/>
                            <w:left w:val="none" w:sz="0" w:space="0" w:color="auto"/>
                            <w:bottom w:val="none" w:sz="0" w:space="0" w:color="auto"/>
                            <w:right w:val="none" w:sz="0" w:space="0" w:color="auto"/>
                          </w:divBdr>
                          <w:divsChild>
                            <w:div w:id="2028826708">
                              <w:marLeft w:val="0"/>
                              <w:marRight w:val="0"/>
                              <w:marTop w:val="0"/>
                              <w:marBottom w:val="0"/>
                              <w:divBdr>
                                <w:top w:val="none" w:sz="0" w:space="0" w:color="auto"/>
                                <w:left w:val="none" w:sz="0" w:space="0" w:color="auto"/>
                                <w:bottom w:val="none" w:sz="0" w:space="0" w:color="auto"/>
                                <w:right w:val="none" w:sz="0" w:space="0" w:color="auto"/>
                              </w:divBdr>
                              <w:divsChild>
                                <w:div w:id="2028827012">
                                  <w:marLeft w:val="0"/>
                                  <w:marRight w:val="0"/>
                                  <w:marTop w:val="0"/>
                                  <w:marBottom w:val="0"/>
                                  <w:divBdr>
                                    <w:top w:val="none" w:sz="0" w:space="0" w:color="auto"/>
                                    <w:left w:val="none" w:sz="0" w:space="0" w:color="auto"/>
                                    <w:bottom w:val="none" w:sz="0" w:space="0" w:color="auto"/>
                                    <w:right w:val="none" w:sz="0" w:space="0" w:color="auto"/>
                                  </w:divBdr>
                                  <w:divsChild>
                                    <w:div w:id="2028826873">
                                      <w:marLeft w:val="0"/>
                                      <w:marRight w:val="0"/>
                                      <w:marTop w:val="0"/>
                                      <w:marBottom w:val="0"/>
                                      <w:divBdr>
                                        <w:top w:val="none" w:sz="0" w:space="0" w:color="auto"/>
                                        <w:left w:val="none" w:sz="0" w:space="0" w:color="auto"/>
                                        <w:bottom w:val="none" w:sz="0" w:space="0" w:color="auto"/>
                                        <w:right w:val="none" w:sz="0" w:space="0" w:color="auto"/>
                                      </w:divBdr>
                                      <w:divsChild>
                                        <w:div w:id="2028827530">
                                          <w:marLeft w:val="0"/>
                                          <w:marRight w:val="0"/>
                                          <w:marTop w:val="0"/>
                                          <w:marBottom w:val="0"/>
                                          <w:divBdr>
                                            <w:top w:val="none" w:sz="0" w:space="0" w:color="auto"/>
                                            <w:left w:val="none" w:sz="0" w:space="0" w:color="auto"/>
                                            <w:bottom w:val="none" w:sz="0" w:space="0" w:color="auto"/>
                                            <w:right w:val="none" w:sz="0" w:space="0" w:color="auto"/>
                                          </w:divBdr>
                                          <w:divsChild>
                                            <w:div w:id="20288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867">
                                      <w:marLeft w:val="0"/>
                                      <w:marRight w:val="0"/>
                                      <w:marTop w:val="0"/>
                                      <w:marBottom w:val="0"/>
                                      <w:divBdr>
                                        <w:top w:val="none" w:sz="0" w:space="0" w:color="auto"/>
                                        <w:left w:val="none" w:sz="0" w:space="0" w:color="auto"/>
                                        <w:bottom w:val="none" w:sz="0" w:space="0" w:color="auto"/>
                                        <w:right w:val="none" w:sz="0" w:space="0" w:color="auto"/>
                                      </w:divBdr>
                                      <w:divsChild>
                                        <w:div w:id="2028827738">
                                          <w:marLeft w:val="0"/>
                                          <w:marRight w:val="0"/>
                                          <w:marTop w:val="0"/>
                                          <w:marBottom w:val="0"/>
                                          <w:divBdr>
                                            <w:top w:val="none" w:sz="0" w:space="0" w:color="auto"/>
                                            <w:left w:val="none" w:sz="0" w:space="0" w:color="auto"/>
                                            <w:bottom w:val="none" w:sz="0" w:space="0" w:color="auto"/>
                                            <w:right w:val="none" w:sz="0" w:space="0" w:color="auto"/>
                                          </w:divBdr>
                                          <w:divsChild>
                                            <w:div w:id="20288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7807">
                          <w:marLeft w:val="0"/>
                          <w:marRight w:val="0"/>
                          <w:marTop w:val="0"/>
                          <w:marBottom w:val="0"/>
                          <w:divBdr>
                            <w:top w:val="none" w:sz="0" w:space="0" w:color="auto"/>
                            <w:left w:val="none" w:sz="0" w:space="0" w:color="auto"/>
                            <w:bottom w:val="none" w:sz="0" w:space="0" w:color="auto"/>
                            <w:right w:val="none" w:sz="0" w:space="0" w:color="auto"/>
                          </w:divBdr>
                          <w:divsChild>
                            <w:div w:id="2028826874">
                              <w:marLeft w:val="0"/>
                              <w:marRight w:val="0"/>
                              <w:marTop w:val="0"/>
                              <w:marBottom w:val="0"/>
                              <w:divBdr>
                                <w:top w:val="none" w:sz="0" w:space="0" w:color="auto"/>
                                <w:left w:val="none" w:sz="0" w:space="0" w:color="auto"/>
                                <w:bottom w:val="none" w:sz="0" w:space="0" w:color="auto"/>
                                <w:right w:val="none" w:sz="0" w:space="0" w:color="auto"/>
                              </w:divBdr>
                              <w:divsChild>
                                <w:div w:id="2028826765">
                                  <w:marLeft w:val="0"/>
                                  <w:marRight w:val="0"/>
                                  <w:marTop w:val="0"/>
                                  <w:marBottom w:val="0"/>
                                  <w:divBdr>
                                    <w:top w:val="none" w:sz="0" w:space="0" w:color="auto"/>
                                    <w:left w:val="none" w:sz="0" w:space="0" w:color="auto"/>
                                    <w:bottom w:val="none" w:sz="0" w:space="0" w:color="auto"/>
                                    <w:right w:val="none" w:sz="0" w:space="0" w:color="auto"/>
                                  </w:divBdr>
                                  <w:divsChild>
                                    <w:div w:id="2028826541">
                                      <w:marLeft w:val="0"/>
                                      <w:marRight w:val="0"/>
                                      <w:marTop w:val="0"/>
                                      <w:marBottom w:val="0"/>
                                      <w:divBdr>
                                        <w:top w:val="none" w:sz="0" w:space="0" w:color="auto"/>
                                        <w:left w:val="none" w:sz="0" w:space="0" w:color="auto"/>
                                        <w:bottom w:val="none" w:sz="0" w:space="0" w:color="auto"/>
                                        <w:right w:val="none" w:sz="0" w:space="0" w:color="auto"/>
                                      </w:divBdr>
                                      <w:divsChild>
                                        <w:div w:id="2028827356">
                                          <w:marLeft w:val="0"/>
                                          <w:marRight w:val="0"/>
                                          <w:marTop w:val="0"/>
                                          <w:marBottom w:val="0"/>
                                          <w:divBdr>
                                            <w:top w:val="none" w:sz="0" w:space="0" w:color="auto"/>
                                            <w:left w:val="none" w:sz="0" w:space="0" w:color="auto"/>
                                            <w:bottom w:val="none" w:sz="0" w:space="0" w:color="auto"/>
                                            <w:right w:val="none" w:sz="0" w:space="0" w:color="auto"/>
                                          </w:divBdr>
                                          <w:divsChild>
                                            <w:div w:id="20288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7930">
                          <w:marLeft w:val="0"/>
                          <w:marRight w:val="0"/>
                          <w:marTop w:val="0"/>
                          <w:marBottom w:val="0"/>
                          <w:divBdr>
                            <w:top w:val="none" w:sz="0" w:space="0" w:color="auto"/>
                            <w:left w:val="none" w:sz="0" w:space="0" w:color="auto"/>
                            <w:bottom w:val="none" w:sz="0" w:space="0" w:color="auto"/>
                            <w:right w:val="none" w:sz="0" w:space="0" w:color="auto"/>
                          </w:divBdr>
                          <w:divsChild>
                            <w:div w:id="2028826862">
                              <w:marLeft w:val="0"/>
                              <w:marRight w:val="0"/>
                              <w:marTop w:val="0"/>
                              <w:marBottom w:val="0"/>
                              <w:divBdr>
                                <w:top w:val="none" w:sz="0" w:space="0" w:color="auto"/>
                                <w:left w:val="none" w:sz="0" w:space="0" w:color="auto"/>
                                <w:bottom w:val="none" w:sz="0" w:space="0" w:color="auto"/>
                                <w:right w:val="none" w:sz="0" w:space="0" w:color="auto"/>
                              </w:divBdr>
                              <w:divsChild>
                                <w:div w:id="2028827614">
                                  <w:marLeft w:val="0"/>
                                  <w:marRight w:val="0"/>
                                  <w:marTop w:val="0"/>
                                  <w:marBottom w:val="0"/>
                                  <w:divBdr>
                                    <w:top w:val="none" w:sz="0" w:space="0" w:color="auto"/>
                                    <w:left w:val="none" w:sz="0" w:space="0" w:color="auto"/>
                                    <w:bottom w:val="none" w:sz="0" w:space="0" w:color="auto"/>
                                    <w:right w:val="none" w:sz="0" w:space="0" w:color="auto"/>
                                  </w:divBdr>
                                  <w:divsChild>
                                    <w:div w:id="2028827282">
                                      <w:marLeft w:val="0"/>
                                      <w:marRight w:val="0"/>
                                      <w:marTop w:val="0"/>
                                      <w:marBottom w:val="0"/>
                                      <w:divBdr>
                                        <w:top w:val="none" w:sz="0" w:space="0" w:color="auto"/>
                                        <w:left w:val="none" w:sz="0" w:space="0" w:color="auto"/>
                                        <w:bottom w:val="none" w:sz="0" w:space="0" w:color="auto"/>
                                        <w:right w:val="none" w:sz="0" w:space="0" w:color="auto"/>
                                      </w:divBdr>
                                      <w:divsChild>
                                        <w:div w:id="2028826829">
                                          <w:marLeft w:val="0"/>
                                          <w:marRight w:val="0"/>
                                          <w:marTop w:val="0"/>
                                          <w:marBottom w:val="0"/>
                                          <w:divBdr>
                                            <w:top w:val="none" w:sz="0" w:space="0" w:color="auto"/>
                                            <w:left w:val="none" w:sz="0" w:space="0" w:color="auto"/>
                                            <w:bottom w:val="none" w:sz="0" w:space="0" w:color="auto"/>
                                            <w:right w:val="none" w:sz="0" w:space="0" w:color="auto"/>
                                          </w:divBdr>
                                          <w:divsChild>
                                            <w:div w:id="2028826631">
                                              <w:marLeft w:val="0"/>
                                              <w:marRight w:val="0"/>
                                              <w:marTop w:val="0"/>
                                              <w:marBottom w:val="0"/>
                                              <w:divBdr>
                                                <w:top w:val="none" w:sz="0" w:space="0" w:color="auto"/>
                                                <w:left w:val="none" w:sz="0" w:space="0" w:color="auto"/>
                                                <w:bottom w:val="none" w:sz="0" w:space="0" w:color="auto"/>
                                                <w:right w:val="none" w:sz="0" w:space="0" w:color="auto"/>
                                              </w:divBdr>
                                              <w:divsChild>
                                                <w:div w:id="2028827042">
                                                  <w:marLeft w:val="0"/>
                                                  <w:marRight w:val="0"/>
                                                  <w:marTop w:val="0"/>
                                                  <w:marBottom w:val="0"/>
                                                  <w:divBdr>
                                                    <w:top w:val="none" w:sz="0" w:space="0" w:color="auto"/>
                                                    <w:left w:val="none" w:sz="0" w:space="0" w:color="auto"/>
                                                    <w:bottom w:val="none" w:sz="0" w:space="0" w:color="auto"/>
                                                    <w:right w:val="none" w:sz="0" w:space="0" w:color="auto"/>
                                                  </w:divBdr>
                                                  <w:divsChild>
                                                    <w:div w:id="2028827407">
                                                      <w:marLeft w:val="0"/>
                                                      <w:marRight w:val="0"/>
                                                      <w:marTop w:val="0"/>
                                                      <w:marBottom w:val="0"/>
                                                      <w:divBdr>
                                                        <w:top w:val="none" w:sz="0" w:space="0" w:color="auto"/>
                                                        <w:left w:val="none" w:sz="0" w:space="0" w:color="auto"/>
                                                        <w:bottom w:val="none" w:sz="0" w:space="0" w:color="auto"/>
                                                        <w:right w:val="none" w:sz="0" w:space="0" w:color="auto"/>
                                                      </w:divBdr>
                                                      <w:divsChild>
                                                        <w:div w:id="2028827027">
                                                          <w:marLeft w:val="0"/>
                                                          <w:marRight w:val="0"/>
                                                          <w:marTop w:val="0"/>
                                                          <w:marBottom w:val="0"/>
                                                          <w:divBdr>
                                                            <w:top w:val="none" w:sz="0" w:space="0" w:color="auto"/>
                                                            <w:left w:val="none" w:sz="0" w:space="0" w:color="auto"/>
                                                            <w:bottom w:val="none" w:sz="0" w:space="0" w:color="auto"/>
                                                            <w:right w:val="none" w:sz="0" w:space="0" w:color="auto"/>
                                                          </w:divBdr>
                                                          <w:divsChild>
                                                            <w:div w:id="2028826722">
                                                              <w:marLeft w:val="0"/>
                                                              <w:marRight w:val="0"/>
                                                              <w:marTop w:val="0"/>
                                                              <w:marBottom w:val="0"/>
                                                              <w:divBdr>
                                                                <w:top w:val="none" w:sz="0" w:space="0" w:color="auto"/>
                                                                <w:left w:val="none" w:sz="0" w:space="0" w:color="auto"/>
                                                                <w:bottom w:val="none" w:sz="0" w:space="0" w:color="auto"/>
                                                                <w:right w:val="none" w:sz="0" w:space="0" w:color="auto"/>
                                                              </w:divBdr>
                                                              <w:divsChild>
                                                                <w:div w:id="2028827529">
                                                                  <w:marLeft w:val="0"/>
                                                                  <w:marRight w:val="0"/>
                                                                  <w:marTop w:val="0"/>
                                                                  <w:marBottom w:val="0"/>
                                                                  <w:divBdr>
                                                                    <w:top w:val="none" w:sz="0" w:space="0" w:color="auto"/>
                                                                    <w:left w:val="none" w:sz="0" w:space="0" w:color="auto"/>
                                                                    <w:bottom w:val="none" w:sz="0" w:space="0" w:color="auto"/>
                                                                    <w:right w:val="none" w:sz="0" w:space="0" w:color="auto"/>
                                                                  </w:divBdr>
                                                                </w:div>
                                                              </w:divsChild>
                                                            </w:div>
                                                            <w:div w:id="2028827953">
                                                              <w:marLeft w:val="0"/>
                                                              <w:marRight w:val="0"/>
                                                              <w:marTop w:val="0"/>
                                                              <w:marBottom w:val="0"/>
                                                              <w:divBdr>
                                                                <w:top w:val="none" w:sz="0" w:space="0" w:color="auto"/>
                                                                <w:left w:val="none" w:sz="0" w:space="0" w:color="auto"/>
                                                                <w:bottom w:val="none" w:sz="0" w:space="0" w:color="auto"/>
                                                                <w:right w:val="none" w:sz="0" w:space="0" w:color="auto"/>
                                                              </w:divBdr>
                                                            </w:div>
                                                            <w:div w:id="2028827973">
                                                              <w:marLeft w:val="0"/>
                                                              <w:marRight w:val="0"/>
                                                              <w:marTop w:val="0"/>
                                                              <w:marBottom w:val="0"/>
                                                              <w:divBdr>
                                                                <w:top w:val="none" w:sz="0" w:space="0" w:color="auto"/>
                                                                <w:left w:val="none" w:sz="0" w:space="0" w:color="auto"/>
                                                                <w:bottom w:val="none" w:sz="0" w:space="0" w:color="auto"/>
                                                                <w:right w:val="none" w:sz="0" w:space="0" w:color="auto"/>
                                                              </w:divBdr>
                                                              <w:divsChild>
                                                                <w:div w:id="2028826630">
                                                                  <w:marLeft w:val="0"/>
                                                                  <w:marRight w:val="0"/>
                                                                  <w:marTop w:val="0"/>
                                                                  <w:marBottom w:val="0"/>
                                                                  <w:divBdr>
                                                                    <w:top w:val="none" w:sz="0" w:space="0" w:color="auto"/>
                                                                    <w:left w:val="none" w:sz="0" w:space="0" w:color="auto"/>
                                                                    <w:bottom w:val="none" w:sz="0" w:space="0" w:color="auto"/>
                                                                    <w:right w:val="none" w:sz="0" w:space="0" w:color="auto"/>
                                                                  </w:divBdr>
                                                                  <w:divsChild>
                                                                    <w:div w:id="2028827045">
                                                                      <w:marLeft w:val="0"/>
                                                                      <w:marRight w:val="0"/>
                                                                      <w:marTop w:val="0"/>
                                                                      <w:marBottom w:val="0"/>
                                                                      <w:divBdr>
                                                                        <w:top w:val="none" w:sz="0" w:space="0" w:color="auto"/>
                                                                        <w:left w:val="none" w:sz="0" w:space="0" w:color="auto"/>
                                                                        <w:bottom w:val="none" w:sz="0" w:space="0" w:color="auto"/>
                                                                        <w:right w:val="none" w:sz="0" w:space="0" w:color="auto"/>
                                                                      </w:divBdr>
                                                                      <w:divsChild>
                                                                        <w:div w:id="2028827002">
                                                                          <w:marLeft w:val="0"/>
                                                                          <w:marRight w:val="0"/>
                                                                          <w:marTop w:val="0"/>
                                                                          <w:marBottom w:val="0"/>
                                                                          <w:divBdr>
                                                                            <w:top w:val="none" w:sz="0" w:space="0" w:color="auto"/>
                                                                            <w:left w:val="none" w:sz="0" w:space="0" w:color="auto"/>
                                                                            <w:bottom w:val="none" w:sz="0" w:space="0" w:color="auto"/>
                                                                            <w:right w:val="none" w:sz="0" w:space="0" w:color="auto"/>
                                                                          </w:divBdr>
                                                                          <w:divsChild>
                                                                            <w:div w:id="2028827988">
                                                                              <w:marLeft w:val="0"/>
                                                                              <w:marRight w:val="0"/>
                                                                              <w:marTop w:val="0"/>
                                                                              <w:marBottom w:val="0"/>
                                                                              <w:divBdr>
                                                                                <w:top w:val="none" w:sz="0" w:space="0" w:color="auto"/>
                                                                                <w:left w:val="none" w:sz="0" w:space="0" w:color="auto"/>
                                                                                <w:bottom w:val="none" w:sz="0" w:space="0" w:color="auto"/>
                                                                                <w:right w:val="none" w:sz="0" w:space="0" w:color="auto"/>
                                                                              </w:divBdr>
                                                                              <w:divsChild>
                                                                                <w:div w:id="2028827520">
                                                                                  <w:marLeft w:val="0"/>
                                                                                  <w:marRight w:val="0"/>
                                                                                  <w:marTop w:val="0"/>
                                                                                  <w:marBottom w:val="0"/>
                                                                                  <w:divBdr>
                                                                                    <w:top w:val="none" w:sz="0" w:space="0" w:color="auto"/>
                                                                                    <w:left w:val="none" w:sz="0" w:space="0" w:color="auto"/>
                                                                                    <w:bottom w:val="none" w:sz="0" w:space="0" w:color="auto"/>
                                                                                    <w:right w:val="none" w:sz="0" w:space="0" w:color="auto"/>
                                                                                  </w:divBdr>
                                                                                  <w:divsChild>
                                                                                    <w:div w:id="2028826946">
                                                                                      <w:marLeft w:val="0"/>
                                                                                      <w:marRight w:val="0"/>
                                                                                      <w:marTop w:val="0"/>
                                                                                      <w:marBottom w:val="0"/>
                                                                                      <w:divBdr>
                                                                                        <w:top w:val="none" w:sz="0" w:space="0" w:color="auto"/>
                                                                                        <w:left w:val="none" w:sz="0" w:space="0" w:color="auto"/>
                                                                                        <w:bottom w:val="none" w:sz="0" w:space="0" w:color="auto"/>
                                                                                        <w:right w:val="none" w:sz="0" w:space="0" w:color="auto"/>
                                                                                      </w:divBdr>
                                                                                      <w:divsChild>
                                                                                        <w:div w:id="2028827103">
                                                                                          <w:marLeft w:val="0"/>
                                                                                          <w:marRight w:val="0"/>
                                                                                          <w:marTop w:val="0"/>
                                                                                          <w:marBottom w:val="0"/>
                                                                                          <w:divBdr>
                                                                                            <w:top w:val="none" w:sz="0" w:space="0" w:color="auto"/>
                                                                                            <w:left w:val="none" w:sz="0" w:space="0" w:color="auto"/>
                                                                                            <w:bottom w:val="none" w:sz="0" w:space="0" w:color="auto"/>
                                                                                            <w:right w:val="none" w:sz="0" w:space="0" w:color="auto"/>
                                                                                          </w:divBdr>
                                                                                          <w:divsChild>
                                                                                            <w:div w:id="2028827405">
                                                                                              <w:marLeft w:val="0"/>
                                                                                              <w:marRight w:val="0"/>
                                                                                              <w:marTop w:val="0"/>
                                                                                              <w:marBottom w:val="0"/>
                                                                                              <w:divBdr>
                                                                                                <w:top w:val="none" w:sz="0" w:space="0" w:color="auto"/>
                                                                                                <w:left w:val="none" w:sz="0" w:space="0" w:color="auto"/>
                                                                                                <w:bottom w:val="none" w:sz="0" w:space="0" w:color="auto"/>
                                                                                                <w:right w:val="none" w:sz="0" w:space="0" w:color="auto"/>
                                                                                              </w:divBdr>
                                                                                              <w:divsChild>
                                                                                                <w:div w:id="2028827038">
                                                                                                  <w:marLeft w:val="0"/>
                                                                                                  <w:marRight w:val="0"/>
                                                                                                  <w:marTop w:val="0"/>
                                                                                                  <w:marBottom w:val="0"/>
                                                                                                  <w:divBdr>
                                                                                                    <w:top w:val="none" w:sz="0" w:space="0" w:color="auto"/>
                                                                                                    <w:left w:val="none" w:sz="0" w:space="0" w:color="auto"/>
                                                                                                    <w:bottom w:val="none" w:sz="0" w:space="0" w:color="auto"/>
                                                                                                    <w:right w:val="none" w:sz="0" w:space="0" w:color="auto"/>
                                                                                                  </w:divBdr>
                                                                                                  <w:divsChild>
                                                                                                    <w:div w:id="2028826490">
                                                                                                      <w:marLeft w:val="0"/>
                                                                                                      <w:marRight w:val="0"/>
                                                                                                      <w:marTop w:val="0"/>
                                                                                                      <w:marBottom w:val="0"/>
                                                                                                      <w:divBdr>
                                                                                                        <w:top w:val="none" w:sz="0" w:space="0" w:color="auto"/>
                                                                                                        <w:left w:val="none" w:sz="0" w:space="0" w:color="auto"/>
                                                                                                        <w:bottom w:val="none" w:sz="0" w:space="0" w:color="auto"/>
                                                                                                        <w:right w:val="none" w:sz="0" w:space="0" w:color="auto"/>
                                                                                                      </w:divBdr>
                                                                                                      <w:divsChild>
                                                                                                        <w:div w:id="2028827828">
                                                                                                          <w:marLeft w:val="0"/>
                                                                                                          <w:marRight w:val="0"/>
                                                                                                          <w:marTop w:val="0"/>
                                                                                                          <w:marBottom w:val="0"/>
                                                                                                          <w:divBdr>
                                                                                                            <w:top w:val="none" w:sz="0" w:space="0" w:color="auto"/>
                                                                                                            <w:left w:val="none" w:sz="0" w:space="0" w:color="auto"/>
                                                                                                            <w:bottom w:val="none" w:sz="0" w:space="0" w:color="auto"/>
                                                                                                            <w:right w:val="none" w:sz="0" w:space="0" w:color="auto"/>
                                                                                                          </w:divBdr>
                                                                                                        </w:div>
                                                                                                      </w:divsChild>
                                                                                                    </w:div>
                                                                                                    <w:div w:id="2028826496">
                                                                                                      <w:marLeft w:val="0"/>
                                                                                                      <w:marRight w:val="0"/>
                                                                                                      <w:marTop w:val="0"/>
                                                                                                      <w:marBottom w:val="0"/>
                                                                                                      <w:divBdr>
                                                                                                        <w:top w:val="none" w:sz="0" w:space="0" w:color="auto"/>
                                                                                                        <w:left w:val="none" w:sz="0" w:space="0" w:color="auto"/>
                                                                                                        <w:bottom w:val="none" w:sz="0" w:space="0" w:color="auto"/>
                                                                                                        <w:right w:val="none" w:sz="0" w:space="0" w:color="auto"/>
                                                                                                      </w:divBdr>
                                                                                                    </w:div>
                                                                                                    <w:div w:id="2028826560">
                                                                                                      <w:marLeft w:val="0"/>
                                                                                                      <w:marRight w:val="0"/>
                                                                                                      <w:marTop w:val="0"/>
                                                                                                      <w:marBottom w:val="0"/>
                                                                                                      <w:divBdr>
                                                                                                        <w:top w:val="none" w:sz="0" w:space="0" w:color="auto"/>
                                                                                                        <w:left w:val="none" w:sz="0" w:space="0" w:color="auto"/>
                                                                                                        <w:bottom w:val="none" w:sz="0" w:space="0" w:color="auto"/>
                                                                                                        <w:right w:val="none" w:sz="0" w:space="0" w:color="auto"/>
                                                                                                      </w:divBdr>
                                                                                                    </w:div>
                                                                                                    <w:div w:id="2028826701">
                                                                                                      <w:marLeft w:val="0"/>
                                                                                                      <w:marRight w:val="0"/>
                                                                                                      <w:marTop w:val="0"/>
                                                                                                      <w:marBottom w:val="0"/>
                                                                                                      <w:divBdr>
                                                                                                        <w:top w:val="none" w:sz="0" w:space="0" w:color="auto"/>
                                                                                                        <w:left w:val="none" w:sz="0" w:space="0" w:color="auto"/>
                                                                                                        <w:bottom w:val="none" w:sz="0" w:space="0" w:color="auto"/>
                                                                                                        <w:right w:val="none" w:sz="0" w:space="0" w:color="auto"/>
                                                                                                      </w:divBdr>
                                                                                                    </w:div>
                                                                                                    <w:div w:id="2028826716">
                                                                                                      <w:marLeft w:val="0"/>
                                                                                                      <w:marRight w:val="0"/>
                                                                                                      <w:marTop w:val="0"/>
                                                                                                      <w:marBottom w:val="0"/>
                                                                                                      <w:divBdr>
                                                                                                        <w:top w:val="none" w:sz="0" w:space="0" w:color="auto"/>
                                                                                                        <w:left w:val="none" w:sz="0" w:space="0" w:color="auto"/>
                                                                                                        <w:bottom w:val="none" w:sz="0" w:space="0" w:color="auto"/>
                                                                                                        <w:right w:val="none" w:sz="0" w:space="0" w:color="auto"/>
                                                                                                      </w:divBdr>
                                                                                                    </w:div>
                                                                                                    <w:div w:id="2028826767">
                                                                                                      <w:marLeft w:val="0"/>
                                                                                                      <w:marRight w:val="0"/>
                                                                                                      <w:marTop w:val="0"/>
                                                                                                      <w:marBottom w:val="0"/>
                                                                                                      <w:divBdr>
                                                                                                        <w:top w:val="none" w:sz="0" w:space="0" w:color="auto"/>
                                                                                                        <w:left w:val="none" w:sz="0" w:space="0" w:color="auto"/>
                                                                                                        <w:bottom w:val="none" w:sz="0" w:space="0" w:color="auto"/>
                                                                                                        <w:right w:val="none" w:sz="0" w:space="0" w:color="auto"/>
                                                                                                      </w:divBdr>
                                                                                                    </w:div>
                                                                                                    <w:div w:id="2028826833">
                                                                                                      <w:marLeft w:val="0"/>
                                                                                                      <w:marRight w:val="0"/>
                                                                                                      <w:marTop w:val="0"/>
                                                                                                      <w:marBottom w:val="0"/>
                                                                                                      <w:divBdr>
                                                                                                        <w:top w:val="none" w:sz="0" w:space="0" w:color="auto"/>
                                                                                                        <w:left w:val="none" w:sz="0" w:space="0" w:color="auto"/>
                                                                                                        <w:bottom w:val="none" w:sz="0" w:space="0" w:color="auto"/>
                                                                                                        <w:right w:val="none" w:sz="0" w:space="0" w:color="auto"/>
                                                                                                      </w:divBdr>
                                                                                                      <w:divsChild>
                                                                                                        <w:div w:id="2028827682">
                                                                                                          <w:marLeft w:val="0"/>
                                                                                                          <w:marRight w:val="0"/>
                                                                                                          <w:marTop w:val="0"/>
                                                                                                          <w:marBottom w:val="0"/>
                                                                                                          <w:divBdr>
                                                                                                            <w:top w:val="none" w:sz="0" w:space="0" w:color="auto"/>
                                                                                                            <w:left w:val="none" w:sz="0" w:space="0" w:color="auto"/>
                                                                                                            <w:bottom w:val="none" w:sz="0" w:space="0" w:color="auto"/>
                                                                                                            <w:right w:val="none" w:sz="0" w:space="0" w:color="auto"/>
                                                                                                          </w:divBdr>
                                                                                                        </w:div>
                                                                                                      </w:divsChild>
                                                                                                    </w:div>
                                                                                                    <w:div w:id="2028826859">
                                                                                                      <w:marLeft w:val="0"/>
                                                                                                      <w:marRight w:val="0"/>
                                                                                                      <w:marTop w:val="0"/>
                                                                                                      <w:marBottom w:val="0"/>
                                                                                                      <w:divBdr>
                                                                                                        <w:top w:val="none" w:sz="0" w:space="0" w:color="auto"/>
                                                                                                        <w:left w:val="none" w:sz="0" w:space="0" w:color="auto"/>
                                                                                                        <w:bottom w:val="none" w:sz="0" w:space="0" w:color="auto"/>
                                                                                                        <w:right w:val="none" w:sz="0" w:space="0" w:color="auto"/>
                                                                                                      </w:divBdr>
                                                                                                    </w:div>
                                                                                                    <w:div w:id="2028826901">
                                                                                                      <w:marLeft w:val="0"/>
                                                                                                      <w:marRight w:val="0"/>
                                                                                                      <w:marTop w:val="0"/>
                                                                                                      <w:marBottom w:val="0"/>
                                                                                                      <w:divBdr>
                                                                                                        <w:top w:val="none" w:sz="0" w:space="0" w:color="auto"/>
                                                                                                        <w:left w:val="none" w:sz="0" w:space="0" w:color="auto"/>
                                                                                                        <w:bottom w:val="none" w:sz="0" w:space="0" w:color="auto"/>
                                                                                                        <w:right w:val="none" w:sz="0" w:space="0" w:color="auto"/>
                                                                                                      </w:divBdr>
                                                                                                    </w:div>
                                                                                                    <w:div w:id="2028826914">
                                                                                                      <w:marLeft w:val="0"/>
                                                                                                      <w:marRight w:val="0"/>
                                                                                                      <w:marTop w:val="0"/>
                                                                                                      <w:marBottom w:val="0"/>
                                                                                                      <w:divBdr>
                                                                                                        <w:top w:val="none" w:sz="0" w:space="0" w:color="auto"/>
                                                                                                        <w:left w:val="none" w:sz="0" w:space="0" w:color="auto"/>
                                                                                                        <w:bottom w:val="none" w:sz="0" w:space="0" w:color="auto"/>
                                                                                                        <w:right w:val="none" w:sz="0" w:space="0" w:color="auto"/>
                                                                                                      </w:divBdr>
                                                                                                    </w:div>
                                                                                                    <w:div w:id="2028826919">
                                                                                                      <w:marLeft w:val="0"/>
                                                                                                      <w:marRight w:val="0"/>
                                                                                                      <w:marTop w:val="0"/>
                                                                                                      <w:marBottom w:val="0"/>
                                                                                                      <w:divBdr>
                                                                                                        <w:top w:val="none" w:sz="0" w:space="0" w:color="auto"/>
                                                                                                        <w:left w:val="none" w:sz="0" w:space="0" w:color="auto"/>
                                                                                                        <w:bottom w:val="none" w:sz="0" w:space="0" w:color="auto"/>
                                                                                                        <w:right w:val="none" w:sz="0" w:space="0" w:color="auto"/>
                                                                                                      </w:divBdr>
                                                                                                      <w:divsChild>
                                                                                                        <w:div w:id="2028827786">
                                                                                                          <w:marLeft w:val="0"/>
                                                                                                          <w:marRight w:val="0"/>
                                                                                                          <w:marTop w:val="0"/>
                                                                                                          <w:marBottom w:val="0"/>
                                                                                                          <w:divBdr>
                                                                                                            <w:top w:val="none" w:sz="0" w:space="0" w:color="auto"/>
                                                                                                            <w:left w:val="none" w:sz="0" w:space="0" w:color="auto"/>
                                                                                                            <w:bottom w:val="none" w:sz="0" w:space="0" w:color="auto"/>
                                                                                                            <w:right w:val="none" w:sz="0" w:space="0" w:color="auto"/>
                                                                                                          </w:divBdr>
                                                                                                        </w:div>
                                                                                                      </w:divsChild>
                                                                                                    </w:div>
                                                                                                    <w:div w:id="2028826970">
                                                                                                      <w:marLeft w:val="0"/>
                                                                                                      <w:marRight w:val="0"/>
                                                                                                      <w:marTop w:val="0"/>
                                                                                                      <w:marBottom w:val="0"/>
                                                                                                      <w:divBdr>
                                                                                                        <w:top w:val="none" w:sz="0" w:space="0" w:color="auto"/>
                                                                                                        <w:left w:val="none" w:sz="0" w:space="0" w:color="auto"/>
                                                                                                        <w:bottom w:val="none" w:sz="0" w:space="0" w:color="auto"/>
                                                                                                        <w:right w:val="none" w:sz="0" w:space="0" w:color="auto"/>
                                                                                                      </w:divBdr>
                                                                                                    </w:div>
                                                                                                    <w:div w:id="2028827025">
                                                                                                      <w:marLeft w:val="0"/>
                                                                                                      <w:marRight w:val="0"/>
                                                                                                      <w:marTop w:val="0"/>
                                                                                                      <w:marBottom w:val="0"/>
                                                                                                      <w:divBdr>
                                                                                                        <w:top w:val="none" w:sz="0" w:space="0" w:color="auto"/>
                                                                                                        <w:left w:val="none" w:sz="0" w:space="0" w:color="auto"/>
                                                                                                        <w:bottom w:val="none" w:sz="0" w:space="0" w:color="auto"/>
                                                                                                        <w:right w:val="none" w:sz="0" w:space="0" w:color="auto"/>
                                                                                                      </w:divBdr>
                                                                                                      <w:divsChild>
                                                                                                        <w:div w:id="2028827631">
                                                                                                          <w:marLeft w:val="0"/>
                                                                                                          <w:marRight w:val="0"/>
                                                                                                          <w:marTop w:val="0"/>
                                                                                                          <w:marBottom w:val="0"/>
                                                                                                          <w:divBdr>
                                                                                                            <w:top w:val="none" w:sz="0" w:space="0" w:color="auto"/>
                                                                                                            <w:left w:val="none" w:sz="0" w:space="0" w:color="auto"/>
                                                                                                            <w:bottom w:val="none" w:sz="0" w:space="0" w:color="auto"/>
                                                                                                            <w:right w:val="none" w:sz="0" w:space="0" w:color="auto"/>
                                                                                                          </w:divBdr>
                                                                                                        </w:div>
                                                                                                      </w:divsChild>
                                                                                                    </w:div>
                                                                                                    <w:div w:id="2028827029">
                                                                                                      <w:marLeft w:val="0"/>
                                                                                                      <w:marRight w:val="0"/>
                                                                                                      <w:marTop w:val="0"/>
                                                                                                      <w:marBottom w:val="0"/>
                                                                                                      <w:divBdr>
                                                                                                        <w:top w:val="none" w:sz="0" w:space="0" w:color="auto"/>
                                                                                                        <w:left w:val="none" w:sz="0" w:space="0" w:color="auto"/>
                                                                                                        <w:bottom w:val="none" w:sz="0" w:space="0" w:color="auto"/>
                                                                                                        <w:right w:val="none" w:sz="0" w:space="0" w:color="auto"/>
                                                                                                      </w:divBdr>
                                                                                                    </w:div>
                                                                                                    <w:div w:id="2028827039">
                                                                                                      <w:marLeft w:val="0"/>
                                                                                                      <w:marRight w:val="0"/>
                                                                                                      <w:marTop w:val="0"/>
                                                                                                      <w:marBottom w:val="0"/>
                                                                                                      <w:divBdr>
                                                                                                        <w:top w:val="none" w:sz="0" w:space="0" w:color="auto"/>
                                                                                                        <w:left w:val="none" w:sz="0" w:space="0" w:color="auto"/>
                                                                                                        <w:bottom w:val="none" w:sz="0" w:space="0" w:color="auto"/>
                                                                                                        <w:right w:val="none" w:sz="0" w:space="0" w:color="auto"/>
                                                                                                      </w:divBdr>
                                                                                                      <w:divsChild>
                                                                                                        <w:div w:id="2028827566">
                                                                                                          <w:marLeft w:val="0"/>
                                                                                                          <w:marRight w:val="0"/>
                                                                                                          <w:marTop w:val="0"/>
                                                                                                          <w:marBottom w:val="0"/>
                                                                                                          <w:divBdr>
                                                                                                            <w:top w:val="none" w:sz="0" w:space="0" w:color="auto"/>
                                                                                                            <w:left w:val="none" w:sz="0" w:space="0" w:color="auto"/>
                                                                                                            <w:bottom w:val="none" w:sz="0" w:space="0" w:color="auto"/>
                                                                                                            <w:right w:val="none" w:sz="0" w:space="0" w:color="auto"/>
                                                                                                          </w:divBdr>
                                                                                                        </w:div>
                                                                                                      </w:divsChild>
                                                                                                    </w:div>
                                                                                                    <w:div w:id="2028827063">
                                                                                                      <w:marLeft w:val="0"/>
                                                                                                      <w:marRight w:val="0"/>
                                                                                                      <w:marTop w:val="0"/>
                                                                                                      <w:marBottom w:val="0"/>
                                                                                                      <w:divBdr>
                                                                                                        <w:top w:val="none" w:sz="0" w:space="0" w:color="auto"/>
                                                                                                        <w:left w:val="none" w:sz="0" w:space="0" w:color="auto"/>
                                                                                                        <w:bottom w:val="none" w:sz="0" w:space="0" w:color="auto"/>
                                                                                                        <w:right w:val="none" w:sz="0" w:space="0" w:color="auto"/>
                                                                                                      </w:divBdr>
                                                                                                      <w:divsChild>
                                                                                                        <w:div w:id="2028827446">
                                                                                                          <w:marLeft w:val="0"/>
                                                                                                          <w:marRight w:val="0"/>
                                                                                                          <w:marTop w:val="0"/>
                                                                                                          <w:marBottom w:val="0"/>
                                                                                                          <w:divBdr>
                                                                                                            <w:top w:val="none" w:sz="0" w:space="0" w:color="auto"/>
                                                                                                            <w:left w:val="none" w:sz="0" w:space="0" w:color="auto"/>
                                                                                                            <w:bottom w:val="none" w:sz="0" w:space="0" w:color="auto"/>
                                                                                                            <w:right w:val="none" w:sz="0" w:space="0" w:color="auto"/>
                                                                                                          </w:divBdr>
                                                                                                        </w:div>
                                                                                                      </w:divsChild>
                                                                                                    </w:div>
                                                                                                    <w:div w:id="2028827065">
                                                                                                      <w:marLeft w:val="0"/>
                                                                                                      <w:marRight w:val="0"/>
                                                                                                      <w:marTop w:val="0"/>
                                                                                                      <w:marBottom w:val="0"/>
                                                                                                      <w:divBdr>
                                                                                                        <w:top w:val="none" w:sz="0" w:space="0" w:color="auto"/>
                                                                                                        <w:left w:val="none" w:sz="0" w:space="0" w:color="auto"/>
                                                                                                        <w:bottom w:val="none" w:sz="0" w:space="0" w:color="auto"/>
                                                                                                        <w:right w:val="none" w:sz="0" w:space="0" w:color="auto"/>
                                                                                                      </w:divBdr>
                                                                                                      <w:divsChild>
                                                                                                        <w:div w:id="2028827124">
                                                                                                          <w:marLeft w:val="0"/>
                                                                                                          <w:marRight w:val="0"/>
                                                                                                          <w:marTop w:val="0"/>
                                                                                                          <w:marBottom w:val="0"/>
                                                                                                          <w:divBdr>
                                                                                                            <w:top w:val="none" w:sz="0" w:space="0" w:color="auto"/>
                                                                                                            <w:left w:val="none" w:sz="0" w:space="0" w:color="auto"/>
                                                                                                            <w:bottom w:val="none" w:sz="0" w:space="0" w:color="auto"/>
                                                                                                            <w:right w:val="none" w:sz="0" w:space="0" w:color="auto"/>
                                                                                                          </w:divBdr>
                                                                                                          <w:divsChild>
                                                                                                            <w:div w:id="2028827196">
                                                                                                              <w:marLeft w:val="0"/>
                                                                                                              <w:marRight w:val="0"/>
                                                                                                              <w:marTop w:val="0"/>
                                                                                                              <w:marBottom w:val="0"/>
                                                                                                              <w:divBdr>
                                                                                                                <w:top w:val="none" w:sz="0" w:space="0" w:color="auto"/>
                                                                                                                <w:left w:val="none" w:sz="0" w:space="0" w:color="auto"/>
                                                                                                                <w:bottom w:val="none" w:sz="0" w:space="0" w:color="auto"/>
                                                                                                                <w:right w:val="none" w:sz="0" w:space="0" w:color="auto"/>
                                                                                                              </w:divBdr>
                                                                                                              <w:divsChild>
                                                                                                                <w:div w:id="2028827348">
                                                                                                                  <w:marLeft w:val="0"/>
                                                                                                                  <w:marRight w:val="0"/>
                                                                                                                  <w:marTop w:val="0"/>
                                                                                                                  <w:marBottom w:val="0"/>
                                                                                                                  <w:divBdr>
                                                                                                                    <w:top w:val="none" w:sz="0" w:space="0" w:color="auto"/>
                                                                                                                    <w:left w:val="none" w:sz="0" w:space="0" w:color="auto"/>
                                                                                                                    <w:bottom w:val="none" w:sz="0" w:space="0" w:color="auto"/>
                                                                                                                    <w:right w:val="none" w:sz="0" w:space="0" w:color="auto"/>
                                                                                                                  </w:divBdr>
                                                                                                                  <w:divsChild>
                                                                                                                    <w:div w:id="2028826717">
                                                                                                                      <w:marLeft w:val="0"/>
                                                                                                                      <w:marRight w:val="0"/>
                                                                                                                      <w:marTop w:val="0"/>
                                                                                                                      <w:marBottom w:val="0"/>
                                                                                                                      <w:divBdr>
                                                                                                                        <w:top w:val="none" w:sz="0" w:space="0" w:color="auto"/>
                                                                                                                        <w:left w:val="none" w:sz="0" w:space="0" w:color="auto"/>
                                                                                                                        <w:bottom w:val="none" w:sz="0" w:space="0" w:color="auto"/>
                                                                                                                        <w:right w:val="none" w:sz="0" w:space="0" w:color="auto"/>
                                                                                                                      </w:divBdr>
                                                                                                                    </w:div>
                                                                                                                  </w:divsChild>
                                                                                                                </w:div>
                                                                                                                <w:div w:id="2028827512">
                                                                                                                  <w:marLeft w:val="0"/>
                                                                                                                  <w:marRight w:val="0"/>
                                                                                                                  <w:marTop w:val="0"/>
                                                                                                                  <w:marBottom w:val="0"/>
                                                                                                                  <w:divBdr>
                                                                                                                    <w:top w:val="none" w:sz="0" w:space="0" w:color="auto"/>
                                                                                                                    <w:left w:val="none" w:sz="0" w:space="0" w:color="auto"/>
                                                                                                                    <w:bottom w:val="none" w:sz="0" w:space="0" w:color="auto"/>
                                                                                                                    <w:right w:val="none" w:sz="0" w:space="0" w:color="auto"/>
                                                                                                                  </w:divBdr>
                                                                                                                </w:div>
                                                                                                              </w:divsChild>
                                                                                                            </w:div>
                                                                                                            <w:div w:id="20288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110">
                                                                                                      <w:marLeft w:val="0"/>
                                                                                                      <w:marRight w:val="0"/>
                                                                                                      <w:marTop w:val="0"/>
                                                                                                      <w:marBottom w:val="0"/>
                                                                                                      <w:divBdr>
                                                                                                        <w:top w:val="none" w:sz="0" w:space="0" w:color="auto"/>
                                                                                                        <w:left w:val="none" w:sz="0" w:space="0" w:color="auto"/>
                                                                                                        <w:bottom w:val="none" w:sz="0" w:space="0" w:color="auto"/>
                                                                                                        <w:right w:val="none" w:sz="0" w:space="0" w:color="auto"/>
                                                                                                      </w:divBdr>
                                                                                                      <w:divsChild>
                                                                                                        <w:div w:id="2028827032">
                                                                                                          <w:marLeft w:val="0"/>
                                                                                                          <w:marRight w:val="0"/>
                                                                                                          <w:marTop w:val="0"/>
                                                                                                          <w:marBottom w:val="0"/>
                                                                                                          <w:divBdr>
                                                                                                            <w:top w:val="none" w:sz="0" w:space="0" w:color="auto"/>
                                                                                                            <w:left w:val="none" w:sz="0" w:space="0" w:color="auto"/>
                                                                                                            <w:bottom w:val="none" w:sz="0" w:space="0" w:color="auto"/>
                                                                                                            <w:right w:val="none" w:sz="0" w:space="0" w:color="auto"/>
                                                                                                          </w:divBdr>
                                                                                                        </w:div>
                                                                                                      </w:divsChild>
                                                                                                    </w:div>
                                                                                                    <w:div w:id="2028827127">
                                                                                                      <w:marLeft w:val="0"/>
                                                                                                      <w:marRight w:val="0"/>
                                                                                                      <w:marTop w:val="0"/>
                                                                                                      <w:marBottom w:val="0"/>
                                                                                                      <w:divBdr>
                                                                                                        <w:top w:val="none" w:sz="0" w:space="0" w:color="auto"/>
                                                                                                        <w:left w:val="none" w:sz="0" w:space="0" w:color="auto"/>
                                                                                                        <w:bottom w:val="none" w:sz="0" w:space="0" w:color="auto"/>
                                                                                                        <w:right w:val="none" w:sz="0" w:space="0" w:color="auto"/>
                                                                                                      </w:divBdr>
                                                                                                      <w:divsChild>
                                                                                                        <w:div w:id="2028827439">
                                                                                                          <w:marLeft w:val="0"/>
                                                                                                          <w:marRight w:val="0"/>
                                                                                                          <w:marTop w:val="0"/>
                                                                                                          <w:marBottom w:val="0"/>
                                                                                                          <w:divBdr>
                                                                                                            <w:top w:val="none" w:sz="0" w:space="0" w:color="auto"/>
                                                                                                            <w:left w:val="none" w:sz="0" w:space="0" w:color="auto"/>
                                                                                                            <w:bottom w:val="none" w:sz="0" w:space="0" w:color="auto"/>
                                                                                                            <w:right w:val="none" w:sz="0" w:space="0" w:color="auto"/>
                                                                                                          </w:divBdr>
                                                                                                        </w:div>
                                                                                                      </w:divsChild>
                                                                                                    </w:div>
                                                                                                    <w:div w:id="2028827162">
                                                                                                      <w:marLeft w:val="0"/>
                                                                                                      <w:marRight w:val="0"/>
                                                                                                      <w:marTop w:val="0"/>
                                                                                                      <w:marBottom w:val="0"/>
                                                                                                      <w:divBdr>
                                                                                                        <w:top w:val="none" w:sz="0" w:space="0" w:color="auto"/>
                                                                                                        <w:left w:val="none" w:sz="0" w:space="0" w:color="auto"/>
                                                                                                        <w:bottom w:val="none" w:sz="0" w:space="0" w:color="auto"/>
                                                                                                        <w:right w:val="none" w:sz="0" w:space="0" w:color="auto"/>
                                                                                                      </w:divBdr>
                                                                                                      <w:divsChild>
                                                                                                        <w:div w:id="2028827769">
                                                                                                          <w:marLeft w:val="0"/>
                                                                                                          <w:marRight w:val="0"/>
                                                                                                          <w:marTop w:val="0"/>
                                                                                                          <w:marBottom w:val="0"/>
                                                                                                          <w:divBdr>
                                                                                                            <w:top w:val="none" w:sz="0" w:space="0" w:color="auto"/>
                                                                                                            <w:left w:val="none" w:sz="0" w:space="0" w:color="auto"/>
                                                                                                            <w:bottom w:val="none" w:sz="0" w:space="0" w:color="auto"/>
                                                                                                            <w:right w:val="none" w:sz="0" w:space="0" w:color="auto"/>
                                                                                                          </w:divBdr>
                                                                                                        </w:div>
                                                                                                      </w:divsChild>
                                                                                                    </w:div>
                                                                                                    <w:div w:id="2028827206">
                                                                                                      <w:marLeft w:val="0"/>
                                                                                                      <w:marRight w:val="0"/>
                                                                                                      <w:marTop w:val="0"/>
                                                                                                      <w:marBottom w:val="0"/>
                                                                                                      <w:divBdr>
                                                                                                        <w:top w:val="none" w:sz="0" w:space="0" w:color="auto"/>
                                                                                                        <w:left w:val="none" w:sz="0" w:space="0" w:color="auto"/>
                                                                                                        <w:bottom w:val="none" w:sz="0" w:space="0" w:color="auto"/>
                                                                                                        <w:right w:val="none" w:sz="0" w:space="0" w:color="auto"/>
                                                                                                      </w:divBdr>
                                                                                                    </w:div>
                                                                                                    <w:div w:id="2028827212">
                                                                                                      <w:marLeft w:val="0"/>
                                                                                                      <w:marRight w:val="0"/>
                                                                                                      <w:marTop w:val="0"/>
                                                                                                      <w:marBottom w:val="0"/>
                                                                                                      <w:divBdr>
                                                                                                        <w:top w:val="none" w:sz="0" w:space="0" w:color="auto"/>
                                                                                                        <w:left w:val="none" w:sz="0" w:space="0" w:color="auto"/>
                                                                                                        <w:bottom w:val="none" w:sz="0" w:space="0" w:color="auto"/>
                                                                                                        <w:right w:val="none" w:sz="0" w:space="0" w:color="auto"/>
                                                                                                      </w:divBdr>
                                                                                                      <w:divsChild>
                                                                                                        <w:div w:id="2028828074">
                                                                                                          <w:marLeft w:val="0"/>
                                                                                                          <w:marRight w:val="0"/>
                                                                                                          <w:marTop w:val="0"/>
                                                                                                          <w:marBottom w:val="0"/>
                                                                                                          <w:divBdr>
                                                                                                            <w:top w:val="none" w:sz="0" w:space="0" w:color="auto"/>
                                                                                                            <w:left w:val="none" w:sz="0" w:space="0" w:color="auto"/>
                                                                                                            <w:bottom w:val="none" w:sz="0" w:space="0" w:color="auto"/>
                                                                                                            <w:right w:val="none" w:sz="0" w:space="0" w:color="auto"/>
                                                                                                          </w:divBdr>
                                                                                                        </w:div>
                                                                                                      </w:divsChild>
                                                                                                    </w:div>
                                                                                                    <w:div w:id="2028827328">
                                                                                                      <w:marLeft w:val="0"/>
                                                                                                      <w:marRight w:val="0"/>
                                                                                                      <w:marTop w:val="0"/>
                                                                                                      <w:marBottom w:val="0"/>
                                                                                                      <w:divBdr>
                                                                                                        <w:top w:val="none" w:sz="0" w:space="0" w:color="auto"/>
                                                                                                        <w:left w:val="none" w:sz="0" w:space="0" w:color="auto"/>
                                                                                                        <w:bottom w:val="none" w:sz="0" w:space="0" w:color="auto"/>
                                                                                                        <w:right w:val="none" w:sz="0" w:space="0" w:color="auto"/>
                                                                                                      </w:divBdr>
                                                                                                    </w:div>
                                                                                                    <w:div w:id="2028827385">
                                                                                                      <w:marLeft w:val="0"/>
                                                                                                      <w:marRight w:val="0"/>
                                                                                                      <w:marTop w:val="0"/>
                                                                                                      <w:marBottom w:val="0"/>
                                                                                                      <w:divBdr>
                                                                                                        <w:top w:val="none" w:sz="0" w:space="0" w:color="auto"/>
                                                                                                        <w:left w:val="none" w:sz="0" w:space="0" w:color="auto"/>
                                                                                                        <w:bottom w:val="none" w:sz="0" w:space="0" w:color="auto"/>
                                                                                                        <w:right w:val="none" w:sz="0" w:space="0" w:color="auto"/>
                                                                                                      </w:divBdr>
                                                                                                      <w:divsChild>
                                                                                                        <w:div w:id="2028826789">
                                                                                                          <w:marLeft w:val="0"/>
                                                                                                          <w:marRight w:val="0"/>
                                                                                                          <w:marTop w:val="0"/>
                                                                                                          <w:marBottom w:val="0"/>
                                                                                                          <w:divBdr>
                                                                                                            <w:top w:val="none" w:sz="0" w:space="0" w:color="auto"/>
                                                                                                            <w:left w:val="none" w:sz="0" w:space="0" w:color="auto"/>
                                                                                                            <w:bottom w:val="none" w:sz="0" w:space="0" w:color="auto"/>
                                                                                                            <w:right w:val="none" w:sz="0" w:space="0" w:color="auto"/>
                                                                                                          </w:divBdr>
                                                                                                        </w:div>
                                                                                                      </w:divsChild>
                                                                                                    </w:div>
                                                                                                    <w:div w:id="2028827395">
                                                                                                      <w:marLeft w:val="0"/>
                                                                                                      <w:marRight w:val="0"/>
                                                                                                      <w:marTop w:val="0"/>
                                                                                                      <w:marBottom w:val="0"/>
                                                                                                      <w:divBdr>
                                                                                                        <w:top w:val="none" w:sz="0" w:space="0" w:color="auto"/>
                                                                                                        <w:left w:val="none" w:sz="0" w:space="0" w:color="auto"/>
                                                                                                        <w:bottom w:val="none" w:sz="0" w:space="0" w:color="auto"/>
                                                                                                        <w:right w:val="none" w:sz="0" w:space="0" w:color="auto"/>
                                                                                                      </w:divBdr>
                                                                                                    </w:div>
                                                                                                    <w:div w:id="2028827410">
                                                                                                      <w:marLeft w:val="0"/>
                                                                                                      <w:marRight w:val="0"/>
                                                                                                      <w:marTop w:val="0"/>
                                                                                                      <w:marBottom w:val="0"/>
                                                                                                      <w:divBdr>
                                                                                                        <w:top w:val="none" w:sz="0" w:space="0" w:color="auto"/>
                                                                                                        <w:left w:val="none" w:sz="0" w:space="0" w:color="auto"/>
                                                                                                        <w:bottom w:val="none" w:sz="0" w:space="0" w:color="auto"/>
                                                                                                        <w:right w:val="none" w:sz="0" w:space="0" w:color="auto"/>
                                                                                                      </w:divBdr>
                                                                                                    </w:div>
                                                                                                    <w:div w:id="2028827456">
                                                                                                      <w:marLeft w:val="0"/>
                                                                                                      <w:marRight w:val="0"/>
                                                                                                      <w:marTop w:val="0"/>
                                                                                                      <w:marBottom w:val="0"/>
                                                                                                      <w:divBdr>
                                                                                                        <w:top w:val="none" w:sz="0" w:space="0" w:color="auto"/>
                                                                                                        <w:left w:val="none" w:sz="0" w:space="0" w:color="auto"/>
                                                                                                        <w:bottom w:val="none" w:sz="0" w:space="0" w:color="auto"/>
                                                                                                        <w:right w:val="none" w:sz="0" w:space="0" w:color="auto"/>
                                                                                                      </w:divBdr>
                                                                                                      <w:divsChild>
                                                                                                        <w:div w:id="2028828028">
                                                                                                          <w:marLeft w:val="0"/>
                                                                                                          <w:marRight w:val="0"/>
                                                                                                          <w:marTop w:val="0"/>
                                                                                                          <w:marBottom w:val="0"/>
                                                                                                          <w:divBdr>
                                                                                                            <w:top w:val="none" w:sz="0" w:space="0" w:color="auto"/>
                                                                                                            <w:left w:val="none" w:sz="0" w:space="0" w:color="auto"/>
                                                                                                            <w:bottom w:val="none" w:sz="0" w:space="0" w:color="auto"/>
                                                                                                            <w:right w:val="none" w:sz="0" w:space="0" w:color="auto"/>
                                                                                                          </w:divBdr>
                                                                                                        </w:div>
                                                                                                      </w:divsChild>
                                                                                                    </w:div>
                                                                                                    <w:div w:id="2028827501">
                                                                                                      <w:marLeft w:val="0"/>
                                                                                                      <w:marRight w:val="0"/>
                                                                                                      <w:marTop w:val="0"/>
                                                                                                      <w:marBottom w:val="0"/>
                                                                                                      <w:divBdr>
                                                                                                        <w:top w:val="none" w:sz="0" w:space="0" w:color="auto"/>
                                                                                                        <w:left w:val="none" w:sz="0" w:space="0" w:color="auto"/>
                                                                                                        <w:bottom w:val="none" w:sz="0" w:space="0" w:color="auto"/>
                                                                                                        <w:right w:val="none" w:sz="0" w:space="0" w:color="auto"/>
                                                                                                      </w:divBdr>
                                                                                                      <w:divsChild>
                                                                                                        <w:div w:id="2028827094">
                                                                                                          <w:marLeft w:val="0"/>
                                                                                                          <w:marRight w:val="0"/>
                                                                                                          <w:marTop w:val="0"/>
                                                                                                          <w:marBottom w:val="0"/>
                                                                                                          <w:divBdr>
                                                                                                            <w:top w:val="none" w:sz="0" w:space="0" w:color="auto"/>
                                                                                                            <w:left w:val="none" w:sz="0" w:space="0" w:color="auto"/>
                                                                                                            <w:bottom w:val="none" w:sz="0" w:space="0" w:color="auto"/>
                                                                                                            <w:right w:val="none" w:sz="0" w:space="0" w:color="auto"/>
                                                                                                          </w:divBdr>
                                                                                                        </w:div>
                                                                                                      </w:divsChild>
                                                                                                    </w:div>
                                                                                                    <w:div w:id="2028827518">
                                                                                                      <w:marLeft w:val="0"/>
                                                                                                      <w:marRight w:val="0"/>
                                                                                                      <w:marTop w:val="0"/>
                                                                                                      <w:marBottom w:val="0"/>
                                                                                                      <w:divBdr>
                                                                                                        <w:top w:val="none" w:sz="0" w:space="0" w:color="auto"/>
                                                                                                        <w:left w:val="none" w:sz="0" w:space="0" w:color="auto"/>
                                                                                                        <w:bottom w:val="none" w:sz="0" w:space="0" w:color="auto"/>
                                                                                                        <w:right w:val="none" w:sz="0" w:space="0" w:color="auto"/>
                                                                                                      </w:divBdr>
                                                                                                      <w:divsChild>
                                                                                                        <w:div w:id="2028826944">
                                                                                                          <w:marLeft w:val="0"/>
                                                                                                          <w:marRight w:val="0"/>
                                                                                                          <w:marTop w:val="0"/>
                                                                                                          <w:marBottom w:val="0"/>
                                                                                                          <w:divBdr>
                                                                                                            <w:top w:val="none" w:sz="0" w:space="0" w:color="auto"/>
                                                                                                            <w:left w:val="none" w:sz="0" w:space="0" w:color="auto"/>
                                                                                                            <w:bottom w:val="none" w:sz="0" w:space="0" w:color="auto"/>
                                                                                                            <w:right w:val="none" w:sz="0" w:space="0" w:color="auto"/>
                                                                                                          </w:divBdr>
                                                                                                          <w:divsChild>
                                                                                                            <w:div w:id="2028827436">
                                                                                                              <w:marLeft w:val="0"/>
                                                                                                              <w:marRight w:val="0"/>
                                                                                                              <w:marTop w:val="0"/>
                                                                                                              <w:marBottom w:val="0"/>
                                                                                                              <w:divBdr>
                                                                                                                <w:top w:val="none" w:sz="0" w:space="0" w:color="auto"/>
                                                                                                                <w:left w:val="none" w:sz="0" w:space="0" w:color="auto"/>
                                                                                                                <w:bottom w:val="none" w:sz="0" w:space="0" w:color="auto"/>
                                                                                                                <w:right w:val="none" w:sz="0" w:space="0" w:color="auto"/>
                                                                                                              </w:divBdr>
                                                                                                            </w:div>
                                                                                                            <w:div w:id="2028827508">
                                                                                                              <w:marLeft w:val="0"/>
                                                                                                              <w:marRight w:val="0"/>
                                                                                                              <w:marTop w:val="0"/>
                                                                                                              <w:marBottom w:val="0"/>
                                                                                                              <w:divBdr>
                                                                                                                <w:top w:val="none" w:sz="0" w:space="0" w:color="auto"/>
                                                                                                                <w:left w:val="none" w:sz="0" w:space="0" w:color="auto"/>
                                                                                                                <w:bottom w:val="none" w:sz="0" w:space="0" w:color="auto"/>
                                                                                                                <w:right w:val="none" w:sz="0" w:space="0" w:color="auto"/>
                                                                                                              </w:divBdr>
                                                                                                              <w:divsChild>
                                                                                                                <w:div w:id="2028827239">
                                                                                                                  <w:marLeft w:val="0"/>
                                                                                                                  <w:marRight w:val="0"/>
                                                                                                                  <w:marTop w:val="0"/>
                                                                                                                  <w:marBottom w:val="0"/>
                                                                                                                  <w:divBdr>
                                                                                                                    <w:top w:val="none" w:sz="0" w:space="0" w:color="auto"/>
                                                                                                                    <w:left w:val="none" w:sz="0" w:space="0" w:color="auto"/>
                                                                                                                    <w:bottom w:val="none" w:sz="0" w:space="0" w:color="auto"/>
                                                                                                                    <w:right w:val="none" w:sz="0" w:space="0" w:color="auto"/>
                                                                                                                  </w:divBdr>
                                                                                                                </w:div>
                                                                                                                <w:div w:id="2028827596">
                                                                                                                  <w:marLeft w:val="0"/>
                                                                                                                  <w:marRight w:val="0"/>
                                                                                                                  <w:marTop w:val="0"/>
                                                                                                                  <w:marBottom w:val="0"/>
                                                                                                                  <w:divBdr>
                                                                                                                    <w:top w:val="none" w:sz="0" w:space="0" w:color="auto"/>
                                                                                                                    <w:left w:val="none" w:sz="0" w:space="0" w:color="auto"/>
                                                                                                                    <w:bottom w:val="none" w:sz="0" w:space="0" w:color="auto"/>
                                                                                                                    <w:right w:val="none" w:sz="0" w:space="0" w:color="auto"/>
                                                                                                                  </w:divBdr>
                                                                                                                  <w:divsChild>
                                                                                                                    <w:div w:id="20288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27554">
                                                                                                      <w:marLeft w:val="0"/>
                                                                                                      <w:marRight w:val="0"/>
                                                                                                      <w:marTop w:val="0"/>
                                                                                                      <w:marBottom w:val="0"/>
                                                                                                      <w:divBdr>
                                                                                                        <w:top w:val="none" w:sz="0" w:space="0" w:color="auto"/>
                                                                                                        <w:left w:val="none" w:sz="0" w:space="0" w:color="auto"/>
                                                                                                        <w:bottom w:val="none" w:sz="0" w:space="0" w:color="auto"/>
                                                                                                        <w:right w:val="none" w:sz="0" w:space="0" w:color="auto"/>
                                                                                                      </w:divBdr>
                                                                                                    </w:div>
                                                                                                    <w:div w:id="2028827577">
                                                                                                      <w:marLeft w:val="0"/>
                                                                                                      <w:marRight w:val="0"/>
                                                                                                      <w:marTop w:val="0"/>
                                                                                                      <w:marBottom w:val="0"/>
                                                                                                      <w:divBdr>
                                                                                                        <w:top w:val="none" w:sz="0" w:space="0" w:color="auto"/>
                                                                                                        <w:left w:val="none" w:sz="0" w:space="0" w:color="auto"/>
                                                                                                        <w:bottom w:val="none" w:sz="0" w:space="0" w:color="auto"/>
                                                                                                        <w:right w:val="none" w:sz="0" w:space="0" w:color="auto"/>
                                                                                                      </w:divBdr>
                                                                                                      <w:divsChild>
                                                                                                        <w:div w:id="2028828071">
                                                                                                          <w:marLeft w:val="0"/>
                                                                                                          <w:marRight w:val="0"/>
                                                                                                          <w:marTop w:val="0"/>
                                                                                                          <w:marBottom w:val="0"/>
                                                                                                          <w:divBdr>
                                                                                                            <w:top w:val="none" w:sz="0" w:space="0" w:color="auto"/>
                                                                                                            <w:left w:val="none" w:sz="0" w:space="0" w:color="auto"/>
                                                                                                            <w:bottom w:val="none" w:sz="0" w:space="0" w:color="auto"/>
                                                                                                            <w:right w:val="none" w:sz="0" w:space="0" w:color="auto"/>
                                                                                                          </w:divBdr>
                                                                                                          <w:divsChild>
                                                                                                            <w:div w:id="2028826656">
                                                                                                              <w:marLeft w:val="0"/>
                                                                                                              <w:marRight w:val="0"/>
                                                                                                              <w:marTop w:val="0"/>
                                                                                                              <w:marBottom w:val="0"/>
                                                                                                              <w:divBdr>
                                                                                                                <w:top w:val="none" w:sz="0" w:space="0" w:color="auto"/>
                                                                                                                <w:left w:val="none" w:sz="0" w:space="0" w:color="auto"/>
                                                                                                                <w:bottom w:val="none" w:sz="0" w:space="0" w:color="auto"/>
                                                                                                                <w:right w:val="none" w:sz="0" w:space="0" w:color="auto"/>
                                                                                                              </w:divBdr>
                                                                                                              <w:divsChild>
                                                                                                                <w:div w:id="2028826863">
                                                                                                                  <w:marLeft w:val="0"/>
                                                                                                                  <w:marRight w:val="0"/>
                                                                                                                  <w:marTop w:val="0"/>
                                                                                                                  <w:marBottom w:val="0"/>
                                                                                                                  <w:divBdr>
                                                                                                                    <w:top w:val="none" w:sz="0" w:space="0" w:color="auto"/>
                                                                                                                    <w:left w:val="none" w:sz="0" w:space="0" w:color="auto"/>
                                                                                                                    <w:bottom w:val="none" w:sz="0" w:space="0" w:color="auto"/>
                                                                                                                    <w:right w:val="none" w:sz="0" w:space="0" w:color="auto"/>
                                                                                                                  </w:divBdr>
                                                                                                                </w:div>
                                                                                                                <w:div w:id="2028827085">
                                                                                                                  <w:marLeft w:val="0"/>
                                                                                                                  <w:marRight w:val="0"/>
                                                                                                                  <w:marTop w:val="0"/>
                                                                                                                  <w:marBottom w:val="0"/>
                                                                                                                  <w:divBdr>
                                                                                                                    <w:top w:val="none" w:sz="0" w:space="0" w:color="auto"/>
                                                                                                                    <w:left w:val="none" w:sz="0" w:space="0" w:color="auto"/>
                                                                                                                    <w:bottom w:val="none" w:sz="0" w:space="0" w:color="auto"/>
                                                                                                                    <w:right w:val="none" w:sz="0" w:space="0" w:color="auto"/>
                                                                                                                  </w:divBdr>
                                                                                                                  <w:divsChild>
                                                                                                                    <w:div w:id="2028826747">
                                                                                                                      <w:marLeft w:val="0"/>
                                                                                                                      <w:marRight w:val="0"/>
                                                                                                                      <w:marTop w:val="0"/>
                                                                                                                      <w:marBottom w:val="0"/>
                                                                                                                      <w:divBdr>
                                                                                                                        <w:top w:val="none" w:sz="0" w:space="0" w:color="auto"/>
                                                                                                                        <w:left w:val="none" w:sz="0" w:space="0" w:color="auto"/>
                                                                                                                        <w:bottom w:val="none" w:sz="0" w:space="0" w:color="auto"/>
                                                                                                                        <w:right w:val="none" w:sz="0" w:space="0" w:color="auto"/>
                                                                                                                      </w:divBdr>
                                                                                                                    </w:div>
                                                                                                                  </w:divsChild>
                                                                                                                </w:div>
                                                                                                                <w:div w:id="2028827525">
                                                                                                                  <w:marLeft w:val="0"/>
                                                                                                                  <w:marRight w:val="0"/>
                                                                                                                  <w:marTop w:val="0"/>
                                                                                                                  <w:marBottom w:val="0"/>
                                                                                                                  <w:divBdr>
                                                                                                                    <w:top w:val="none" w:sz="0" w:space="0" w:color="auto"/>
                                                                                                                    <w:left w:val="none" w:sz="0" w:space="0" w:color="auto"/>
                                                                                                                    <w:bottom w:val="none" w:sz="0" w:space="0" w:color="auto"/>
                                                                                                                    <w:right w:val="none" w:sz="0" w:space="0" w:color="auto"/>
                                                                                                                  </w:divBdr>
                                                                                                                </w:div>
                                                                                                                <w:div w:id="2028827692">
                                                                                                                  <w:marLeft w:val="0"/>
                                                                                                                  <w:marRight w:val="0"/>
                                                                                                                  <w:marTop w:val="0"/>
                                                                                                                  <w:marBottom w:val="0"/>
                                                                                                                  <w:divBdr>
                                                                                                                    <w:top w:val="none" w:sz="0" w:space="0" w:color="auto"/>
                                                                                                                    <w:left w:val="none" w:sz="0" w:space="0" w:color="auto"/>
                                                                                                                    <w:bottom w:val="none" w:sz="0" w:space="0" w:color="auto"/>
                                                                                                                    <w:right w:val="none" w:sz="0" w:space="0" w:color="auto"/>
                                                                                                                  </w:divBdr>
                                                                                                                  <w:divsChild>
                                                                                                                    <w:div w:id="202882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623">
                                                                                                      <w:marLeft w:val="0"/>
                                                                                                      <w:marRight w:val="0"/>
                                                                                                      <w:marTop w:val="0"/>
                                                                                                      <w:marBottom w:val="0"/>
                                                                                                      <w:divBdr>
                                                                                                        <w:top w:val="none" w:sz="0" w:space="0" w:color="auto"/>
                                                                                                        <w:left w:val="none" w:sz="0" w:space="0" w:color="auto"/>
                                                                                                        <w:bottom w:val="none" w:sz="0" w:space="0" w:color="auto"/>
                                                                                                        <w:right w:val="none" w:sz="0" w:space="0" w:color="auto"/>
                                                                                                      </w:divBdr>
                                                                                                      <w:divsChild>
                                                                                                        <w:div w:id="2028827240">
                                                                                                          <w:marLeft w:val="0"/>
                                                                                                          <w:marRight w:val="0"/>
                                                                                                          <w:marTop w:val="0"/>
                                                                                                          <w:marBottom w:val="0"/>
                                                                                                          <w:divBdr>
                                                                                                            <w:top w:val="none" w:sz="0" w:space="0" w:color="auto"/>
                                                                                                            <w:left w:val="none" w:sz="0" w:space="0" w:color="auto"/>
                                                                                                            <w:bottom w:val="none" w:sz="0" w:space="0" w:color="auto"/>
                                                                                                            <w:right w:val="none" w:sz="0" w:space="0" w:color="auto"/>
                                                                                                          </w:divBdr>
                                                                                                        </w:div>
                                                                                                      </w:divsChild>
                                                                                                    </w:div>
                                                                                                    <w:div w:id="2028827638">
                                                                                                      <w:marLeft w:val="0"/>
                                                                                                      <w:marRight w:val="0"/>
                                                                                                      <w:marTop w:val="0"/>
                                                                                                      <w:marBottom w:val="0"/>
                                                                                                      <w:divBdr>
                                                                                                        <w:top w:val="none" w:sz="0" w:space="0" w:color="auto"/>
                                                                                                        <w:left w:val="none" w:sz="0" w:space="0" w:color="auto"/>
                                                                                                        <w:bottom w:val="none" w:sz="0" w:space="0" w:color="auto"/>
                                                                                                        <w:right w:val="none" w:sz="0" w:space="0" w:color="auto"/>
                                                                                                      </w:divBdr>
                                                                                                    </w:div>
                                                                                                    <w:div w:id="2028827642">
                                                                                                      <w:marLeft w:val="0"/>
                                                                                                      <w:marRight w:val="0"/>
                                                                                                      <w:marTop w:val="0"/>
                                                                                                      <w:marBottom w:val="0"/>
                                                                                                      <w:divBdr>
                                                                                                        <w:top w:val="none" w:sz="0" w:space="0" w:color="auto"/>
                                                                                                        <w:left w:val="none" w:sz="0" w:space="0" w:color="auto"/>
                                                                                                        <w:bottom w:val="none" w:sz="0" w:space="0" w:color="auto"/>
                                                                                                        <w:right w:val="none" w:sz="0" w:space="0" w:color="auto"/>
                                                                                                      </w:divBdr>
                                                                                                      <w:divsChild>
                                                                                                        <w:div w:id="2028826585">
                                                                                                          <w:marLeft w:val="0"/>
                                                                                                          <w:marRight w:val="0"/>
                                                                                                          <w:marTop w:val="0"/>
                                                                                                          <w:marBottom w:val="0"/>
                                                                                                          <w:divBdr>
                                                                                                            <w:top w:val="none" w:sz="0" w:space="0" w:color="auto"/>
                                                                                                            <w:left w:val="none" w:sz="0" w:space="0" w:color="auto"/>
                                                                                                            <w:bottom w:val="none" w:sz="0" w:space="0" w:color="auto"/>
                                                                                                            <w:right w:val="none" w:sz="0" w:space="0" w:color="auto"/>
                                                                                                          </w:divBdr>
                                                                                                        </w:div>
                                                                                                      </w:divsChild>
                                                                                                    </w:div>
                                                                                                    <w:div w:id="2028827651">
                                                                                                      <w:marLeft w:val="0"/>
                                                                                                      <w:marRight w:val="0"/>
                                                                                                      <w:marTop w:val="0"/>
                                                                                                      <w:marBottom w:val="0"/>
                                                                                                      <w:divBdr>
                                                                                                        <w:top w:val="none" w:sz="0" w:space="0" w:color="auto"/>
                                                                                                        <w:left w:val="none" w:sz="0" w:space="0" w:color="auto"/>
                                                                                                        <w:bottom w:val="none" w:sz="0" w:space="0" w:color="auto"/>
                                                                                                        <w:right w:val="none" w:sz="0" w:space="0" w:color="auto"/>
                                                                                                      </w:divBdr>
                                                                                                      <w:divsChild>
                                                                                                        <w:div w:id="2028827471">
                                                                                                          <w:marLeft w:val="0"/>
                                                                                                          <w:marRight w:val="0"/>
                                                                                                          <w:marTop w:val="0"/>
                                                                                                          <w:marBottom w:val="0"/>
                                                                                                          <w:divBdr>
                                                                                                            <w:top w:val="none" w:sz="0" w:space="0" w:color="auto"/>
                                                                                                            <w:left w:val="none" w:sz="0" w:space="0" w:color="auto"/>
                                                                                                            <w:bottom w:val="none" w:sz="0" w:space="0" w:color="auto"/>
                                                                                                            <w:right w:val="none" w:sz="0" w:space="0" w:color="auto"/>
                                                                                                          </w:divBdr>
                                                                                                        </w:div>
                                                                                                      </w:divsChild>
                                                                                                    </w:div>
                                                                                                    <w:div w:id="2028827653">
                                                                                                      <w:marLeft w:val="0"/>
                                                                                                      <w:marRight w:val="0"/>
                                                                                                      <w:marTop w:val="0"/>
                                                                                                      <w:marBottom w:val="0"/>
                                                                                                      <w:divBdr>
                                                                                                        <w:top w:val="none" w:sz="0" w:space="0" w:color="auto"/>
                                                                                                        <w:left w:val="none" w:sz="0" w:space="0" w:color="auto"/>
                                                                                                        <w:bottom w:val="none" w:sz="0" w:space="0" w:color="auto"/>
                                                                                                        <w:right w:val="none" w:sz="0" w:space="0" w:color="auto"/>
                                                                                                      </w:divBdr>
                                                                                                      <w:divsChild>
                                                                                                        <w:div w:id="2028826565">
                                                                                                          <w:marLeft w:val="0"/>
                                                                                                          <w:marRight w:val="0"/>
                                                                                                          <w:marTop w:val="0"/>
                                                                                                          <w:marBottom w:val="0"/>
                                                                                                          <w:divBdr>
                                                                                                            <w:top w:val="none" w:sz="0" w:space="0" w:color="auto"/>
                                                                                                            <w:left w:val="none" w:sz="0" w:space="0" w:color="auto"/>
                                                                                                            <w:bottom w:val="none" w:sz="0" w:space="0" w:color="auto"/>
                                                                                                            <w:right w:val="none" w:sz="0" w:space="0" w:color="auto"/>
                                                                                                          </w:divBdr>
                                                                                                          <w:divsChild>
                                                                                                            <w:div w:id="2028826510">
                                                                                                              <w:marLeft w:val="0"/>
                                                                                                              <w:marRight w:val="0"/>
                                                                                                              <w:marTop w:val="0"/>
                                                                                                              <w:marBottom w:val="0"/>
                                                                                                              <w:divBdr>
                                                                                                                <w:top w:val="none" w:sz="0" w:space="0" w:color="auto"/>
                                                                                                                <w:left w:val="none" w:sz="0" w:space="0" w:color="auto"/>
                                                                                                                <w:bottom w:val="none" w:sz="0" w:space="0" w:color="auto"/>
                                                                                                                <w:right w:val="none" w:sz="0" w:space="0" w:color="auto"/>
                                                                                                              </w:divBdr>
                                                                                                              <w:divsChild>
                                                                                                                <w:div w:id="2028826489">
                                                                                                                  <w:marLeft w:val="0"/>
                                                                                                                  <w:marRight w:val="0"/>
                                                                                                                  <w:marTop w:val="0"/>
                                                                                                                  <w:marBottom w:val="0"/>
                                                                                                                  <w:divBdr>
                                                                                                                    <w:top w:val="none" w:sz="0" w:space="0" w:color="auto"/>
                                                                                                                    <w:left w:val="none" w:sz="0" w:space="0" w:color="auto"/>
                                                                                                                    <w:bottom w:val="none" w:sz="0" w:space="0" w:color="auto"/>
                                                                                                                    <w:right w:val="none" w:sz="0" w:space="0" w:color="auto"/>
                                                                                                                  </w:divBdr>
                                                                                                                </w:div>
                                                                                                                <w:div w:id="2028827136">
                                                                                                                  <w:marLeft w:val="0"/>
                                                                                                                  <w:marRight w:val="0"/>
                                                                                                                  <w:marTop w:val="0"/>
                                                                                                                  <w:marBottom w:val="0"/>
                                                                                                                  <w:divBdr>
                                                                                                                    <w:top w:val="none" w:sz="0" w:space="0" w:color="auto"/>
                                                                                                                    <w:left w:val="none" w:sz="0" w:space="0" w:color="auto"/>
                                                                                                                    <w:bottom w:val="none" w:sz="0" w:space="0" w:color="auto"/>
                                                                                                                    <w:right w:val="none" w:sz="0" w:space="0" w:color="auto"/>
                                                                                                                  </w:divBdr>
                                                                                                                  <w:divsChild>
                                                                                                                    <w:div w:id="20288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797">
                                                                                                      <w:marLeft w:val="0"/>
                                                                                                      <w:marRight w:val="0"/>
                                                                                                      <w:marTop w:val="0"/>
                                                                                                      <w:marBottom w:val="0"/>
                                                                                                      <w:divBdr>
                                                                                                        <w:top w:val="none" w:sz="0" w:space="0" w:color="auto"/>
                                                                                                        <w:left w:val="none" w:sz="0" w:space="0" w:color="auto"/>
                                                                                                        <w:bottom w:val="none" w:sz="0" w:space="0" w:color="auto"/>
                                                                                                        <w:right w:val="none" w:sz="0" w:space="0" w:color="auto"/>
                                                                                                      </w:divBdr>
                                                                                                    </w:div>
                                                                                                    <w:div w:id="2028827821">
                                                                                                      <w:marLeft w:val="0"/>
                                                                                                      <w:marRight w:val="0"/>
                                                                                                      <w:marTop w:val="0"/>
                                                                                                      <w:marBottom w:val="0"/>
                                                                                                      <w:divBdr>
                                                                                                        <w:top w:val="none" w:sz="0" w:space="0" w:color="auto"/>
                                                                                                        <w:left w:val="none" w:sz="0" w:space="0" w:color="auto"/>
                                                                                                        <w:bottom w:val="none" w:sz="0" w:space="0" w:color="auto"/>
                                                                                                        <w:right w:val="none" w:sz="0" w:space="0" w:color="auto"/>
                                                                                                      </w:divBdr>
                                                                                                    </w:div>
                                                                                                    <w:div w:id="2028827864">
                                                                                                      <w:marLeft w:val="0"/>
                                                                                                      <w:marRight w:val="0"/>
                                                                                                      <w:marTop w:val="0"/>
                                                                                                      <w:marBottom w:val="0"/>
                                                                                                      <w:divBdr>
                                                                                                        <w:top w:val="none" w:sz="0" w:space="0" w:color="auto"/>
                                                                                                        <w:left w:val="none" w:sz="0" w:space="0" w:color="auto"/>
                                                                                                        <w:bottom w:val="none" w:sz="0" w:space="0" w:color="auto"/>
                                                                                                        <w:right w:val="none" w:sz="0" w:space="0" w:color="auto"/>
                                                                                                      </w:divBdr>
                                                                                                      <w:divsChild>
                                                                                                        <w:div w:id="20288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828065">
                                                                                  <w:marLeft w:val="0"/>
                                                                                  <w:marRight w:val="0"/>
                                                                                  <w:marTop w:val="0"/>
                                                                                  <w:marBottom w:val="0"/>
                                                                                  <w:divBdr>
                                                                                    <w:top w:val="none" w:sz="0" w:space="0" w:color="auto"/>
                                                                                    <w:left w:val="none" w:sz="0" w:space="0" w:color="auto"/>
                                                                                    <w:bottom w:val="none" w:sz="0" w:space="0" w:color="auto"/>
                                                                                    <w:right w:val="none" w:sz="0" w:space="0" w:color="auto"/>
                                                                                  </w:divBdr>
                                                                                </w:div>
                                                                              </w:divsChild>
                                                                            </w:div>
                                                                            <w:div w:id="2028828009">
                                                                              <w:marLeft w:val="0"/>
                                                                              <w:marRight w:val="0"/>
                                                                              <w:marTop w:val="0"/>
                                                                              <w:marBottom w:val="0"/>
                                                                              <w:divBdr>
                                                                                <w:top w:val="none" w:sz="0" w:space="0" w:color="auto"/>
                                                                                <w:left w:val="none" w:sz="0" w:space="0" w:color="auto"/>
                                                                                <w:bottom w:val="none" w:sz="0" w:space="0" w:color="auto"/>
                                                                                <w:right w:val="none" w:sz="0" w:space="0" w:color="auto"/>
                                                                              </w:divBdr>
                                                                              <w:divsChild>
                                                                                <w:div w:id="2028826983">
                                                                                  <w:marLeft w:val="0"/>
                                                                                  <w:marRight w:val="0"/>
                                                                                  <w:marTop w:val="0"/>
                                                                                  <w:marBottom w:val="0"/>
                                                                                  <w:divBdr>
                                                                                    <w:top w:val="none" w:sz="0" w:space="0" w:color="auto"/>
                                                                                    <w:left w:val="none" w:sz="0" w:space="0" w:color="auto"/>
                                                                                    <w:bottom w:val="none" w:sz="0" w:space="0" w:color="auto"/>
                                                                                    <w:right w:val="none" w:sz="0" w:space="0" w:color="auto"/>
                                                                                  </w:divBdr>
                                                                                  <w:divsChild>
                                                                                    <w:div w:id="2028826505">
                                                                                      <w:marLeft w:val="1440"/>
                                                                                      <w:marRight w:val="0"/>
                                                                                      <w:marTop w:val="0"/>
                                                                                      <w:marBottom w:val="0"/>
                                                                                      <w:divBdr>
                                                                                        <w:top w:val="none" w:sz="0" w:space="0" w:color="auto"/>
                                                                                        <w:left w:val="none" w:sz="0" w:space="0" w:color="auto"/>
                                                                                        <w:bottom w:val="none" w:sz="0" w:space="0" w:color="auto"/>
                                                                                        <w:right w:val="none" w:sz="0" w:space="0" w:color="auto"/>
                                                                                      </w:divBdr>
                                                                                    </w:div>
                                                                                    <w:div w:id="2028826506">
                                                                                      <w:marLeft w:val="0"/>
                                                                                      <w:marRight w:val="0"/>
                                                                                      <w:marTop w:val="0"/>
                                                                                      <w:marBottom w:val="0"/>
                                                                                      <w:divBdr>
                                                                                        <w:top w:val="none" w:sz="0" w:space="0" w:color="auto"/>
                                                                                        <w:left w:val="none" w:sz="0" w:space="0" w:color="auto"/>
                                                                                        <w:bottom w:val="none" w:sz="0" w:space="0" w:color="auto"/>
                                                                                        <w:right w:val="none" w:sz="0" w:space="0" w:color="auto"/>
                                                                                      </w:divBdr>
                                                                                    </w:div>
                                                                                    <w:div w:id="2028826512">
                                                                                      <w:marLeft w:val="0"/>
                                                                                      <w:marRight w:val="0"/>
                                                                                      <w:marTop w:val="0"/>
                                                                                      <w:marBottom w:val="0"/>
                                                                                      <w:divBdr>
                                                                                        <w:top w:val="none" w:sz="0" w:space="0" w:color="auto"/>
                                                                                        <w:left w:val="none" w:sz="0" w:space="0" w:color="auto"/>
                                                                                        <w:bottom w:val="none" w:sz="0" w:space="0" w:color="auto"/>
                                                                                        <w:right w:val="none" w:sz="0" w:space="0" w:color="auto"/>
                                                                                      </w:divBdr>
                                                                                    </w:div>
                                                                                    <w:div w:id="2028826513">
                                                                                      <w:marLeft w:val="0"/>
                                                                                      <w:marRight w:val="0"/>
                                                                                      <w:marTop w:val="0"/>
                                                                                      <w:marBottom w:val="0"/>
                                                                                      <w:divBdr>
                                                                                        <w:top w:val="none" w:sz="0" w:space="0" w:color="auto"/>
                                                                                        <w:left w:val="none" w:sz="0" w:space="0" w:color="auto"/>
                                                                                        <w:bottom w:val="none" w:sz="0" w:space="0" w:color="auto"/>
                                                                                        <w:right w:val="none" w:sz="0" w:space="0" w:color="auto"/>
                                                                                      </w:divBdr>
                                                                                    </w:div>
                                                                                    <w:div w:id="2028826515">
                                                                                      <w:marLeft w:val="0"/>
                                                                                      <w:marRight w:val="0"/>
                                                                                      <w:marTop w:val="0"/>
                                                                                      <w:marBottom w:val="0"/>
                                                                                      <w:divBdr>
                                                                                        <w:top w:val="none" w:sz="0" w:space="0" w:color="auto"/>
                                                                                        <w:left w:val="none" w:sz="0" w:space="0" w:color="auto"/>
                                                                                        <w:bottom w:val="none" w:sz="0" w:space="0" w:color="auto"/>
                                                                                        <w:right w:val="none" w:sz="0" w:space="0" w:color="auto"/>
                                                                                      </w:divBdr>
                                                                                    </w:div>
                                                                                    <w:div w:id="2028826529">
                                                                                      <w:marLeft w:val="0"/>
                                                                                      <w:marRight w:val="0"/>
                                                                                      <w:marTop w:val="0"/>
                                                                                      <w:marBottom w:val="0"/>
                                                                                      <w:divBdr>
                                                                                        <w:top w:val="none" w:sz="0" w:space="0" w:color="auto"/>
                                                                                        <w:left w:val="none" w:sz="0" w:space="0" w:color="auto"/>
                                                                                        <w:bottom w:val="none" w:sz="0" w:space="0" w:color="auto"/>
                                                                                        <w:right w:val="none" w:sz="0" w:space="0" w:color="auto"/>
                                                                                      </w:divBdr>
                                                                                    </w:div>
                                                                                    <w:div w:id="2028826535">
                                                                                      <w:marLeft w:val="0"/>
                                                                                      <w:marRight w:val="0"/>
                                                                                      <w:marTop w:val="0"/>
                                                                                      <w:marBottom w:val="0"/>
                                                                                      <w:divBdr>
                                                                                        <w:top w:val="none" w:sz="0" w:space="0" w:color="auto"/>
                                                                                        <w:left w:val="none" w:sz="0" w:space="0" w:color="auto"/>
                                                                                        <w:bottom w:val="none" w:sz="0" w:space="0" w:color="auto"/>
                                                                                        <w:right w:val="none" w:sz="0" w:space="0" w:color="auto"/>
                                                                                      </w:divBdr>
                                                                                    </w:div>
                                                                                    <w:div w:id="2028826545">
                                                                                      <w:marLeft w:val="0"/>
                                                                                      <w:marRight w:val="0"/>
                                                                                      <w:marTop w:val="0"/>
                                                                                      <w:marBottom w:val="0"/>
                                                                                      <w:divBdr>
                                                                                        <w:top w:val="none" w:sz="0" w:space="0" w:color="auto"/>
                                                                                        <w:left w:val="none" w:sz="0" w:space="0" w:color="auto"/>
                                                                                        <w:bottom w:val="none" w:sz="0" w:space="0" w:color="auto"/>
                                                                                        <w:right w:val="none" w:sz="0" w:space="0" w:color="auto"/>
                                                                                      </w:divBdr>
                                                                                    </w:div>
                                                                                    <w:div w:id="2028826546">
                                                                                      <w:marLeft w:val="0"/>
                                                                                      <w:marRight w:val="0"/>
                                                                                      <w:marTop w:val="0"/>
                                                                                      <w:marBottom w:val="0"/>
                                                                                      <w:divBdr>
                                                                                        <w:top w:val="none" w:sz="0" w:space="0" w:color="auto"/>
                                                                                        <w:left w:val="none" w:sz="0" w:space="0" w:color="auto"/>
                                                                                        <w:bottom w:val="none" w:sz="0" w:space="0" w:color="auto"/>
                                                                                        <w:right w:val="none" w:sz="0" w:space="0" w:color="auto"/>
                                                                                      </w:divBdr>
                                                                                    </w:div>
                                                                                    <w:div w:id="2028826555">
                                                                                      <w:marLeft w:val="720"/>
                                                                                      <w:marRight w:val="0"/>
                                                                                      <w:marTop w:val="0"/>
                                                                                      <w:marBottom w:val="0"/>
                                                                                      <w:divBdr>
                                                                                        <w:top w:val="none" w:sz="0" w:space="0" w:color="auto"/>
                                                                                        <w:left w:val="none" w:sz="0" w:space="0" w:color="auto"/>
                                                                                        <w:bottom w:val="none" w:sz="0" w:space="0" w:color="auto"/>
                                                                                        <w:right w:val="none" w:sz="0" w:space="0" w:color="auto"/>
                                                                                      </w:divBdr>
                                                                                    </w:div>
                                                                                    <w:div w:id="2028826557">
                                                                                      <w:marLeft w:val="0"/>
                                                                                      <w:marRight w:val="0"/>
                                                                                      <w:marTop w:val="0"/>
                                                                                      <w:marBottom w:val="0"/>
                                                                                      <w:divBdr>
                                                                                        <w:top w:val="none" w:sz="0" w:space="0" w:color="auto"/>
                                                                                        <w:left w:val="none" w:sz="0" w:space="0" w:color="auto"/>
                                                                                        <w:bottom w:val="none" w:sz="0" w:space="0" w:color="auto"/>
                                                                                        <w:right w:val="none" w:sz="0" w:space="0" w:color="auto"/>
                                                                                      </w:divBdr>
                                                                                    </w:div>
                                                                                    <w:div w:id="2028826563">
                                                                                      <w:marLeft w:val="0"/>
                                                                                      <w:marRight w:val="0"/>
                                                                                      <w:marTop w:val="0"/>
                                                                                      <w:marBottom w:val="0"/>
                                                                                      <w:divBdr>
                                                                                        <w:top w:val="none" w:sz="0" w:space="0" w:color="auto"/>
                                                                                        <w:left w:val="none" w:sz="0" w:space="0" w:color="auto"/>
                                                                                        <w:bottom w:val="none" w:sz="0" w:space="0" w:color="auto"/>
                                                                                        <w:right w:val="none" w:sz="0" w:space="0" w:color="auto"/>
                                                                                      </w:divBdr>
                                                                                    </w:div>
                                                                                    <w:div w:id="2028826564">
                                                                                      <w:marLeft w:val="0"/>
                                                                                      <w:marRight w:val="0"/>
                                                                                      <w:marTop w:val="0"/>
                                                                                      <w:marBottom w:val="0"/>
                                                                                      <w:divBdr>
                                                                                        <w:top w:val="none" w:sz="0" w:space="0" w:color="auto"/>
                                                                                        <w:left w:val="none" w:sz="0" w:space="0" w:color="auto"/>
                                                                                        <w:bottom w:val="none" w:sz="0" w:space="0" w:color="auto"/>
                                                                                        <w:right w:val="none" w:sz="0" w:space="0" w:color="auto"/>
                                                                                      </w:divBdr>
                                                                                    </w:div>
                                                                                    <w:div w:id="2028826567">
                                                                                      <w:marLeft w:val="0"/>
                                                                                      <w:marRight w:val="0"/>
                                                                                      <w:marTop w:val="0"/>
                                                                                      <w:marBottom w:val="0"/>
                                                                                      <w:divBdr>
                                                                                        <w:top w:val="none" w:sz="0" w:space="0" w:color="auto"/>
                                                                                        <w:left w:val="none" w:sz="0" w:space="0" w:color="auto"/>
                                                                                        <w:bottom w:val="none" w:sz="0" w:space="0" w:color="auto"/>
                                                                                        <w:right w:val="none" w:sz="0" w:space="0" w:color="auto"/>
                                                                                      </w:divBdr>
                                                                                    </w:div>
                                                                                    <w:div w:id="2028826574">
                                                                                      <w:marLeft w:val="0"/>
                                                                                      <w:marRight w:val="0"/>
                                                                                      <w:marTop w:val="0"/>
                                                                                      <w:marBottom w:val="0"/>
                                                                                      <w:divBdr>
                                                                                        <w:top w:val="none" w:sz="0" w:space="0" w:color="auto"/>
                                                                                        <w:left w:val="none" w:sz="0" w:space="0" w:color="auto"/>
                                                                                        <w:bottom w:val="none" w:sz="0" w:space="0" w:color="auto"/>
                                                                                        <w:right w:val="none" w:sz="0" w:space="0" w:color="auto"/>
                                                                                      </w:divBdr>
                                                                                    </w:div>
                                                                                    <w:div w:id="2028826579">
                                                                                      <w:marLeft w:val="0"/>
                                                                                      <w:marRight w:val="0"/>
                                                                                      <w:marTop w:val="0"/>
                                                                                      <w:marBottom w:val="0"/>
                                                                                      <w:divBdr>
                                                                                        <w:top w:val="none" w:sz="0" w:space="0" w:color="auto"/>
                                                                                        <w:left w:val="none" w:sz="0" w:space="0" w:color="auto"/>
                                                                                        <w:bottom w:val="none" w:sz="0" w:space="0" w:color="auto"/>
                                                                                        <w:right w:val="none" w:sz="0" w:space="0" w:color="auto"/>
                                                                                      </w:divBdr>
                                                                                      <w:divsChild>
                                                                                        <w:div w:id="2028826491">
                                                                                          <w:marLeft w:val="0"/>
                                                                                          <w:marRight w:val="0"/>
                                                                                          <w:marTop w:val="0"/>
                                                                                          <w:marBottom w:val="0"/>
                                                                                          <w:divBdr>
                                                                                            <w:top w:val="none" w:sz="0" w:space="0" w:color="auto"/>
                                                                                            <w:left w:val="none" w:sz="0" w:space="0" w:color="auto"/>
                                                                                            <w:bottom w:val="none" w:sz="0" w:space="0" w:color="auto"/>
                                                                                            <w:right w:val="none" w:sz="0" w:space="0" w:color="auto"/>
                                                                                          </w:divBdr>
                                                                                        </w:div>
                                                                                        <w:div w:id="2028826493">
                                                                                          <w:marLeft w:val="0"/>
                                                                                          <w:marRight w:val="0"/>
                                                                                          <w:marTop w:val="0"/>
                                                                                          <w:marBottom w:val="0"/>
                                                                                          <w:divBdr>
                                                                                            <w:top w:val="none" w:sz="0" w:space="0" w:color="auto"/>
                                                                                            <w:left w:val="none" w:sz="0" w:space="0" w:color="auto"/>
                                                                                            <w:bottom w:val="none" w:sz="0" w:space="0" w:color="auto"/>
                                                                                            <w:right w:val="none" w:sz="0" w:space="0" w:color="auto"/>
                                                                                          </w:divBdr>
                                                                                        </w:div>
                                                                                        <w:div w:id="2028826494">
                                                                                          <w:marLeft w:val="720"/>
                                                                                          <w:marRight w:val="0"/>
                                                                                          <w:marTop w:val="0"/>
                                                                                          <w:marBottom w:val="0"/>
                                                                                          <w:divBdr>
                                                                                            <w:top w:val="none" w:sz="0" w:space="0" w:color="auto"/>
                                                                                            <w:left w:val="none" w:sz="0" w:space="0" w:color="auto"/>
                                                                                            <w:bottom w:val="none" w:sz="0" w:space="0" w:color="auto"/>
                                                                                            <w:right w:val="none" w:sz="0" w:space="0" w:color="auto"/>
                                                                                          </w:divBdr>
                                                                                        </w:div>
                                                                                        <w:div w:id="2028826495">
                                                                                          <w:marLeft w:val="0"/>
                                                                                          <w:marRight w:val="0"/>
                                                                                          <w:marTop w:val="0"/>
                                                                                          <w:marBottom w:val="0"/>
                                                                                          <w:divBdr>
                                                                                            <w:top w:val="none" w:sz="0" w:space="0" w:color="auto"/>
                                                                                            <w:left w:val="none" w:sz="0" w:space="0" w:color="auto"/>
                                                                                            <w:bottom w:val="none" w:sz="0" w:space="0" w:color="auto"/>
                                                                                            <w:right w:val="none" w:sz="0" w:space="0" w:color="auto"/>
                                                                                          </w:divBdr>
                                                                                        </w:div>
                                                                                        <w:div w:id="2028826497">
                                                                                          <w:marLeft w:val="0"/>
                                                                                          <w:marRight w:val="0"/>
                                                                                          <w:marTop w:val="0"/>
                                                                                          <w:marBottom w:val="0"/>
                                                                                          <w:divBdr>
                                                                                            <w:top w:val="none" w:sz="0" w:space="0" w:color="auto"/>
                                                                                            <w:left w:val="none" w:sz="0" w:space="0" w:color="auto"/>
                                                                                            <w:bottom w:val="none" w:sz="0" w:space="0" w:color="auto"/>
                                                                                            <w:right w:val="none" w:sz="0" w:space="0" w:color="auto"/>
                                                                                          </w:divBdr>
                                                                                        </w:div>
                                                                                        <w:div w:id="2028826500">
                                                                                          <w:marLeft w:val="0"/>
                                                                                          <w:marRight w:val="0"/>
                                                                                          <w:marTop w:val="0"/>
                                                                                          <w:marBottom w:val="0"/>
                                                                                          <w:divBdr>
                                                                                            <w:top w:val="none" w:sz="0" w:space="0" w:color="auto"/>
                                                                                            <w:left w:val="none" w:sz="0" w:space="0" w:color="auto"/>
                                                                                            <w:bottom w:val="none" w:sz="0" w:space="0" w:color="auto"/>
                                                                                            <w:right w:val="none" w:sz="0" w:space="0" w:color="auto"/>
                                                                                          </w:divBdr>
                                                                                        </w:div>
                                                                                        <w:div w:id="2028826501">
                                                                                          <w:marLeft w:val="0"/>
                                                                                          <w:marRight w:val="0"/>
                                                                                          <w:marTop w:val="0"/>
                                                                                          <w:marBottom w:val="0"/>
                                                                                          <w:divBdr>
                                                                                            <w:top w:val="none" w:sz="0" w:space="0" w:color="auto"/>
                                                                                            <w:left w:val="none" w:sz="0" w:space="0" w:color="auto"/>
                                                                                            <w:bottom w:val="none" w:sz="0" w:space="0" w:color="auto"/>
                                                                                            <w:right w:val="none" w:sz="0" w:space="0" w:color="auto"/>
                                                                                          </w:divBdr>
                                                                                        </w:div>
                                                                                        <w:div w:id="2028826502">
                                                                                          <w:marLeft w:val="0"/>
                                                                                          <w:marRight w:val="0"/>
                                                                                          <w:marTop w:val="0"/>
                                                                                          <w:marBottom w:val="0"/>
                                                                                          <w:divBdr>
                                                                                            <w:top w:val="none" w:sz="0" w:space="0" w:color="auto"/>
                                                                                            <w:left w:val="none" w:sz="0" w:space="0" w:color="auto"/>
                                                                                            <w:bottom w:val="none" w:sz="0" w:space="0" w:color="auto"/>
                                                                                            <w:right w:val="none" w:sz="0" w:space="0" w:color="auto"/>
                                                                                          </w:divBdr>
                                                                                        </w:div>
                                                                                        <w:div w:id="2028826503">
                                                                                          <w:marLeft w:val="0"/>
                                                                                          <w:marRight w:val="0"/>
                                                                                          <w:marTop w:val="0"/>
                                                                                          <w:marBottom w:val="0"/>
                                                                                          <w:divBdr>
                                                                                            <w:top w:val="none" w:sz="0" w:space="0" w:color="auto"/>
                                                                                            <w:left w:val="none" w:sz="0" w:space="0" w:color="auto"/>
                                                                                            <w:bottom w:val="none" w:sz="0" w:space="0" w:color="auto"/>
                                                                                            <w:right w:val="none" w:sz="0" w:space="0" w:color="auto"/>
                                                                                          </w:divBdr>
                                                                                        </w:div>
                                                                                        <w:div w:id="2028826504">
                                                                                          <w:marLeft w:val="0"/>
                                                                                          <w:marRight w:val="0"/>
                                                                                          <w:marTop w:val="0"/>
                                                                                          <w:marBottom w:val="0"/>
                                                                                          <w:divBdr>
                                                                                            <w:top w:val="none" w:sz="0" w:space="0" w:color="auto"/>
                                                                                            <w:left w:val="none" w:sz="0" w:space="0" w:color="auto"/>
                                                                                            <w:bottom w:val="none" w:sz="0" w:space="0" w:color="auto"/>
                                                                                            <w:right w:val="none" w:sz="0" w:space="0" w:color="auto"/>
                                                                                          </w:divBdr>
                                                                                        </w:div>
                                                                                        <w:div w:id="2028826507">
                                                                                          <w:marLeft w:val="0"/>
                                                                                          <w:marRight w:val="0"/>
                                                                                          <w:marTop w:val="0"/>
                                                                                          <w:marBottom w:val="0"/>
                                                                                          <w:divBdr>
                                                                                            <w:top w:val="none" w:sz="0" w:space="0" w:color="auto"/>
                                                                                            <w:left w:val="none" w:sz="0" w:space="0" w:color="auto"/>
                                                                                            <w:bottom w:val="none" w:sz="0" w:space="0" w:color="auto"/>
                                                                                            <w:right w:val="none" w:sz="0" w:space="0" w:color="auto"/>
                                                                                          </w:divBdr>
                                                                                        </w:div>
                                                                                        <w:div w:id="2028826508">
                                                                                          <w:marLeft w:val="0"/>
                                                                                          <w:marRight w:val="0"/>
                                                                                          <w:marTop w:val="0"/>
                                                                                          <w:marBottom w:val="0"/>
                                                                                          <w:divBdr>
                                                                                            <w:top w:val="none" w:sz="0" w:space="0" w:color="auto"/>
                                                                                            <w:left w:val="none" w:sz="0" w:space="0" w:color="auto"/>
                                                                                            <w:bottom w:val="none" w:sz="0" w:space="0" w:color="auto"/>
                                                                                            <w:right w:val="none" w:sz="0" w:space="0" w:color="auto"/>
                                                                                          </w:divBdr>
                                                                                        </w:div>
                                                                                        <w:div w:id="2028826511">
                                                                                          <w:marLeft w:val="0"/>
                                                                                          <w:marRight w:val="0"/>
                                                                                          <w:marTop w:val="0"/>
                                                                                          <w:marBottom w:val="0"/>
                                                                                          <w:divBdr>
                                                                                            <w:top w:val="none" w:sz="0" w:space="0" w:color="auto"/>
                                                                                            <w:left w:val="none" w:sz="0" w:space="0" w:color="auto"/>
                                                                                            <w:bottom w:val="none" w:sz="0" w:space="0" w:color="auto"/>
                                                                                            <w:right w:val="none" w:sz="0" w:space="0" w:color="auto"/>
                                                                                          </w:divBdr>
                                                                                        </w:div>
                                                                                        <w:div w:id="2028826514">
                                                                                          <w:marLeft w:val="0"/>
                                                                                          <w:marRight w:val="0"/>
                                                                                          <w:marTop w:val="0"/>
                                                                                          <w:marBottom w:val="0"/>
                                                                                          <w:divBdr>
                                                                                            <w:top w:val="none" w:sz="0" w:space="0" w:color="auto"/>
                                                                                            <w:left w:val="none" w:sz="0" w:space="0" w:color="auto"/>
                                                                                            <w:bottom w:val="none" w:sz="0" w:space="0" w:color="auto"/>
                                                                                            <w:right w:val="none" w:sz="0" w:space="0" w:color="auto"/>
                                                                                          </w:divBdr>
                                                                                        </w:div>
                                                                                        <w:div w:id="2028826521">
                                                                                          <w:marLeft w:val="0"/>
                                                                                          <w:marRight w:val="0"/>
                                                                                          <w:marTop w:val="0"/>
                                                                                          <w:marBottom w:val="0"/>
                                                                                          <w:divBdr>
                                                                                            <w:top w:val="none" w:sz="0" w:space="0" w:color="auto"/>
                                                                                            <w:left w:val="none" w:sz="0" w:space="0" w:color="auto"/>
                                                                                            <w:bottom w:val="none" w:sz="0" w:space="0" w:color="auto"/>
                                                                                            <w:right w:val="none" w:sz="0" w:space="0" w:color="auto"/>
                                                                                          </w:divBdr>
                                                                                        </w:div>
                                                                                        <w:div w:id="2028826524">
                                                                                          <w:marLeft w:val="0"/>
                                                                                          <w:marRight w:val="0"/>
                                                                                          <w:marTop w:val="0"/>
                                                                                          <w:marBottom w:val="0"/>
                                                                                          <w:divBdr>
                                                                                            <w:top w:val="none" w:sz="0" w:space="0" w:color="auto"/>
                                                                                            <w:left w:val="none" w:sz="0" w:space="0" w:color="auto"/>
                                                                                            <w:bottom w:val="none" w:sz="0" w:space="0" w:color="auto"/>
                                                                                            <w:right w:val="none" w:sz="0" w:space="0" w:color="auto"/>
                                                                                          </w:divBdr>
                                                                                        </w:div>
                                                                                        <w:div w:id="2028826525">
                                                                                          <w:marLeft w:val="0"/>
                                                                                          <w:marRight w:val="0"/>
                                                                                          <w:marTop w:val="0"/>
                                                                                          <w:marBottom w:val="0"/>
                                                                                          <w:divBdr>
                                                                                            <w:top w:val="none" w:sz="0" w:space="0" w:color="auto"/>
                                                                                            <w:left w:val="none" w:sz="0" w:space="0" w:color="auto"/>
                                                                                            <w:bottom w:val="none" w:sz="0" w:space="0" w:color="auto"/>
                                                                                            <w:right w:val="none" w:sz="0" w:space="0" w:color="auto"/>
                                                                                          </w:divBdr>
                                                                                        </w:div>
                                                                                        <w:div w:id="2028826527">
                                                                                          <w:marLeft w:val="0"/>
                                                                                          <w:marRight w:val="0"/>
                                                                                          <w:marTop w:val="0"/>
                                                                                          <w:marBottom w:val="0"/>
                                                                                          <w:divBdr>
                                                                                            <w:top w:val="none" w:sz="0" w:space="0" w:color="auto"/>
                                                                                            <w:left w:val="none" w:sz="0" w:space="0" w:color="auto"/>
                                                                                            <w:bottom w:val="none" w:sz="0" w:space="0" w:color="auto"/>
                                                                                            <w:right w:val="none" w:sz="0" w:space="0" w:color="auto"/>
                                                                                          </w:divBdr>
                                                                                        </w:div>
                                                                                        <w:div w:id="2028826530">
                                                                                          <w:marLeft w:val="0"/>
                                                                                          <w:marRight w:val="0"/>
                                                                                          <w:marTop w:val="0"/>
                                                                                          <w:marBottom w:val="0"/>
                                                                                          <w:divBdr>
                                                                                            <w:top w:val="none" w:sz="0" w:space="0" w:color="auto"/>
                                                                                            <w:left w:val="none" w:sz="0" w:space="0" w:color="auto"/>
                                                                                            <w:bottom w:val="none" w:sz="0" w:space="0" w:color="auto"/>
                                                                                            <w:right w:val="none" w:sz="0" w:space="0" w:color="auto"/>
                                                                                          </w:divBdr>
                                                                                        </w:div>
                                                                                        <w:div w:id="2028826531">
                                                                                          <w:marLeft w:val="0"/>
                                                                                          <w:marRight w:val="0"/>
                                                                                          <w:marTop w:val="0"/>
                                                                                          <w:marBottom w:val="0"/>
                                                                                          <w:divBdr>
                                                                                            <w:top w:val="none" w:sz="0" w:space="0" w:color="auto"/>
                                                                                            <w:left w:val="none" w:sz="0" w:space="0" w:color="auto"/>
                                                                                            <w:bottom w:val="none" w:sz="0" w:space="0" w:color="auto"/>
                                                                                            <w:right w:val="none" w:sz="0" w:space="0" w:color="auto"/>
                                                                                          </w:divBdr>
                                                                                        </w:div>
                                                                                        <w:div w:id="2028826532">
                                                                                          <w:marLeft w:val="0"/>
                                                                                          <w:marRight w:val="0"/>
                                                                                          <w:marTop w:val="0"/>
                                                                                          <w:marBottom w:val="0"/>
                                                                                          <w:divBdr>
                                                                                            <w:top w:val="none" w:sz="0" w:space="0" w:color="auto"/>
                                                                                            <w:left w:val="none" w:sz="0" w:space="0" w:color="auto"/>
                                                                                            <w:bottom w:val="none" w:sz="0" w:space="0" w:color="auto"/>
                                                                                            <w:right w:val="none" w:sz="0" w:space="0" w:color="auto"/>
                                                                                          </w:divBdr>
                                                                                        </w:div>
                                                                                        <w:div w:id="2028826533">
                                                                                          <w:marLeft w:val="0"/>
                                                                                          <w:marRight w:val="0"/>
                                                                                          <w:marTop w:val="0"/>
                                                                                          <w:marBottom w:val="0"/>
                                                                                          <w:divBdr>
                                                                                            <w:top w:val="none" w:sz="0" w:space="0" w:color="auto"/>
                                                                                            <w:left w:val="none" w:sz="0" w:space="0" w:color="auto"/>
                                                                                            <w:bottom w:val="none" w:sz="0" w:space="0" w:color="auto"/>
                                                                                            <w:right w:val="none" w:sz="0" w:space="0" w:color="auto"/>
                                                                                          </w:divBdr>
                                                                                        </w:div>
                                                                                        <w:div w:id="2028826537">
                                                                                          <w:marLeft w:val="0"/>
                                                                                          <w:marRight w:val="0"/>
                                                                                          <w:marTop w:val="0"/>
                                                                                          <w:marBottom w:val="0"/>
                                                                                          <w:divBdr>
                                                                                            <w:top w:val="none" w:sz="0" w:space="0" w:color="auto"/>
                                                                                            <w:left w:val="none" w:sz="0" w:space="0" w:color="auto"/>
                                                                                            <w:bottom w:val="none" w:sz="0" w:space="0" w:color="auto"/>
                                                                                            <w:right w:val="none" w:sz="0" w:space="0" w:color="auto"/>
                                                                                          </w:divBdr>
                                                                                        </w:div>
                                                                                        <w:div w:id="2028826538">
                                                                                          <w:marLeft w:val="0"/>
                                                                                          <w:marRight w:val="0"/>
                                                                                          <w:marTop w:val="0"/>
                                                                                          <w:marBottom w:val="0"/>
                                                                                          <w:divBdr>
                                                                                            <w:top w:val="none" w:sz="0" w:space="0" w:color="auto"/>
                                                                                            <w:left w:val="none" w:sz="0" w:space="0" w:color="auto"/>
                                                                                            <w:bottom w:val="none" w:sz="0" w:space="0" w:color="auto"/>
                                                                                            <w:right w:val="none" w:sz="0" w:space="0" w:color="auto"/>
                                                                                          </w:divBdr>
                                                                                        </w:div>
                                                                                        <w:div w:id="2028826540">
                                                                                          <w:marLeft w:val="0"/>
                                                                                          <w:marRight w:val="0"/>
                                                                                          <w:marTop w:val="0"/>
                                                                                          <w:marBottom w:val="0"/>
                                                                                          <w:divBdr>
                                                                                            <w:top w:val="none" w:sz="0" w:space="0" w:color="auto"/>
                                                                                            <w:left w:val="none" w:sz="0" w:space="0" w:color="auto"/>
                                                                                            <w:bottom w:val="none" w:sz="0" w:space="0" w:color="auto"/>
                                                                                            <w:right w:val="none" w:sz="0" w:space="0" w:color="auto"/>
                                                                                          </w:divBdr>
                                                                                        </w:div>
                                                                                        <w:div w:id="2028826542">
                                                                                          <w:marLeft w:val="0"/>
                                                                                          <w:marRight w:val="0"/>
                                                                                          <w:marTop w:val="0"/>
                                                                                          <w:marBottom w:val="0"/>
                                                                                          <w:divBdr>
                                                                                            <w:top w:val="none" w:sz="0" w:space="0" w:color="auto"/>
                                                                                            <w:left w:val="none" w:sz="0" w:space="0" w:color="auto"/>
                                                                                            <w:bottom w:val="none" w:sz="0" w:space="0" w:color="auto"/>
                                                                                            <w:right w:val="none" w:sz="0" w:space="0" w:color="auto"/>
                                                                                          </w:divBdr>
                                                                                        </w:div>
                                                                                        <w:div w:id="2028826543">
                                                                                          <w:marLeft w:val="0"/>
                                                                                          <w:marRight w:val="0"/>
                                                                                          <w:marTop w:val="0"/>
                                                                                          <w:marBottom w:val="0"/>
                                                                                          <w:divBdr>
                                                                                            <w:top w:val="none" w:sz="0" w:space="0" w:color="auto"/>
                                                                                            <w:left w:val="none" w:sz="0" w:space="0" w:color="auto"/>
                                                                                            <w:bottom w:val="none" w:sz="0" w:space="0" w:color="auto"/>
                                                                                            <w:right w:val="none" w:sz="0" w:space="0" w:color="auto"/>
                                                                                          </w:divBdr>
                                                                                        </w:div>
                                                                                        <w:div w:id="2028826544">
                                                                                          <w:marLeft w:val="0"/>
                                                                                          <w:marRight w:val="0"/>
                                                                                          <w:marTop w:val="0"/>
                                                                                          <w:marBottom w:val="0"/>
                                                                                          <w:divBdr>
                                                                                            <w:top w:val="none" w:sz="0" w:space="0" w:color="auto"/>
                                                                                            <w:left w:val="none" w:sz="0" w:space="0" w:color="auto"/>
                                                                                            <w:bottom w:val="none" w:sz="0" w:space="0" w:color="auto"/>
                                                                                            <w:right w:val="none" w:sz="0" w:space="0" w:color="auto"/>
                                                                                          </w:divBdr>
                                                                                        </w:div>
                                                                                        <w:div w:id="2028826548">
                                                                                          <w:marLeft w:val="0"/>
                                                                                          <w:marRight w:val="0"/>
                                                                                          <w:marTop w:val="0"/>
                                                                                          <w:marBottom w:val="0"/>
                                                                                          <w:divBdr>
                                                                                            <w:top w:val="none" w:sz="0" w:space="0" w:color="auto"/>
                                                                                            <w:left w:val="none" w:sz="0" w:space="0" w:color="auto"/>
                                                                                            <w:bottom w:val="none" w:sz="0" w:space="0" w:color="auto"/>
                                                                                            <w:right w:val="none" w:sz="0" w:space="0" w:color="auto"/>
                                                                                          </w:divBdr>
                                                                                        </w:div>
                                                                                        <w:div w:id="2028826549">
                                                                                          <w:marLeft w:val="0"/>
                                                                                          <w:marRight w:val="0"/>
                                                                                          <w:marTop w:val="0"/>
                                                                                          <w:marBottom w:val="0"/>
                                                                                          <w:divBdr>
                                                                                            <w:top w:val="none" w:sz="0" w:space="0" w:color="auto"/>
                                                                                            <w:left w:val="none" w:sz="0" w:space="0" w:color="auto"/>
                                                                                            <w:bottom w:val="none" w:sz="0" w:space="0" w:color="auto"/>
                                                                                            <w:right w:val="none" w:sz="0" w:space="0" w:color="auto"/>
                                                                                          </w:divBdr>
                                                                                        </w:div>
                                                                                        <w:div w:id="2028826550">
                                                                                          <w:marLeft w:val="0"/>
                                                                                          <w:marRight w:val="0"/>
                                                                                          <w:marTop w:val="0"/>
                                                                                          <w:marBottom w:val="0"/>
                                                                                          <w:divBdr>
                                                                                            <w:top w:val="none" w:sz="0" w:space="0" w:color="auto"/>
                                                                                            <w:left w:val="none" w:sz="0" w:space="0" w:color="auto"/>
                                                                                            <w:bottom w:val="none" w:sz="0" w:space="0" w:color="auto"/>
                                                                                            <w:right w:val="none" w:sz="0" w:space="0" w:color="auto"/>
                                                                                          </w:divBdr>
                                                                                        </w:div>
                                                                                        <w:div w:id="2028826551">
                                                                                          <w:marLeft w:val="0"/>
                                                                                          <w:marRight w:val="0"/>
                                                                                          <w:marTop w:val="0"/>
                                                                                          <w:marBottom w:val="0"/>
                                                                                          <w:divBdr>
                                                                                            <w:top w:val="none" w:sz="0" w:space="0" w:color="auto"/>
                                                                                            <w:left w:val="none" w:sz="0" w:space="0" w:color="auto"/>
                                                                                            <w:bottom w:val="none" w:sz="0" w:space="0" w:color="auto"/>
                                                                                            <w:right w:val="none" w:sz="0" w:space="0" w:color="auto"/>
                                                                                          </w:divBdr>
                                                                                        </w:div>
                                                                                        <w:div w:id="2028826552">
                                                                                          <w:marLeft w:val="0"/>
                                                                                          <w:marRight w:val="0"/>
                                                                                          <w:marTop w:val="0"/>
                                                                                          <w:marBottom w:val="0"/>
                                                                                          <w:divBdr>
                                                                                            <w:top w:val="none" w:sz="0" w:space="0" w:color="auto"/>
                                                                                            <w:left w:val="none" w:sz="0" w:space="0" w:color="auto"/>
                                                                                            <w:bottom w:val="none" w:sz="0" w:space="0" w:color="auto"/>
                                                                                            <w:right w:val="none" w:sz="0" w:space="0" w:color="auto"/>
                                                                                          </w:divBdr>
                                                                                        </w:div>
                                                                                        <w:div w:id="2028826554">
                                                                                          <w:marLeft w:val="0"/>
                                                                                          <w:marRight w:val="0"/>
                                                                                          <w:marTop w:val="0"/>
                                                                                          <w:marBottom w:val="0"/>
                                                                                          <w:divBdr>
                                                                                            <w:top w:val="none" w:sz="0" w:space="0" w:color="auto"/>
                                                                                            <w:left w:val="none" w:sz="0" w:space="0" w:color="auto"/>
                                                                                            <w:bottom w:val="none" w:sz="0" w:space="0" w:color="auto"/>
                                                                                            <w:right w:val="none" w:sz="0" w:space="0" w:color="auto"/>
                                                                                          </w:divBdr>
                                                                                        </w:div>
                                                                                        <w:div w:id="2028826556">
                                                                                          <w:marLeft w:val="0"/>
                                                                                          <w:marRight w:val="0"/>
                                                                                          <w:marTop w:val="0"/>
                                                                                          <w:marBottom w:val="0"/>
                                                                                          <w:divBdr>
                                                                                            <w:top w:val="none" w:sz="0" w:space="0" w:color="auto"/>
                                                                                            <w:left w:val="none" w:sz="0" w:space="0" w:color="auto"/>
                                                                                            <w:bottom w:val="none" w:sz="0" w:space="0" w:color="auto"/>
                                                                                            <w:right w:val="none" w:sz="0" w:space="0" w:color="auto"/>
                                                                                          </w:divBdr>
                                                                                        </w:div>
                                                                                        <w:div w:id="2028826558">
                                                                                          <w:marLeft w:val="0"/>
                                                                                          <w:marRight w:val="0"/>
                                                                                          <w:marTop w:val="0"/>
                                                                                          <w:marBottom w:val="0"/>
                                                                                          <w:divBdr>
                                                                                            <w:top w:val="none" w:sz="0" w:space="0" w:color="auto"/>
                                                                                            <w:left w:val="none" w:sz="0" w:space="0" w:color="auto"/>
                                                                                            <w:bottom w:val="none" w:sz="0" w:space="0" w:color="auto"/>
                                                                                            <w:right w:val="none" w:sz="0" w:space="0" w:color="auto"/>
                                                                                          </w:divBdr>
                                                                                        </w:div>
                                                                                        <w:div w:id="2028826559">
                                                                                          <w:marLeft w:val="0"/>
                                                                                          <w:marRight w:val="0"/>
                                                                                          <w:marTop w:val="0"/>
                                                                                          <w:marBottom w:val="0"/>
                                                                                          <w:divBdr>
                                                                                            <w:top w:val="none" w:sz="0" w:space="0" w:color="auto"/>
                                                                                            <w:left w:val="none" w:sz="0" w:space="0" w:color="auto"/>
                                                                                            <w:bottom w:val="none" w:sz="0" w:space="0" w:color="auto"/>
                                                                                            <w:right w:val="none" w:sz="0" w:space="0" w:color="auto"/>
                                                                                          </w:divBdr>
                                                                                        </w:div>
                                                                                        <w:div w:id="2028826562">
                                                                                          <w:marLeft w:val="0"/>
                                                                                          <w:marRight w:val="0"/>
                                                                                          <w:marTop w:val="0"/>
                                                                                          <w:marBottom w:val="0"/>
                                                                                          <w:divBdr>
                                                                                            <w:top w:val="none" w:sz="0" w:space="0" w:color="auto"/>
                                                                                            <w:left w:val="none" w:sz="0" w:space="0" w:color="auto"/>
                                                                                            <w:bottom w:val="none" w:sz="0" w:space="0" w:color="auto"/>
                                                                                            <w:right w:val="none" w:sz="0" w:space="0" w:color="auto"/>
                                                                                          </w:divBdr>
                                                                                        </w:div>
                                                                                        <w:div w:id="2028826568">
                                                                                          <w:marLeft w:val="0"/>
                                                                                          <w:marRight w:val="0"/>
                                                                                          <w:marTop w:val="0"/>
                                                                                          <w:marBottom w:val="0"/>
                                                                                          <w:divBdr>
                                                                                            <w:top w:val="none" w:sz="0" w:space="0" w:color="auto"/>
                                                                                            <w:left w:val="none" w:sz="0" w:space="0" w:color="auto"/>
                                                                                            <w:bottom w:val="none" w:sz="0" w:space="0" w:color="auto"/>
                                                                                            <w:right w:val="none" w:sz="0" w:space="0" w:color="auto"/>
                                                                                          </w:divBdr>
                                                                                        </w:div>
                                                                                        <w:div w:id="2028826570">
                                                                                          <w:marLeft w:val="0"/>
                                                                                          <w:marRight w:val="0"/>
                                                                                          <w:marTop w:val="0"/>
                                                                                          <w:marBottom w:val="0"/>
                                                                                          <w:divBdr>
                                                                                            <w:top w:val="none" w:sz="0" w:space="0" w:color="auto"/>
                                                                                            <w:left w:val="none" w:sz="0" w:space="0" w:color="auto"/>
                                                                                            <w:bottom w:val="none" w:sz="0" w:space="0" w:color="auto"/>
                                                                                            <w:right w:val="none" w:sz="0" w:space="0" w:color="auto"/>
                                                                                          </w:divBdr>
                                                                                        </w:div>
                                                                                        <w:div w:id="2028826571">
                                                                                          <w:marLeft w:val="0"/>
                                                                                          <w:marRight w:val="0"/>
                                                                                          <w:marTop w:val="0"/>
                                                                                          <w:marBottom w:val="0"/>
                                                                                          <w:divBdr>
                                                                                            <w:top w:val="none" w:sz="0" w:space="0" w:color="auto"/>
                                                                                            <w:left w:val="none" w:sz="0" w:space="0" w:color="auto"/>
                                                                                            <w:bottom w:val="none" w:sz="0" w:space="0" w:color="auto"/>
                                                                                            <w:right w:val="none" w:sz="0" w:space="0" w:color="auto"/>
                                                                                          </w:divBdr>
                                                                                        </w:div>
                                                                                        <w:div w:id="2028826572">
                                                                                          <w:marLeft w:val="0"/>
                                                                                          <w:marRight w:val="0"/>
                                                                                          <w:marTop w:val="0"/>
                                                                                          <w:marBottom w:val="0"/>
                                                                                          <w:divBdr>
                                                                                            <w:top w:val="none" w:sz="0" w:space="0" w:color="auto"/>
                                                                                            <w:left w:val="none" w:sz="0" w:space="0" w:color="auto"/>
                                                                                            <w:bottom w:val="none" w:sz="0" w:space="0" w:color="auto"/>
                                                                                            <w:right w:val="none" w:sz="0" w:space="0" w:color="auto"/>
                                                                                          </w:divBdr>
                                                                                        </w:div>
                                                                                        <w:div w:id="2028826573">
                                                                                          <w:marLeft w:val="0"/>
                                                                                          <w:marRight w:val="0"/>
                                                                                          <w:marTop w:val="0"/>
                                                                                          <w:marBottom w:val="0"/>
                                                                                          <w:divBdr>
                                                                                            <w:top w:val="none" w:sz="0" w:space="0" w:color="auto"/>
                                                                                            <w:left w:val="none" w:sz="0" w:space="0" w:color="auto"/>
                                                                                            <w:bottom w:val="none" w:sz="0" w:space="0" w:color="auto"/>
                                                                                            <w:right w:val="none" w:sz="0" w:space="0" w:color="auto"/>
                                                                                          </w:divBdr>
                                                                                        </w:div>
                                                                                        <w:div w:id="2028826576">
                                                                                          <w:marLeft w:val="0"/>
                                                                                          <w:marRight w:val="0"/>
                                                                                          <w:marTop w:val="0"/>
                                                                                          <w:marBottom w:val="0"/>
                                                                                          <w:divBdr>
                                                                                            <w:top w:val="none" w:sz="0" w:space="0" w:color="auto"/>
                                                                                            <w:left w:val="none" w:sz="0" w:space="0" w:color="auto"/>
                                                                                            <w:bottom w:val="none" w:sz="0" w:space="0" w:color="auto"/>
                                                                                            <w:right w:val="none" w:sz="0" w:space="0" w:color="auto"/>
                                                                                          </w:divBdr>
                                                                                        </w:div>
                                                                                        <w:div w:id="2028826577">
                                                                                          <w:marLeft w:val="0"/>
                                                                                          <w:marRight w:val="0"/>
                                                                                          <w:marTop w:val="0"/>
                                                                                          <w:marBottom w:val="0"/>
                                                                                          <w:divBdr>
                                                                                            <w:top w:val="none" w:sz="0" w:space="0" w:color="auto"/>
                                                                                            <w:left w:val="none" w:sz="0" w:space="0" w:color="auto"/>
                                                                                            <w:bottom w:val="none" w:sz="0" w:space="0" w:color="auto"/>
                                                                                            <w:right w:val="none" w:sz="0" w:space="0" w:color="auto"/>
                                                                                          </w:divBdr>
                                                                                        </w:div>
                                                                                        <w:div w:id="2028826582">
                                                                                          <w:marLeft w:val="720"/>
                                                                                          <w:marRight w:val="0"/>
                                                                                          <w:marTop w:val="0"/>
                                                                                          <w:marBottom w:val="0"/>
                                                                                          <w:divBdr>
                                                                                            <w:top w:val="none" w:sz="0" w:space="0" w:color="auto"/>
                                                                                            <w:left w:val="none" w:sz="0" w:space="0" w:color="auto"/>
                                                                                            <w:bottom w:val="none" w:sz="0" w:space="0" w:color="auto"/>
                                                                                            <w:right w:val="none" w:sz="0" w:space="0" w:color="auto"/>
                                                                                          </w:divBdr>
                                                                                        </w:div>
                                                                                        <w:div w:id="2028826587">
                                                                                          <w:marLeft w:val="0"/>
                                                                                          <w:marRight w:val="0"/>
                                                                                          <w:marTop w:val="0"/>
                                                                                          <w:marBottom w:val="0"/>
                                                                                          <w:divBdr>
                                                                                            <w:top w:val="none" w:sz="0" w:space="0" w:color="auto"/>
                                                                                            <w:left w:val="none" w:sz="0" w:space="0" w:color="auto"/>
                                                                                            <w:bottom w:val="none" w:sz="0" w:space="0" w:color="auto"/>
                                                                                            <w:right w:val="none" w:sz="0" w:space="0" w:color="auto"/>
                                                                                          </w:divBdr>
                                                                                        </w:div>
                                                                                        <w:div w:id="2028826588">
                                                                                          <w:marLeft w:val="0"/>
                                                                                          <w:marRight w:val="0"/>
                                                                                          <w:marTop w:val="0"/>
                                                                                          <w:marBottom w:val="0"/>
                                                                                          <w:divBdr>
                                                                                            <w:top w:val="none" w:sz="0" w:space="0" w:color="auto"/>
                                                                                            <w:left w:val="none" w:sz="0" w:space="0" w:color="auto"/>
                                                                                            <w:bottom w:val="none" w:sz="0" w:space="0" w:color="auto"/>
                                                                                            <w:right w:val="none" w:sz="0" w:space="0" w:color="auto"/>
                                                                                          </w:divBdr>
                                                                                        </w:div>
                                                                                        <w:div w:id="2028826592">
                                                                                          <w:marLeft w:val="0"/>
                                                                                          <w:marRight w:val="0"/>
                                                                                          <w:marTop w:val="0"/>
                                                                                          <w:marBottom w:val="0"/>
                                                                                          <w:divBdr>
                                                                                            <w:top w:val="none" w:sz="0" w:space="0" w:color="auto"/>
                                                                                            <w:left w:val="none" w:sz="0" w:space="0" w:color="auto"/>
                                                                                            <w:bottom w:val="none" w:sz="0" w:space="0" w:color="auto"/>
                                                                                            <w:right w:val="none" w:sz="0" w:space="0" w:color="auto"/>
                                                                                          </w:divBdr>
                                                                                        </w:div>
                                                                                        <w:div w:id="2028826596">
                                                                                          <w:marLeft w:val="0"/>
                                                                                          <w:marRight w:val="0"/>
                                                                                          <w:marTop w:val="0"/>
                                                                                          <w:marBottom w:val="0"/>
                                                                                          <w:divBdr>
                                                                                            <w:top w:val="none" w:sz="0" w:space="0" w:color="auto"/>
                                                                                            <w:left w:val="none" w:sz="0" w:space="0" w:color="auto"/>
                                                                                            <w:bottom w:val="none" w:sz="0" w:space="0" w:color="auto"/>
                                                                                            <w:right w:val="none" w:sz="0" w:space="0" w:color="auto"/>
                                                                                          </w:divBdr>
                                                                                        </w:div>
                                                                                        <w:div w:id="2028826597">
                                                                                          <w:marLeft w:val="0"/>
                                                                                          <w:marRight w:val="0"/>
                                                                                          <w:marTop w:val="0"/>
                                                                                          <w:marBottom w:val="0"/>
                                                                                          <w:divBdr>
                                                                                            <w:top w:val="none" w:sz="0" w:space="0" w:color="auto"/>
                                                                                            <w:left w:val="none" w:sz="0" w:space="0" w:color="auto"/>
                                                                                            <w:bottom w:val="none" w:sz="0" w:space="0" w:color="auto"/>
                                                                                            <w:right w:val="none" w:sz="0" w:space="0" w:color="auto"/>
                                                                                          </w:divBdr>
                                                                                        </w:div>
                                                                                        <w:div w:id="2028826598">
                                                                                          <w:marLeft w:val="0"/>
                                                                                          <w:marRight w:val="0"/>
                                                                                          <w:marTop w:val="0"/>
                                                                                          <w:marBottom w:val="0"/>
                                                                                          <w:divBdr>
                                                                                            <w:top w:val="none" w:sz="0" w:space="0" w:color="auto"/>
                                                                                            <w:left w:val="none" w:sz="0" w:space="0" w:color="auto"/>
                                                                                            <w:bottom w:val="none" w:sz="0" w:space="0" w:color="auto"/>
                                                                                            <w:right w:val="none" w:sz="0" w:space="0" w:color="auto"/>
                                                                                          </w:divBdr>
                                                                                        </w:div>
                                                                                        <w:div w:id="2028826599">
                                                                                          <w:marLeft w:val="0"/>
                                                                                          <w:marRight w:val="0"/>
                                                                                          <w:marTop w:val="0"/>
                                                                                          <w:marBottom w:val="0"/>
                                                                                          <w:divBdr>
                                                                                            <w:top w:val="none" w:sz="0" w:space="0" w:color="auto"/>
                                                                                            <w:left w:val="none" w:sz="0" w:space="0" w:color="auto"/>
                                                                                            <w:bottom w:val="none" w:sz="0" w:space="0" w:color="auto"/>
                                                                                            <w:right w:val="none" w:sz="0" w:space="0" w:color="auto"/>
                                                                                          </w:divBdr>
                                                                                        </w:div>
                                                                                        <w:div w:id="2028826600">
                                                                                          <w:marLeft w:val="0"/>
                                                                                          <w:marRight w:val="0"/>
                                                                                          <w:marTop w:val="0"/>
                                                                                          <w:marBottom w:val="0"/>
                                                                                          <w:divBdr>
                                                                                            <w:top w:val="none" w:sz="0" w:space="0" w:color="auto"/>
                                                                                            <w:left w:val="none" w:sz="0" w:space="0" w:color="auto"/>
                                                                                            <w:bottom w:val="none" w:sz="0" w:space="0" w:color="auto"/>
                                                                                            <w:right w:val="none" w:sz="0" w:space="0" w:color="auto"/>
                                                                                          </w:divBdr>
                                                                                        </w:div>
                                                                                        <w:div w:id="2028826601">
                                                                                          <w:marLeft w:val="0"/>
                                                                                          <w:marRight w:val="0"/>
                                                                                          <w:marTop w:val="0"/>
                                                                                          <w:marBottom w:val="0"/>
                                                                                          <w:divBdr>
                                                                                            <w:top w:val="none" w:sz="0" w:space="0" w:color="auto"/>
                                                                                            <w:left w:val="none" w:sz="0" w:space="0" w:color="auto"/>
                                                                                            <w:bottom w:val="none" w:sz="0" w:space="0" w:color="auto"/>
                                                                                            <w:right w:val="none" w:sz="0" w:space="0" w:color="auto"/>
                                                                                          </w:divBdr>
                                                                                        </w:div>
                                                                                        <w:div w:id="2028826602">
                                                                                          <w:marLeft w:val="0"/>
                                                                                          <w:marRight w:val="0"/>
                                                                                          <w:marTop w:val="0"/>
                                                                                          <w:marBottom w:val="0"/>
                                                                                          <w:divBdr>
                                                                                            <w:top w:val="none" w:sz="0" w:space="0" w:color="auto"/>
                                                                                            <w:left w:val="none" w:sz="0" w:space="0" w:color="auto"/>
                                                                                            <w:bottom w:val="none" w:sz="0" w:space="0" w:color="auto"/>
                                                                                            <w:right w:val="none" w:sz="0" w:space="0" w:color="auto"/>
                                                                                          </w:divBdr>
                                                                                        </w:div>
                                                                                        <w:div w:id="2028826614">
                                                                                          <w:marLeft w:val="0"/>
                                                                                          <w:marRight w:val="0"/>
                                                                                          <w:marTop w:val="0"/>
                                                                                          <w:marBottom w:val="0"/>
                                                                                          <w:divBdr>
                                                                                            <w:top w:val="none" w:sz="0" w:space="0" w:color="auto"/>
                                                                                            <w:left w:val="none" w:sz="0" w:space="0" w:color="auto"/>
                                                                                            <w:bottom w:val="none" w:sz="0" w:space="0" w:color="auto"/>
                                                                                            <w:right w:val="none" w:sz="0" w:space="0" w:color="auto"/>
                                                                                          </w:divBdr>
                                                                                        </w:div>
                                                                                        <w:div w:id="2028826615">
                                                                                          <w:marLeft w:val="0"/>
                                                                                          <w:marRight w:val="0"/>
                                                                                          <w:marTop w:val="0"/>
                                                                                          <w:marBottom w:val="0"/>
                                                                                          <w:divBdr>
                                                                                            <w:top w:val="none" w:sz="0" w:space="0" w:color="auto"/>
                                                                                            <w:left w:val="none" w:sz="0" w:space="0" w:color="auto"/>
                                                                                            <w:bottom w:val="none" w:sz="0" w:space="0" w:color="auto"/>
                                                                                            <w:right w:val="none" w:sz="0" w:space="0" w:color="auto"/>
                                                                                          </w:divBdr>
                                                                                        </w:div>
                                                                                        <w:div w:id="2028826620">
                                                                                          <w:marLeft w:val="0"/>
                                                                                          <w:marRight w:val="0"/>
                                                                                          <w:marTop w:val="0"/>
                                                                                          <w:marBottom w:val="0"/>
                                                                                          <w:divBdr>
                                                                                            <w:top w:val="none" w:sz="0" w:space="0" w:color="auto"/>
                                                                                            <w:left w:val="none" w:sz="0" w:space="0" w:color="auto"/>
                                                                                            <w:bottom w:val="none" w:sz="0" w:space="0" w:color="auto"/>
                                                                                            <w:right w:val="none" w:sz="0" w:space="0" w:color="auto"/>
                                                                                          </w:divBdr>
                                                                                        </w:div>
                                                                                        <w:div w:id="2028826621">
                                                                                          <w:marLeft w:val="0"/>
                                                                                          <w:marRight w:val="0"/>
                                                                                          <w:marTop w:val="0"/>
                                                                                          <w:marBottom w:val="0"/>
                                                                                          <w:divBdr>
                                                                                            <w:top w:val="none" w:sz="0" w:space="0" w:color="auto"/>
                                                                                            <w:left w:val="none" w:sz="0" w:space="0" w:color="auto"/>
                                                                                            <w:bottom w:val="none" w:sz="0" w:space="0" w:color="auto"/>
                                                                                            <w:right w:val="none" w:sz="0" w:space="0" w:color="auto"/>
                                                                                          </w:divBdr>
                                                                                        </w:div>
                                                                                        <w:div w:id="2028826627">
                                                                                          <w:marLeft w:val="0"/>
                                                                                          <w:marRight w:val="0"/>
                                                                                          <w:marTop w:val="0"/>
                                                                                          <w:marBottom w:val="0"/>
                                                                                          <w:divBdr>
                                                                                            <w:top w:val="none" w:sz="0" w:space="0" w:color="auto"/>
                                                                                            <w:left w:val="none" w:sz="0" w:space="0" w:color="auto"/>
                                                                                            <w:bottom w:val="none" w:sz="0" w:space="0" w:color="auto"/>
                                                                                            <w:right w:val="none" w:sz="0" w:space="0" w:color="auto"/>
                                                                                          </w:divBdr>
                                                                                        </w:div>
                                                                                        <w:div w:id="2028826629">
                                                                                          <w:marLeft w:val="0"/>
                                                                                          <w:marRight w:val="0"/>
                                                                                          <w:marTop w:val="0"/>
                                                                                          <w:marBottom w:val="0"/>
                                                                                          <w:divBdr>
                                                                                            <w:top w:val="none" w:sz="0" w:space="0" w:color="auto"/>
                                                                                            <w:left w:val="none" w:sz="0" w:space="0" w:color="auto"/>
                                                                                            <w:bottom w:val="none" w:sz="0" w:space="0" w:color="auto"/>
                                                                                            <w:right w:val="none" w:sz="0" w:space="0" w:color="auto"/>
                                                                                          </w:divBdr>
                                                                                        </w:div>
                                                                                        <w:div w:id="2028826632">
                                                                                          <w:marLeft w:val="720"/>
                                                                                          <w:marRight w:val="0"/>
                                                                                          <w:marTop w:val="0"/>
                                                                                          <w:marBottom w:val="0"/>
                                                                                          <w:divBdr>
                                                                                            <w:top w:val="none" w:sz="0" w:space="0" w:color="auto"/>
                                                                                            <w:left w:val="none" w:sz="0" w:space="0" w:color="auto"/>
                                                                                            <w:bottom w:val="none" w:sz="0" w:space="0" w:color="auto"/>
                                                                                            <w:right w:val="none" w:sz="0" w:space="0" w:color="auto"/>
                                                                                          </w:divBdr>
                                                                                        </w:div>
                                                                                        <w:div w:id="2028826635">
                                                                                          <w:marLeft w:val="0"/>
                                                                                          <w:marRight w:val="0"/>
                                                                                          <w:marTop w:val="0"/>
                                                                                          <w:marBottom w:val="0"/>
                                                                                          <w:divBdr>
                                                                                            <w:top w:val="none" w:sz="0" w:space="0" w:color="auto"/>
                                                                                            <w:left w:val="none" w:sz="0" w:space="0" w:color="auto"/>
                                                                                            <w:bottom w:val="none" w:sz="0" w:space="0" w:color="auto"/>
                                                                                            <w:right w:val="none" w:sz="0" w:space="0" w:color="auto"/>
                                                                                          </w:divBdr>
                                                                                        </w:div>
                                                                                        <w:div w:id="2028826638">
                                                                                          <w:marLeft w:val="0"/>
                                                                                          <w:marRight w:val="0"/>
                                                                                          <w:marTop w:val="0"/>
                                                                                          <w:marBottom w:val="0"/>
                                                                                          <w:divBdr>
                                                                                            <w:top w:val="none" w:sz="0" w:space="0" w:color="auto"/>
                                                                                            <w:left w:val="none" w:sz="0" w:space="0" w:color="auto"/>
                                                                                            <w:bottom w:val="none" w:sz="0" w:space="0" w:color="auto"/>
                                                                                            <w:right w:val="none" w:sz="0" w:space="0" w:color="auto"/>
                                                                                          </w:divBdr>
                                                                                        </w:div>
                                                                                        <w:div w:id="2028826641">
                                                                                          <w:marLeft w:val="0"/>
                                                                                          <w:marRight w:val="0"/>
                                                                                          <w:marTop w:val="0"/>
                                                                                          <w:marBottom w:val="0"/>
                                                                                          <w:divBdr>
                                                                                            <w:top w:val="none" w:sz="0" w:space="0" w:color="auto"/>
                                                                                            <w:left w:val="none" w:sz="0" w:space="0" w:color="auto"/>
                                                                                            <w:bottom w:val="none" w:sz="0" w:space="0" w:color="auto"/>
                                                                                            <w:right w:val="none" w:sz="0" w:space="0" w:color="auto"/>
                                                                                          </w:divBdr>
                                                                                        </w:div>
                                                                                        <w:div w:id="2028826642">
                                                                                          <w:marLeft w:val="0"/>
                                                                                          <w:marRight w:val="0"/>
                                                                                          <w:marTop w:val="0"/>
                                                                                          <w:marBottom w:val="0"/>
                                                                                          <w:divBdr>
                                                                                            <w:top w:val="none" w:sz="0" w:space="0" w:color="auto"/>
                                                                                            <w:left w:val="none" w:sz="0" w:space="0" w:color="auto"/>
                                                                                            <w:bottom w:val="none" w:sz="0" w:space="0" w:color="auto"/>
                                                                                            <w:right w:val="none" w:sz="0" w:space="0" w:color="auto"/>
                                                                                          </w:divBdr>
                                                                                        </w:div>
                                                                                        <w:div w:id="2028826643">
                                                                                          <w:marLeft w:val="0"/>
                                                                                          <w:marRight w:val="0"/>
                                                                                          <w:marTop w:val="0"/>
                                                                                          <w:marBottom w:val="0"/>
                                                                                          <w:divBdr>
                                                                                            <w:top w:val="none" w:sz="0" w:space="0" w:color="auto"/>
                                                                                            <w:left w:val="none" w:sz="0" w:space="0" w:color="auto"/>
                                                                                            <w:bottom w:val="none" w:sz="0" w:space="0" w:color="auto"/>
                                                                                            <w:right w:val="none" w:sz="0" w:space="0" w:color="auto"/>
                                                                                          </w:divBdr>
                                                                                        </w:div>
                                                                                        <w:div w:id="2028826645">
                                                                                          <w:marLeft w:val="0"/>
                                                                                          <w:marRight w:val="0"/>
                                                                                          <w:marTop w:val="0"/>
                                                                                          <w:marBottom w:val="0"/>
                                                                                          <w:divBdr>
                                                                                            <w:top w:val="none" w:sz="0" w:space="0" w:color="auto"/>
                                                                                            <w:left w:val="none" w:sz="0" w:space="0" w:color="auto"/>
                                                                                            <w:bottom w:val="none" w:sz="0" w:space="0" w:color="auto"/>
                                                                                            <w:right w:val="none" w:sz="0" w:space="0" w:color="auto"/>
                                                                                          </w:divBdr>
                                                                                        </w:div>
                                                                                        <w:div w:id="2028826646">
                                                                                          <w:marLeft w:val="0"/>
                                                                                          <w:marRight w:val="0"/>
                                                                                          <w:marTop w:val="0"/>
                                                                                          <w:marBottom w:val="0"/>
                                                                                          <w:divBdr>
                                                                                            <w:top w:val="none" w:sz="0" w:space="0" w:color="auto"/>
                                                                                            <w:left w:val="none" w:sz="0" w:space="0" w:color="auto"/>
                                                                                            <w:bottom w:val="none" w:sz="0" w:space="0" w:color="auto"/>
                                                                                            <w:right w:val="none" w:sz="0" w:space="0" w:color="auto"/>
                                                                                          </w:divBdr>
                                                                                        </w:div>
                                                                                        <w:div w:id="2028826647">
                                                                                          <w:marLeft w:val="0"/>
                                                                                          <w:marRight w:val="0"/>
                                                                                          <w:marTop w:val="0"/>
                                                                                          <w:marBottom w:val="0"/>
                                                                                          <w:divBdr>
                                                                                            <w:top w:val="none" w:sz="0" w:space="0" w:color="auto"/>
                                                                                            <w:left w:val="none" w:sz="0" w:space="0" w:color="auto"/>
                                                                                            <w:bottom w:val="none" w:sz="0" w:space="0" w:color="auto"/>
                                                                                            <w:right w:val="none" w:sz="0" w:space="0" w:color="auto"/>
                                                                                          </w:divBdr>
                                                                                        </w:div>
                                                                                        <w:div w:id="2028826649">
                                                                                          <w:marLeft w:val="0"/>
                                                                                          <w:marRight w:val="0"/>
                                                                                          <w:marTop w:val="0"/>
                                                                                          <w:marBottom w:val="0"/>
                                                                                          <w:divBdr>
                                                                                            <w:top w:val="none" w:sz="0" w:space="0" w:color="auto"/>
                                                                                            <w:left w:val="none" w:sz="0" w:space="0" w:color="auto"/>
                                                                                            <w:bottom w:val="none" w:sz="0" w:space="0" w:color="auto"/>
                                                                                            <w:right w:val="none" w:sz="0" w:space="0" w:color="auto"/>
                                                                                          </w:divBdr>
                                                                                        </w:div>
                                                                                        <w:div w:id="2028826650">
                                                                                          <w:marLeft w:val="0"/>
                                                                                          <w:marRight w:val="0"/>
                                                                                          <w:marTop w:val="0"/>
                                                                                          <w:marBottom w:val="0"/>
                                                                                          <w:divBdr>
                                                                                            <w:top w:val="none" w:sz="0" w:space="0" w:color="auto"/>
                                                                                            <w:left w:val="none" w:sz="0" w:space="0" w:color="auto"/>
                                                                                            <w:bottom w:val="none" w:sz="0" w:space="0" w:color="auto"/>
                                                                                            <w:right w:val="none" w:sz="0" w:space="0" w:color="auto"/>
                                                                                          </w:divBdr>
                                                                                        </w:div>
                                                                                        <w:div w:id="2028826651">
                                                                                          <w:marLeft w:val="0"/>
                                                                                          <w:marRight w:val="0"/>
                                                                                          <w:marTop w:val="0"/>
                                                                                          <w:marBottom w:val="0"/>
                                                                                          <w:divBdr>
                                                                                            <w:top w:val="none" w:sz="0" w:space="0" w:color="auto"/>
                                                                                            <w:left w:val="none" w:sz="0" w:space="0" w:color="auto"/>
                                                                                            <w:bottom w:val="none" w:sz="0" w:space="0" w:color="auto"/>
                                                                                            <w:right w:val="none" w:sz="0" w:space="0" w:color="auto"/>
                                                                                          </w:divBdr>
                                                                                        </w:div>
                                                                                        <w:div w:id="2028826655">
                                                                                          <w:marLeft w:val="0"/>
                                                                                          <w:marRight w:val="0"/>
                                                                                          <w:marTop w:val="0"/>
                                                                                          <w:marBottom w:val="0"/>
                                                                                          <w:divBdr>
                                                                                            <w:top w:val="none" w:sz="0" w:space="0" w:color="auto"/>
                                                                                            <w:left w:val="none" w:sz="0" w:space="0" w:color="auto"/>
                                                                                            <w:bottom w:val="none" w:sz="0" w:space="0" w:color="auto"/>
                                                                                            <w:right w:val="none" w:sz="0" w:space="0" w:color="auto"/>
                                                                                          </w:divBdr>
                                                                                        </w:div>
                                                                                        <w:div w:id="2028826658">
                                                                                          <w:marLeft w:val="0"/>
                                                                                          <w:marRight w:val="0"/>
                                                                                          <w:marTop w:val="0"/>
                                                                                          <w:marBottom w:val="0"/>
                                                                                          <w:divBdr>
                                                                                            <w:top w:val="none" w:sz="0" w:space="0" w:color="auto"/>
                                                                                            <w:left w:val="none" w:sz="0" w:space="0" w:color="auto"/>
                                                                                            <w:bottom w:val="none" w:sz="0" w:space="0" w:color="auto"/>
                                                                                            <w:right w:val="none" w:sz="0" w:space="0" w:color="auto"/>
                                                                                          </w:divBdr>
                                                                                        </w:div>
                                                                                        <w:div w:id="2028826659">
                                                                                          <w:marLeft w:val="0"/>
                                                                                          <w:marRight w:val="0"/>
                                                                                          <w:marTop w:val="0"/>
                                                                                          <w:marBottom w:val="0"/>
                                                                                          <w:divBdr>
                                                                                            <w:top w:val="none" w:sz="0" w:space="0" w:color="auto"/>
                                                                                            <w:left w:val="none" w:sz="0" w:space="0" w:color="auto"/>
                                                                                            <w:bottom w:val="none" w:sz="0" w:space="0" w:color="auto"/>
                                                                                            <w:right w:val="none" w:sz="0" w:space="0" w:color="auto"/>
                                                                                          </w:divBdr>
                                                                                        </w:div>
                                                                                        <w:div w:id="2028826660">
                                                                                          <w:marLeft w:val="0"/>
                                                                                          <w:marRight w:val="0"/>
                                                                                          <w:marTop w:val="0"/>
                                                                                          <w:marBottom w:val="0"/>
                                                                                          <w:divBdr>
                                                                                            <w:top w:val="none" w:sz="0" w:space="0" w:color="auto"/>
                                                                                            <w:left w:val="none" w:sz="0" w:space="0" w:color="auto"/>
                                                                                            <w:bottom w:val="none" w:sz="0" w:space="0" w:color="auto"/>
                                                                                            <w:right w:val="none" w:sz="0" w:space="0" w:color="auto"/>
                                                                                          </w:divBdr>
                                                                                        </w:div>
                                                                                        <w:div w:id="2028826661">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028826665">
                                                                                          <w:marLeft w:val="0"/>
                                                                                          <w:marRight w:val="0"/>
                                                                                          <w:marTop w:val="0"/>
                                                                                          <w:marBottom w:val="0"/>
                                                                                          <w:divBdr>
                                                                                            <w:top w:val="none" w:sz="0" w:space="0" w:color="auto"/>
                                                                                            <w:left w:val="none" w:sz="0" w:space="0" w:color="auto"/>
                                                                                            <w:bottom w:val="none" w:sz="0" w:space="0" w:color="auto"/>
                                                                                            <w:right w:val="none" w:sz="0" w:space="0" w:color="auto"/>
                                                                                          </w:divBdr>
                                                                                        </w:div>
                                                                                        <w:div w:id="2028826667">
                                                                                          <w:marLeft w:val="0"/>
                                                                                          <w:marRight w:val="0"/>
                                                                                          <w:marTop w:val="0"/>
                                                                                          <w:marBottom w:val="0"/>
                                                                                          <w:divBdr>
                                                                                            <w:top w:val="none" w:sz="0" w:space="0" w:color="auto"/>
                                                                                            <w:left w:val="none" w:sz="0" w:space="0" w:color="auto"/>
                                                                                            <w:bottom w:val="none" w:sz="0" w:space="0" w:color="auto"/>
                                                                                            <w:right w:val="none" w:sz="0" w:space="0" w:color="auto"/>
                                                                                          </w:divBdr>
                                                                                        </w:div>
                                                                                        <w:div w:id="2028826668">
                                                                                          <w:marLeft w:val="0"/>
                                                                                          <w:marRight w:val="0"/>
                                                                                          <w:marTop w:val="0"/>
                                                                                          <w:marBottom w:val="0"/>
                                                                                          <w:divBdr>
                                                                                            <w:top w:val="none" w:sz="0" w:space="0" w:color="auto"/>
                                                                                            <w:left w:val="none" w:sz="0" w:space="0" w:color="auto"/>
                                                                                            <w:bottom w:val="none" w:sz="0" w:space="0" w:color="auto"/>
                                                                                            <w:right w:val="none" w:sz="0" w:space="0" w:color="auto"/>
                                                                                          </w:divBdr>
                                                                                        </w:div>
                                                                                        <w:div w:id="2028826669">
                                                                                          <w:marLeft w:val="0"/>
                                                                                          <w:marRight w:val="0"/>
                                                                                          <w:marTop w:val="0"/>
                                                                                          <w:marBottom w:val="0"/>
                                                                                          <w:divBdr>
                                                                                            <w:top w:val="none" w:sz="0" w:space="0" w:color="auto"/>
                                                                                            <w:left w:val="none" w:sz="0" w:space="0" w:color="auto"/>
                                                                                            <w:bottom w:val="none" w:sz="0" w:space="0" w:color="auto"/>
                                                                                            <w:right w:val="none" w:sz="0" w:space="0" w:color="auto"/>
                                                                                          </w:divBdr>
                                                                                        </w:div>
                                                                                        <w:div w:id="2028826671">
                                                                                          <w:marLeft w:val="0"/>
                                                                                          <w:marRight w:val="0"/>
                                                                                          <w:marTop w:val="0"/>
                                                                                          <w:marBottom w:val="0"/>
                                                                                          <w:divBdr>
                                                                                            <w:top w:val="none" w:sz="0" w:space="0" w:color="auto"/>
                                                                                            <w:left w:val="none" w:sz="0" w:space="0" w:color="auto"/>
                                                                                            <w:bottom w:val="none" w:sz="0" w:space="0" w:color="auto"/>
                                                                                            <w:right w:val="none" w:sz="0" w:space="0" w:color="auto"/>
                                                                                          </w:divBdr>
                                                                                        </w:div>
                                                                                        <w:div w:id="2028826672">
                                                                                          <w:marLeft w:val="0"/>
                                                                                          <w:marRight w:val="0"/>
                                                                                          <w:marTop w:val="0"/>
                                                                                          <w:marBottom w:val="0"/>
                                                                                          <w:divBdr>
                                                                                            <w:top w:val="none" w:sz="0" w:space="0" w:color="auto"/>
                                                                                            <w:left w:val="none" w:sz="0" w:space="0" w:color="auto"/>
                                                                                            <w:bottom w:val="none" w:sz="0" w:space="0" w:color="auto"/>
                                                                                            <w:right w:val="none" w:sz="0" w:space="0" w:color="auto"/>
                                                                                          </w:divBdr>
                                                                                        </w:div>
                                                                                        <w:div w:id="2028826675">
                                                                                          <w:marLeft w:val="0"/>
                                                                                          <w:marRight w:val="0"/>
                                                                                          <w:marTop w:val="0"/>
                                                                                          <w:marBottom w:val="0"/>
                                                                                          <w:divBdr>
                                                                                            <w:top w:val="none" w:sz="0" w:space="0" w:color="auto"/>
                                                                                            <w:left w:val="none" w:sz="0" w:space="0" w:color="auto"/>
                                                                                            <w:bottom w:val="none" w:sz="0" w:space="0" w:color="auto"/>
                                                                                            <w:right w:val="none" w:sz="0" w:space="0" w:color="auto"/>
                                                                                          </w:divBdr>
                                                                                        </w:div>
                                                                                        <w:div w:id="2028826677">
                                                                                          <w:marLeft w:val="0"/>
                                                                                          <w:marRight w:val="0"/>
                                                                                          <w:marTop w:val="0"/>
                                                                                          <w:marBottom w:val="0"/>
                                                                                          <w:divBdr>
                                                                                            <w:top w:val="none" w:sz="0" w:space="0" w:color="auto"/>
                                                                                            <w:left w:val="none" w:sz="0" w:space="0" w:color="auto"/>
                                                                                            <w:bottom w:val="none" w:sz="0" w:space="0" w:color="auto"/>
                                                                                            <w:right w:val="none" w:sz="0" w:space="0" w:color="auto"/>
                                                                                          </w:divBdr>
                                                                                        </w:div>
                                                                                        <w:div w:id="2028826678">
                                                                                          <w:marLeft w:val="0"/>
                                                                                          <w:marRight w:val="0"/>
                                                                                          <w:marTop w:val="0"/>
                                                                                          <w:marBottom w:val="0"/>
                                                                                          <w:divBdr>
                                                                                            <w:top w:val="none" w:sz="0" w:space="0" w:color="auto"/>
                                                                                            <w:left w:val="none" w:sz="0" w:space="0" w:color="auto"/>
                                                                                            <w:bottom w:val="none" w:sz="0" w:space="0" w:color="auto"/>
                                                                                            <w:right w:val="none" w:sz="0" w:space="0" w:color="auto"/>
                                                                                          </w:divBdr>
                                                                                        </w:div>
                                                                                        <w:div w:id="2028826680">
                                                                                          <w:marLeft w:val="0"/>
                                                                                          <w:marRight w:val="0"/>
                                                                                          <w:marTop w:val="0"/>
                                                                                          <w:marBottom w:val="0"/>
                                                                                          <w:divBdr>
                                                                                            <w:top w:val="none" w:sz="0" w:space="0" w:color="auto"/>
                                                                                            <w:left w:val="none" w:sz="0" w:space="0" w:color="auto"/>
                                                                                            <w:bottom w:val="none" w:sz="0" w:space="0" w:color="auto"/>
                                                                                            <w:right w:val="none" w:sz="0" w:space="0" w:color="auto"/>
                                                                                          </w:divBdr>
                                                                                        </w:div>
                                                                                        <w:div w:id="2028826682">
                                                                                          <w:marLeft w:val="0"/>
                                                                                          <w:marRight w:val="0"/>
                                                                                          <w:marTop w:val="0"/>
                                                                                          <w:marBottom w:val="0"/>
                                                                                          <w:divBdr>
                                                                                            <w:top w:val="none" w:sz="0" w:space="0" w:color="auto"/>
                                                                                            <w:left w:val="none" w:sz="0" w:space="0" w:color="auto"/>
                                                                                            <w:bottom w:val="none" w:sz="0" w:space="0" w:color="auto"/>
                                                                                            <w:right w:val="none" w:sz="0" w:space="0" w:color="auto"/>
                                                                                          </w:divBdr>
                                                                                        </w:div>
                                                                                        <w:div w:id="2028826683">
                                                                                          <w:marLeft w:val="0"/>
                                                                                          <w:marRight w:val="0"/>
                                                                                          <w:marTop w:val="0"/>
                                                                                          <w:marBottom w:val="0"/>
                                                                                          <w:divBdr>
                                                                                            <w:top w:val="none" w:sz="0" w:space="0" w:color="auto"/>
                                                                                            <w:left w:val="none" w:sz="0" w:space="0" w:color="auto"/>
                                                                                            <w:bottom w:val="none" w:sz="0" w:space="0" w:color="auto"/>
                                                                                            <w:right w:val="none" w:sz="0" w:space="0" w:color="auto"/>
                                                                                          </w:divBdr>
                                                                                        </w:div>
                                                                                        <w:div w:id="2028826684">
                                                                                          <w:marLeft w:val="0"/>
                                                                                          <w:marRight w:val="0"/>
                                                                                          <w:marTop w:val="0"/>
                                                                                          <w:marBottom w:val="0"/>
                                                                                          <w:divBdr>
                                                                                            <w:top w:val="none" w:sz="0" w:space="0" w:color="auto"/>
                                                                                            <w:left w:val="none" w:sz="0" w:space="0" w:color="auto"/>
                                                                                            <w:bottom w:val="none" w:sz="0" w:space="0" w:color="auto"/>
                                                                                            <w:right w:val="none" w:sz="0" w:space="0" w:color="auto"/>
                                                                                          </w:divBdr>
                                                                                        </w:div>
                                                                                        <w:div w:id="2028826685">
                                                                                          <w:marLeft w:val="0"/>
                                                                                          <w:marRight w:val="0"/>
                                                                                          <w:marTop w:val="0"/>
                                                                                          <w:marBottom w:val="0"/>
                                                                                          <w:divBdr>
                                                                                            <w:top w:val="none" w:sz="0" w:space="0" w:color="auto"/>
                                                                                            <w:left w:val="none" w:sz="0" w:space="0" w:color="auto"/>
                                                                                            <w:bottom w:val="none" w:sz="0" w:space="0" w:color="auto"/>
                                                                                            <w:right w:val="none" w:sz="0" w:space="0" w:color="auto"/>
                                                                                          </w:divBdr>
                                                                                        </w:div>
                                                                                        <w:div w:id="2028826686">
                                                                                          <w:marLeft w:val="0"/>
                                                                                          <w:marRight w:val="0"/>
                                                                                          <w:marTop w:val="0"/>
                                                                                          <w:marBottom w:val="0"/>
                                                                                          <w:divBdr>
                                                                                            <w:top w:val="none" w:sz="0" w:space="0" w:color="auto"/>
                                                                                            <w:left w:val="none" w:sz="0" w:space="0" w:color="auto"/>
                                                                                            <w:bottom w:val="none" w:sz="0" w:space="0" w:color="auto"/>
                                                                                            <w:right w:val="none" w:sz="0" w:space="0" w:color="auto"/>
                                                                                          </w:divBdr>
                                                                                        </w:div>
                                                                                        <w:div w:id="2028826687">
                                                                                          <w:marLeft w:val="0"/>
                                                                                          <w:marRight w:val="0"/>
                                                                                          <w:marTop w:val="0"/>
                                                                                          <w:marBottom w:val="0"/>
                                                                                          <w:divBdr>
                                                                                            <w:top w:val="none" w:sz="0" w:space="0" w:color="auto"/>
                                                                                            <w:left w:val="none" w:sz="0" w:space="0" w:color="auto"/>
                                                                                            <w:bottom w:val="none" w:sz="0" w:space="0" w:color="auto"/>
                                                                                            <w:right w:val="none" w:sz="0" w:space="0" w:color="auto"/>
                                                                                          </w:divBdr>
                                                                                        </w:div>
                                                                                        <w:div w:id="2028826690">
                                                                                          <w:marLeft w:val="0"/>
                                                                                          <w:marRight w:val="0"/>
                                                                                          <w:marTop w:val="0"/>
                                                                                          <w:marBottom w:val="0"/>
                                                                                          <w:divBdr>
                                                                                            <w:top w:val="none" w:sz="0" w:space="0" w:color="auto"/>
                                                                                            <w:left w:val="none" w:sz="0" w:space="0" w:color="auto"/>
                                                                                            <w:bottom w:val="none" w:sz="0" w:space="0" w:color="auto"/>
                                                                                            <w:right w:val="none" w:sz="0" w:space="0" w:color="auto"/>
                                                                                          </w:divBdr>
                                                                                        </w:div>
                                                                                        <w:div w:id="2028826691">
                                                                                          <w:marLeft w:val="0"/>
                                                                                          <w:marRight w:val="0"/>
                                                                                          <w:marTop w:val="0"/>
                                                                                          <w:marBottom w:val="0"/>
                                                                                          <w:divBdr>
                                                                                            <w:top w:val="none" w:sz="0" w:space="0" w:color="auto"/>
                                                                                            <w:left w:val="none" w:sz="0" w:space="0" w:color="auto"/>
                                                                                            <w:bottom w:val="none" w:sz="0" w:space="0" w:color="auto"/>
                                                                                            <w:right w:val="none" w:sz="0" w:space="0" w:color="auto"/>
                                                                                          </w:divBdr>
                                                                                        </w:div>
                                                                                        <w:div w:id="2028826692">
                                                                                          <w:marLeft w:val="0"/>
                                                                                          <w:marRight w:val="0"/>
                                                                                          <w:marTop w:val="0"/>
                                                                                          <w:marBottom w:val="0"/>
                                                                                          <w:divBdr>
                                                                                            <w:top w:val="none" w:sz="0" w:space="0" w:color="auto"/>
                                                                                            <w:left w:val="none" w:sz="0" w:space="0" w:color="auto"/>
                                                                                            <w:bottom w:val="none" w:sz="0" w:space="0" w:color="auto"/>
                                                                                            <w:right w:val="none" w:sz="0" w:space="0" w:color="auto"/>
                                                                                          </w:divBdr>
                                                                                        </w:div>
                                                                                        <w:div w:id="2028826694">
                                                                                          <w:marLeft w:val="0"/>
                                                                                          <w:marRight w:val="0"/>
                                                                                          <w:marTop w:val="0"/>
                                                                                          <w:marBottom w:val="0"/>
                                                                                          <w:divBdr>
                                                                                            <w:top w:val="none" w:sz="0" w:space="0" w:color="auto"/>
                                                                                            <w:left w:val="none" w:sz="0" w:space="0" w:color="auto"/>
                                                                                            <w:bottom w:val="none" w:sz="0" w:space="0" w:color="auto"/>
                                                                                            <w:right w:val="none" w:sz="0" w:space="0" w:color="auto"/>
                                                                                          </w:divBdr>
                                                                                        </w:div>
                                                                                        <w:div w:id="2028826695">
                                                                                          <w:marLeft w:val="0"/>
                                                                                          <w:marRight w:val="0"/>
                                                                                          <w:marTop w:val="0"/>
                                                                                          <w:marBottom w:val="0"/>
                                                                                          <w:divBdr>
                                                                                            <w:top w:val="none" w:sz="0" w:space="0" w:color="auto"/>
                                                                                            <w:left w:val="none" w:sz="0" w:space="0" w:color="auto"/>
                                                                                            <w:bottom w:val="none" w:sz="0" w:space="0" w:color="auto"/>
                                                                                            <w:right w:val="none" w:sz="0" w:space="0" w:color="auto"/>
                                                                                          </w:divBdr>
                                                                                        </w:div>
                                                                                        <w:div w:id="2028826699">
                                                                                          <w:marLeft w:val="0"/>
                                                                                          <w:marRight w:val="0"/>
                                                                                          <w:marTop w:val="0"/>
                                                                                          <w:marBottom w:val="0"/>
                                                                                          <w:divBdr>
                                                                                            <w:top w:val="none" w:sz="0" w:space="0" w:color="auto"/>
                                                                                            <w:left w:val="none" w:sz="0" w:space="0" w:color="auto"/>
                                                                                            <w:bottom w:val="none" w:sz="0" w:space="0" w:color="auto"/>
                                                                                            <w:right w:val="none" w:sz="0" w:space="0" w:color="auto"/>
                                                                                          </w:divBdr>
                                                                                        </w:div>
                                                                                        <w:div w:id="2028826702">
                                                                                          <w:marLeft w:val="0"/>
                                                                                          <w:marRight w:val="0"/>
                                                                                          <w:marTop w:val="0"/>
                                                                                          <w:marBottom w:val="0"/>
                                                                                          <w:divBdr>
                                                                                            <w:top w:val="none" w:sz="0" w:space="0" w:color="auto"/>
                                                                                            <w:left w:val="none" w:sz="0" w:space="0" w:color="auto"/>
                                                                                            <w:bottom w:val="none" w:sz="0" w:space="0" w:color="auto"/>
                                                                                            <w:right w:val="none" w:sz="0" w:space="0" w:color="auto"/>
                                                                                          </w:divBdr>
                                                                                        </w:div>
                                                                                        <w:div w:id="2028826703">
                                                                                          <w:marLeft w:val="0"/>
                                                                                          <w:marRight w:val="0"/>
                                                                                          <w:marTop w:val="0"/>
                                                                                          <w:marBottom w:val="0"/>
                                                                                          <w:divBdr>
                                                                                            <w:top w:val="none" w:sz="0" w:space="0" w:color="auto"/>
                                                                                            <w:left w:val="none" w:sz="0" w:space="0" w:color="auto"/>
                                                                                            <w:bottom w:val="none" w:sz="0" w:space="0" w:color="auto"/>
                                                                                            <w:right w:val="none" w:sz="0" w:space="0" w:color="auto"/>
                                                                                          </w:divBdr>
                                                                                        </w:div>
                                                                                        <w:div w:id="2028826705">
                                                                                          <w:marLeft w:val="0"/>
                                                                                          <w:marRight w:val="0"/>
                                                                                          <w:marTop w:val="0"/>
                                                                                          <w:marBottom w:val="0"/>
                                                                                          <w:divBdr>
                                                                                            <w:top w:val="none" w:sz="0" w:space="0" w:color="auto"/>
                                                                                            <w:left w:val="none" w:sz="0" w:space="0" w:color="auto"/>
                                                                                            <w:bottom w:val="none" w:sz="0" w:space="0" w:color="auto"/>
                                                                                            <w:right w:val="none" w:sz="0" w:space="0" w:color="auto"/>
                                                                                          </w:divBdr>
                                                                                        </w:div>
                                                                                        <w:div w:id="2028826706">
                                                                                          <w:marLeft w:val="0"/>
                                                                                          <w:marRight w:val="0"/>
                                                                                          <w:marTop w:val="0"/>
                                                                                          <w:marBottom w:val="0"/>
                                                                                          <w:divBdr>
                                                                                            <w:top w:val="none" w:sz="0" w:space="0" w:color="auto"/>
                                                                                            <w:left w:val="none" w:sz="0" w:space="0" w:color="auto"/>
                                                                                            <w:bottom w:val="none" w:sz="0" w:space="0" w:color="auto"/>
                                                                                            <w:right w:val="none" w:sz="0" w:space="0" w:color="auto"/>
                                                                                          </w:divBdr>
                                                                                        </w:div>
                                                                                        <w:div w:id="2028826711">
                                                                                          <w:marLeft w:val="0"/>
                                                                                          <w:marRight w:val="0"/>
                                                                                          <w:marTop w:val="0"/>
                                                                                          <w:marBottom w:val="0"/>
                                                                                          <w:divBdr>
                                                                                            <w:top w:val="none" w:sz="0" w:space="0" w:color="auto"/>
                                                                                            <w:left w:val="none" w:sz="0" w:space="0" w:color="auto"/>
                                                                                            <w:bottom w:val="none" w:sz="0" w:space="0" w:color="auto"/>
                                                                                            <w:right w:val="none" w:sz="0" w:space="0" w:color="auto"/>
                                                                                          </w:divBdr>
                                                                                        </w:div>
                                                                                        <w:div w:id="2028826720">
                                                                                          <w:marLeft w:val="0"/>
                                                                                          <w:marRight w:val="0"/>
                                                                                          <w:marTop w:val="0"/>
                                                                                          <w:marBottom w:val="0"/>
                                                                                          <w:divBdr>
                                                                                            <w:top w:val="none" w:sz="0" w:space="0" w:color="auto"/>
                                                                                            <w:left w:val="none" w:sz="0" w:space="0" w:color="auto"/>
                                                                                            <w:bottom w:val="none" w:sz="0" w:space="0" w:color="auto"/>
                                                                                            <w:right w:val="none" w:sz="0" w:space="0" w:color="auto"/>
                                                                                          </w:divBdr>
                                                                                        </w:div>
                                                                                        <w:div w:id="2028826723">
                                                                                          <w:marLeft w:val="0"/>
                                                                                          <w:marRight w:val="0"/>
                                                                                          <w:marTop w:val="0"/>
                                                                                          <w:marBottom w:val="0"/>
                                                                                          <w:divBdr>
                                                                                            <w:top w:val="none" w:sz="0" w:space="0" w:color="auto"/>
                                                                                            <w:left w:val="none" w:sz="0" w:space="0" w:color="auto"/>
                                                                                            <w:bottom w:val="none" w:sz="0" w:space="0" w:color="auto"/>
                                                                                            <w:right w:val="none" w:sz="0" w:space="0" w:color="auto"/>
                                                                                          </w:divBdr>
                                                                                        </w:div>
                                                                                        <w:div w:id="2028826725">
                                                                                          <w:marLeft w:val="0"/>
                                                                                          <w:marRight w:val="0"/>
                                                                                          <w:marTop w:val="0"/>
                                                                                          <w:marBottom w:val="0"/>
                                                                                          <w:divBdr>
                                                                                            <w:top w:val="none" w:sz="0" w:space="0" w:color="auto"/>
                                                                                            <w:left w:val="none" w:sz="0" w:space="0" w:color="auto"/>
                                                                                            <w:bottom w:val="none" w:sz="0" w:space="0" w:color="auto"/>
                                                                                            <w:right w:val="none" w:sz="0" w:space="0" w:color="auto"/>
                                                                                          </w:divBdr>
                                                                                        </w:div>
                                                                                        <w:div w:id="2028826727">
                                                                                          <w:marLeft w:val="0"/>
                                                                                          <w:marRight w:val="0"/>
                                                                                          <w:marTop w:val="0"/>
                                                                                          <w:marBottom w:val="0"/>
                                                                                          <w:divBdr>
                                                                                            <w:top w:val="none" w:sz="0" w:space="0" w:color="auto"/>
                                                                                            <w:left w:val="none" w:sz="0" w:space="0" w:color="auto"/>
                                                                                            <w:bottom w:val="none" w:sz="0" w:space="0" w:color="auto"/>
                                                                                            <w:right w:val="none" w:sz="0" w:space="0" w:color="auto"/>
                                                                                          </w:divBdr>
                                                                                        </w:div>
                                                                                        <w:div w:id="2028826728">
                                                                                          <w:marLeft w:val="0"/>
                                                                                          <w:marRight w:val="0"/>
                                                                                          <w:marTop w:val="0"/>
                                                                                          <w:marBottom w:val="0"/>
                                                                                          <w:divBdr>
                                                                                            <w:top w:val="none" w:sz="0" w:space="0" w:color="auto"/>
                                                                                            <w:left w:val="none" w:sz="0" w:space="0" w:color="auto"/>
                                                                                            <w:bottom w:val="none" w:sz="0" w:space="0" w:color="auto"/>
                                                                                            <w:right w:val="none" w:sz="0" w:space="0" w:color="auto"/>
                                                                                          </w:divBdr>
                                                                                        </w:div>
                                                                                        <w:div w:id="2028826729">
                                                                                          <w:marLeft w:val="0"/>
                                                                                          <w:marRight w:val="0"/>
                                                                                          <w:marTop w:val="0"/>
                                                                                          <w:marBottom w:val="0"/>
                                                                                          <w:divBdr>
                                                                                            <w:top w:val="none" w:sz="0" w:space="0" w:color="auto"/>
                                                                                            <w:left w:val="none" w:sz="0" w:space="0" w:color="auto"/>
                                                                                            <w:bottom w:val="none" w:sz="0" w:space="0" w:color="auto"/>
                                                                                            <w:right w:val="none" w:sz="0" w:space="0" w:color="auto"/>
                                                                                          </w:divBdr>
                                                                                        </w:div>
                                                                                        <w:div w:id="2028826730">
                                                                                          <w:marLeft w:val="0"/>
                                                                                          <w:marRight w:val="0"/>
                                                                                          <w:marTop w:val="0"/>
                                                                                          <w:marBottom w:val="0"/>
                                                                                          <w:divBdr>
                                                                                            <w:top w:val="none" w:sz="0" w:space="0" w:color="auto"/>
                                                                                            <w:left w:val="none" w:sz="0" w:space="0" w:color="auto"/>
                                                                                            <w:bottom w:val="none" w:sz="0" w:space="0" w:color="auto"/>
                                                                                            <w:right w:val="none" w:sz="0" w:space="0" w:color="auto"/>
                                                                                          </w:divBdr>
                                                                                        </w:div>
                                                                                        <w:div w:id="2028826731">
                                                                                          <w:marLeft w:val="0"/>
                                                                                          <w:marRight w:val="0"/>
                                                                                          <w:marTop w:val="0"/>
                                                                                          <w:marBottom w:val="0"/>
                                                                                          <w:divBdr>
                                                                                            <w:top w:val="none" w:sz="0" w:space="0" w:color="auto"/>
                                                                                            <w:left w:val="none" w:sz="0" w:space="0" w:color="auto"/>
                                                                                            <w:bottom w:val="none" w:sz="0" w:space="0" w:color="auto"/>
                                                                                            <w:right w:val="none" w:sz="0" w:space="0" w:color="auto"/>
                                                                                          </w:divBdr>
                                                                                        </w:div>
                                                                                        <w:div w:id="2028826732">
                                                                                          <w:marLeft w:val="0"/>
                                                                                          <w:marRight w:val="0"/>
                                                                                          <w:marTop w:val="0"/>
                                                                                          <w:marBottom w:val="0"/>
                                                                                          <w:divBdr>
                                                                                            <w:top w:val="none" w:sz="0" w:space="0" w:color="auto"/>
                                                                                            <w:left w:val="none" w:sz="0" w:space="0" w:color="auto"/>
                                                                                            <w:bottom w:val="none" w:sz="0" w:space="0" w:color="auto"/>
                                                                                            <w:right w:val="none" w:sz="0" w:space="0" w:color="auto"/>
                                                                                          </w:divBdr>
                                                                                        </w:div>
                                                                                        <w:div w:id="2028826733">
                                                                                          <w:marLeft w:val="0"/>
                                                                                          <w:marRight w:val="0"/>
                                                                                          <w:marTop w:val="0"/>
                                                                                          <w:marBottom w:val="0"/>
                                                                                          <w:divBdr>
                                                                                            <w:top w:val="none" w:sz="0" w:space="0" w:color="auto"/>
                                                                                            <w:left w:val="none" w:sz="0" w:space="0" w:color="auto"/>
                                                                                            <w:bottom w:val="none" w:sz="0" w:space="0" w:color="auto"/>
                                                                                            <w:right w:val="none" w:sz="0" w:space="0" w:color="auto"/>
                                                                                          </w:divBdr>
                                                                                        </w:div>
                                                                                        <w:div w:id="2028826734">
                                                                                          <w:marLeft w:val="0"/>
                                                                                          <w:marRight w:val="0"/>
                                                                                          <w:marTop w:val="0"/>
                                                                                          <w:marBottom w:val="0"/>
                                                                                          <w:divBdr>
                                                                                            <w:top w:val="none" w:sz="0" w:space="0" w:color="auto"/>
                                                                                            <w:left w:val="none" w:sz="0" w:space="0" w:color="auto"/>
                                                                                            <w:bottom w:val="none" w:sz="0" w:space="0" w:color="auto"/>
                                                                                            <w:right w:val="none" w:sz="0" w:space="0" w:color="auto"/>
                                                                                          </w:divBdr>
                                                                                        </w:div>
                                                                                        <w:div w:id="2028826740">
                                                                                          <w:marLeft w:val="0"/>
                                                                                          <w:marRight w:val="0"/>
                                                                                          <w:marTop w:val="0"/>
                                                                                          <w:marBottom w:val="0"/>
                                                                                          <w:divBdr>
                                                                                            <w:top w:val="none" w:sz="0" w:space="0" w:color="auto"/>
                                                                                            <w:left w:val="none" w:sz="0" w:space="0" w:color="auto"/>
                                                                                            <w:bottom w:val="none" w:sz="0" w:space="0" w:color="auto"/>
                                                                                            <w:right w:val="none" w:sz="0" w:space="0" w:color="auto"/>
                                                                                          </w:divBdr>
                                                                                        </w:div>
                                                                                        <w:div w:id="2028826741">
                                                                                          <w:marLeft w:val="720"/>
                                                                                          <w:marRight w:val="0"/>
                                                                                          <w:marTop w:val="0"/>
                                                                                          <w:marBottom w:val="0"/>
                                                                                          <w:divBdr>
                                                                                            <w:top w:val="none" w:sz="0" w:space="0" w:color="auto"/>
                                                                                            <w:left w:val="none" w:sz="0" w:space="0" w:color="auto"/>
                                                                                            <w:bottom w:val="none" w:sz="0" w:space="0" w:color="auto"/>
                                                                                            <w:right w:val="none" w:sz="0" w:space="0" w:color="auto"/>
                                                                                          </w:divBdr>
                                                                                        </w:div>
                                                                                        <w:div w:id="2028826742">
                                                                                          <w:marLeft w:val="0"/>
                                                                                          <w:marRight w:val="0"/>
                                                                                          <w:marTop w:val="0"/>
                                                                                          <w:marBottom w:val="0"/>
                                                                                          <w:divBdr>
                                                                                            <w:top w:val="none" w:sz="0" w:space="0" w:color="auto"/>
                                                                                            <w:left w:val="none" w:sz="0" w:space="0" w:color="auto"/>
                                                                                            <w:bottom w:val="none" w:sz="0" w:space="0" w:color="auto"/>
                                                                                            <w:right w:val="none" w:sz="0" w:space="0" w:color="auto"/>
                                                                                          </w:divBdr>
                                                                                        </w:div>
                                                                                        <w:div w:id="2028826745">
                                                                                          <w:marLeft w:val="0"/>
                                                                                          <w:marRight w:val="0"/>
                                                                                          <w:marTop w:val="0"/>
                                                                                          <w:marBottom w:val="0"/>
                                                                                          <w:divBdr>
                                                                                            <w:top w:val="none" w:sz="0" w:space="0" w:color="auto"/>
                                                                                            <w:left w:val="none" w:sz="0" w:space="0" w:color="auto"/>
                                                                                            <w:bottom w:val="none" w:sz="0" w:space="0" w:color="auto"/>
                                                                                            <w:right w:val="none" w:sz="0" w:space="0" w:color="auto"/>
                                                                                          </w:divBdr>
                                                                                        </w:div>
                                                                                        <w:div w:id="2028826754">
                                                                                          <w:marLeft w:val="0"/>
                                                                                          <w:marRight w:val="0"/>
                                                                                          <w:marTop w:val="0"/>
                                                                                          <w:marBottom w:val="0"/>
                                                                                          <w:divBdr>
                                                                                            <w:top w:val="none" w:sz="0" w:space="0" w:color="auto"/>
                                                                                            <w:left w:val="none" w:sz="0" w:space="0" w:color="auto"/>
                                                                                            <w:bottom w:val="none" w:sz="0" w:space="0" w:color="auto"/>
                                                                                            <w:right w:val="none" w:sz="0" w:space="0" w:color="auto"/>
                                                                                          </w:divBdr>
                                                                                        </w:div>
                                                                                        <w:div w:id="2028826756">
                                                                                          <w:marLeft w:val="0"/>
                                                                                          <w:marRight w:val="0"/>
                                                                                          <w:marTop w:val="0"/>
                                                                                          <w:marBottom w:val="0"/>
                                                                                          <w:divBdr>
                                                                                            <w:top w:val="none" w:sz="0" w:space="0" w:color="auto"/>
                                                                                            <w:left w:val="none" w:sz="0" w:space="0" w:color="auto"/>
                                                                                            <w:bottom w:val="none" w:sz="0" w:space="0" w:color="auto"/>
                                                                                            <w:right w:val="none" w:sz="0" w:space="0" w:color="auto"/>
                                                                                          </w:divBdr>
                                                                                        </w:div>
                                                                                        <w:div w:id="2028826758">
                                                                                          <w:marLeft w:val="0"/>
                                                                                          <w:marRight w:val="0"/>
                                                                                          <w:marTop w:val="0"/>
                                                                                          <w:marBottom w:val="0"/>
                                                                                          <w:divBdr>
                                                                                            <w:top w:val="none" w:sz="0" w:space="0" w:color="auto"/>
                                                                                            <w:left w:val="none" w:sz="0" w:space="0" w:color="auto"/>
                                                                                            <w:bottom w:val="none" w:sz="0" w:space="0" w:color="auto"/>
                                                                                            <w:right w:val="none" w:sz="0" w:space="0" w:color="auto"/>
                                                                                          </w:divBdr>
                                                                                        </w:div>
                                                                                        <w:div w:id="2028826760">
                                                                                          <w:marLeft w:val="0"/>
                                                                                          <w:marRight w:val="0"/>
                                                                                          <w:marTop w:val="0"/>
                                                                                          <w:marBottom w:val="0"/>
                                                                                          <w:divBdr>
                                                                                            <w:top w:val="none" w:sz="0" w:space="0" w:color="auto"/>
                                                                                            <w:left w:val="none" w:sz="0" w:space="0" w:color="auto"/>
                                                                                            <w:bottom w:val="none" w:sz="0" w:space="0" w:color="auto"/>
                                                                                            <w:right w:val="none" w:sz="0" w:space="0" w:color="auto"/>
                                                                                          </w:divBdr>
                                                                                        </w:div>
                                                                                        <w:div w:id="2028826762">
                                                                                          <w:marLeft w:val="0"/>
                                                                                          <w:marRight w:val="0"/>
                                                                                          <w:marTop w:val="0"/>
                                                                                          <w:marBottom w:val="0"/>
                                                                                          <w:divBdr>
                                                                                            <w:top w:val="none" w:sz="0" w:space="0" w:color="auto"/>
                                                                                            <w:left w:val="none" w:sz="0" w:space="0" w:color="auto"/>
                                                                                            <w:bottom w:val="none" w:sz="0" w:space="0" w:color="auto"/>
                                                                                            <w:right w:val="none" w:sz="0" w:space="0" w:color="auto"/>
                                                                                          </w:divBdr>
                                                                                        </w:div>
                                                                                        <w:div w:id="2028826766">
                                                                                          <w:marLeft w:val="0"/>
                                                                                          <w:marRight w:val="0"/>
                                                                                          <w:marTop w:val="0"/>
                                                                                          <w:marBottom w:val="0"/>
                                                                                          <w:divBdr>
                                                                                            <w:top w:val="none" w:sz="0" w:space="0" w:color="auto"/>
                                                                                            <w:left w:val="none" w:sz="0" w:space="0" w:color="auto"/>
                                                                                            <w:bottom w:val="none" w:sz="0" w:space="0" w:color="auto"/>
                                                                                            <w:right w:val="none" w:sz="0" w:space="0" w:color="auto"/>
                                                                                          </w:divBdr>
                                                                                        </w:div>
                                                                                        <w:div w:id="2028826769">
                                                                                          <w:marLeft w:val="0"/>
                                                                                          <w:marRight w:val="0"/>
                                                                                          <w:marTop w:val="0"/>
                                                                                          <w:marBottom w:val="0"/>
                                                                                          <w:divBdr>
                                                                                            <w:top w:val="none" w:sz="0" w:space="0" w:color="auto"/>
                                                                                            <w:left w:val="none" w:sz="0" w:space="0" w:color="auto"/>
                                                                                            <w:bottom w:val="none" w:sz="0" w:space="0" w:color="auto"/>
                                                                                            <w:right w:val="none" w:sz="0" w:space="0" w:color="auto"/>
                                                                                          </w:divBdr>
                                                                                        </w:div>
                                                                                        <w:div w:id="2028826770">
                                                                                          <w:marLeft w:val="0"/>
                                                                                          <w:marRight w:val="0"/>
                                                                                          <w:marTop w:val="0"/>
                                                                                          <w:marBottom w:val="0"/>
                                                                                          <w:divBdr>
                                                                                            <w:top w:val="none" w:sz="0" w:space="0" w:color="auto"/>
                                                                                            <w:left w:val="none" w:sz="0" w:space="0" w:color="auto"/>
                                                                                            <w:bottom w:val="none" w:sz="0" w:space="0" w:color="auto"/>
                                                                                            <w:right w:val="none" w:sz="0" w:space="0" w:color="auto"/>
                                                                                          </w:divBdr>
                                                                                        </w:div>
                                                                                        <w:div w:id="2028826771">
                                                                                          <w:marLeft w:val="0"/>
                                                                                          <w:marRight w:val="0"/>
                                                                                          <w:marTop w:val="0"/>
                                                                                          <w:marBottom w:val="0"/>
                                                                                          <w:divBdr>
                                                                                            <w:top w:val="none" w:sz="0" w:space="0" w:color="auto"/>
                                                                                            <w:left w:val="none" w:sz="0" w:space="0" w:color="auto"/>
                                                                                            <w:bottom w:val="none" w:sz="0" w:space="0" w:color="auto"/>
                                                                                            <w:right w:val="none" w:sz="0" w:space="0" w:color="auto"/>
                                                                                          </w:divBdr>
                                                                                        </w:div>
                                                                                        <w:div w:id="2028826772">
                                                                                          <w:marLeft w:val="0"/>
                                                                                          <w:marRight w:val="0"/>
                                                                                          <w:marTop w:val="0"/>
                                                                                          <w:marBottom w:val="0"/>
                                                                                          <w:divBdr>
                                                                                            <w:top w:val="none" w:sz="0" w:space="0" w:color="auto"/>
                                                                                            <w:left w:val="none" w:sz="0" w:space="0" w:color="auto"/>
                                                                                            <w:bottom w:val="none" w:sz="0" w:space="0" w:color="auto"/>
                                                                                            <w:right w:val="none" w:sz="0" w:space="0" w:color="auto"/>
                                                                                          </w:divBdr>
                                                                                        </w:div>
                                                                                        <w:div w:id="2028826774">
                                                                                          <w:marLeft w:val="0"/>
                                                                                          <w:marRight w:val="0"/>
                                                                                          <w:marTop w:val="0"/>
                                                                                          <w:marBottom w:val="0"/>
                                                                                          <w:divBdr>
                                                                                            <w:top w:val="none" w:sz="0" w:space="0" w:color="auto"/>
                                                                                            <w:left w:val="none" w:sz="0" w:space="0" w:color="auto"/>
                                                                                            <w:bottom w:val="none" w:sz="0" w:space="0" w:color="auto"/>
                                                                                            <w:right w:val="none" w:sz="0" w:space="0" w:color="auto"/>
                                                                                          </w:divBdr>
                                                                                        </w:div>
                                                                                        <w:div w:id="2028826775">
                                                                                          <w:marLeft w:val="0"/>
                                                                                          <w:marRight w:val="0"/>
                                                                                          <w:marTop w:val="0"/>
                                                                                          <w:marBottom w:val="0"/>
                                                                                          <w:divBdr>
                                                                                            <w:top w:val="none" w:sz="0" w:space="0" w:color="auto"/>
                                                                                            <w:left w:val="none" w:sz="0" w:space="0" w:color="auto"/>
                                                                                            <w:bottom w:val="none" w:sz="0" w:space="0" w:color="auto"/>
                                                                                            <w:right w:val="none" w:sz="0" w:space="0" w:color="auto"/>
                                                                                          </w:divBdr>
                                                                                        </w:div>
                                                                                        <w:div w:id="2028826776">
                                                                                          <w:marLeft w:val="0"/>
                                                                                          <w:marRight w:val="0"/>
                                                                                          <w:marTop w:val="0"/>
                                                                                          <w:marBottom w:val="0"/>
                                                                                          <w:divBdr>
                                                                                            <w:top w:val="none" w:sz="0" w:space="0" w:color="auto"/>
                                                                                            <w:left w:val="none" w:sz="0" w:space="0" w:color="auto"/>
                                                                                            <w:bottom w:val="none" w:sz="0" w:space="0" w:color="auto"/>
                                                                                            <w:right w:val="none" w:sz="0" w:space="0" w:color="auto"/>
                                                                                          </w:divBdr>
                                                                                        </w:div>
                                                                                        <w:div w:id="2028826779">
                                                                                          <w:marLeft w:val="0"/>
                                                                                          <w:marRight w:val="0"/>
                                                                                          <w:marTop w:val="0"/>
                                                                                          <w:marBottom w:val="0"/>
                                                                                          <w:divBdr>
                                                                                            <w:top w:val="none" w:sz="0" w:space="0" w:color="auto"/>
                                                                                            <w:left w:val="none" w:sz="0" w:space="0" w:color="auto"/>
                                                                                            <w:bottom w:val="none" w:sz="0" w:space="0" w:color="auto"/>
                                                                                            <w:right w:val="none" w:sz="0" w:space="0" w:color="auto"/>
                                                                                          </w:divBdr>
                                                                                        </w:div>
                                                                                        <w:div w:id="2028826780">
                                                                                          <w:marLeft w:val="0"/>
                                                                                          <w:marRight w:val="0"/>
                                                                                          <w:marTop w:val="0"/>
                                                                                          <w:marBottom w:val="0"/>
                                                                                          <w:divBdr>
                                                                                            <w:top w:val="none" w:sz="0" w:space="0" w:color="auto"/>
                                                                                            <w:left w:val="none" w:sz="0" w:space="0" w:color="auto"/>
                                                                                            <w:bottom w:val="none" w:sz="0" w:space="0" w:color="auto"/>
                                                                                            <w:right w:val="none" w:sz="0" w:space="0" w:color="auto"/>
                                                                                          </w:divBdr>
                                                                                        </w:div>
                                                                                        <w:div w:id="2028826781">
                                                                                          <w:marLeft w:val="0"/>
                                                                                          <w:marRight w:val="0"/>
                                                                                          <w:marTop w:val="0"/>
                                                                                          <w:marBottom w:val="0"/>
                                                                                          <w:divBdr>
                                                                                            <w:top w:val="none" w:sz="0" w:space="0" w:color="auto"/>
                                                                                            <w:left w:val="none" w:sz="0" w:space="0" w:color="auto"/>
                                                                                            <w:bottom w:val="none" w:sz="0" w:space="0" w:color="auto"/>
                                                                                            <w:right w:val="none" w:sz="0" w:space="0" w:color="auto"/>
                                                                                          </w:divBdr>
                                                                                        </w:div>
                                                                                        <w:div w:id="2028826783">
                                                                                          <w:marLeft w:val="0"/>
                                                                                          <w:marRight w:val="0"/>
                                                                                          <w:marTop w:val="0"/>
                                                                                          <w:marBottom w:val="0"/>
                                                                                          <w:divBdr>
                                                                                            <w:top w:val="none" w:sz="0" w:space="0" w:color="auto"/>
                                                                                            <w:left w:val="none" w:sz="0" w:space="0" w:color="auto"/>
                                                                                            <w:bottom w:val="none" w:sz="0" w:space="0" w:color="auto"/>
                                                                                            <w:right w:val="none" w:sz="0" w:space="0" w:color="auto"/>
                                                                                          </w:divBdr>
                                                                                        </w:div>
                                                                                        <w:div w:id="2028826788">
                                                                                          <w:marLeft w:val="0"/>
                                                                                          <w:marRight w:val="0"/>
                                                                                          <w:marTop w:val="0"/>
                                                                                          <w:marBottom w:val="0"/>
                                                                                          <w:divBdr>
                                                                                            <w:top w:val="none" w:sz="0" w:space="0" w:color="auto"/>
                                                                                            <w:left w:val="none" w:sz="0" w:space="0" w:color="auto"/>
                                                                                            <w:bottom w:val="none" w:sz="0" w:space="0" w:color="auto"/>
                                                                                            <w:right w:val="none" w:sz="0" w:space="0" w:color="auto"/>
                                                                                          </w:divBdr>
                                                                                        </w:div>
                                                                                        <w:div w:id="2028826790">
                                                                                          <w:marLeft w:val="0"/>
                                                                                          <w:marRight w:val="0"/>
                                                                                          <w:marTop w:val="0"/>
                                                                                          <w:marBottom w:val="0"/>
                                                                                          <w:divBdr>
                                                                                            <w:top w:val="none" w:sz="0" w:space="0" w:color="auto"/>
                                                                                            <w:left w:val="none" w:sz="0" w:space="0" w:color="auto"/>
                                                                                            <w:bottom w:val="none" w:sz="0" w:space="0" w:color="auto"/>
                                                                                            <w:right w:val="none" w:sz="0" w:space="0" w:color="auto"/>
                                                                                          </w:divBdr>
                                                                                        </w:div>
                                                                                        <w:div w:id="2028826791">
                                                                                          <w:marLeft w:val="0"/>
                                                                                          <w:marRight w:val="0"/>
                                                                                          <w:marTop w:val="0"/>
                                                                                          <w:marBottom w:val="0"/>
                                                                                          <w:divBdr>
                                                                                            <w:top w:val="none" w:sz="0" w:space="0" w:color="auto"/>
                                                                                            <w:left w:val="none" w:sz="0" w:space="0" w:color="auto"/>
                                                                                            <w:bottom w:val="none" w:sz="0" w:space="0" w:color="auto"/>
                                                                                            <w:right w:val="none" w:sz="0" w:space="0" w:color="auto"/>
                                                                                          </w:divBdr>
                                                                                        </w:div>
                                                                                        <w:div w:id="2028826792">
                                                                                          <w:marLeft w:val="0"/>
                                                                                          <w:marRight w:val="0"/>
                                                                                          <w:marTop w:val="0"/>
                                                                                          <w:marBottom w:val="0"/>
                                                                                          <w:divBdr>
                                                                                            <w:top w:val="none" w:sz="0" w:space="0" w:color="auto"/>
                                                                                            <w:left w:val="none" w:sz="0" w:space="0" w:color="auto"/>
                                                                                            <w:bottom w:val="none" w:sz="0" w:space="0" w:color="auto"/>
                                                                                            <w:right w:val="none" w:sz="0" w:space="0" w:color="auto"/>
                                                                                          </w:divBdr>
                                                                                        </w:div>
                                                                                        <w:div w:id="2028826793">
                                                                                          <w:marLeft w:val="0"/>
                                                                                          <w:marRight w:val="0"/>
                                                                                          <w:marTop w:val="0"/>
                                                                                          <w:marBottom w:val="0"/>
                                                                                          <w:divBdr>
                                                                                            <w:top w:val="none" w:sz="0" w:space="0" w:color="auto"/>
                                                                                            <w:left w:val="none" w:sz="0" w:space="0" w:color="auto"/>
                                                                                            <w:bottom w:val="none" w:sz="0" w:space="0" w:color="auto"/>
                                                                                            <w:right w:val="none" w:sz="0" w:space="0" w:color="auto"/>
                                                                                          </w:divBdr>
                                                                                        </w:div>
                                                                                        <w:div w:id="2028826794">
                                                                                          <w:marLeft w:val="0"/>
                                                                                          <w:marRight w:val="0"/>
                                                                                          <w:marTop w:val="0"/>
                                                                                          <w:marBottom w:val="0"/>
                                                                                          <w:divBdr>
                                                                                            <w:top w:val="none" w:sz="0" w:space="0" w:color="auto"/>
                                                                                            <w:left w:val="none" w:sz="0" w:space="0" w:color="auto"/>
                                                                                            <w:bottom w:val="none" w:sz="0" w:space="0" w:color="auto"/>
                                                                                            <w:right w:val="none" w:sz="0" w:space="0" w:color="auto"/>
                                                                                          </w:divBdr>
                                                                                        </w:div>
                                                                                        <w:div w:id="2028826796">
                                                                                          <w:marLeft w:val="0"/>
                                                                                          <w:marRight w:val="0"/>
                                                                                          <w:marTop w:val="0"/>
                                                                                          <w:marBottom w:val="0"/>
                                                                                          <w:divBdr>
                                                                                            <w:top w:val="none" w:sz="0" w:space="0" w:color="auto"/>
                                                                                            <w:left w:val="none" w:sz="0" w:space="0" w:color="auto"/>
                                                                                            <w:bottom w:val="none" w:sz="0" w:space="0" w:color="auto"/>
                                                                                            <w:right w:val="none" w:sz="0" w:space="0" w:color="auto"/>
                                                                                          </w:divBdr>
                                                                                        </w:div>
                                                                                        <w:div w:id="2028826799">
                                                                                          <w:marLeft w:val="0"/>
                                                                                          <w:marRight w:val="0"/>
                                                                                          <w:marTop w:val="0"/>
                                                                                          <w:marBottom w:val="0"/>
                                                                                          <w:divBdr>
                                                                                            <w:top w:val="none" w:sz="0" w:space="0" w:color="auto"/>
                                                                                            <w:left w:val="none" w:sz="0" w:space="0" w:color="auto"/>
                                                                                            <w:bottom w:val="none" w:sz="0" w:space="0" w:color="auto"/>
                                                                                            <w:right w:val="none" w:sz="0" w:space="0" w:color="auto"/>
                                                                                          </w:divBdr>
                                                                                        </w:div>
                                                                                        <w:div w:id="2028826800">
                                                                                          <w:marLeft w:val="0"/>
                                                                                          <w:marRight w:val="0"/>
                                                                                          <w:marTop w:val="0"/>
                                                                                          <w:marBottom w:val="0"/>
                                                                                          <w:divBdr>
                                                                                            <w:top w:val="none" w:sz="0" w:space="0" w:color="auto"/>
                                                                                            <w:left w:val="none" w:sz="0" w:space="0" w:color="auto"/>
                                                                                            <w:bottom w:val="none" w:sz="0" w:space="0" w:color="auto"/>
                                                                                            <w:right w:val="none" w:sz="0" w:space="0" w:color="auto"/>
                                                                                          </w:divBdr>
                                                                                        </w:div>
                                                                                        <w:div w:id="2028826801">
                                                                                          <w:marLeft w:val="0"/>
                                                                                          <w:marRight w:val="0"/>
                                                                                          <w:marTop w:val="0"/>
                                                                                          <w:marBottom w:val="0"/>
                                                                                          <w:divBdr>
                                                                                            <w:top w:val="none" w:sz="0" w:space="0" w:color="auto"/>
                                                                                            <w:left w:val="none" w:sz="0" w:space="0" w:color="auto"/>
                                                                                            <w:bottom w:val="none" w:sz="0" w:space="0" w:color="auto"/>
                                                                                            <w:right w:val="none" w:sz="0" w:space="0" w:color="auto"/>
                                                                                          </w:divBdr>
                                                                                        </w:div>
                                                                                        <w:div w:id="2028826803">
                                                                                          <w:marLeft w:val="0"/>
                                                                                          <w:marRight w:val="0"/>
                                                                                          <w:marTop w:val="0"/>
                                                                                          <w:marBottom w:val="0"/>
                                                                                          <w:divBdr>
                                                                                            <w:top w:val="none" w:sz="0" w:space="0" w:color="auto"/>
                                                                                            <w:left w:val="none" w:sz="0" w:space="0" w:color="auto"/>
                                                                                            <w:bottom w:val="none" w:sz="0" w:space="0" w:color="auto"/>
                                                                                            <w:right w:val="none" w:sz="0" w:space="0" w:color="auto"/>
                                                                                          </w:divBdr>
                                                                                        </w:div>
                                                                                        <w:div w:id="2028826807">
                                                                                          <w:marLeft w:val="0"/>
                                                                                          <w:marRight w:val="0"/>
                                                                                          <w:marTop w:val="0"/>
                                                                                          <w:marBottom w:val="0"/>
                                                                                          <w:divBdr>
                                                                                            <w:top w:val="none" w:sz="0" w:space="0" w:color="auto"/>
                                                                                            <w:left w:val="none" w:sz="0" w:space="0" w:color="auto"/>
                                                                                            <w:bottom w:val="none" w:sz="0" w:space="0" w:color="auto"/>
                                                                                            <w:right w:val="none" w:sz="0" w:space="0" w:color="auto"/>
                                                                                          </w:divBdr>
                                                                                        </w:div>
                                                                                        <w:div w:id="2028826811">
                                                                                          <w:marLeft w:val="0"/>
                                                                                          <w:marRight w:val="0"/>
                                                                                          <w:marTop w:val="0"/>
                                                                                          <w:marBottom w:val="0"/>
                                                                                          <w:divBdr>
                                                                                            <w:top w:val="none" w:sz="0" w:space="0" w:color="auto"/>
                                                                                            <w:left w:val="none" w:sz="0" w:space="0" w:color="auto"/>
                                                                                            <w:bottom w:val="none" w:sz="0" w:space="0" w:color="auto"/>
                                                                                            <w:right w:val="none" w:sz="0" w:space="0" w:color="auto"/>
                                                                                          </w:divBdr>
                                                                                        </w:div>
                                                                                        <w:div w:id="2028826812">
                                                                                          <w:marLeft w:val="0"/>
                                                                                          <w:marRight w:val="0"/>
                                                                                          <w:marTop w:val="0"/>
                                                                                          <w:marBottom w:val="0"/>
                                                                                          <w:divBdr>
                                                                                            <w:top w:val="none" w:sz="0" w:space="0" w:color="auto"/>
                                                                                            <w:left w:val="none" w:sz="0" w:space="0" w:color="auto"/>
                                                                                            <w:bottom w:val="none" w:sz="0" w:space="0" w:color="auto"/>
                                                                                            <w:right w:val="none" w:sz="0" w:space="0" w:color="auto"/>
                                                                                          </w:divBdr>
                                                                                        </w:div>
                                                                                        <w:div w:id="2028826813">
                                                                                          <w:marLeft w:val="0"/>
                                                                                          <w:marRight w:val="0"/>
                                                                                          <w:marTop w:val="0"/>
                                                                                          <w:marBottom w:val="0"/>
                                                                                          <w:divBdr>
                                                                                            <w:top w:val="none" w:sz="0" w:space="0" w:color="auto"/>
                                                                                            <w:left w:val="none" w:sz="0" w:space="0" w:color="auto"/>
                                                                                            <w:bottom w:val="none" w:sz="0" w:space="0" w:color="auto"/>
                                                                                            <w:right w:val="none" w:sz="0" w:space="0" w:color="auto"/>
                                                                                          </w:divBdr>
                                                                                        </w:div>
                                                                                        <w:div w:id="2028826814">
                                                                                          <w:marLeft w:val="0"/>
                                                                                          <w:marRight w:val="0"/>
                                                                                          <w:marTop w:val="0"/>
                                                                                          <w:marBottom w:val="0"/>
                                                                                          <w:divBdr>
                                                                                            <w:top w:val="none" w:sz="0" w:space="0" w:color="auto"/>
                                                                                            <w:left w:val="none" w:sz="0" w:space="0" w:color="auto"/>
                                                                                            <w:bottom w:val="none" w:sz="0" w:space="0" w:color="auto"/>
                                                                                            <w:right w:val="none" w:sz="0" w:space="0" w:color="auto"/>
                                                                                          </w:divBdr>
                                                                                        </w:div>
                                                                                        <w:div w:id="2028826815">
                                                                                          <w:marLeft w:val="0"/>
                                                                                          <w:marRight w:val="0"/>
                                                                                          <w:marTop w:val="0"/>
                                                                                          <w:marBottom w:val="0"/>
                                                                                          <w:divBdr>
                                                                                            <w:top w:val="none" w:sz="0" w:space="0" w:color="auto"/>
                                                                                            <w:left w:val="none" w:sz="0" w:space="0" w:color="auto"/>
                                                                                            <w:bottom w:val="none" w:sz="0" w:space="0" w:color="auto"/>
                                                                                            <w:right w:val="none" w:sz="0" w:space="0" w:color="auto"/>
                                                                                          </w:divBdr>
                                                                                        </w:div>
                                                                                        <w:div w:id="2028826816">
                                                                                          <w:marLeft w:val="0"/>
                                                                                          <w:marRight w:val="0"/>
                                                                                          <w:marTop w:val="0"/>
                                                                                          <w:marBottom w:val="0"/>
                                                                                          <w:divBdr>
                                                                                            <w:top w:val="none" w:sz="0" w:space="0" w:color="auto"/>
                                                                                            <w:left w:val="none" w:sz="0" w:space="0" w:color="auto"/>
                                                                                            <w:bottom w:val="none" w:sz="0" w:space="0" w:color="auto"/>
                                                                                            <w:right w:val="none" w:sz="0" w:space="0" w:color="auto"/>
                                                                                          </w:divBdr>
                                                                                        </w:div>
                                                                                        <w:div w:id="2028826818">
                                                                                          <w:marLeft w:val="0"/>
                                                                                          <w:marRight w:val="0"/>
                                                                                          <w:marTop w:val="0"/>
                                                                                          <w:marBottom w:val="0"/>
                                                                                          <w:divBdr>
                                                                                            <w:top w:val="none" w:sz="0" w:space="0" w:color="auto"/>
                                                                                            <w:left w:val="none" w:sz="0" w:space="0" w:color="auto"/>
                                                                                            <w:bottom w:val="none" w:sz="0" w:space="0" w:color="auto"/>
                                                                                            <w:right w:val="none" w:sz="0" w:space="0" w:color="auto"/>
                                                                                          </w:divBdr>
                                                                                        </w:div>
                                                                                        <w:div w:id="2028826826">
                                                                                          <w:marLeft w:val="0"/>
                                                                                          <w:marRight w:val="0"/>
                                                                                          <w:marTop w:val="0"/>
                                                                                          <w:marBottom w:val="0"/>
                                                                                          <w:divBdr>
                                                                                            <w:top w:val="none" w:sz="0" w:space="0" w:color="auto"/>
                                                                                            <w:left w:val="none" w:sz="0" w:space="0" w:color="auto"/>
                                                                                            <w:bottom w:val="none" w:sz="0" w:space="0" w:color="auto"/>
                                                                                            <w:right w:val="none" w:sz="0" w:space="0" w:color="auto"/>
                                                                                          </w:divBdr>
                                                                                        </w:div>
                                                                                        <w:div w:id="2028826828">
                                                                                          <w:marLeft w:val="0"/>
                                                                                          <w:marRight w:val="0"/>
                                                                                          <w:marTop w:val="0"/>
                                                                                          <w:marBottom w:val="0"/>
                                                                                          <w:divBdr>
                                                                                            <w:top w:val="none" w:sz="0" w:space="0" w:color="auto"/>
                                                                                            <w:left w:val="none" w:sz="0" w:space="0" w:color="auto"/>
                                                                                            <w:bottom w:val="none" w:sz="0" w:space="0" w:color="auto"/>
                                                                                            <w:right w:val="none" w:sz="0" w:space="0" w:color="auto"/>
                                                                                          </w:divBdr>
                                                                                        </w:div>
                                                                                        <w:div w:id="2028826835">
                                                                                          <w:marLeft w:val="0"/>
                                                                                          <w:marRight w:val="0"/>
                                                                                          <w:marTop w:val="0"/>
                                                                                          <w:marBottom w:val="0"/>
                                                                                          <w:divBdr>
                                                                                            <w:top w:val="none" w:sz="0" w:space="0" w:color="auto"/>
                                                                                            <w:left w:val="none" w:sz="0" w:space="0" w:color="auto"/>
                                                                                            <w:bottom w:val="none" w:sz="0" w:space="0" w:color="auto"/>
                                                                                            <w:right w:val="none" w:sz="0" w:space="0" w:color="auto"/>
                                                                                          </w:divBdr>
                                                                                        </w:div>
                                                                                        <w:div w:id="2028826837">
                                                                                          <w:marLeft w:val="1440"/>
                                                                                          <w:marRight w:val="0"/>
                                                                                          <w:marTop w:val="0"/>
                                                                                          <w:marBottom w:val="0"/>
                                                                                          <w:divBdr>
                                                                                            <w:top w:val="none" w:sz="0" w:space="0" w:color="auto"/>
                                                                                            <w:left w:val="none" w:sz="0" w:space="0" w:color="auto"/>
                                                                                            <w:bottom w:val="none" w:sz="0" w:space="0" w:color="auto"/>
                                                                                            <w:right w:val="none" w:sz="0" w:space="0" w:color="auto"/>
                                                                                          </w:divBdr>
                                                                                        </w:div>
                                                                                        <w:div w:id="2028826838">
                                                                                          <w:marLeft w:val="0"/>
                                                                                          <w:marRight w:val="0"/>
                                                                                          <w:marTop w:val="0"/>
                                                                                          <w:marBottom w:val="0"/>
                                                                                          <w:divBdr>
                                                                                            <w:top w:val="none" w:sz="0" w:space="0" w:color="auto"/>
                                                                                            <w:left w:val="none" w:sz="0" w:space="0" w:color="auto"/>
                                                                                            <w:bottom w:val="none" w:sz="0" w:space="0" w:color="auto"/>
                                                                                            <w:right w:val="none" w:sz="0" w:space="0" w:color="auto"/>
                                                                                          </w:divBdr>
                                                                                        </w:div>
                                                                                        <w:div w:id="2028826839">
                                                                                          <w:marLeft w:val="0"/>
                                                                                          <w:marRight w:val="0"/>
                                                                                          <w:marTop w:val="0"/>
                                                                                          <w:marBottom w:val="0"/>
                                                                                          <w:divBdr>
                                                                                            <w:top w:val="none" w:sz="0" w:space="0" w:color="auto"/>
                                                                                            <w:left w:val="none" w:sz="0" w:space="0" w:color="auto"/>
                                                                                            <w:bottom w:val="none" w:sz="0" w:space="0" w:color="auto"/>
                                                                                            <w:right w:val="none" w:sz="0" w:space="0" w:color="auto"/>
                                                                                          </w:divBdr>
                                                                                        </w:div>
                                                                                        <w:div w:id="2028826843">
                                                                                          <w:marLeft w:val="0"/>
                                                                                          <w:marRight w:val="0"/>
                                                                                          <w:marTop w:val="0"/>
                                                                                          <w:marBottom w:val="0"/>
                                                                                          <w:divBdr>
                                                                                            <w:top w:val="none" w:sz="0" w:space="0" w:color="auto"/>
                                                                                            <w:left w:val="none" w:sz="0" w:space="0" w:color="auto"/>
                                                                                            <w:bottom w:val="none" w:sz="0" w:space="0" w:color="auto"/>
                                                                                            <w:right w:val="none" w:sz="0" w:space="0" w:color="auto"/>
                                                                                          </w:divBdr>
                                                                                        </w:div>
                                                                                        <w:div w:id="2028826846">
                                                                                          <w:marLeft w:val="0"/>
                                                                                          <w:marRight w:val="0"/>
                                                                                          <w:marTop w:val="0"/>
                                                                                          <w:marBottom w:val="0"/>
                                                                                          <w:divBdr>
                                                                                            <w:top w:val="none" w:sz="0" w:space="0" w:color="auto"/>
                                                                                            <w:left w:val="none" w:sz="0" w:space="0" w:color="auto"/>
                                                                                            <w:bottom w:val="none" w:sz="0" w:space="0" w:color="auto"/>
                                                                                            <w:right w:val="none" w:sz="0" w:space="0" w:color="auto"/>
                                                                                          </w:divBdr>
                                                                                        </w:div>
                                                                                        <w:div w:id="2028826847">
                                                                                          <w:marLeft w:val="0"/>
                                                                                          <w:marRight w:val="0"/>
                                                                                          <w:marTop w:val="0"/>
                                                                                          <w:marBottom w:val="0"/>
                                                                                          <w:divBdr>
                                                                                            <w:top w:val="none" w:sz="0" w:space="0" w:color="auto"/>
                                                                                            <w:left w:val="none" w:sz="0" w:space="0" w:color="auto"/>
                                                                                            <w:bottom w:val="none" w:sz="0" w:space="0" w:color="auto"/>
                                                                                            <w:right w:val="none" w:sz="0" w:space="0" w:color="auto"/>
                                                                                          </w:divBdr>
                                                                                        </w:div>
                                                                                        <w:div w:id="2028826850">
                                                                                          <w:marLeft w:val="0"/>
                                                                                          <w:marRight w:val="0"/>
                                                                                          <w:marTop w:val="0"/>
                                                                                          <w:marBottom w:val="0"/>
                                                                                          <w:divBdr>
                                                                                            <w:top w:val="none" w:sz="0" w:space="0" w:color="auto"/>
                                                                                            <w:left w:val="none" w:sz="0" w:space="0" w:color="auto"/>
                                                                                            <w:bottom w:val="none" w:sz="0" w:space="0" w:color="auto"/>
                                                                                            <w:right w:val="none" w:sz="0" w:space="0" w:color="auto"/>
                                                                                          </w:divBdr>
                                                                                        </w:div>
                                                                                        <w:div w:id="2028826851">
                                                                                          <w:marLeft w:val="0"/>
                                                                                          <w:marRight w:val="0"/>
                                                                                          <w:marTop w:val="0"/>
                                                                                          <w:marBottom w:val="0"/>
                                                                                          <w:divBdr>
                                                                                            <w:top w:val="none" w:sz="0" w:space="0" w:color="auto"/>
                                                                                            <w:left w:val="none" w:sz="0" w:space="0" w:color="auto"/>
                                                                                            <w:bottom w:val="none" w:sz="0" w:space="0" w:color="auto"/>
                                                                                            <w:right w:val="none" w:sz="0" w:space="0" w:color="auto"/>
                                                                                          </w:divBdr>
                                                                                        </w:div>
                                                                                        <w:div w:id="2028826856">
                                                                                          <w:marLeft w:val="0"/>
                                                                                          <w:marRight w:val="0"/>
                                                                                          <w:marTop w:val="0"/>
                                                                                          <w:marBottom w:val="0"/>
                                                                                          <w:divBdr>
                                                                                            <w:top w:val="none" w:sz="0" w:space="0" w:color="auto"/>
                                                                                            <w:left w:val="none" w:sz="0" w:space="0" w:color="auto"/>
                                                                                            <w:bottom w:val="none" w:sz="0" w:space="0" w:color="auto"/>
                                                                                            <w:right w:val="none" w:sz="0" w:space="0" w:color="auto"/>
                                                                                          </w:divBdr>
                                                                                        </w:div>
                                                                                        <w:div w:id="2028826857">
                                                                                          <w:marLeft w:val="0"/>
                                                                                          <w:marRight w:val="0"/>
                                                                                          <w:marTop w:val="0"/>
                                                                                          <w:marBottom w:val="0"/>
                                                                                          <w:divBdr>
                                                                                            <w:top w:val="none" w:sz="0" w:space="0" w:color="auto"/>
                                                                                            <w:left w:val="none" w:sz="0" w:space="0" w:color="auto"/>
                                                                                            <w:bottom w:val="none" w:sz="0" w:space="0" w:color="auto"/>
                                                                                            <w:right w:val="none" w:sz="0" w:space="0" w:color="auto"/>
                                                                                          </w:divBdr>
                                                                                        </w:div>
                                                                                        <w:div w:id="2028826858">
                                                                                          <w:marLeft w:val="0"/>
                                                                                          <w:marRight w:val="0"/>
                                                                                          <w:marTop w:val="0"/>
                                                                                          <w:marBottom w:val="0"/>
                                                                                          <w:divBdr>
                                                                                            <w:top w:val="none" w:sz="0" w:space="0" w:color="auto"/>
                                                                                            <w:left w:val="none" w:sz="0" w:space="0" w:color="auto"/>
                                                                                            <w:bottom w:val="none" w:sz="0" w:space="0" w:color="auto"/>
                                                                                            <w:right w:val="none" w:sz="0" w:space="0" w:color="auto"/>
                                                                                          </w:divBdr>
                                                                                        </w:div>
                                                                                        <w:div w:id="2028826860">
                                                                                          <w:marLeft w:val="0"/>
                                                                                          <w:marRight w:val="0"/>
                                                                                          <w:marTop w:val="0"/>
                                                                                          <w:marBottom w:val="0"/>
                                                                                          <w:divBdr>
                                                                                            <w:top w:val="none" w:sz="0" w:space="0" w:color="auto"/>
                                                                                            <w:left w:val="none" w:sz="0" w:space="0" w:color="auto"/>
                                                                                            <w:bottom w:val="none" w:sz="0" w:space="0" w:color="auto"/>
                                                                                            <w:right w:val="none" w:sz="0" w:space="0" w:color="auto"/>
                                                                                          </w:divBdr>
                                                                                        </w:div>
                                                                                        <w:div w:id="2028826864">
                                                                                          <w:marLeft w:val="0"/>
                                                                                          <w:marRight w:val="0"/>
                                                                                          <w:marTop w:val="0"/>
                                                                                          <w:marBottom w:val="0"/>
                                                                                          <w:divBdr>
                                                                                            <w:top w:val="none" w:sz="0" w:space="0" w:color="auto"/>
                                                                                            <w:left w:val="none" w:sz="0" w:space="0" w:color="auto"/>
                                                                                            <w:bottom w:val="none" w:sz="0" w:space="0" w:color="auto"/>
                                                                                            <w:right w:val="none" w:sz="0" w:space="0" w:color="auto"/>
                                                                                          </w:divBdr>
                                                                                        </w:div>
                                                                                        <w:div w:id="2028826867">
                                                                                          <w:marLeft w:val="0"/>
                                                                                          <w:marRight w:val="0"/>
                                                                                          <w:marTop w:val="0"/>
                                                                                          <w:marBottom w:val="0"/>
                                                                                          <w:divBdr>
                                                                                            <w:top w:val="none" w:sz="0" w:space="0" w:color="auto"/>
                                                                                            <w:left w:val="none" w:sz="0" w:space="0" w:color="auto"/>
                                                                                            <w:bottom w:val="none" w:sz="0" w:space="0" w:color="auto"/>
                                                                                            <w:right w:val="none" w:sz="0" w:space="0" w:color="auto"/>
                                                                                          </w:divBdr>
                                                                                        </w:div>
                                                                                        <w:div w:id="2028826868">
                                                                                          <w:marLeft w:val="0"/>
                                                                                          <w:marRight w:val="0"/>
                                                                                          <w:marTop w:val="0"/>
                                                                                          <w:marBottom w:val="0"/>
                                                                                          <w:divBdr>
                                                                                            <w:top w:val="none" w:sz="0" w:space="0" w:color="auto"/>
                                                                                            <w:left w:val="none" w:sz="0" w:space="0" w:color="auto"/>
                                                                                            <w:bottom w:val="none" w:sz="0" w:space="0" w:color="auto"/>
                                                                                            <w:right w:val="none" w:sz="0" w:space="0" w:color="auto"/>
                                                                                          </w:divBdr>
                                                                                        </w:div>
                                                                                        <w:div w:id="2028826869">
                                                                                          <w:marLeft w:val="0"/>
                                                                                          <w:marRight w:val="0"/>
                                                                                          <w:marTop w:val="0"/>
                                                                                          <w:marBottom w:val="0"/>
                                                                                          <w:divBdr>
                                                                                            <w:top w:val="none" w:sz="0" w:space="0" w:color="auto"/>
                                                                                            <w:left w:val="none" w:sz="0" w:space="0" w:color="auto"/>
                                                                                            <w:bottom w:val="none" w:sz="0" w:space="0" w:color="auto"/>
                                                                                            <w:right w:val="none" w:sz="0" w:space="0" w:color="auto"/>
                                                                                          </w:divBdr>
                                                                                        </w:div>
                                                                                        <w:div w:id="2028826876">
                                                                                          <w:marLeft w:val="0"/>
                                                                                          <w:marRight w:val="0"/>
                                                                                          <w:marTop w:val="0"/>
                                                                                          <w:marBottom w:val="0"/>
                                                                                          <w:divBdr>
                                                                                            <w:top w:val="none" w:sz="0" w:space="0" w:color="auto"/>
                                                                                            <w:left w:val="none" w:sz="0" w:space="0" w:color="auto"/>
                                                                                            <w:bottom w:val="none" w:sz="0" w:space="0" w:color="auto"/>
                                                                                            <w:right w:val="none" w:sz="0" w:space="0" w:color="auto"/>
                                                                                          </w:divBdr>
                                                                                        </w:div>
                                                                                        <w:div w:id="2028826877">
                                                                                          <w:marLeft w:val="0"/>
                                                                                          <w:marRight w:val="0"/>
                                                                                          <w:marTop w:val="0"/>
                                                                                          <w:marBottom w:val="0"/>
                                                                                          <w:divBdr>
                                                                                            <w:top w:val="none" w:sz="0" w:space="0" w:color="auto"/>
                                                                                            <w:left w:val="none" w:sz="0" w:space="0" w:color="auto"/>
                                                                                            <w:bottom w:val="none" w:sz="0" w:space="0" w:color="auto"/>
                                                                                            <w:right w:val="none" w:sz="0" w:space="0" w:color="auto"/>
                                                                                          </w:divBdr>
                                                                                        </w:div>
                                                                                        <w:div w:id="2028826878">
                                                                                          <w:marLeft w:val="0"/>
                                                                                          <w:marRight w:val="0"/>
                                                                                          <w:marTop w:val="0"/>
                                                                                          <w:marBottom w:val="0"/>
                                                                                          <w:divBdr>
                                                                                            <w:top w:val="none" w:sz="0" w:space="0" w:color="auto"/>
                                                                                            <w:left w:val="none" w:sz="0" w:space="0" w:color="auto"/>
                                                                                            <w:bottom w:val="none" w:sz="0" w:space="0" w:color="auto"/>
                                                                                            <w:right w:val="none" w:sz="0" w:space="0" w:color="auto"/>
                                                                                          </w:divBdr>
                                                                                        </w:div>
                                                                                        <w:div w:id="2028826879">
                                                                                          <w:marLeft w:val="0"/>
                                                                                          <w:marRight w:val="0"/>
                                                                                          <w:marTop w:val="0"/>
                                                                                          <w:marBottom w:val="0"/>
                                                                                          <w:divBdr>
                                                                                            <w:top w:val="none" w:sz="0" w:space="0" w:color="auto"/>
                                                                                            <w:left w:val="none" w:sz="0" w:space="0" w:color="auto"/>
                                                                                            <w:bottom w:val="none" w:sz="0" w:space="0" w:color="auto"/>
                                                                                            <w:right w:val="none" w:sz="0" w:space="0" w:color="auto"/>
                                                                                          </w:divBdr>
                                                                                        </w:div>
                                                                                        <w:div w:id="2028826880">
                                                                                          <w:marLeft w:val="0"/>
                                                                                          <w:marRight w:val="0"/>
                                                                                          <w:marTop w:val="0"/>
                                                                                          <w:marBottom w:val="0"/>
                                                                                          <w:divBdr>
                                                                                            <w:top w:val="none" w:sz="0" w:space="0" w:color="auto"/>
                                                                                            <w:left w:val="none" w:sz="0" w:space="0" w:color="auto"/>
                                                                                            <w:bottom w:val="none" w:sz="0" w:space="0" w:color="auto"/>
                                                                                            <w:right w:val="none" w:sz="0" w:space="0" w:color="auto"/>
                                                                                          </w:divBdr>
                                                                                        </w:div>
                                                                                        <w:div w:id="2028826882">
                                                                                          <w:marLeft w:val="0"/>
                                                                                          <w:marRight w:val="0"/>
                                                                                          <w:marTop w:val="0"/>
                                                                                          <w:marBottom w:val="0"/>
                                                                                          <w:divBdr>
                                                                                            <w:top w:val="none" w:sz="0" w:space="0" w:color="auto"/>
                                                                                            <w:left w:val="none" w:sz="0" w:space="0" w:color="auto"/>
                                                                                            <w:bottom w:val="none" w:sz="0" w:space="0" w:color="auto"/>
                                                                                            <w:right w:val="none" w:sz="0" w:space="0" w:color="auto"/>
                                                                                          </w:divBdr>
                                                                                        </w:div>
                                                                                        <w:div w:id="2028826884">
                                                                                          <w:marLeft w:val="0"/>
                                                                                          <w:marRight w:val="0"/>
                                                                                          <w:marTop w:val="0"/>
                                                                                          <w:marBottom w:val="0"/>
                                                                                          <w:divBdr>
                                                                                            <w:top w:val="none" w:sz="0" w:space="0" w:color="auto"/>
                                                                                            <w:left w:val="none" w:sz="0" w:space="0" w:color="auto"/>
                                                                                            <w:bottom w:val="none" w:sz="0" w:space="0" w:color="auto"/>
                                                                                            <w:right w:val="none" w:sz="0" w:space="0" w:color="auto"/>
                                                                                          </w:divBdr>
                                                                                        </w:div>
                                                                                        <w:div w:id="2028826886">
                                                                                          <w:marLeft w:val="0"/>
                                                                                          <w:marRight w:val="0"/>
                                                                                          <w:marTop w:val="0"/>
                                                                                          <w:marBottom w:val="0"/>
                                                                                          <w:divBdr>
                                                                                            <w:top w:val="none" w:sz="0" w:space="0" w:color="auto"/>
                                                                                            <w:left w:val="none" w:sz="0" w:space="0" w:color="auto"/>
                                                                                            <w:bottom w:val="none" w:sz="0" w:space="0" w:color="auto"/>
                                                                                            <w:right w:val="none" w:sz="0" w:space="0" w:color="auto"/>
                                                                                          </w:divBdr>
                                                                                        </w:div>
                                                                                        <w:div w:id="2028826888">
                                                                                          <w:marLeft w:val="0"/>
                                                                                          <w:marRight w:val="0"/>
                                                                                          <w:marTop w:val="0"/>
                                                                                          <w:marBottom w:val="0"/>
                                                                                          <w:divBdr>
                                                                                            <w:top w:val="none" w:sz="0" w:space="0" w:color="auto"/>
                                                                                            <w:left w:val="none" w:sz="0" w:space="0" w:color="auto"/>
                                                                                            <w:bottom w:val="none" w:sz="0" w:space="0" w:color="auto"/>
                                                                                            <w:right w:val="none" w:sz="0" w:space="0" w:color="auto"/>
                                                                                          </w:divBdr>
                                                                                        </w:div>
                                                                                        <w:div w:id="2028826889">
                                                                                          <w:marLeft w:val="720"/>
                                                                                          <w:marRight w:val="0"/>
                                                                                          <w:marTop w:val="0"/>
                                                                                          <w:marBottom w:val="0"/>
                                                                                          <w:divBdr>
                                                                                            <w:top w:val="none" w:sz="0" w:space="0" w:color="auto"/>
                                                                                            <w:left w:val="none" w:sz="0" w:space="0" w:color="auto"/>
                                                                                            <w:bottom w:val="none" w:sz="0" w:space="0" w:color="auto"/>
                                                                                            <w:right w:val="none" w:sz="0" w:space="0" w:color="auto"/>
                                                                                          </w:divBdr>
                                                                                        </w:div>
                                                                                        <w:div w:id="2028826890">
                                                                                          <w:marLeft w:val="0"/>
                                                                                          <w:marRight w:val="0"/>
                                                                                          <w:marTop w:val="0"/>
                                                                                          <w:marBottom w:val="0"/>
                                                                                          <w:divBdr>
                                                                                            <w:top w:val="none" w:sz="0" w:space="0" w:color="auto"/>
                                                                                            <w:left w:val="none" w:sz="0" w:space="0" w:color="auto"/>
                                                                                            <w:bottom w:val="none" w:sz="0" w:space="0" w:color="auto"/>
                                                                                            <w:right w:val="none" w:sz="0" w:space="0" w:color="auto"/>
                                                                                          </w:divBdr>
                                                                                        </w:div>
                                                                                        <w:div w:id="2028826898">
                                                                                          <w:marLeft w:val="0"/>
                                                                                          <w:marRight w:val="0"/>
                                                                                          <w:marTop w:val="0"/>
                                                                                          <w:marBottom w:val="0"/>
                                                                                          <w:divBdr>
                                                                                            <w:top w:val="none" w:sz="0" w:space="0" w:color="auto"/>
                                                                                            <w:left w:val="none" w:sz="0" w:space="0" w:color="auto"/>
                                                                                            <w:bottom w:val="none" w:sz="0" w:space="0" w:color="auto"/>
                                                                                            <w:right w:val="none" w:sz="0" w:space="0" w:color="auto"/>
                                                                                          </w:divBdr>
                                                                                        </w:div>
                                                                                        <w:div w:id="2028826904">
                                                                                          <w:marLeft w:val="0"/>
                                                                                          <w:marRight w:val="0"/>
                                                                                          <w:marTop w:val="0"/>
                                                                                          <w:marBottom w:val="0"/>
                                                                                          <w:divBdr>
                                                                                            <w:top w:val="none" w:sz="0" w:space="0" w:color="auto"/>
                                                                                            <w:left w:val="none" w:sz="0" w:space="0" w:color="auto"/>
                                                                                            <w:bottom w:val="none" w:sz="0" w:space="0" w:color="auto"/>
                                                                                            <w:right w:val="none" w:sz="0" w:space="0" w:color="auto"/>
                                                                                          </w:divBdr>
                                                                                        </w:div>
                                                                                        <w:div w:id="2028826906">
                                                                                          <w:marLeft w:val="0"/>
                                                                                          <w:marRight w:val="0"/>
                                                                                          <w:marTop w:val="0"/>
                                                                                          <w:marBottom w:val="0"/>
                                                                                          <w:divBdr>
                                                                                            <w:top w:val="none" w:sz="0" w:space="0" w:color="auto"/>
                                                                                            <w:left w:val="none" w:sz="0" w:space="0" w:color="auto"/>
                                                                                            <w:bottom w:val="none" w:sz="0" w:space="0" w:color="auto"/>
                                                                                            <w:right w:val="none" w:sz="0" w:space="0" w:color="auto"/>
                                                                                          </w:divBdr>
                                                                                        </w:div>
                                                                                        <w:div w:id="2028826911">
                                                                                          <w:marLeft w:val="0"/>
                                                                                          <w:marRight w:val="0"/>
                                                                                          <w:marTop w:val="0"/>
                                                                                          <w:marBottom w:val="0"/>
                                                                                          <w:divBdr>
                                                                                            <w:top w:val="none" w:sz="0" w:space="0" w:color="auto"/>
                                                                                            <w:left w:val="none" w:sz="0" w:space="0" w:color="auto"/>
                                                                                            <w:bottom w:val="none" w:sz="0" w:space="0" w:color="auto"/>
                                                                                            <w:right w:val="none" w:sz="0" w:space="0" w:color="auto"/>
                                                                                          </w:divBdr>
                                                                                        </w:div>
                                                                                        <w:div w:id="2028826912">
                                                                                          <w:marLeft w:val="0"/>
                                                                                          <w:marRight w:val="0"/>
                                                                                          <w:marTop w:val="0"/>
                                                                                          <w:marBottom w:val="0"/>
                                                                                          <w:divBdr>
                                                                                            <w:top w:val="none" w:sz="0" w:space="0" w:color="auto"/>
                                                                                            <w:left w:val="none" w:sz="0" w:space="0" w:color="auto"/>
                                                                                            <w:bottom w:val="none" w:sz="0" w:space="0" w:color="auto"/>
                                                                                            <w:right w:val="none" w:sz="0" w:space="0" w:color="auto"/>
                                                                                          </w:divBdr>
                                                                                        </w:div>
                                                                                        <w:div w:id="2028826913">
                                                                                          <w:marLeft w:val="0"/>
                                                                                          <w:marRight w:val="0"/>
                                                                                          <w:marTop w:val="0"/>
                                                                                          <w:marBottom w:val="0"/>
                                                                                          <w:divBdr>
                                                                                            <w:top w:val="none" w:sz="0" w:space="0" w:color="auto"/>
                                                                                            <w:left w:val="none" w:sz="0" w:space="0" w:color="auto"/>
                                                                                            <w:bottom w:val="none" w:sz="0" w:space="0" w:color="auto"/>
                                                                                            <w:right w:val="none" w:sz="0" w:space="0" w:color="auto"/>
                                                                                          </w:divBdr>
                                                                                        </w:div>
                                                                                        <w:div w:id="2028826916">
                                                                                          <w:marLeft w:val="0"/>
                                                                                          <w:marRight w:val="0"/>
                                                                                          <w:marTop w:val="0"/>
                                                                                          <w:marBottom w:val="0"/>
                                                                                          <w:divBdr>
                                                                                            <w:top w:val="none" w:sz="0" w:space="0" w:color="auto"/>
                                                                                            <w:left w:val="none" w:sz="0" w:space="0" w:color="auto"/>
                                                                                            <w:bottom w:val="none" w:sz="0" w:space="0" w:color="auto"/>
                                                                                            <w:right w:val="none" w:sz="0" w:space="0" w:color="auto"/>
                                                                                          </w:divBdr>
                                                                                        </w:div>
                                                                                        <w:div w:id="2028826917">
                                                                                          <w:marLeft w:val="0"/>
                                                                                          <w:marRight w:val="0"/>
                                                                                          <w:marTop w:val="0"/>
                                                                                          <w:marBottom w:val="0"/>
                                                                                          <w:divBdr>
                                                                                            <w:top w:val="none" w:sz="0" w:space="0" w:color="auto"/>
                                                                                            <w:left w:val="none" w:sz="0" w:space="0" w:color="auto"/>
                                                                                            <w:bottom w:val="none" w:sz="0" w:space="0" w:color="auto"/>
                                                                                            <w:right w:val="none" w:sz="0" w:space="0" w:color="auto"/>
                                                                                          </w:divBdr>
                                                                                        </w:div>
                                                                                        <w:div w:id="2028826923">
                                                                                          <w:marLeft w:val="0"/>
                                                                                          <w:marRight w:val="0"/>
                                                                                          <w:marTop w:val="0"/>
                                                                                          <w:marBottom w:val="0"/>
                                                                                          <w:divBdr>
                                                                                            <w:top w:val="none" w:sz="0" w:space="0" w:color="auto"/>
                                                                                            <w:left w:val="none" w:sz="0" w:space="0" w:color="auto"/>
                                                                                            <w:bottom w:val="none" w:sz="0" w:space="0" w:color="auto"/>
                                                                                            <w:right w:val="none" w:sz="0" w:space="0" w:color="auto"/>
                                                                                          </w:divBdr>
                                                                                        </w:div>
                                                                                        <w:div w:id="2028826924">
                                                                                          <w:marLeft w:val="0"/>
                                                                                          <w:marRight w:val="0"/>
                                                                                          <w:marTop w:val="0"/>
                                                                                          <w:marBottom w:val="0"/>
                                                                                          <w:divBdr>
                                                                                            <w:top w:val="none" w:sz="0" w:space="0" w:color="auto"/>
                                                                                            <w:left w:val="none" w:sz="0" w:space="0" w:color="auto"/>
                                                                                            <w:bottom w:val="none" w:sz="0" w:space="0" w:color="auto"/>
                                                                                            <w:right w:val="none" w:sz="0" w:space="0" w:color="auto"/>
                                                                                          </w:divBdr>
                                                                                        </w:div>
                                                                                        <w:div w:id="2028826926">
                                                                                          <w:marLeft w:val="0"/>
                                                                                          <w:marRight w:val="0"/>
                                                                                          <w:marTop w:val="0"/>
                                                                                          <w:marBottom w:val="0"/>
                                                                                          <w:divBdr>
                                                                                            <w:top w:val="none" w:sz="0" w:space="0" w:color="auto"/>
                                                                                            <w:left w:val="none" w:sz="0" w:space="0" w:color="auto"/>
                                                                                            <w:bottom w:val="none" w:sz="0" w:space="0" w:color="auto"/>
                                                                                            <w:right w:val="none" w:sz="0" w:space="0" w:color="auto"/>
                                                                                          </w:divBdr>
                                                                                        </w:div>
                                                                                        <w:div w:id="2028826927">
                                                                                          <w:marLeft w:val="0"/>
                                                                                          <w:marRight w:val="0"/>
                                                                                          <w:marTop w:val="0"/>
                                                                                          <w:marBottom w:val="0"/>
                                                                                          <w:divBdr>
                                                                                            <w:top w:val="none" w:sz="0" w:space="0" w:color="auto"/>
                                                                                            <w:left w:val="none" w:sz="0" w:space="0" w:color="auto"/>
                                                                                            <w:bottom w:val="none" w:sz="0" w:space="0" w:color="auto"/>
                                                                                            <w:right w:val="none" w:sz="0" w:space="0" w:color="auto"/>
                                                                                          </w:divBdr>
                                                                                        </w:div>
                                                                                        <w:div w:id="2028826929">
                                                                                          <w:marLeft w:val="0"/>
                                                                                          <w:marRight w:val="0"/>
                                                                                          <w:marTop w:val="0"/>
                                                                                          <w:marBottom w:val="0"/>
                                                                                          <w:divBdr>
                                                                                            <w:top w:val="none" w:sz="0" w:space="0" w:color="auto"/>
                                                                                            <w:left w:val="none" w:sz="0" w:space="0" w:color="auto"/>
                                                                                            <w:bottom w:val="none" w:sz="0" w:space="0" w:color="auto"/>
                                                                                            <w:right w:val="none" w:sz="0" w:space="0" w:color="auto"/>
                                                                                          </w:divBdr>
                                                                                        </w:div>
                                                                                        <w:div w:id="2028826930">
                                                                                          <w:marLeft w:val="0"/>
                                                                                          <w:marRight w:val="0"/>
                                                                                          <w:marTop w:val="0"/>
                                                                                          <w:marBottom w:val="0"/>
                                                                                          <w:divBdr>
                                                                                            <w:top w:val="none" w:sz="0" w:space="0" w:color="auto"/>
                                                                                            <w:left w:val="none" w:sz="0" w:space="0" w:color="auto"/>
                                                                                            <w:bottom w:val="none" w:sz="0" w:space="0" w:color="auto"/>
                                                                                            <w:right w:val="none" w:sz="0" w:space="0" w:color="auto"/>
                                                                                          </w:divBdr>
                                                                                        </w:div>
                                                                                        <w:div w:id="2028826931">
                                                                                          <w:marLeft w:val="0"/>
                                                                                          <w:marRight w:val="0"/>
                                                                                          <w:marTop w:val="0"/>
                                                                                          <w:marBottom w:val="0"/>
                                                                                          <w:divBdr>
                                                                                            <w:top w:val="none" w:sz="0" w:space="0" w:color="auto"/>
                                                                                            <w:left w:val="none" w:sz="0" w:space="0" w:color="auto"/>
                                                                                            <w:bottom w:val="none" w:sz="0" w:space="0" w:color="auto"/>
                                                                                            <w:right w:val="none" w:sz="0" w:space="0" w:color="auto"/>
                                                                                          </w:divBdr>
                                                                                        </w:div>
                                                                                        <w:div w:id="2028826933">
                                                                                          <w:marLeft w:val="0"/>
                                                                                          <w:marRight w:val="0"/>
                                                                                          <w:marTop w:val="0"/>
                                                                                          <w:marBottom w:val="0"/>
                                                                                          <w:divBdr>
                                                                                            <w:top w:val="none" w:sz="0" w:space="0" w:color="auto"/>
                                                                                            <w:left w:val="none" w:sz="0" w:space="0" w:color="auto"/>
                                                                                            <w:bottom w:val="none" w:sz="0" w:space="0" w:color="auto"/>
                                                                                            <w:right w:val="none" w:sz="0" w:space="0" w:color="auto"/>
                                                                                          </w:divBdr>
                                                                                        </w:div>
                                                                                        <w:div w:id="2028826935">
                                                                                          <w:marLeft w:val="0"/>
                                                                                          <w:marRight w:val="0"/>
                                                                                          <w:marTop w:val="0"/>
                                                                                          <w:marBottom w:val="0"/>
                                                                                          <w:divBdr>
                                                                                            <w:top w:val="none" w:sz="0" w:space="0" w:color="auto"/>
                                                                                            <w:left w:val="none" w:sz="0" w:space="0" w:color="auto"/>
                                                                                            <w:bottom w:val="none" w:sz="0" w:space="0" w:color="auto"/>
                                                                                            <w:right w:val="none" w:sz="0" w:space="0" w:color="auto"/>
                                                                                          </w:divBdr>
                                                                                        </w:div>
                                                                                        <w:div w:id="2028826936">
                                                                                          <w:marLeft w:val="0"/>
                                                                                          <w:marRight w:val="0"/>
                                                                                          <w:marTop w:val="0"/>
                                                                                          <w:marBottom w:val="0"/>
                                                                                          <w:divBdr>
                                                                                            <w:top w:val="none" w:sz="0" w:space="0" w:color="auto"/>
                                                                                            <w:left w:val="none" w:sz="0" w:space="0" w:color="auto"/>
                                                                                            <w:bottom w:val="none" w:sz="0" w:space="0" w:color="auto"/>
                                                                                            <w:right w:val="none" w:sz="0" w:space="0" w:color="auto"/>
                                                                                          </w:divBdr>
                                                                                        </w:div>
                                                                                        <w:div w:id="2028826937">
                                                                                          <w:marLeft w:val="0"/>
                                                                                          <w:marRight w:val="0"/>
                                                                                          <w:marTop w:val="0"/>
                                                                                          <w:marBottom w:val="0"/>
                                                                                          <w:divBdr>
                                                                                            <w:top w:val="none" w:sz="0" w:space="0" w:color="auto"/>
                                                                                            <w:left w:val="none" w:sz="0" w:space="0" w:color="auto"/>
                                                                                            <w:bottom w:val="none" w:sz="0" w:space="0" w:color="auto"/>
                                                                                            <w:right w:val="none" w:sz="0" w:space="0" w:color="auto"/>
                                                                                          </w:divBdr>
                                                                                        </w:div>
                                                                                        <w:div w:id="2028826939">
                                                                                          <w:marLeft w:val="720"/>
                                                                                          <w:marRight w:val="0"/>
                                                                                          <w:marTop w:val="0"/>
                                                                                          <w:marBottom w:val="0"/>
                                                                                          <w:divBdr>
                                                                                            <w:top w:val="none" w:sz="0" w:space="0" w:color="auto"/>
                                                                                            <w:left w:val="none" w:sz="0" w:space="0" w:color="auto"/>
                                                                                            <w:bottom w:val="none" w:sz="0" w:space="0" w:color="auto"/>
                                                                                            <w:right w:val="none" w:sz="0" w:space="0" w:color="auto"/>
                                                                                          </w:divBdr>
                                                                                        </w:div>
                                                                                        <w:div w:id="2028826940">
                                                                                          <w:marLeft w:val="0"/>
                                                                                          <w:marRight w:val="0"/>
                                                                                          <w:marTop w:val="0"/>
                                                                                          <w:marBottom w:val="0"/>
                                                                                          <w:divBdr>
                                                                                            <w:top w:val="none" w:sz="0" w:space="0" w:color="auto"/>
                                                                                            <w:left w:val="none" w:sz="0" w:space="0" w:color="auto"/>
                                                                                            <w:bottom w:val="none" w:sz="0" w:space="0" w:color="auto"/>
                                                                                            <w:right w:val="none" w:sz="0" w:space="0" w:color="auto"/>
                                                                                          </w:divBdr>
                                                                                        </w:div>
                                                                                        <w:div w:id="2028826942">
                                                                                          <w:marLeft w:val="0"/>
                                                                                          <w:marRight w:val="0"/>
                                                                                          <w:marTop w:val="0"/>
                                                                                          <w:marBottom w:val="0"/>
                                                                                          <w:divBdr>
                                                                                            <w:top w:val="none" w:sz="0" w:space="0" w:color="auto"/>
                                                                                            <w:left w:val="none" w:sz="0" w:space="0" w:color="auto"/>
                                                                                            <w:bottom w:val="none" w:sz="0" w:space="0" w:color="auto"/>
                                                                                            <w:right w:val="none" w:sz="0" w:space="0" w:color="auto"/>
                                                                                          </w:divBdr>
                                                                                        </w:div>
                                                                                        <w:div w:id="2028826945">
                                                                                          <w:marLeft w:val="0"/>
                                                                                          <w:marRight w:val="0"/>
                                                                                          <w:marTop w:val="0"/>
                                                                                          <w:marBottom w:val="0"/>
                                                                                          <w:divBdr>
                                                                                            <w:top w:val="none" w:sz="0" w:space="0" w:color="auto"/>
                                                                                            <w:left w:val="none" w:sz="0" w:space="0" w:color="auto"/>
                                                                                            <w:bottom w:val="none" w:sz="0" w:space="0" w:color="auto"/>
                                                                                            <w:right w:val="none" w:sz="0" w:space="0" w:color="auto"/>
                                                                                          </w:divBdr>
                                                                                        </w:div>
                                                                                        <w:div w:id="2028826947">
                                                                                          <w:marLeft w:val="0"/>
                                                                                          <w:marRight w:val="0"/>
                                                                                          <w:marTop w:val="0"/>
                                                                                          <w:marBottom w:val="0"/>
                                                                                          <w:divBdr>
                                                                                            <w:top w:val="none" w:sz="0" w:space="0" w:color="auto"/>
                                                                                            <w:left w:val="none" w:sz="0" w:space="0" w:color="auto"/>
                                                                                            <w:bottom w:val="none" w:sz="0" w:space="0" w:color="auto"/>
                                                                                            <w:right w:val="none" w:sz="0" w:space="0" w:color="auto"/>
                                                                                          </w:divBdr>
                                                                                        </w:div>
                                                                                        <w:div w:id="2028826948">
                                                                                          <w:marLeft w:val="0"/>
                                                                                          <w:marRight w:val="0"/>
                                                                                          <w:marTop w:val="0"/>
                                                                                          <w:marBottom w:val="0"/>
                                                                                          <w:divBdr>
                                                                                            <w:top w:val="none" w:sz="0" w:space="0" w:color="auto"/>
                                                                                            <w:left w:val="none" w:sz="0" w:space="0" w:color="auto"/>
                                                                                            <w:bottom w:val="none" w:sz="0" w:space="0" w:color="auto"/>
                                                                                            <w:right w:val="none" w:sz="0" w:space="0" w:color="auto"/>
                                                                                          </w:divBdr>
                                                                                        </w:div>
                                                                                        <w:div w:id="2028826949">
                                                                                          <w:marLeft w:val="0"/>
                                                                                          <w:marRight w:val="0"/>
                                                                                          <w:marTop w:val="0"/>
                                                                                          <w:marBottom w:val="0"/>
                                                                                          <w:divBdr>
                                                                                            <w:top w:val="none" w:sz="0" w:space="0" w:color="auto"/>
                                                                                            <w:left w:val="none" w:sz="0" w:space="0" w:color="auto"/>
                                                                                            <w:bottom w:val="none" w:sz="0" w:space="0" w:color="auto"/>
                                                                                            <w:right w:val="none" w:sz="0" w:space="0" w:color="auto"/>
                                                                                          </w:divBdr>
                                                                                        </w:div>
                                                                                        <w:div w:id="2028826951">
                                                                                          <w:marLeft w:val="0"/>
                                                                                          <w:marRight w:val="0"/>
                                                                                          <w:marTop w:val="0"/>
                                                                                          <w:marBottom w:val="0"/>
                                                                                          <w:divBdr>
                                                                                            <w:top w:val="none" w:sz="0" w:space="0" w:color="auto"/>
                                                                                            <w:left w:val="none" w:sz="0" w:space="0" w:color="auto"/>
                                                                                            <w:bottom w:val="none" w:sz="0" w:space="0" w:color="auto"/>
                                                                                            <w:right w:val="none" w:sz="0" w:space="0" w:color="auto"/>
                                                                                          </w:divBdr>
                                                                                        </w:div>
                                                                                        <w:div w:id="2028826952">
                                                                                          <w:marLeft w:val="0"/>
                                                                                          <w:marRight w:val="0"/>
                                                                                          <w:marTop w:val="0"/>
                                                                                          <w:marBottom w:val="0"/>
                                                                                          <w:divBdr>
                                                                                            <w:top w:val="none" w:sz="0" w:space="0" w:color="auto"/>
                                                                                            <w:left w:val="none" w:sz="0" w:space="0" w:color="auto"/>
                                                                                            <w:bottom w:val="none" w:sz="0" w:space="0" w:color="auto"/>
                                                                                            <w:right w:val="none" w:sz="0" w:space="0" w:color="auto"/>
                                                                                          </w:divBdr>
                                                                                        </w:div>
                                                                                        <w:div w:id="2028826953">
                                                                                          <w:marLeft w:val="0"/>
                                                                                          <w:marRight w:val="0"/>
                                                                                          <w:marTop w:val="0"/>
                                                                                          <w:marBottom w:val="0"/>
                                                                                          <w:divBdr>
                                                                                            <w:top w:val="none" w:sz="0" w:space="0" w:color="auto"/>
                                                                                            <w:left w:val="none" w:sz="0" w:space="0" w:color="auto"/>
                                                                                            <w:bottom w:val="none" w:sz="0" w:space="0" w:color="auto"/>
                                                                                            <w:right w:val="none" w:sz="0" w:space="0" w:color="auto"/>
                                                                                          </w:divBdr>
                                                                                        </w:div>
                                                                                        <w:div w:id="2028826954">
                                                                                          <w:marLeft w:val="0"/>
                                                                                          <w:marRight w:val="0"/>
                                                                                          <w:marTop w:val="0"/>
                                                                                          <w:marBottom w:val="0"/>
                                                                                          <w:divBdr>
                                                                                            <w:top w:val="none" w:sz="0" w:space="0" w:color="auto"/>
                                                                                            <w:left w:val="none" w:sz="0" w:space="0" w:color="auto"/>
                                                                                            <w:bottom w:val="none" w:sz="0" w:space="0" w:color="auto"/>
                                                                                            <w:right w:val="none" w:sz="0" w:space="0" w:color="auto"/>
                                                                                          </w:divBdr>
                                                                                        </w:div>
                                                                                        <w:div w:id="2028826959">
                                                                                          <w:marLeft w:val="0"/>
                                                                                          <w:marRight w:val="0"/>
                                                                                          <w:marTop w:val="0"/>
                                                                                          <w:marBottom w:val="0"/>
                                                                                          <w:divBdr>
                                                                                            <w:top w:val="none" w:sz="0" w:space="0" w:color="auto"/>
                                                                                            <w:left w:val="none" w:sz="0" w:space="0" w:color="auto"/>
                                                                                            <w:bottom w:val="none" w:sz="0" w:space="0" w:color="auto"/>
                                                                                            <w:right w:val="none" w:sz="0" w:space="0" w:color="auto"/>
                                                                                          </w:divBdr>
                                                                                        </w:div>
                                                                                        <w:div w:id="2028826960">
                                                                                          <w:marLeft w:val="0"/>
                                                                                          <w:marRight w:val="0"/>
                                                                                          <w:marTop w:val="0"/>
                                                                                          <w:marBottom w:val="0"/>
                                                                                          <w:divBdr>
                                                                                            <w:top w:val="none" w:sz="0" w:space="0" w:color="auto"/>
                                                                                            <w:left w:val="none" w:sz="0" w:space="0" w:color="auto"/>
                                                                                            <w:bottom w:val="none" w:sz="0" w:space="0" w:color="auto"/>
                                                                                            <w:right w:val="none" w:sz="0" w:space="0" w:color="auto"/>
                                                                                          </w:divBdr>
                                                                                        </w:div>
                                                                                        <w:div w:id="2028826961">
                                                                                          <w:marLeft w:val="0"/>
                                                                                          <w:marRight w:val="0"/>
                                                                                          <w:marTop w:val="0"/>
                                                                                          <w:marBottom w:val="0"/>
                                                                                          <w:divBdr>
                                                                                            <w:top w:val="none" w:sz="0" w:space="0" w:color="auto"/>
                                                                                            <w:left w:val="none" w:sz="0" w:space="0" w:color="auto"/>
                                                                                            <w:bottom w:val="none" w:sz="0" w:space="0" w:color="auto"/>
                                                                                            <w:right w:val="none" w:sz="0" w:space="0" w:color="auto"/>
                                                                                          </w:divBdr>
                                                                                        </w:div>
                                                                                        <w:div w:id="2028826963">
                                                                                          <w:marLeft w:val="0"/>
                                                                                          <w:marRight w:val="0"/>
                                                                                          <w:marTop w:val="0"/>
                                                                                          <w:marBottom w:val="0"/>
                                                                                          <w:divBdr>
                                                                                            <w:top w:val="none" w:sz="0" w:space="0" w:color="auto"/>
                                                                                            <w:left w:val="none" w:sz="0" w:space="0" w:color="auto"/>
                                                                                            <w:bottom w:val="none" w:sz="0" w:space="0" w:color="auto"/>
                                                                                            <w:right w:val="none" w:sz="0" w:space="0" w:color="auto"/>
                                                                                          </w:divBdr>
                                                                                        </w:div>
                                                                                        <w:div w:id="2028826968">
                                                                                          <w:marLeft w:val="0"/>
                                                                                          <w:marRight w:val="0"/>
                                                                                          <w:marTop w:val="0"/>
                                                                                          <w:marBottom w:val="0"/>
                                                                                          <w:divBdr>
                                                                                            <w:top w:val="none" w:sz="0" w:space="0" w:color="auto"/>
                                                                                            <w:left w:val="none" w:sz="0" w:space="0" w:color="auto"/>
                                                                                            <w:bottom w:val="none" w:sz="0" w:space="0" w:color="auto"/>
                                                                                            <w:right w:val="none" w:sz="0" w:space="0" w:color="auto"/>
                                                                                          </w:divBdr>
                                                                                        </w:div>
                                                                                        <w:div w:id="2028826969">
                                                                                          <w:marLeft w:val="0"/>
                                                                                          <w:marRight w:val="0"/>
                                                                                          <w:marTop w:val="0"/>
                                                                                          <w:marBottom w:val="0"/>
                                                                                          <w:divBdr>
                                                                                            <w:top w:val="none" w:sz="0" w:space="0" w:color="auto"/>
                                                                                            <w:left w:val="none" w:sz="0" w:space="0" w:color="auto"/>
                                                                                            <w:bottom w:val="none" w:sz="0" w:space="0" w:color="auto"/>
                                                                                            <w:right w:val="none" w:sz="0" w:space="0" w:color="auto"/>
                                                                                          </w:divBdr>
                                                                                        </w:div>
                                                                                        <w:div w:id="2028826972">
                                                                                          <w:marLeft w:val="0"/>
                                                                                          <w:marRight w:val="0"/>
                                                                                          <w:marTop w:val="0"/>
                                                                                          <w:marBottom w:val="0"/>
                                                                                          <w:divBdr>
                                                                                            <w:top w:val="none" w:sz="0" w:space="0" w:color="auto"/>
                                                                                            <w:left w:val="none" w:sz="0" w:space="0" w:color="auto"/>
                                                                                            <w:bottom w:val="none" w:sz="0" w:space="0" w:color="auto"/>
                                                                                            <w:right w:val="none" w:sz="0" w:space="0" w:color="auto"/>
                                                                                          </w:divBdr>
                                                                                        </w:div>
                                                                                        <w:div w:id="2028826976">
                                                                                          <w:marLeft w:val="0"/>
                                                                                          <w:marRight w:val="0"/>
                                                                                          <w:marTop w:val="0"/>
                                                                                          <w:marBottom w:val="0"/>
                                                                                          <w:divBdr>
                                                                                            <w:top w:val="none" w:sz="0" w:space="0" w:color="auto"/>
                                                                                            <w:left w:val="none" w:sz="0" w:space="0" w:color="auto"/>
                                                                                            <w:bottom w:val="none" w:sz="0" w:space="0" w:color="auto"/>
                                                                                            <w:right w:val="none" w:sz="0" w:space="0" w:color="auto"/>
                                                                                          </w:divBdr>
                                                                                        </w:div>
                                                                                        <w:div w:id="2028826981">
                                                                                          <w:marLeft w:val="0"/>
                                                                                          <w:marRight w:val="0"/>
                                                                                          <w:marTop w:val="0"/>
                                                                                          <w:marBottom w:val="0"/>
                                                                                          <w:divBdr>
                                                                                            <w:top w:val="none" w:sz="0" w:space="0" w:color="auto"/>
                                                                                            <w:left w:val="none" w:sz="0" w:space="0" w:color="auto"/>
                                                                                            <w:bottom w:val="none" w:sz="0" w:space="0" w:color="auto"/>
                                                                                            <w:right w:val="none" w:sz="0" w:space="0" w:color="auto"/>
                                                                                          </w:divBdr>
                                                                                        </w:div>
                                                                                        <w:div w:id="2028826982">
                                                                                          <w:marLeft w:val="0"/>
                                                                                          <w:marRight w:val="0"/>
                                                                                          <w:marTop w:val="0"/>
                                                                                          <w:marBottom w:val="0"/>
                                                                                          <w:divBdr>
                                                                                            <w:top w:val="none" w:sz="0" w:space="0" w:color="auto"/>
                                                                                            <w:left w:val="none" w:sz="0" w:space="0" w:color="auto"/>
                                                                                            <w:bottom w:val="none" w:sz="0" w:space="0" w:color="auto"/>
                                                                                            <w:right w:val="none" w:sz="0" w:space="0" w:color="auto"/>
                                                                                          </w:divBdr>
                                                                                        </w:div>
                                                                                        <w:div w:id="2028826986">
                                                                                          <w:marLeft w:val="0"/>
                                                                                          <w:marRight w:val="0"/>
                                                                                          <w:marTop w:val="0"/>
                                                                                          <w:marBottom w:val="0"/>
                                                                                          <w:divBdr>
                                                                                            <w:top w:val="none" w:sz="0" w:space="0" w:color="auto"/>
                                                                                            <w:left w:val="none" w:sz="0" w:space="0" w:color="auto"/>
                                                                                            <w:bottom w:val="none" w:sz="0" w:space="0" w:color="auto"/>
                                                                                            <w:right w:val="none" w:sz="0" w:space="0" w:color="auto"/>
                                                                                          </w:divBdr>
                                                                                        </w:div>
                                                                                        <w:div w:id="2028826987">
                                                                                          <w:marLeft w:val="0"/>
                                                                                          <w:marRight w:val="0"/>
                                                                                          <w:marTop w:val="0"/>
                                                                                          <w:marBottom w:val="0"/>
                                                                                          <w:divBdr>
                                                                                            <w:top w:val="none" w:sz="0" w:space="0" w:color="auto"/>
                                                                                            <w:left w:val="none" w:sz="0" w:space="0" w:color="auto"/>
                                                                                            <w:bottom w:val="none" w:sz="0" w:space="0" w:color="auto"/>
                                                                                            <w:right w:val="none" w:sz="0" w:space="0" w:color="auto"/>
                                                                                          </w:divBdr>
                                                                                        </w:div>
                                                                                        <w:div w:id="2028826988">
                                                                                          <w:marLeft w:val="0"/>
                                                                                          <w:marRight w:val="0"/>
                                                                                          <w:marTop w:val="0"/>
                                                                                          <w:marBottom w:val="0"/>
                                                                                          <w:divBdr>
                                                                                            <w:top w:val="none" w:sz="0" w:space="0" w:color="auto"/>
                                                                                            <w:left w:val="none" w:sz="0" w:space="0" w:color="auto"/>
                                                                                            <w:bottom w:val="none" w:sz="0" w:space="0" w:color="auto"/>
                                                                                            <w:right w:val="none" w:sz="0" w:space="0" w:color="auto"/>
                                                                                          </w:divBdr>
                                                                                        </w:div>
                                                                                        <w:div w:id="2028826993">
                                                                                          <w:marLeft w:val="0"/>
                                                                                          <w:marRight w:val="0"/>
                                                                                          <w:marTop w:val="0"/>
                                                                                          <w:marBottom w:val="0"/>
                                                                                          <w:divBdr>
                                                                                            <w:top w:val="none" w:sz="0" w:space="0" w:color="auto"/>
                                                                                            <w:left w:val="none" w:sz="0" w:space="0" w:color="auto"/>
                                                                                            <w:bottom w:val="none" w:sz="0" w:space="0" w:color="auto"/>
                                                                                            <w:right w:val="none" w:sz="0" w:space="0" w:color="auto"/>
                                                                                          </w:divBdr>
                                                                                        </w:div>
                                                                                        <w:div w:id="2028826995">
                                                                                          <w:marLeft w:val="0"/>
                                                                                          <w:marRight w:val="0"/>
                                                                                          <w:marTop w:val="0"/>
                                                                                          <w:marBottom w:val="0"/>
                                                                                          <w:divBdr>
                                                                                            <w:top w:val="none" w:sz="0" w:space="0" w:color="auto"/>
                                                                                            <w:left w:val="none" w:sz="0" w:space="0" w:color="auto"/>
                                                                                            <w:bottom w:val="none" w:sz="0" w:space="0" w:color="auto"/>
                                                                                            <w:right w:val="none" w:sz="0" w:space="0" w:color="auto"/>
                                                                                          </w:divBdr>
                                                                                        </w:div>
                                                                                        <w:div w:id="2028826996">
                                                                                          <w:marLeft w:val="0"/>
                                                                                          <w:marRight w:val="0"/>
                                                                                          <w:marTop w:val="0"/>
                                                                                          <w:marBottom w:val="0"/>
                                                                                          <w:divBdr>
                                                                                            <w:top w:val="none" w:sz="0" w:space="0" w:color="auto"/>
                                                                                            <w:left w:val="none" w:sz="0" w:space="0" w:color="auto"/>
                                                                                            <w:bottom w:val="none" w:sz="0" w:space="0" w:color="auto"/>
                                                                                            <w:right w:val="none" w:sz="0" w:space="0" w:color="auto"/>
                                                                                          </w:divBdr>
                                                                                        </w:div>
                                                                                        <w:div w:id="2028826997">
                                                                                          <w:marLeft w:val="0"/>
                                                                                          <w:marRight w:val="0"/>
                                                                                          <w:marTop w:val="0"/>
                                                                                          <w:marBottom w:val="0"/>
                                                                                          <w:divBdr>
                                                                                            <w:top w:val="none" w:sz="0" w:space="0" w:color="auto"/>
                                                                                            <w:left w:val="none" w:sz="0" w:space="0" w:color="auto"/>
                                                                                            <w:bottom w:val="none" w:sz="0" w:space="0" w:color="auto"/>
                                                                                            <w:right w:val="none" w:sz="0" w:space="0" w:color="auto"/>
                                                                                          </w:divBdr>
                                                                                        </w:div>
                                                                                        <w:div w:id="2028826998">
                                                                                          <w:marLeft w:val="0"/>
                                                                                          <w:marRight w:val="0"/>
                                                                                          <w:marTop w:val="0"/>
                                                                                          <w:marBottom w:val="0"/>
                                                                                          <w:divBdr>
                                                                                            <w:top w:val="none" w:sz="0" w:space="0" w:color="auto"/>
                                                                                            <w:left w:val="none" w:sz="0" w:space="0" w:color="auto"/>
                                                                                            <w:bottom w:val="none" w:sz="0" w:space="0" w:color="auto"/>
                                                                                            <w:right w:val="none" w:sz="0" w:space="0" w:color="auto"/>
                                                                                          </w:divBdr>
                                                                                        </w:div>
                                                                                        <w:div w:id="2028826999">
                                                                                          <w:marLeft w:val="0"/>
                                                                                          <w:marRight w:val="0"/>
                                                                                          <w:marTop w:val="0"/>
                                                                                          <w:marBottom w:val="0"/>
                                                                                          <w:divBdr>
                                                                                            <w:top w:val="none" w:sz="0" w:space="0" w:color="auto"/>
                                                                                            <w:left w:val="none" w:sz="0" w:space="0" w:color="auto"/>
                                                                                            <w:bottom w:val="none" w:sz="0" w:space="0" w:color="auto"/>
                                                                                            <w:right w:val="none" w:sz="0" w:space="0" w:color="auto"/>
                                                                                          </w:divBdr>
                                                                                        </w:div>
                                                                                        <w:div w:id="2028827000">
                                                                                          <w:marLeft w:val="0"/>
                                                                                          <w:marRight w:val="0"/>
                                                                                          <w:marTop w:val="0"/>
                                                                                          <w:marBottom w:val="0"/>
                                                                                          <w:divBdr>
                                                                                            <w:top w:val="none" w:sz="0" w:space="0" w:color="auto"/>
                                                                                            <w:left w:val="none" w:sz="0" w:space="0" w:color="auto"/>
                                                                                            <w:bottom w:val="none" w:sz="0" w:space="0" w:color="auto"/>
                                                                                            <w:right w:val="none" w:sz="0" w:space="0" w:color="auto"/>
                                                                                          </w:divBdr>
                                                                                        </w:div>
                                                                                        <w:div w:id="2028827005">
                                                                                          <w:marLeft w:val="0"/>
                                                                                          <w:marRight w:val="0"/>
                                                                                          <w:marTop w:val="0"/>
                                                                                          <w:marBottom w:val="0"/>
                                                                                          <w:divBdr>
                                                                                            <w:top w:val="none" w:sz="0" w:space="0" w:color="auto"/>
                                                                                            <w:left w:val="none" w:sz="0" w:space="0" w:color="auto"/>
                                                                                            <w:bottom w:val="none" w:sz="0" w:space="0" w:color="auto"/>
                                                                                            <w:right w:val="none" w:sz="0" w:space="0" w:color="auto"/>
                                                                                          </w:divBdr>
                                                                                        </w:div>
                                                                                        <w:div w:id="2028827007">
                                                                                          <w:marLeft w:val="0"/>
                                                                                          <w:marRight w:val="0"/>
                                                                                          <w:marTop w:val="0"/>
                                                                                          <w:marBottom w:val="0"/>
                                                                                          <w:divBdr>
                                                                                            <w:top w:val="none" w:sz="0" w:space="0" w:color="auto"/>
                                                                                            <w:left w:val="none" w:sz="0" w:space="0" w:color="auto"/>
                                                                                            <w:bottom w:val="none" w:sz="0" w:space="0" w:color="auto"/>
                                                                                            <w:right w:val="none" w:sz="0" w:space="0" w:color="auto"/>
                                                                                          </w:divBdr>
                                                                                        </w:div>
                                                                                        <w:div w:id="2028827008">
                                                                                          <w:marLeft w:val="0"/>
                                                                                          <w:marRight w:val="0"/>
                                                                                          <w:marTop w:val="0"/>
                                                                                          <w:marBottom w:val="0"/>
                                                                                          <w:divBdr>
                                                                                            <w:top w:val="none" w:sz="0" w:space="0" w:color="auto"/>
                                                                                            <w:left w:val="none" w:sz="0" w:space="0" w:color="auto"/>
                                                                                            <w:bottom w:val="none" w:sz="0" w:space="0" w:color="auto"/>
                                                                                            <w:right w:val="none" w:sz="0" w:space="0" w:color="auto"/>
                                                                                          </w:divBdr>
                                                                                        </w:div>
                                                                                        <w:div w:id="2028827011">
                                                                                          <w:marLeft w:val="0"/>
                                                                                          <w:marRight w:val="0"/>
                                                                                          <w:marTop w:val="0"/>
                                                                                          <w:marBottom w:val="0"/>
                                                                                          <w:divBdr>
                                                                                            <w:top w:val="none" w:sz="0" w:space="0" w:color="auto"/>
                                                                                            <w:left w:val="none" w:sz="0" w:space="0" w:color="auto"/>
                                                                                            <w:bottom w:val="none" w:sz="0" w:space="0" w:color="auto"/>
                                                                                            <w:right w:val="none" w:sz="0" w:space="0" w:color="auto"/>
                                                                                          </w:divBdr>
                                                                                        </w:div>
                                                                                        <w:div w:id="2028827013">
                                                                                          <w:marLeft w:val="0"/>
                                                                                          <w:marRight w:val="0"/>
                                                                                          <w:marTop w:val="0"/>
                                                                                          <w:marBottom w:val="0"/>
                                                                                          <w:divBdr>
                                                                                            <w:top w:val="none" w:sz="0" w:space="0" w:color="auto"/>
                                                                                            <w:left w:val="none" w:sz="0" w:space="0" w:color="auto"/>
                                                                                            <w:bottom w:val="none" w:sz="0" w:space="0" w:color="auto"/>
                                                                                            <w:right w:val="none" w:sz="0" w:space="0" w:color="auto"/>
                                                                                          </w:divBdr>
                                                                                        </w:div>
                                                                                        <w:div w:id="2028827014">
                                                                                          <w:marLeft w:val="0"/>
                                                                                          <w:marRight w:val="0"/>
                                                                                          <w:marTop w:val="0"/>
                                                                                          <w:marBottom w:val="0"/>
                                                                                          <w:divBdr>
                                                                                            <w:top w:val="none" w:sz="0" w:space="0" w:color="auto"/>
                                                                                            <w:left w:val="none" w:sz="0" w:space="0" w:color="auto"/>
                                                                                            <w:bottom w:val="none" w:sz="0" w:space="0" w:color="auto"/>
                                                                                            <w:right w:val="none" w:sz="0" w:space="0" w:color="auto"/>
                                                                                          </w:divBdr>
                                                                                        </w:div>
                                                                                        <w:div w:id="2028827023">
                                                                                          <w:marLeft w:val="0"/>
                                                                                          <w:marRight w:val="0"/>
                                                                                          <w:marTop w:val="0"/>
                                                                                          <w:marBottom w:val="0"/>
                                                                                          <w:divBdr>
                                                                                            <w:top w:val="none" w:sz="0" w:space="0" w:color="auto"/>
                                                                                            <w:left w:val="none" w:sz="0" w:space="0" w:color="auto"/>
                                                                                            <w:bottom w:val="none" w:sz="0" w:space="0" w:color="auto"/>
                                                                                            <w:right w:val="none" w:sz="0" w:space="0" w:color="auto"/>
                                                                                          </w:divBdr>
                                                                                        </w:div>
                                                                                        <w:div w:id="2028827030">
                                                                                          <w:marLeft w:val="0"/>
                                                                                          <w:marRight w:val="0"/>
                                                                                          <w:marTop w:val="0"/>
                                                                                          <w:marBottom w:val="0"/>
                                                                                          <w:divBdr>
                                                                                            <w:top w:val="none" w:sz="0" w:space="0" w:color="auto"/>
                                                                                            <w:left w:val="none" w:sz="0" w:space="0" w:color="auto"/>
                                                                                            <w:bottom w:val="none" w:sz="0" w:space="0" w:color="auto"/>
                                                                                            <w:right w:val="none" w:sz="0" w:space="0" w:color="auto"/>
                                                                                          </w:divBdr>
                                                                                        </w:div>
                                                                                        <w:div w:id="2028827034">
                                                                                          <w:marLeft w:val="0"/>
                                                                                          <w:marRight w:val="0"/>
                                                                                          <w:marTop w:val="0"/>
                                                                                          <w:marBottom w:val="0"/>
                                                                                          <w:divBdr>
                                                                                            <w:top w:val="none" w:sz="0" w:space="0" w:color="auto"/>
                                                                                            <w:left w:val="none" w:sz="0" w:space="0" w:color="auto"/>
                                                                                            <w:bottom w:val="none" w:sz="0" w:space="0" w:color="auto"/>
                                                                                            <w:right w:val="none" w:sz="0" w:space="0" w:color="auto"/>
                                                                                          </w:divBdr>
                                                                                        </w:div>
                                                                                        <w:div w:id="2028827035">
                                                                                          <w:marLeft w:val="0"/>
                                                                                          <w:marRight w:val="0"/>
                                                                                          <w:marTop w:val="0"/>
                                                                                          <w:marBottom w:val="0"/>
                                                                                          <w:divBdr>
                                                                                            <w:top w:val="none" w:sz="0" w:space="0" w:color="auto"/>
                                                                                            <w:left w:val="none" w:sz="0" w:space="0" w:color="auto"/>
                                                                                            <w:bottom w:val="none" w:sz="0" w:space="0" w:color="auto"/>
                                                                                            <w:right w:val="none" w:sz="0" w:space="0" w:color="auto"/>
                                                                                          </w:divBdr>
                                                                                        </w:div>
                                                                                        <w:div w:id="2028827036">
                                                                                          <w:marLeft w:val="0"/>
                                                                                          <w:marRight w:val="0"/>
                                                                                          <w:marTop w:val="0"/>
                                                                                          <w:marBottom w:val="0"/>
                                                                                          <w:divBdr>
                                                                                            <w:top w:val="none" w:sz="0" w:space="0" w:color="auto"/>
                                                                                            <w:left w:val="none" w:sz="0" w:space="0" w:color="auto"/>
                                                                                            <w:bottom w:val="none" w:sz="0" w:space="0" w:color="auto"/>
                                                                                            <w:right w:val="none" w:sz="0" w:space="0" w:color="auto"/>
                                                                                          </w:divBdr>
                                                                                        </w:div>
                                                                                        <w:div w:id="2028827044">
                                                                                          <w:marLeft w:val="0"/>
                                                                                          <w:marRight w:val="0"/>
                                                                                          <w:marTop w:val="0"/>
                                                                                          <w:marBottom w:val="0"/>
                                                                                          <w:divBdr>
                                                                                            <w:top w:val="none" w:sz="0" w:space="0" w:color="auto"/>
                                                                                            <w:left w:val="none" w:sz="0" w:space="0" w:color="auto"/>
                                                                                            <w:bottom w:val="none" w:sz="0" w:space="0" w:color="auto"/>
                                                                                            <w:right w:val="none" w:sz="0" w:space="0" w:color="auto"/>
                                                                                          </w:divBdr>
                                                                                        </w:div>
                                                                                        <w:div w:id="2028827049">
                                                                                          <w:marLeft w:val="0"/>
                                                                                          <w:marRight w:val="0"/>
                                                                                          <w:marTop w:val="0"/>
                                                                                          <w:marBottom w:val="0"/>
                                                                                          <w:divBdr>
                                                                                            <w:top w:val="none" w:sz="0" w:space="0" w:color="auto"/>
                                                                                            <w:left w:val="none" w:sz="0" w:space="0" w:color="auto"/>
                                                                                            <w:bottom w:val="none" w:sz="0" w:space="0" w:color="auto"/>
                                                                                            <w:right w:val="none" w:sz="0" w:space="0" w:color="auto"/>
                                                                                          </w:divBdr>
                                                                                        </w:div>
                                                                                        <w:div w:id="2028827050">
                                                                                          <w:marLeft w:val="0"/>
                                                                                          <w:marRight w:val="0"/>
                                                                                          <w:marTop w:val="0"/>
                                                                                          <w:marBottom w:val="0"/>
                                                                                          <w:divBdr>
                                                                                            <w:top w:val="none" w:sz="0" w:space="0" w:color="auto"/>
                                                                                            <w:left w:val="none" w:sz="0" w:space="0" w:color="auto"/>
                                                                                            <w:bottom w:val="none" w:sz="0" w:space="0" w:color="auto"/>
                                                                                            <w:right w:val="none" w:sz="0" w:space="0" w:color="auto"/>
                                                                                          </w:divBdr>
                                                                                        </w:div>
                                                                                        <w:div w:id="2028827051">
                                                                                          <w:marLeft w:val="0"/>
                                                                                          <w:marRight w:val="0"/>
                                                                                          <w:marTop w:val="0"/>
                                                                                          <w:marBottom w:val="0"/>
                                                                                          <w:divBdr>
                                                                                            <w:top w:val="none" w:sz="0" w:space="0" w:color="auto"/>
                                                                                            <w:left w:val="none" w:sz="0" w:space="0" w:color="auto"/>
                                                                                            <w:bottom w:val="none" w:sz="0" w:space="0" w:color="auto"/>
                                                                                            <w:right w:val="none" w:sz="0" w:space="0" w:color="auto"/>
                                                                                          </w:divBdr>
                                                                                        </w:div>
                                                                                        <w:div w:id="2028827052">
                                                                                          <w:marLeft w:val="0"/>
                                                                                          <w:marRight w:val="0"/>
                                                                                          <w:marTop w:val="0"/>
                                                                                          <w:marBottom w:val="0"/>
                                                                                          <w:divBdr>
                                                                                            <w:top w:val="none" w:sz="0" w:space="0" w:color="auto"/>
                                                                                            <w:left w:val="none" w:sz="0" w:space="0" w:color="auto"/>
                                                                                            <w:bottom w:val="none" w:sz="0" w:space="0" w:color="auto"/>
                                                                                            <w:right w:val="none" w:sz="0" w:space="0" w:color="auto"/>
                                                                                          </w:divBdr>
                                                                                        </w:div>
                                                                                        <w:div w:id="2028827053">
                                                                                          <w:marLeft w:val="0"/>
                                                                                          <w:marRight w:val="0"/>
                                                                                          <w:marTop w:val="0"/>
                                                                                          <w:marBottom w:val="0"/>
                                                                                          <w:divBdr>
                                                                                            <w:top w:val="none" w:sz="0" w:space="0" w:color="auto"/>
                                                                                            <w:left w:val="none" w:sz="0" w:space="0" w:color="auto"/>
                                                                                            <w:bottom w:val="none" w:sz="0" w:space="0" w:color="auto"/>
                                                                                            <w:right w:val="none" w:sz="0" w:space="0" w:color="auto"/>
                                                                                          </w:divBdr>
                                                                                        </w:div>
                                                                                        <w:div w:id="2028827055">
                                                                                          <w:marLeft w:val="0"/>
                                                                                          <w:marRight w:val="0"/>
                                                                                          <w:marTop w:val="0"/>
                                                                                          <w:marBottom w:val="0"/>
                                                                                          <w:divBdr>
                                                                                            <w:top w:val="none" w:sz="0" w:space="0" w:color="auto"/>
                                                                                            <w:left w:val="none" w:sz="0" w:space="0" w:color="auto"/>
                                                                                            <w:bottom w:val="none" w:sz="0" w:space="0" w:color="auto"/>
                                                                                            <w:right w:val="none" w:sz="0" w:space="0" w:color="auto"/>
                                                                                          </w:divBdr>
                                                                                        </w:div>
                                                                                        <w:div w:id="2028827057">
                                                                                          <w:marLeft w:val="0"/>
                                                                                          <w:marRight w:val="0"/>
                                                                                          <w:marTop w:val="0"/>
                                                                                          <w:marBottom w:val="0"/>
                                                                                          <w:divBdr>
                                                                                            <w:top w:val="none" w:sz="0" w:space="0" w:color="auto"/>
                                                                                            <w:left w:val="none" w:sz="0" w:space="0" w:color="auto"/>
                                                                                            <w:bottom w:val="none" w:sz="0" w:space="0" w:color="auto"/>
                                                                                            <w:right w:val="none" w:sz="0" w:space="0" w:color="auto"/>
                                                                                          </w:divBdr>
                                                                                        </w:div>
                                                                                        <w:div w:id="2028827061">
                                                                                          <w:marLeft w:val="0"/>
                                                                                          <w:marRight w:val="0"/>
                                                                                          <w:marTop w:val="0"/>
                                                                                          <w:marBottom w:val="0"/>
                                                                                          <w:divBdr>
                                                                                            <w:top w:val="none" w:sz="0" w:space="0" w:color="auto"/>
                                                                                            <w:left w:val="none" w:sz="0" w:space="0" w:color="auto"/>
                                                                                            <w:bottom w:val="none" w:sz="0" w:space="0" w:color="auto"/>
                                                                                            <w:right w:val="none" w:sz="0" w:space="0" w:color="auto"/>
                                                                                          </w:divBdr>
                                                                                        </w:div>
                                                                                        <w:div w:id="2028827066">
                                                                                          <w:marLeft w:val="0"/>
                                                                                          <w:marRight w:val="0"/>
                                                                                          <w:marTop w:val="0"/>
                                                                                          <w:marBottom w:val="0"/>
                                                                                          <w:divBdr>
                                                                                            <w:top w:val="none" w:sz="0" w:space="0" w:color="auto"/>
                                                                                            <w:left w:val="none" w:sz="0" w:space="0" w:color="auto"/>
                                                                                            <w:bottom w:val="none" w:sz="0" w:space="0" w:color="auto"/>
                                                                                            <w:right w:val="none" w:sz="0" w:space="0" w:color="auto"/>
                                                                                          </w:divBdr>
                                                                                        </w:div>
                                                                                        <w:div w:id="2028827068">
                                                                                          <w:marLeft w:val="0"/>
                                                                                          <w:marRight w:val="0"/>
                                                                                          <w:marTop w:val="0"/>
                                                                                          <w:marBottom w:val="0"/>
                                                                                          <w:divBdr>
                                                                                            <w:top w:val="none" w:sz="0" w:space="0" w:color="auto"/>
                                                                                            <w:left w:val="none" w:sz="0" w:space="0" w:color="auto"/>
                                                                                            <w:bottom w:val="none" w:sz="0" w:space="0" w:color="auto"/>
                                                                                            <w:right w:val="none" w:sz="0" w:space="0" w:color="auto"/>
                                                                                          </w:divBdr>
                                                                                        </w:div>
                                                                                        <w:div w:id="2028827069">
                                                                                          <w:marLeft w:val="0"/>
                                                                                          <w:marRight w:val="0"/>
                                                                                          <w:marTop w:val="0"/>
                                                                                          <w:marBottom w:val="0"/>
                                                                                          <w:divBdr>
                                                                                            <w:top w:val="none" w:sz="0" w:space="0" w:color="auto"/>
                                                                                            <w:left w:val="none" w:sz="0" w:space="0" w:color="auto"/>
                                                                                            <w:bottom w:val="none" w:sz="0" w:space="0" w:color="auto"/>
                                                                                            <w:right w:val="none" w:sz="0" w:space="0" w:color="auto"/>
                                                                                          </w:divBdr>
                                                                                        </w:div>
                                                                                        <w:div w:id="2028827071">
                                                                                          <w:marLeft w:val="0"/>
                                                                                          <w:marRight w:val="0"/>
                                                                                          <w:marTop w:val="0"/>
                                                                                          <w:marBottom w:val="0"/>
                                                                                          <w:divBdr>
                                                                                            <w:top w:val="none" w:sz="0" w:space="0" w:color="auto"/>
                                                                                            <w:left w:val="none" w:sz="0" w:space="0" w:color="auto"/>
                                                                                            <w:bottom w:val="none" w:sz="0" w:space="0" w:color="auto"/>
                                                                                            <w:right w:val="none" w:sz="0" w:space="0" w:color="auto"/>
                                                                                          </w:divBdr>
                                                                                        </w:div>
                                                                                        <w:div w:id="2028827074">
                                                                                          <w:marLeft w:val="0"/>
                                                                                          <w:marRight w:val="0"/>
                                                                                          <w:marTop w:val="0"/>
                                                                                          <w:marBottom w:val="0"/>
                                                                                          <w:divBdr>
                                                                                            <w:top w:val="none" w:sz="0" w:space="0" w:color="auto"/>
                                                                                            <w:left w:val="none" w:sz="0" w:space="0" w:color="auto"/>
                                                                                            <w:bottom w:val="none" w:sz="0" w:space="0" w:color="auto"/>
                                                                                            <w:right w:val="none" w:sz="0" w:space="0" w:color="auto"/>
                                                                                          </w:divBdr>
                                                                                        </w:div>
                                                                                        <w:div w:id="2028827076">
                                                                                          <w:marLeft w:val="0"/>
                                                                                          <w:marRight w:val="0"/>
                                                                                          <w:marTop w:val="0"/>
                                                                                          <w:marBottom w:val="0"/>
                                                                                          <w:divBdr>
                                                                                            <w:top w:val="none" w:sz="0" w:space="0" w:color="auto"/>
                                                                                            <w:left w:val="none" w:sz="0" w:space="0" w:color="auto"/>
                                                                                            <w:bottom w:val="none" w:sz="0" w:space="0" w:color="auto"/>
                                                                                            <w:right w:val="none" w:sz="0" w:space="0" w:color="auto"/>
                                                                                          </w:divBdr>
                                                                                        </w:div>
                                                                                        <w:div w:id="2028827081">
                                                                                          <w:marLeft w:val="0"/>
                                                                                          <w:marRight w:val="0"/>
                                                                                          <w:marTop w:val="0"/>
                                                                                          <w:marBottom w:val="0"/>
                                                                                          <w:divBdr>
                                                                                            <w:top w:val="none" w:sz="0" w:space="0" w:color="auto"/>
                                                                                            <w:left w:val="none" w:sz="0" w:space="0" w:color="auto"/>
                                                                                            <w:bottom w:val="none" w:sz="0" w:space="0" w:color="auto"/>
                                                                                            <w:right w:val="none" w:sz="0" w:space="0" w:color="auto"/>
                                                                                          </w:divBdr>
                                                                                        </w:div>
                                                                                        <w:div w:id="2028827084">
                                                                                          <w:marLeft w:val="0"/>
                                                                                          <w:marRight w:val="0"/>
                                                                                          <w:marTop w:val="0"/>
                                                                                          <w:marBottom w:val="0"/>
                                                                                          <w:divBdr>
                                                                                            <w:top w:val="none" w:sz="0" w:space="0" w:color="auto"/>
                                                                                            <w:left w:val="none" w:sz="0" w:space="0" w:color="auto"/>
                                                                                            <w:bottom w:val="none" w:sz="0" w:space="0" w:color="auto"/>
                                                                                            <w:right w:val="none" w:sz="0" w:space="0" w:color="auto"/>
                                                                                          </w:divBdr>
                                                                                        </w:div>
                                                                                        <w:div w:id="2028827086">
                                                                                          <w:marLeft w:val="0"/>
                                                                                          <w:marRight w:val="0"/>
                                                                                          <w:marTop w:val="0"/>
                                                                                          <w:marBottom w:val="0"/>
                                                                                          <w:divBdr>
                                                                                            <w:top w:val="none" w:sz="0" w:space="0" w:color="auto"/>
                                                                                            <w:left w:val="none" w:sz="0" w:space="0" w:color="auto"/>
                                                                                            <w:bottom w:val="none" w:sz="0" w:space="0" w:color="auto"/>
                                                                                            <w:right w:val="none" w:sz="0" w:space="0" w:color="auto"/>
                                                                                          </w:divBdr>
                                                                                        </w:div>
                                                                                        <w:div w:id="2028827087">
                                                                                          <w:marLeft w:val="0"/>
                                                                                          <w:marRight w:val="0"/>
                                                                                          <w:marTop w:val="0"/>
                                                                                          <w:marBottom w:val="0"/>
                                                                                          <w:divBdr>
                                                                                            <w:top w:val="none" w:sz="0" w:space="0" w:color="auto"/>
                                                                                            <w:left w:val="none" w:sz="0" w:space="0" w:color="auto"/>
                                                                                            <w:bottom w:val="none" w:sz="0" w:space="0" w:color="auto"/>
                                                                                            <w:right w:val="none" w:sz="0" w:space="0" w:color="auto"/>
                                                                                          </w:divBdr>
                                                                                        </w:div>
                                                                                        <w:div w:id="2028827088">
                                                                                          <w:marLeft w:val="0"/>
                                                                                          <w:marRight w:val="0"/>
                                                                                          <w:marTop w:val="0"/>
                                                                                          <w:marBottom w:val="0"/>
                                                                                          <w:divBdr>
                                                                                            <w:top w:val="none" w:sz="0" w:space="0" w:color="auto"/>
                                                                                            <w:left w:val="none" w:sz="0" w:space="0" w:color="auto"/>
                                                                                            <w:bottom w:val="none" w:sz="0" w:space="0" w:color="auto"/>
                                                                                            <w:right w:val="none" w:sz="0" w:space="0" w:color="auto"/>
                                                                                          </w:divBdr>
                                                                                        </w:div>
                                                                                        <w:div w:id="2028827092">
                                                                                          <w:marLeft w:val="0"/>
                                                                                          <w:marRight w:val="0"/>
                                                                                          <w:marTop w:val="0"/>
                                                                                          <w:marBottom w:val="0"/>
                                                                                          <w:divBdr>
                                                                                            <w:top w:val="none" w:sz="0" w:space="0" w:color="auto"/>
                                                                                            <w:left w:val="none" w:sz="0" w:space="0" w:color="auto"/>
                                                                                            <w:bottom w:val="none" w:sz="0" w:space="0" w:color="auto"/>
                                                                                            <w:right w:val="none" w:sz="0" w:space="0" w:color="auto"/>
                                                                                          </w:divBdr>
                                                                                        </w:div>
                                                                                        <w:div w:id="2028827093">
                                                                                          <w:marLeft w:val="0"/>
                                                                                          <w:marRight w:val="0"/>
                                                                                          <w:marTop w:val="0"/>
                                                                                          <w:marBottom w:val="0"/>
                                                                                          <w:divBdr>
                                                                                            <w:top w:val="none" w:sz="0" w:space="0" w:color="auto"/>
                                                                                            <w:left w:val="none" w:sz="0" w:space="0" w:color="auto"/>
                                                                                            <w:bottom w:val="none" w:sz="0" w:space="0" w:color="auto"/>
                                                                                            <w:right w:val="none" w:sz="0" w:space="0" w:color="auto"/>
                                                                                          </w:divBdr>
                                                                                        </w:div>
                                                                                        <w:div w:id="2028827097">
                                                                                          <w:marLeft w:val="0"/>
                                                                                          <w:marRight w:val="0"/>
                                                                                          <w:marTop w:val="0"/>
                                                                                          <w:marBottom w:val="0"/>
                                                                                          <w:divBdr>
                                                                                            <w:top w:val="none" w:sz="0" w:space="0" w:color="auto"/>
                                                                                            <w:left w:val="none" w:sz="0" w:space="0" w:color="auto"/>
                                                                                            <w:bottom w:val="none" w:sz="0" w:space="0" w:color="auto"/>
                                                                                            <w:right w:val="none" w:sz="0" w:space="0" w:color="auto"/>
                                                                                          </w:divBdr>
                                                                                        </w:div>
                                                                                        <w:div w:id="2028827098">
                                                                                          <w:marLeft w:val="0"/>
                                                                                          <w:marRight w:val="0"/>
                                                                                          <w:marTop w:val="0"/>
                                                                                          <w:marBottom w:val="0"/>
                                                                                          <w:divBdr>
                                                                                            <w:top w:val="none" w:sz="0" w:space="0" w:color="auto"/>
                                                                                            <w:left w:val="none" w:sz="0" w:space="0" w:color="auto"/>
                                                                                            <w:bottom w:val="none" w:sz="0" w:space="0" w:color="auto"/>
                                                                                            <w:right w:val="none" w:sz="0" w:space="0" w:color="auto"/>
                                                                                          </w:divBdr>
                                                                                        </w:div>
                                                                                        <w:div w:id="2028827099">
                                                                                          <w:marLeft w:val="0"/>
                                                                                          <w:marRight w:val="0"/>
                                                                                          <w:marTop w:val="0"/>
                                                                                          <w:marBottom w:val="0"/>
                                                                                          <w:divBdr>
                                                                                            <w:top w:val="none" w:sz="0" w:space="0" w:color="auto"/>
                                                                                            <w:left w:val="none" w:sz="0" w:space="0" w:color="auto"/>
                                                                                            <w:bottom w:val="none" w:sz="0" w:space="0" w:color="auto"/>
                                                                                            <w:right w:val="none" w:sz="0" w:space="0" w:color="auto"/>
                                                                                          </w:divBdr>
                                                                                        </w:div>
                                                                                        <w:div w:id="2028827100">
                                                                                          <w:marLeft w:val="0"/>
                                                                                          <w:marRight w:val="0"/>
                                                                                          <w:marTop w:val="0"/>
                                                                                          <w:marBottom w:val="0"/>
                                                                                          <w:divBdr>
                                                                                            <w:top w:val="none" w:sz="0" w:space="0" w:color="auto"/>
                                                                                            <w:left w:val="none" w:sz="0" w:space="0" w:color="auto"/>
                                                                                            <w:bottom w:val="none" w:sz="0" w:space="0" w:color="auto"/>
                                                                                            <w:right w:val="none" w:sz="0" w:space="0" w:color="auto"/>
                                                                                          </w:divBdr>
                                                                                        </w:div>
                                                                                        <w:div w:id="2028827106">
                                                                                          <w:marLeft w:val="0"/>
                                                                                          <w:marRight w:val="0"/>
                                                                                          <w:marTop w:val="0"/>
                                                                                          <w:marBottom w:val="0"/>
                                                                                          <w:divBdr>
                                                                                            <w:top w:val="none" w:sz="0" w:space="0" w:color="auto"/>
                                                                                            <w:left w:val="none" w:sz="0" w:space="0" w:color="auto"/>
                                                                                            <w:bottom w:val="none" w:sz="0" w:space="0" w:color="auto"/>
                                                                                            <w:right w:val="none" w:sz="0" w:space="0" w:color="auto"/>
                                                                                          </w:divBdr>
                                                                                        </w:div>
                                                                                        <w:div w:id="2028827109">
                                                                                          <w:marLeft w:val="0"/>
                                                                                          <w:marRight w:val="0"/>
                                                                                          <w:marTop w:val="0"/>
                                                                                          <w:marBottom w:val="0"/>
                                                                                          <w:divBdr>
                                                                                            <w:top w:val="none" w:sz="0" w:space="0" w:color="auto"/>
                                                                                            <w:left w:val="none" w:sz="0" w:space="0" w:color="auto"/>
                                                                                            <w:bottom w:val="none" w:sz="0" w:space="0" w:color="auto"/>
                                                                                            <w:right w:val="none" w:sz="0" w:space="0" w:color="auto"/>
                                                                                          </w:divBdr>
                                                                                        </w:div>
                                                                                        <w:div w:id="2028827111">
                                                                                          <w:marLeft w:val="0"/>
                                                                                          <w:marRight w:val="0"/>
                                                                                          <w:marTop w:val="0"/>
                                                                                          <w:marBottom w:val="0"/>
                                                                                          <w:divBdr>
                                                                                            <w:top w:val="none" w:sz="0" w:space="0" w:color="auto"/>
                                                                                            <w:left w:val="none" w:sz="0" w:space="0" w:color="auto"/>
                                                                                            <w:bottom w:val="none" w:sz="0" w:space="0" w:color="auto"/>
                                                                                            <w:right w:val="none" w:sz="0" w:space="0" w:color="auto"/>
                                                                                          </w:divBdr>
                                                                                        </w:div>
                                                                                        <w:div w:id="2028827114">
                                                                                          <w:marLeft w:val="0"/>
                                                                                          <w:marRight w:val="0"/>
                                                                                          <w:marTop w:val="0"/>
                                                                                          <w:marBottom w:val="0"/>
                                                                                          <w:divBdr>
                                                                                            <w:top w:val="none" w:sz="0" w:space="0" w:color="auto"/>
                                                                                            <w:left w:val="none" w:sz="0" w:space="0" w:color="auto"/>
                                                                                            <w:bottom w:val="none" w:sz="0" w:space="0" w:color="auto"/>
                                                                                            <w:right w:val="none" w:sz="0" w:space="0" w:color="auto"/>
                                                                                          </w:divBdr>
                                                                                        </w:div>
                                                                                        <w:div w:id="2028827115">
                                                                                          <w:marLeft w:val="0"/>
                                                                                          <w:marRight w:val="0"/>
                                                                                          <w:marTop w:val="0"/>
                                                                                          <w:marBottom w:val="0"/>
                                                                                          <w:divBdr>
                                                                                            <w:top w:val="none" w:sz="0" w:space="0" w:color="auto"/>
                                                                                            <w:left w:val="none" w:sz="0" w:space="0" w:color="auto"/>
                                                                                            <w:bottom w:val="none" w:sz="0" w:space="0" w:color="auto"/>
                                                                                            <w:right w:val="none" w:sz="0" w:space="0" w:color="auto"/>
                                                                                          </w:divBdr>
                                                                                        </w:div>
                                                                                        <w:div w:id="2028827118">
                                                                                          <w:marLeft w:val="0"/>
                                                                                          <w:marRight w:val="0"/>
                                                                                          <w:marTop w:val="0"/>
                                                                                          <w:marBottom w:val="0"/>
                                                                                          <w:divBdr>
                                                                                            <w:top w:val="none" w:sz="0" w:space="0" w:color="auto"/>
                                                                                            <w:left w:val="none" w:sz="0" w:space="0" w:color="auto"/>
                                                                                            <w:bottom w:val="none" w:sz="0" w:space="0" w:color="auto"/>
                                                                                            <w:right w:val="none" w:sz="0" w:space="0" w:color="auto"/>
                                                                                          </w:divBdr>
                                                                                        </w:div>
                                                                                        <w:div w:id="2028827121">
                                                                                          <w:marLeft w:val="0"/>
                                                                                          <w:marRight w:val="0"/>
                                                                                          <w:marTop w:val="0"/>
                                                                                          <w:marBottom w:val="0"/>
                                                                                          <w:divBdr>
                                                                                            <w:top w:val="none" w:sz="0" w:space="0" w:color="auto"/>
                                                                                            <w:left w:val="none" w:sz="0" w:space="0" w:color="auto"/>
                                                                                            <w:bottom w:val="none" w:sz="0" w:space="0" w:color="auto"/>
                                                                                            <w:right w:val="none" w:sz="0" w:space="0" w:color="auto"/>
                                                                                          </w:divBdr>
                                                                                        </w:div>
                                                                                        <w:div w:id="2028827123">
                                                                                          <w:marLeft w:val="0"/>
                                                                                          <w:marRight w:val="0"/>
                                                                                          <w:marTop w:val="0"/>
                                                                                          <w:marBottom w:val="0"/>
                                                                                          <w:divBdr>
                                                                                            <w:top w:val="none" w:sz="0" w:space="0" w:color="auto"/>
                                                                                            <w:left w:val="none" w:sz="0" w:space="0" w:color="auto"/>
                                                                                            <w:bottom w:val="none" w:sz="0" w:space="0" w:color="auto"/>
                                                                                            <w:right w:val="none" w:sz="0" w:space="0" w:color="auto"/>
                                                                                          </w:divBdr>
                                                                                        </w:div>
                                                                                        <w:div w:id="2028827125">
                                                                                          <w:marLeft w:val="0"/>
                                                                                          <w:marRight w:val="0"/>
                                                                                          <w:marTop w:val="0"/>
                                                                                          <w:marBottom w:val="0"/>
                                                                                          <w:divBdr>
                                                                                            <w:top w:val="none" w:sz="0" w:space="0" w:color="auto"/>
                                                                                            <w:left w:val="none" w:sz="0" w:space="0" w:color="auto"/>
                                                                                            <w:bottom w:val="none" w:sz="0" w:space="0" w:color="auto"/>
                                                                                            <w:right w:val="none" w:sz="0" w:space="0" w:color="auto"/>
                                                                                          </w:divBdr>
                                                                                        </w:div>
                                                                                        <w:div w:id="2028827126">
                                                                                          <w:marLeft w:val="0"/>
                                                                                          <w:marRight w:val="0"/>
                                                                                          <w:marTop w:val="0"/>
                                                                                          <w:marBottom w:val="0"/>
                                                                                          <w:divBdr>
                                                                                            <w:top w:val="none" w:sz="0" w:space="0" w:color="auto"/>
                                                                                            <w:left w:val="none" w:sz="0" w:space="0" w:color="auto"/>
                                                                                            <w:bottom w:val="none" w:sz="0" w:space="0" w:color="auto"/>
                                                                                            <w:right w:val="none" w:sz="0" w:space="0" w:color="auto"/>
                                                                                          </w:divBdr>
                                                                                        </w:div>
                                                                                        <w:div w:id="2028827131">
                                                                                          <w:marLeft w:val="0"/>
                                                                                          <w:marRight w:val="0"/>
                                                                                          <w:marTop w:val="0"/>
                                                                                          <w:marBottom w:val="0"/>
                                                                                          <w:divBdr>
                                                                                            <w:top w:val="none" w:sz="0" w:space="0" w:color="auto"/>
                                                                                            <w:left w:val="none" w:sz="0" w:space="0" w:color="auto"/>
                                                                                            <w:bottom w:val="none" w:sz="0" w:space="0" w:color="auto"/>
                                                                                            <w:right w:val="none" w:sz="0" w:space="0" w:color="auto"/>
                                                                                          </w:divBdr>
                                                                                        </w:div>
                                                                                        <w:div w:id="2028827132">
                                                                                          <w:marLeft w:val="0"/>
                                                                                          <w:marRight w:val="0"/>
                                                                                          <w:marTop w:val="0"/>
                                                                                          <w:marBottom w:val="0"/>
                                                                                          <w:divBdr>
                                                                                            <w:top w:val="none" w:sz="0" w:space="0" w:color="auto"/>
                                                                                            <w:left w:val="none" w:sz="0" w:space="0" w:color="auto"/>
                                                                                            <w:bottom w:val="none" w:sz="0" w:space="0" w:color="auto"/>
                                                                                            <w:right w:val="none" w:sz="0" w:space="0" w:color="auto"/>
                                                                                          </w:divBdr>
                                                                                        </w:div>
                                                                                        <w:div w:id="2028827133">
                                                                                          <w:marLeft w:val="0"/>
                                                                                          <w:marRight w:val="0"/>
                                                                                          <w:marTop w:val="0"/>
                                                                                          <w:marBottom w:val="0"/>
                                                                                          <w:divBdr>
                                                                                            <w:top w:val="none" w:sz="0" w:space="0" w:color="auto"/>
                                                                                            <w:left w:val="none" w:sz="0" w:space="0" w:color="auto"/>
                                                                                            <w:bottom w:val="none" w:sz="0" w:space="0" w:color="auto"/>
                                                                                            <w:right w:val="none" w:sz="0" w:space="0" w:color="auto"/>
                                                                                          </w:divBdr>
                                                                                        </w:div>
                                                                                        <w:div w:id="2028827134">
                                                                                          <w:marLeft w:val="0"/>
                                                                                          <w:marRight w:val="0"/>
                                                                                          <w:marTop w:val="0"/>
                                                                                          <w:marBottom w:val="0"/>
                                                                                          <w:divBdr>
                                                                                            <w:top w:val="none" w:sz="0" w:space="0" w:color="auto"/>
                                                                                            <w:left w:val="none" w:sz="0" w:space="0" w:color="auto"/>
                                                                                            <w:bottom w:val="none" w:sz="0" w:space="0" w:color="auto"/>
                                                                                            <w:right w:val="none" w:sz="0" w:space="0" w:color="auto"/>
                                                                                          </w:divBdr>
                                                                                        </w:div>
                                                                                        <w:div w:id="2028827135">
                                                                                          <w:marLeft w:val="0"/>
                                                                                          <w:marRight w:val="0"/>
                                                                                          <w:marTop w:val="0"/>
                                                                                          <w:marBottom w:val="0"/>
                                                                                          <w:divBdr>
                                                                                            <w:top w:val="none" w:sz="0" w:space="0" w:color="auto"/>
                                                                                            <w:left w:val="none" w:sz="0" w:space="0" w:color="auto"/>
                                                                                            <w:bottom w:val="none" w:sz="0" w:space="0" w:color="auto"/>
                                                                                            <w:right w:val="none" w:sz="0" w:space="0" w:color="auto"/>
                                                                                          </w:divBdr>
                                                                                        </w:div>
                                                                                        <w:div w:id="2028827140">
                                                                                          <w:marLeft w:val="0"/>
                                                                                          <w:marRight w:val="0"/>
                                                                                          <w:marTop w:val="0"/>
                                                                                          <w:marBottom w:val="0"/>
                                                                                          <w:divBdr>
                                                                                            <w:top w:val="none" w:sz="0" w:space="0" w:color="auto"/>
                                                                                            <w:left w:val="none" w:sz="0" w:space="0" w:color="auto"/>
                                                                                            <w:bottom w:val="none" w:sz="0" w:space="0" w:color="auto"/>
                                                                                            <w:right w:val="none" w:sz="0" w:space="0" w:color="auto"/>
                                                                                          </w:divBdr>
                                                                                        </w:div>
                                                                                        <w:div w:id="2028827141">
                                                                                          <w:marLeft w:val="0"/>
                                                                                          <w:marRight w:val="0"/>
                                                                                          <w:marTop w:val="0"/>
                                                                                          <w:marBottom w:val="0"/>
                                                                                          <w:divBdr>
                                                                                            <w:top w:val="none" w:sz="0" w:space="0" w:color="auto"/>
                                                                                            <w:left w:val="none" w:sz="0" w:space="0" w:color="auto"/>
                                                                                            <w:bottom w:val="none" w:sz="0" w:space="0" w:color="auto"/>
                                                                                            <w:right w:val="none" w:sz="0" w:space="0" w:color="auto"/>
                                                                                          </w:divBdr>
                                                                                        </w:div>
                                                                                        <w:div w:id="2028827143">
                                                                                          <w:marLeft w:val="0"/>
                                                                                          <w:marRight w:val="0"/>
                                                                                          <w:marTop w:val="0"/>
                                                                                          <w:marBottom w:val="0"/>
                                                                                          <w:divBdr>
                                                                                            <w:top w:val="none" w:sz="0" w:space="0" w:color="auto"/>
                                                                                            <w:left w:val="none" w:sz="0" w:space="0" w:color="auto"/>
                                                                                            <w:bottom w:val="none" w:sz="0" w:space="0" w:color="auto"/>
                                                                                            <w:right w:val="none" w:sz="0" w:space="0" w:color="auto"/>
                                                                                          </w:divBdr>
                                                                                        </w:div>
                                                                                        <w:div w:id="2028827144">
                                                                                          <w:marLeft w:val="0"/>
                                                                                          <w:marRight w:val="0"/>
                                                                                          <w:marTop w:val="0"/>
                                                                                          <w:marBottom w:val="0"/>
                                                                                          <w:divBdr>
                                                                                            <w:top w:val="none" w:sz="0" w:space="0" w:color="auto"/>
                                                                                            <w:left w:val="none" w:sz="0" w:space="0" w:color="auto"/>
                                                                                            <w:bottom w:val="none" w:sz="0" w:space="0" w:color="auto"/>
                                                                                            <w:right w:val="none" w:sz="0" w:space="0" w:color="auto"/>
                                                                                          </w:divBdr>
                                                                                        </w:div>
                                                                                        <w:div w:id="2028827145">
                                                                                          <w:marLeft w:val="0"/>
                                                                                          <w:marRight w:val="0"/>
                                                                                          <w:marTop w:val="0"/>
                                                                                          <w:marBottom w:val="0"/>
                                                                                          <w:divBdr>
                                                                                            <w:top w:val="none" w:sz="0" w:space="0" w:color="auto"/>
                                                                                            <w:left w:val="none" w:sz="0" w:space="0" w:color="auto"/>
                                                                                            <w:bottom w:val="none" w:sz="0" w:space="0" w:color="auto"/>
                                                                                            <w:right w:val="none" w:sz="0" w:space="0" w:color="auto"/>
                                                                                          </w:divBdr>
                                                                                        </w:div>
                                                                                        <w:div w:id="2028827149">
                                                                                          <w:marLeft w:val="0"/>
                                                                                          <w:marRight w:val="0"/>
                                                                                          <w:marTop w:val="0"/>
                                                                                          <w:marBottom w:val="0"/>
                                                                                          <w:divBdr>
                                                                                            <w:top w:val="none" w:sz="0" w:space="0" w:color="auto"/>
                                                                                            <w:left w:val="none" w:sz="0" w:space="0" w:color="auto"/>
                                                                                            <w:bottom w:val="none" w:sz="0" w:space="0" w:color="auto"/>
                                                                                            <w:right w:val="none" w:sz="0" w:space="0" w:color="auto"/>
                                                                                          </w:divBdr>
                                                                                        </w:div>
                                                                                        <w:div w:id="2028827150">
                                                                                          <w:marLeft w:val="0"/>
                                                                                          <w:marRight w:val="0"/>
                                                                                          <w:marTop w:val="0"/>
                                                                                          <w:marBottom w:val="0"/>
                                                                                          <w:divBdr>
                                                                                            <w:top w:val="none" w:sz="0" w:space="0" w:color="auto"/>
                                                                                            <w:left w:val="none" w:sz="0" w:space="0" w:color="auto"/>
                                                                                            <w:bottom w:val="none" w:sz="0" w:space="0" w:color="auto"/>
                                                                                            <w:right w:val="none" w:sz="0" w:space="0" w:color="auto"/>
                                                                                          </w:divBdr>
                                                                                        </w:div>
                                                                                        <w:div w:id="2028827151">
                                                                                          <w:marLeft w:val="0"/>
                                                                                          <w:marRight w:val="0"/>
                                                                                          <w:marTop w:val="0"/>
                                                                                          <w:marBottom w:val="0"/>
                                                                                          <w:divBdr>
                                                                                            <w:top w:val="none" w:sz="0" w:space="0" w:color="auto"/>
                                                                                            <w:left w:val="none" w:sz="0" w:space="0" w:color="auto"/>
                                                                                            <w:bottom w:val="none" w:sz="0" w:space="0" w:color="auto"/>
                                                                                            <w:right w:val="none" w:sz="0" w:space="0" w:color="auto"/>
                                                                                          </w:divBdr>
                                                                                        </w:div>
                                                                                        <w:div w:id="2028827154">
                                                                                          <w:marLeft w:val="0"/>
                                                                                          <w:marRight w:val="0"/>
                                                                                          <w:marTop w:val="0"/>
                                                                                          <w:marBottom w:val="0"/>
                                                                                          <w:divBdr>
                                                                                            <w:top w:val="none" w:sz="0" w:space="0" w:color="auto"/>
                                                                                            <w:left w:val="none" w:sz="0" w:space="0" w:color="auto"/>
                                                                                            <w:bottom w:val="none" w:sz="0" w:space="0" w:color="auto"/>
                                                                                            <w:right w:val="none" w:sz="0" w:space="0" w:color="auto"/>
                                                                                          </w:divBdr>
                                                                                        </w:div>
                                                                                        <w:div w:id="2028827155">
                                                                                          <w:marLeft w:val="0"/>
                                                                                          <w:marRight w:val="0"/>
                                                                                          <w:marTop w:val="0"/>
                                                                                          <w:marBottom w:val="0"/>
                                                                                          <w:divBdr>
                                                                                            <w:top w:val="none" w:sz="0" w:space="0" w:color="auto"/>
                                                                                            <w:left w:val="none" w:sz="0" w:space="0" w:color="auto"/>
                                                                                            <w:bottom w:val="none" w:sz="0" w:space="0" w:color="auto"/>
                                                                                            <w:right w:val="none" w:sz="0" w:space="0" w:color="auto"/>
                                                                                          </w:divBdr>
                                                                                        </w:div>
                                                                                        <w:div w:id="2028827156">
                                                                                          <w:marLeft w:val="0"/>
                                                                                          <w:marRight w:val="0"/>
                                                                                          <w:marTop w:val="0"/>
                                                                                          <w:marBottom w:val="0"/>
                                                                                          <w:divBdr>
                                                                                            <w:top w:val="none" w:sz="0" w:space="0" w:color="auto"/>
                                                                                            <w:left w:val="none" w:sz="0" w:space="0" w:color="auto"/>
                                                                                            <w:bottom w:val="none" w:sz="0" w:space="0" w:color="auto"/>
                                                                                            <w:right w:val="none" w:sz="0" w:space="0" w:color="auto"/>
                                                                                          </w:divBdr>
                                                                                        </w:div>
                                                                                        <w:div w:id="2028827157">
                                                                                          <w:marLeft w:val="0"/>
                                                                                          <w:marRight w:val="0"/>
                                                                                          <w:marTop w:val="0"/>
                                                                                          <w:marBottom w:val="0"/>
                                                                                          <w:divBdr>
                                                                                            <w:top w:val="none" w:sz="0" w:space="0" w:color="auto"/>
                                                                                            <w:left w:val="none" w:sz="0" w:space="0" w:color="auto"/>
                                                                                            <w:bottom w:val="none" w:sz="0" w:space="0" w:color="auto"/>
                                                                                            <w:right w:val="none" w:sz="0" w:space="0" w:color="auto"/>
                                                                                          </w:divBdr>
                                                                                        </w:div>
                                                                                        <w:div w:id="2028827158">
                                                                                          <w:marLeft w:val="0"/>
                                                                                          <w:marRight w:val="0"/>
                                                                                          <w:marTop w:val="0"/>
                                                                                          <w:marBottom w:val="0"/>
                                                                                          <w:divBdr>
                                                                                            <w:top w:val="none" w:sz="0" w:space="0" w:color="auto"/>
                                                                                            <w:left w:val="none" w:sz="0" w:space="0" w:color="auto"/>
                                                                                            <w:bottom w:val="none" w:sz="0" w:space="0" w:color="auto"/>
                                                                                            <w:right w:val="none" w:sz="0" w:space="0" w:color="auto"/>
                                                                                          </w:divBdr>
                                                                                        </w:div>
                                                                                        <w:div w:id="2028827159">
                                                                                          <w:marLeft w:val="0"/>
                                                                                          <w:marRight w:val="0"/>
                                                                                          <w:marTop w:val="0"/>
                                                                                          <w:marBottom w:val="0"/>
                                                                                          <w:divBdr>
                                                                                            <w:top w:val="none" w:sz="0" w:space="0" w:color="auto"/>
                                                                                            <w:left w:val="none" w:sz="0" w:space="0" w:color="auto"/>
                                                                                            <w:bottom w:val="none" w:sz="0" w:space="0" w:color="auto"/>
                                                                                            <w:right w:val="none" w:sz="0" w:space="0" w:color="auto"/>
                                                                                          </w:divBdr>
                                                                                        </w:div>
                                                                                        <w:div w:id="2028827166">
                                                                                          <w:marLeft w:val="0"/>
                                                                                          <w:marRight w:val="0"/>
                                                                                          <w:marTop w:val="0"/>
                                                                                          <w:marBottom w:val="0"/>
                                                                                          <w:divBdr>
                                                                                            <w:top w:val="none" w:sz="0" w:space="0" w:color="auto"/>
                                                                                            <w:left w:val="none" w:sz="0" w:space="0" w:color="auto"/>
                                                                                            <w:bottom w:val="none" w:sz="0" w:space="0" w:color="auto"/>
                                                                                            <w:right w:val="none" w:sz="0" w:space="0" w:color="auto"/>
                                                                                          </w:divBdr>
                                                                                        </w:div>
                                                                                        <w:div w:id="2028827169">
                                                                                          <w:marLeft w:val="0"/>
                                                                                          <w:marRight w:val="0"/>
                                                                                          <w:marTop w:val="0"/>
                                                                                          <w:marBottom w:val="0"/>
                                                                                          <w:divBdr>
                                                                                            <w:top w:val="none" w:sz="0" w:space="0" w:color="auto"/>
                                                                                            <w:left w:val="none" w:sz="0" w:space="0" w:color="auto"/>
                                                                                            <w:bottom w:val="none" w:sz="0" w:space="0" w:color="auto"/>
                                                                                            <w:right w:val="none" w:sz="0" w:space="0" w:color="auto"/>
                                                                                          </w:divBdr>
                                                                                        </w:div>
                                                                                        <w:div w:id="2028827174">
                                                                                          <w:marLeft w:val="0"/>
                                                                                          <w:marRight w:val="0"/>
                                                                                          <w:marTop w:val="0"/>
                                                                                          <w:marBottom w:val="0"/>
                                                                                          <w:divBdr>
                                                                                            <w:top w:val="none" w:sz="0" w:space="0" w:color="auto"/>
                                                                                            <w:left w:val="none" w:sz="0" w:space="0" w:color="auto"/>
                                                                                            <w:bottom w:val="none" w:sz="0" w:space="0" w:color="auto"/>
                                                                                            <w:right w:val="none" w:sz="0" w:space="0" w:color="auto"/>
                                                                                          </w:divBdr>
                                                                                        </w:div>
                                                                                        <w:div w:id="2028827178">
                                                                                          <w:marLeft w:val="0"/>
                                                                                          <w:marRight w:val="0"/>
                                                                                          <w:marTop w:val="0"/>
                                                                                          <w:marBottom w:val="0"/>
                                                                                          <w:divBdr>
                                                                                            <w:top w:val="none" w:sz="0" w:space="0" w:color="auto"/>
                                                                                            <w:left w:val="none" w:sz="0" w:space="0" w:color="auto"/>
                                                                                            <w:bottom w:val="none" w:sz="0" w:space="0" w:color="auto"/>
                                                                                            <w:right w:val="none" w:sz="0" w:space="0" w:color="auto"/>
                                                                                          </w:divBdr>
                                                                                        </w:div>
                                                                                        <w:div w:id="2028827180">
                                                                                          <w:marLeft w:val="0"/>
                                                                                          <w:marRight w:val="0"/>
                                                                                          <w:marTop w:val="0"/>
                                                                                          <w:marBottom w:val="0"/>
                                                                                          <w:divBdr>
                                                                                            <w:top w:val="none" w:sz="0" w:space="0" w:color="auto"/>
                                                                                            <w:left w:val="none" w:sz="0" w:space="0" w:color="auto"/>
                                                                                            <w:bottom w:val="none" w:sz="0" w:space="0" w:color="auto"/>
                                                                                            <w:right w:val="none" w:sz="0" w:space="0" w:color="auto"/>
                                                                                          </w:divBdr>
                                                                                        </w:div>
                                                                                        <w:div w:id="2028827181">
                                                                                          <w:marLeft w:val="0"/>
                                                                                          <w:marRight w:val="0"/>
                                                                                          <w:marTop w:val="0"/>
                                                                                          <w:marBottom w:val="0"/>
                                                                                          <w:divBdr>
                                                                                            <w:top w:val="none" w:sz="0" w:space="0" w:color="auto"/>
                                                                                            <w:left w:val="none" w:sz="0" w:space="0" w:color="auto"/>
                                                                                            <w:bottom w:val="none" w:sz="0" w:space="0" w:color="auto"/>
                                                                                            <w:right w:val="none" w:sz="0" w:space="0" w:color="auto"/>
                                                                                          </w:divBdr>
                                                                                        </w:div>
                                                                                        <w:div w:id="2028827182">
                                                                                          <w:marLeft w:val="0"/>
                                                                                          <w:marRight w:val="0"/>
                                                                                          <w:marTop w:val="0"/>
                                                                                          <w:marBottom w:val="0"/>
                                                                                          <w:divBdr>
                                                                                            <w:top w:val="none" w:sz="0" w:space="0" w:color="auto"/>
                                                                                            <w:left w:val="none" w:sz="0" w:space="0" w:color="auto"/>
                                                                                            <w:bottom w:val="none" w:sz="0" w:space="0" w:color="auto"/>
                                                                                            <w:right w:val="none" w:sz="0" w:space="0" w:color="auto"/>
                                                                                          </w:divBdr>
                                                                                        </w:div>
                                                                                        <w:div w:id="2028827183">
                                                                                          <w:marLeft w:val="0"/>
                                                                                          <w:marRight w:val="0"/>
                                                                                          <w:marTop w:val="0"/>
                                                                                          <w:marBottom w:val="0"/>
                                                                                          <w:divBdr>
                                                                                            <w:top w:val="none" w:sz="0" w:space="0" w:color="auto"/>
                                                                                            <w:left w:val="none" w:sz="0" w:space="0" w:color="auto"/>
                                                                                            <w:bottom w:val="none" w:sz="0" w:space="0" w:color="auto"/>
                                                                                            <w:right w:val="none" w:sz="0" w:space="0" w:color="auto"/>
                                                                                          </w:divBdr>
                                                                                        </w:div>
                                                                                        <w:div w:id="2028827187">
                                                                                          <w:marLeft w:val="0"/>
                                                                                          <w:marRight w:val="0"/>
                                                                                          <w:marTop w:val="0"/>
                                                                                          <w:marBottom w:val="0"/>
                                                                                          <w:divBdr>
                                                                                            <w:top w:val="none" w:sz="0" w:space="0" w:color="auto"/>
                                                                                            <w:left w:val="none" w:sz="0" w:space="0" w:color="auto"/>
                                                                                            <w:bottom w:val="none" w:sz="0" w:space="0" w:color="auto"/>
                                                                                            <w:right w:val="none" w:sz="0" w:space="0" w:color="auto"/>
                                                                                          </w:divBdr>
                                                                                        </w:div>
                                                                                        <w:div w:id="2028827188">
                                                                                          <w:marLeft w:val="0"/>
                                                                                          <w:marRight w:val="0"/>
                                                                                          <w:marTop w:val="0"/>
                                                                                          <w:marBottom w:val="0"/>
                                                                                          <w:divBdr>
                                                                                            <w:top w:val="none" w:sz="0" w:space="0" w:color="auto"/>
                                                                                            <w:left w:val="none" w:sz="0" w:space="0" w:color="auto"/>
                                                                                            <w:bottom w:val="none" w:sz="0" w:space="0" w:color="auto"/>
                                                                                            <w:right w:val="none" w:sz="0" w:space="0" w:color="auto"/>
                                                                                          </w:divBdr>
                                                                                        </w:div>
                                                                                        <w:div w:id="2028827189">
                                                                                          <w:marLeft w:val="0"/>
                                                                                          <w:marRight w:val="0"/>
                                                                                          <w:marTop w:val="0"/>
                                                                                          <w:marBottom w:val="0"/>
                                                                                          <w:divBdr>
                                                                                            <w:top w:val="none" w:sz="0" w:space="0" w:color="auto"/>
                                                                                            <w:left w:val="none" w:sz="0" w:space="0" w:color="auto"/>
                                                                                            <w:bottom w:val="none" w:sz="0" w:space="0" w:color="auto"/>
                                                                                            <w:right w:val="none" w:sz="0" w:space="0" w:color="auto"/>
                                                                                          </w:divBdr>
                                                                                        </w:div>
                                                                                        <w:div w:id="2028827190">
                                                                                          <w:marLeft w:val="0"/>
                                                                                          <w:marRight w:val="0"/>
                                                                                          <w:marTop w:val="0"/>
                                                                                          <w:marBottom w:val="0"/>
                                                                                          <w:divBdr>
                                                                                            <w:top w:val="none" w:sz="0" w:space="0" w:color="auto"/>
                                                                                            <w:left w:val="none" w:sz="0" w:space="0" w:color="auto"/>
                                                                                            <w:bottom w:val="none" w:sz="0" w:space="0" w:color="auto"/>
                                                                                            <w:right w:val="none" w:sz="0" w:space="0" w:color="auto"/>
                                                                                          </w:divBdr>
                                                                                        </w:div>
                                                                                        <w:div w:id="2028827191">
                                                                                          <w:marLeft w:val="0"/>
                                                                                          <w:marRight w:val="0"/>
                                                                                          <w:marTop w:val="0"/>
                                                                                          <w:marBottom w:val="0"/>
                                                                                          <w:divBdr>
                                                                                            <w:top w:val="none" w:sz="0" w:space="0" w:color="auto"/>
                                                                                            <w:left w:val="none" w:sz="0" w:space="0" w:color="auto"/>
                                                                                            <w:bottom w:val="none" w:sz="0" w:space="0" w:color="auto"/>
                                                                                            <w:right w:val="none" w:sz="0" w:space="0" w:color="auto"/>
                                                                                          </w:divBdr>
                                                                                        </w:div>
                                                                                        <w:div w:id="2028827198">
                                                                                          <w:marLeft w:val="0"/>
                                                                                          <w:marRight w:val="0"/>
                                                                                          <w:marTop w:val="0"/>
                                                                                          <w:marBottom w:val="0"/>
                                                                                          <w:divBdr>
                                                                                            <w:top w:val="none" w:sz="0" w:space="0" w:color="auto"/>
                                                                                            <w:left w:val="none" w:sz="0" w:space="0" w:color="auto"/>
                                                                                            <w:bottom w:val="none" w:sz="0" w:space="0" w:color="auto"/>
                                                                                            <w:right w:val="none" w:sz="0" w:space="0" w:color="auto"/>
                                                                                          </w:divBdr>
                                                                                        </w:div>
                                                                                        <w:div w:id="2028827199">
                                                                                          <w:marLeft w:val="0"/>
                                                                                          <w:marRight w:val="0"/>
                                                                                          <w:marTop w:val="0"/>
                                                                                          <w:marBottom w:val="0"/>
                                                                                          <w:divBdr>
                                                                                            <w:top w:val="none" w:sz="0" w:space="0" w:color="auto"/>
                                                                                            <w:left w:val="none" w:sz="0" w:space="0" w:color="auto"/>
                                                                                            <w:bottom w:val="none" w:sz="0" w:space="0" w:color="auto"/>
                                                                                            <w:right w:val="none" w:sz="0" w:space="0" w:color="auto"/>
                                                                                          </w:divBdr>
                                                                                        </w:div>
                                                                                        <w:div w:id="2028827201">
                                                                                          <w:marLeft w:val="0"/>
                                                                                          <w:marRight w:val="0"/>
                                                                                          <w:marTop w:val="0"/>
                                                                                          <w:marBottom w:val="0"/>
                                                                                          <w:divBdr>
                                                                                            <w:top w:val="none" w:sz="0" w:space="0" w:color="auto"/>
                                                                                            <w:left w:val="none" w:sz="0" w:space="0" w:color="auto"/>
                                                                                            <w:bottom w:val="none" w:sz="0" w:space="0" w:color="auto"/>
                                                                                            <w:right w:val="none" w:sz="0" w:space="0" w:color="auto"/>
                                                                                          </w:divBdr>
                                                                                        </w:div>
                                                                                        <w:div w:id="2028827202">
                                                                                          <w:marLeft w:val="0"/>
                                                                                          <w:marRight w:val="0"/>
                                                                                          <w:marTop w:val="0"/>
                                                                                          <w:marBottom w:val="0"/>
                                                                                          <w:divBdr>
                                                                                            <w:top w:val="none" w:sz="0" w:space="0" w:color="auto"/>
                                                                                            <w:left w:val="none" w:sz="0" w:space="0" w:color="auto"/>
                                                                                            <w:bottom w:val="none" w:sz="0" w:space="0" w:color="auto"/>
                                                                                            <w:right w:val="none" w:sz="0" w:space="0" w:color="auto"/>
                                                                                          </w:divBdr>
                                                                                        </w:div>
                                                                                        <w:div w:id="2028827203">
                                                                                          <w:marLeft w:val="0"/>
                                                                                          <w:marRight w:val="0"/>
                                                                                          <w:marTop w:val="0"/>
                                                                                          <w:marBottom w:val="0"/>
                                                                                          <w:divBdr>
                                                                                            <w:top w:val="none" w:sz="0" w:space="0" w:color="auto"/>
                                                                                            <w:left w:val="none" w:sz="0" w:space="0" w:color="auto"/>
                                                                                            <w:bottom w:val="none" w:sz="0" w:space="0" w:color="auto"/>
                                                                                            <w:right w:val="none" w:sz="0" w:space="0" w:color="auto"/>
                                                                                          </w:divBdr>
                                                                                        </w:div>
                                                                                        <w:div w:id="2028827205">
                                                                                          <w:marLeft w:val="0"/>
                                                                                          <w:marRight w:val="0"/>
                                                                                          <w:marTop w:val="0"/>
                                                                                          <w:marBottom w:val="0"/>
                                                                                          <w:divBdr>
                                                                                            <w:top w:val="none" w:sz="0" w:space="0" w:color="auto"/>
                                                                                            <w:left w:val="none" w:sz="0" w:space="0" w:color="auto"/>
                                                                                            <w:bottom w:val="none" w:sz="0" w:space="0" w:color="auto"/>
                                                                                            <w:right w:val="none" w:sz="0" w:space="0" w:color="auto"/>
                                                                                          </w:divBdr>
                                                                                        </w:div>
                                                                                        <w:div w:id="2028827207">
                                                                                          <w:marLeft w:val="0"/>
                                                                                          <w:marRight w:val="0"/>
                                                                                          <w:marTop w:val="0"/>
                                                                                          <w:marBottom w:val="0"/>
                                                                                          <w:divBdr>
                                                                                            <w:top w:val="none" w:sz="0" w:space="0" w:color="auto"/>
                                                                                            <w:left w:val="none" w:sz="0" w:space="0" w:color="auto"/>
                                                                                            <w:bottom w:val="none" w:sz="0" w:space="0" w:color="auto"/>
                                                                                            <w:right w:val="none" w:sz="0" w:space="0" w:color="auto"/>
                                                                                          </w:divBdr>
                                                                                        </w:div>
                                                                                        <w:div w:id="2028827209">
                                                                                          <w:marLeft w:val="0"/>
                                                                                          <w:marRight w:val="0"/>
                                                                                          <w:marTop w:val="0"/>
                                                                                          <w:marBottom w:val="0"/>
                                                                                          <w:divBdr>
                                                                                            <w:top w:val="none" w:sz="0" w:space="0" w:color="auto"/>
                                                                                            <w:left w:val="none" w:sz="0" w:space="0" w:color="auto"/>
                                                                                            <w:bottom w:val="none" w:sz="0" w:space="0" w:color="auto"/>
                                                                                            <w:right w:val="none" w:sz="0" w:space="0" w:color="auto"/>
                                                                                          </w:divBdr>
                                                                                        </w:div>
                                                                                        <w:div w:id="2028827211">
                                                                                          <w:marLeft w:val="0"/>
                                                                                          <w:marRight w:val="0"/>
                                                                                          <w:marTop w:val="0"/>
                                                                                          <w:marBottom w:val="0"/>
                                                                                          <w:divBdr>
                                                                                            <w:top w:val="none" w:sz="0" w:space="0" w:color="auto"/>
                                                                                            <w:left w:val="none" w:sz="0" w:space="0" w:color="auto"/>
                                                                                            <w:bottom w:val="none" w:sz="0" w:space="0" w:color="auto"/>
                                                                                            <w:right w:val="none" w:sz="0" w:space="0" w:color="auto"/>
                                                                                          </w:divBdr>
                                                                                        </w:div>
                                                                                        <w:div w:id="2028827214">
                                                                                          <w:marLeft w:val="0"/>
                                                                                          <w:marRight w:val="0"/>
                                                                                          <w:marTop w:val="0"/>
                                                                                          <w:marBottom w:val="0"/>
                                                                                          <w:divBdr>
                                                                                            <w:top w:val="none" w:sz="0" w:space="0" w:color="auto"/>
                                                                                            <w:left w:val="none" w:sz="0" w:space="0" w:color="auto"/>
                                                                                            <w:bottom w:val="none" w:sz="0" w:space="0" w:color="auto"/>
                                                                                            <w:right w:val="none" w:sz="0" w:space="0" w:color="auto"/>
                                                                                          </w:divBdr>
                                                                                        </w:div>
                                                                                        <w:div w:id="2028827215">
                                                                                          <w:marLeft w:val="0"/>
                                                                                          <w:marRight w:val="0"/>
                                                                                          <w:marTop w:val="0"/>
                                                                                          <w:marBottom w:val="0"/>
                                                                                          <w:divBdr>
                                                                                            <w:top w:val="none" w:sz="0" w:space="0" w:color="auto"/>
                                                                                            <w:left w:val="none" w:sz="0" w:space="0" w:color="auto"/>
                                                                                            <w:bottom w:val="none" w:sz="0" w:space="0" w:color="auto"/>
                                                                                            <w:right w:val="none" w:sz="0" w:space="0" w:color="auto"/>
                                                                                          </w:divBdr>
                                                                                        </w:div>
                                                                                        <w:div w:id="2028827217">
                                                                                          <w:marLeft w:val="0"/>
                                                                                          <w:marRight w:val="0"/>
                                                                                          <w:marTop w:val="0"/>
                                                                                          <w:marBottom w:val="0"/>
                                                                                          <w:divBdr>
                                                                                            <w:top w:val="none" w:sz="0" w:space="0" w:color="auto"/>
                                                                                            <w:left w:val="none" w:sz="0" w:space="0" w:color="auto"/>
                                                                                            <w:bottom w:val="none" w:sz="0" w:space="0" w:color="auto"/>
                                                                                            <w:right w:val="none" w:sz="0" w:space="0" w:color="auto"/>
                                                                                          </w:divBdr>
                                                                                        </w:div>
                                                                                        <w:div w:id="2028827218">
                                                                                          <w:marLeft w:val="0"/>
                                                                                          <w:marRight w:val="0"/>
                                                                                          <w:marTop w:val="0"/>
                                                                                          <w:marBottom w:val="0"/>
                                                                                          <w:divBdr>
                                                                                            <w:top w:val="none" w:sz="0" w:space="0" w:color="auto"/>
                                                                                            <w:left w:val="none" w:sz="0" w:space="0" w:color="auto"/>
                                                                                            <w:bottom w:val="none" w:sz="0" w:space="0" w:color="auto"/>
                                                                                            <w:right w:val="none" w:sz="0" w:space="0" w:color="auto"/>
                                                                                          </w:divBdr>
                                                                                        </w:div>
                                                                                        <w:div w:id="2028827219">
                                                                                          <w:marLeft w:val="0"/>
                                                                                          <w:marRight w:val="0"/>
                                                                                          <w:marTop w:val="0"/>
                                                                                          <w:marBottom w:val="0"/>
                                                                                          <w:divBdr>
                                                                                            <w:top w:val="none" w:sz="0" w:space="0" w:color="auto"/>
                                                                                            <w:left w:val="none" w:sz="0" w:space="0" w:color="auto"/>
                                                                                            <w:bottom w:val="none" w:sz="0" w:space="0" w:color="auto"/>
                                                                                            <w:right w:val="none" w:sz="0" w:space="0" w:color="auto"/>
                                                                                          </w:divBdr>
                                                                                        </w:div>
                                                                                        <w:div w:id="2028827221">
                                                                                          <w:marLeft w:val="0"/>
                                                                                          <w:marRight w:val="0"/>
                                                                                          <w:marTop w:val="0"/>
                                                                                          <w:marBottom w:val="0"/>
                                                                                          <w:divBdr>
                                                                                            <w:top w:val="none" w:sz="0" w:space="0" w:color="auto"/>
                                                                                            <w:left w:val="none" w:sz="0" w:space="0" w:color="auto"/>
                                                                                            <w:bottom w:val="none" w:sz="0" w:space="0" w:color="auto"/>
                                                                                            <w:right w:val="none" w:sz="0" w:space="0" w:color="auto"/>
                                                                                          </w:divBdr>
                                                                                        </w:div>
                                                                                        <w:div w:id="2028827222">
                                                                                          <w:marLeft w:val="0"/>
                                                                                          <w:marRight w:val="0"/>
                                                                                          <w:marTop w:val="0"/>
                                                                                          <w:marBottom w:val="0"/>
                                                                                          <w:divBdr>
                                                                                            <w:top w:val="none" w:sz="0" w:space="0" w:color="auto"/>
                                                                                            <w:left w:val="none" w:sz="0" w:space="0" w:color="auto"/>
                                                                                            <w:bottom w:val="none" w:sz="0" w:space="0" w:color="auto"/>
                                                                                            <w:right w:val="none" w:sz="0" w:space="0" w:color="auto"/>
                                                                                          </w:divBdr>
                                                                                        </w:div>
                                                                                        <w:div w:id="2028827229">
                                                                                          <w:marLeft w:val="0"/>
                                                                                          <w:marRight w:val="0"/>
                                                                                          <w:marTop w:val="0"/>
                                                                                          <w:marBottom w:val="0"/>
                                                                                          <w:divBdr>
                                                                                            <w:top w:val="none" w:sz="0" w:space="0" w:color="auto"/>
                                                                                            <w:left w:val="none" w:sz="0" w:space="0" w:color="auto"/>
                                                                                            <w:bottom w:val="none" w:sz="0" w:space="0" w:color="auto"/>
                                                                                            <w:right w:val="none" w:sz="0" w:space="0" w:color="auto"/>
                                                                                          </w:divBdr>
                                                                                        </w:div>
                                                                                        <w:div w:id="2028827232">
                                                                                          <w:marLeft w:val="0"/>
                                                                                          <w:marRight w:val="0"/>
                                                                                          <w:marTop w:val="0"/>
                                                                                          <w:marBottom w:val="0"/>
                                                                                          <w:divBdr>
                                                                                            <w:top w:val="none" w:sz="0" w:space="0" w:color="auto"/>
                                                                                            <w:left w:val="none" w:sz="0" w:space="0" w:color="auto"/>
                                                                                            <w:bottom w:val="none" w:sz="0" w:space="0" w:color="auto"/>
                                                                                            <w:right w:val="none" w:sz="0" w:space="0" w:color="auto"/>
                                                                                          </w:divBdr>
                                                                                        </w:div>
                                                                                        <w:div w:id="2028827233">
                                                                                          <w:marLeft w:val="0"/>
                                                                                          <w:marRight w:val="0"/>
                                                                                          <w:marTop w:val="0"/>
                                                                                          <w:marBottom w:val="0"/>
                                                                                          <w:divBdr>
                                                                                            <w:top w:val="none" w:sz="0" w:space="0" w:color="auto"/>
                                                                                            <w:left w:val="none" w:sz="0" w:space="0" w:color="auto"/>
                                                                                            <w:bottom w:val="none" w:sz="0" w:space="0" w:color="auto"/>
                                                                                            <w:right w:val="none" w:sz="0" w:space="0" w:color="auto"/>
                                                                                          </w:divBdr>
                                                                                        </w:div>
                                                                                        <w:div w:id="2028827234">
                                                                                          <w:marLeft w:val="0"/>
                                                                                          <w:marRight w:val="0"/>
                                                                                          <w:marTop w:val="0"/>
                                                                                          <w:marBottom w:val="0"/>
                                                                                          <w:divBdr>
                                                                                            <w:top w:val="none" w:sz="0" w:space="0" w:color="auto"/>
                                                                                            <w:left w:val="none" w:sz="0" w:space="0" w:color="auto"/>
                                                                                            <w:bottom w:val="none" w:sz="0" w:space="0" w:color="auto"/>
                                                                                            <w:right w:val="none" w:sz="0" w:space="0" w:color="auto"/>
                                                                                          </w:divBdr>
                                                                                        </w:div>
                                                                                        <w:div w:id="2028827235">
                                                                                          <w:marLeft w:val="0"/>
                                                                                          <w:marRight w:val="0"/>
                                                                                          <w:marTop w:val="0"/>
                                                                                          <w:marBottom w:val="0"/>
                                                                                          <w:divBdr>
                                                                                            <w:top w:val="none" w:sz="0" w:space="0" w:color="auto"/>
                                                                                            <w:left w:val="none" w:sz="0" w:space="0" w:color="auto"/>
                                                                                            <w:bottom w:val="none" w:sz="0" w:space="0" w:color="auto"/>
                                                                                            <w:right w:val="none" w:sz="0" w:space="0" w:color="auto"/>
                                                                                          </w:divBdr>
                                                                                        </w:div>
                                                                                        <w:div w:id="2028827236">
                                                                                          <w:marLeft w:val="0"/>
                                                                                          <w:marRight w:val="0"/>
                                                                                          <w:marTop w:val="0"/>
                                                                                          <w:marBottom w:val="0"/>
                                                                                          <w:divBdr>
                                                                                            <w:top w:val="none" w:sz="0" w:space="0" w:color="auto"/>
                                                                                            <w:left w:val="none" w:sz="0" w:space="0" w:color="auto"/>
                                                                                            <w:bottom w:val="none" w:sz="0" w:space="0" w:color="auto"/>
                                                                                            <w:right w:val="none" w:sz="0" w:space="0" w:color="auto"/>
                                                                                          </w:divBdr>
                                                                                        </w:div>
                                                                                        <w:div w:id="2028827238">
                                                                                          <w:marLeft w:val="0"/>
                                                                                          <w:marRight w:val="0"/>
                                                                                          <w:marTop w:val="0"/>
                                                                                          <w:marBottom w:val="0"/>
                                                                                          <w:divBdr>
                                                                                            <w:top w:val="none" w:sz="0" w:space="0" w:color="auto"/>
                                                                                            <w:left w:val="none" w:sz="0" w:space="0" w:color="auto"/>
                                                                                            <w:bottom w:val="none" w:sz="0" w:space="0" w:color="auto"/>
                                                                                            <w:right w:val="none" w:sz="0" w:space="0" w:color="auto"/>
                                                                                          </w:divBdr>
                                                                                        </w:div>
                                                                                        <w:div w:id="2028827243">
                                                                                          <w:marLeft w:val="0"/>
                                                                                          <w:marRight w:val="0"/>
                                                                                          <w:marTop w:val="0"/>
                                                                                          <w:marBottom w:val="0"/>
                                                                                          <w:divBdr>
                                                                                            <w:top w:val="none" w:sz="0" w:space="0" w:color="auto"/>
                                                                                            <w:left w:val="none" w:sz="0" w:space="0" w:color="auto"/>
                                                                                            <w:bottom w:val="none" w:sz="0" w:space="0" w:color="auto"/>
                                                                                            <w:right w:val="none" w:sz="0" w:space="0" w:color="auto"/>
                                                                                          </w:divBdr>
                                                                                        </w:div>
                                                                                        <w:div w:id="2028827245">
                                                                                          <w:marLeft w:val="0"/>
                                                                                          <w:marRight w:val="0"/>
                                                                                          <w:marTop w:val="0"/>
                                                                                          <w:marBottom w:val="0"/>
                                                                                          <w:divBdr>
                                                                                            <w:top w:val="none" w:sz="0" w:space="0" w:color="auto"/>
                                                                                            <w:left w:val="none" w:sz="0" w:space="0" w:color="auto"/>
                                                                                            <w:bottom w:val="none" w:sz="0" w:space="0" w:color="auto"/>
                                                                                            <w:right w:val="none" w:sz="0" w:space="0" w:color="auto"/>
                                                                                          </w:divBdr>
                                                                                        </w:div>
                                                                                        <w:div w:id="2028827247">
                                                                                          <w:marLeft w:val="0"/>
                                                                                          <w:marRight w:val="0"/>
                                                                                          <w:marTop w:val="0"/>
                                                                                          <w:marBottom w:val="0"/>
                                                                                          <w:divBdr>
                                                                                            <w:top w:val="none" w:sz="0" w:space="0" w:color="auto"/>
                                                                                            <w:left w:val="none" w:sz="0" w:space="0" w:color="auto"/>
                                                                                            <w:bottom w:val="none" w:sz="0" w:space="0" w:color="auto"/>
                                                                                            <w:right w:val="none" w:sz="0" w:space="0" w:color="auto"/>
                                                                                          </w:divBdr>
                                                                                        </w:div>
                                                                                        <w:div w:id="2028827252">
                                                                                          <w:marLeft w:val="0"/>
                                                                                          <w:marRight w:val="0"/>
                                                                                          <w:marTop w:val="0"/>
                                                                                          <w:marBottom w:val="0"/>
                                                                                          <w:divBdr>
                                                                                            <w:top w:val="none" w:sz="0" w:space="0" w:color="auto"/>
                                                                                            <w:left w:val="none" w:sz="0" w:space="0" w:color="auto"/>
                                                                                            <w:bottom w:val="none" w:sz="0" w:space="0" w:color="auto"/>
                                                                                            <w:right w:val="none" w:sz="0" w:space="0" w:color="auto"/>
                                                                                          </w:divBdr>
                                                                                        </w:div>
                                                                                        <w:div w:id="2028827253">
                                                                                          <w:marLeft w:val="0"/>
                                                                                          <w:marRight w:val="0"/>
                                                                                          <w:marTop w:val="0"/>
                                                                                          <w:marBottom w:val="0"/>
                                                                                          <w:divBdr>
                                                                                            <w:top w:val="none" w:sz="0" w:space="0" w:color="auto"/>
                                                                                            <w:left w:val="none" w:sz="0" w:space="0" w:color="auto"/>
                                                                                            <w:bottom w:val="none" w:sz="0" w:space="0" w:color="auto"/>
                                                                                            <w:right w:val="none" w:sz="0" w:space="0" w:color="auto"/>
                                                                                          </w:divBdr>
                                                                                        </w:div>
                                                                                        <w:div w:id="2028827256">
                                                                                          <w:marLeft w:val="0"/>
                                                                                          <w:marRight w:val="0"/>
                                                                                          <w:marTop w:val="0"/>
                                                                                          <w:marBottom w:val="0"/>
                                                                                          <w:divBdr>
                                                                                            <w:top w:val="none" w:sz="0" w:space="0" w:color="auto"/>
                                                                                            <w:left w:val="none" w:sz="0" w:space="0" w:color="auto"/>
                                                                                            <w:bottom w:val="none" w:sz="0" w:space="0" w:color="auto"/>
                                                                                            <w:right w:val="none" w:sz="0" w:space="0" w:color="auto"/>
                                                                                          </w:divBdr>
                                                                                        </w:div>
                                                                                        <w:div w:id="2028827259">
                                                                                          <w:marLeft w:val="0"/>
                                                                                          <w:marRight w:val="0"/>
                                                                                          <w:marTop w:val="0"/>
                                                                                          <w:marBottom w:val="0"/>
                                                                                          <w:divBdr>
                                                                                            <w:top w:val="none" w:sz="0" w:space="0" w:color="auto"/>
                                                                                            <w:left w:val="none" w:sz="0" w:space="0" w:color="auto"/>
                                                                                            <w:bottom w:val="none" w:sz="0" w:space="0" w:color="auto"/>
                                                                                            <w:right w:val="none" w:sz="0" w:space="0" w:color="auto"/>
                                                                                          </w:divBdr>
                                                                                        </w:div>
                                                                                        <w:div w:id="2028827260">
                                                                                          <w:marLeft w:val="0"/>
                                                                                          <w:marRight w:val="0"/>
                                                                                          <w:marTop w:val="0"/>
                                                                                          <w:marBottom w:val="0"/>
                                                                                          <w:divBdr>
                                                                                            <w:top w:val="none" w:sz="0" w:space="0" w:color="auto"/>
                                                                                            <w:left w:val="none" w:sz="0" w:space="0" w:color="auto"/>
                                                                                            <w:bottom w:val="none" w:sz="0" w:space="0" w:color="auto"/>
                                                                                            <w:right w:val="none" w:sz="0" w:space="0" w:color="auto"/>
                                                                                          </w:divBdr>
                                                                                        </w:div>
                                                                                        <w:div w:id="2028827261">
                                                                                          <w:marLeft w:val="0"/>
                                                                                          <w:marRight w:val="0"/>
                                                                                          <w:marTop w:val="0"/>
                                                                                          <w:marBottom w:val="0"/>
                                                                                          <w:divBdr>
                                                                                            <w:top w:val="none" w:sz="0" w:space="0" w:color="auto"/>
                                                                                            <w:left w:val="none" w:sz="0" w:space="0" w:color="auto"/>
                                                                                            <w:bottom w:val="none" w:sz="0" w:space="0" w:color="auto"/>
                                                                                            <w:right w:val="none" w:sz="0" w:space="0" w:color="auto"/>
                                                                                          </w:divBdr>
                                                                                        </w:div>
                                                                                        <w:div w:id="2028827262">
                                                                                          <w:marLeft w:val="0"/>
                                                                                          <w:marRight w:val="0"/>
                                                                                          <w:marTop w:val="0"/>
                                                                                          <w:marBottom w:val="0"/>
                                                                                          <w:divBdr>
                                                                                            <w:top w:val="none" w:sz="0" w:space="0" w:color="auto"/>
                                                                                            <w:left w:val="none" w:sz="0" w:space="0" w:color="auto"/>
                                                                                            <w:bottom w:val="none" w:sz="0" w:space="0" w:color="auto"/>
                                                                                            <w:right w:val="none" w:sz="0" w:space="0" w:color="auto"/>
                                                                                          </w:divBdr>
                                                                                        </w:div>
                                                                                        <w:div w:id="2028827263">
                                                                                          <w:marLeft w:val="0"/>
                                                                                          <w:marRight w:val="0"/>
                                                                                          <w:marTop w:val="0"/>
                                                                                          <w:marBottom w:val="0"/>
                                                                                          <w:divBdr>
                                                                                            <w:top w:val="none" w:sz="0" w:space="0" w:color="auto"/>
                                                                                            <w:left w:val="none" w:sz="0" w:space="0" w:color="auto"/>
                                                                                            <w:bottom w:val="none" w:sz="0" w:space="0" w:color="auto"/>
                                                                                            <w:right w:val="none" w:sz="0" w:space="0" w:color="auto"/>
                                                                                          </w:divBdr>
                                                                                        </w:div>
                                                                                        <w:div w:id="2028827266">
                                                                                          <w:marLeft w:val="0"/>
                                                                                          <w:marRight w:val="0"/>
                                                                                          <w:marTop w:val="0"/>
                                                                                          <w:marBottom w:val="0"/>
                                                                                          <w:divBdr>
                                                                                            <w:top w:val="none" w:sz="0" w:space="0" w:color="auto"/>
                                                                                            <w:left w:val="none" w:sz="0" w:space="0" w:color="auto"/>
                                                                                            <w:bottom w:val="none" w:sz="0" w:space="0" w:color="auto"/>
                                                                                            <w:right w:val="none" w:sz="0" w:space="0" w:color="auto"/>
                                                                                          </w:divBdr>
                                                                                        </w:div>
                                                                                        <w:div w:id="2028827270">
                                                                                          <w:marLeft w:val="0"/>
                                                                                          <w:marRight w:val="0"/>
                                                                                          <w:marTop w:val="0"/>
                                                                                          <w:marBottom w:val="0"/>
                                                                                          <w:divBdr>
                                                                                            <w:top w:val="none" w:sz="0" w:space="0" w:color="auto"/>
                                                                                            <w:left w:val="none" w:sz="0" w:space="0" w:color="auto"/>
                                                                                            <w:bottom w:val="none" w:sz="0" w:space="0" w:color="auto"/>
                                                                                            <w:right w:val="none" w:sz="0" w:space="0" w:color="auto"/>
                                                                                          </w:divBdr>
                                                                                        </w:div>
                                                                                        <w:div w:id="2028827271">
                                                                                          <w:marLeft w:val="0"/>
                                                                                          <w:marRight w:val="0"/>
                                                                                          <w:marTop w:val="0"/>
                                                                                          <w:marBottom w:val="0"/>
                                                                                          <w:divBdr>
                                                                                            <w:top w:val="none" w:sz="0" w:space="0" w:color="auto"/>
                                                                                            <w:left w:val="none" w:sz="0" w:space="0" w:color="auto"/>
                                                                                            <w:bottom w:val="none" w:sz="0" w:space="0" w:color="auto"/>
                                                                                            <w:right w:val="none" w:sz="0" w:space="0" w:color="auto"/>
                                                                                          </w:divBdr>
                                                                                        </w:div>
                                                                                        <w:div w:id="2028827280">
                                                                                          <w:marLeft w:val="0"/>
                                                                                          <w:marRight w:val="0"/>
                                                                                          <w:marTop w:val="0"/>
                                                                                          <w:marBottom w:val="0"/>
                                                                                          <w:divBdr>
                                                                                            <w:top w:val="none" w:sz="0" w:space="0" w:color="auto"/>
                                                                                            <w:left w:val="none" w:sz="0" w:space="0" w:color="auto"/>
                                                                                            <w:bottom w:val="none" w:sz="0" w:space="0" w:color="auto"/>
                                                                                            <w:right w:val="none" w:sz="0" w:space="0" w:color="auto"/>
                                                                                          </w:divBdr>
                                                                                        </w:div>
                                                                                        <w:div w:id="2028827281">
                                                                                          <w:marLeft w:val="0"/>
                                                                                          <w:marRight w:val="0"/>
                                                                                          <w:marTop w:val="0"/>
                                                                                          <w:marBottom w:val="0"/>
                                                                                          <w:divBdr>
                                                                                            <w:top w:val="none" w:sz="0" w:space="0" w:color="auto"/>
                                                                                            <w:left w:val="none" w:sz="0" w:space="0" w:color="auto"/>
                                                                                            <w:bottom w:val="none" w:sz="0" w:space="0" w:color="auto"/>
                                                                                            <w:right w:val="none" w:sz="0" w:space="0" w:color="auto"/>
                                                                                          </w:divBdr>
                                                                                        </w:div>
                                                                                        <w:div w:id="2028827285">
                                                                                          <w:marLeft w:val="0"/>
                                                                                          <w:marRight w:val="0"/>
                                                                                          <w:marTop w:val="0"/>
                                                                                          <w:marBottom w:val="0"/>
                                                                                          <w:divBdr>
                                                                                            <w:top w:val="none" w:sz="0" w:space="0" w:color="auto"/>
                                                                                            <w:left w:val="none" w:sz="0" w:space="0" w:color="auto"/>
                                                                                            <w:bottom w:val="none" w:sz="0" w:space="0" w:color="auto"/>
                                                                                            <w:right w:val="none" w:sz="0" w:space="0" w:color="auto"/>
                                                                                          </w:divBdr>
                                                                                        </w:div>
                                                                                        <w:div w:id="2028827286">
                                                                                          <w:marLeft w:val="0"/>
                                                                                          <w:marRight w:val="0"/>
                                                                                          <w:marTop w:val="0"/>
                                                                                          <w:marBottom w:val="0"/>
                                                                                          <w:divBdr>
                                                                                            <w:top w:val="none" w:sz="0" w:space="0" w:color="auto"/>
                                                                                            <w:left w:val="none" w:sz="0" w:space="0" w:color="auto"/>
                                                                                            <w:bottom w:val="none" w:sz="0" w:space="0" w:color="auto"/>
                                                                                            <w:right w:val="none" w:sz="0" w:space="0" w:color="auto"/>
                                                                                          </w:divBdr>
                                                                                        </w:div>
                                                                                        <w:div w:id="2028827288">
                                                                                          <w:marLeft w:val="0"/>
                                                                                          <w:marRight w:val="0"/>
                                                                                          <w:marTop w:val="0"/>
                                                                                          <w:marBottom w:val="0"/>
                                                                                          <w:divBdr>
                                                                                            <w:top w:val="none" w:sz="0" w:space="0" w:color="auto"/>
                                                                                            <w:left w:val="none" w:sz="0" w:space="0" w:color="auto"/>
                                                                                            <w:bottom w:val="none" w:sz="0" w:space="0" w:color="auto"/>
                                                                                            <w:right w:val="none" w:sz="0" w:space="0" w:color="auto"/>
                                                                                          </w:divBdr>
                                                                                        </w:div>
                                                                                        <w:div w:id="2028827289">
                                                                                          <w:marLeft w:val="0"/>
                                                                                          <w:marRight w:val="0"/>
                                                                                          <w:marTop w:val="0"/>
                                                                                          <w:marBottom w:val="0"/>
                                                                                          <w:divBdr>
                                                                                            <w:top w:val="none" w:sz="0" w:space="0" w:color="auto"/>
                                                                                            <w:left w:val="none" w:sz="0" w:space="0" w:color="auto"/>
                                                                                            <w:bottom w:val="none" w:sz="0" w:space="0" w:color="auto"/>
                                                                                            <w:right w:val="none" w:sz="0" w:space="0" w:color="auto"/>
                                                                                          </w:divBdr>
                                                                                        </w:div>
                                                                                        <w:div w:id="2028827292">
                                                                                          <w:marLeft w:val="0"/>
                                                                                          <w:marRight w:val="0"/>
                                                                                          <w:marTop w:val="0"/>
                                                                                          <w:marBottom w:val="0"/>
                                                                                          <w:divBdr>
                                                                                            <w:top w:val="none" w:sz="0" w:space="0" w:color="auto"/>
                                                                                            <w:left w:val="none" w:sz="0" w:space="0" w:color="auto"/>
                                                                                            <w:bottom w:val="none" w:sz="0" w:space="0" w:color="auto"/>
                                                                                            <w:right w:val="none" w:sz="0" w:space="0" w:color="auto"/>
                                                                                          </w:divBdr>
                                                                                        </w:div>
                                                                                        <w:div w:id="2028827293">
                                                                                          <w:marLeft w:val="0"/>
                                                                                          <w:marRight w:val="0"/>
                                                                                          <w:marTop w:val="0"/>
                                                                                          <w:marBottom w:val="0"/>
                                                                                          <w:divBdr>
                                                                                            <w:top w:val="none" w:sz="0" w:space="0" w:color="auto"/>
                                                                                            <w:left w:val="none" w:sz="0" w:space="0" w:color="auto"/>
                                                                                            <w:bottom w:val="none" w:sz="0" w:space="0" w:color="auto"/>
                                                                                            <w:right w:val="none" w:sz="0" w:space="0" w:color="auto"/>
                                                                                          </w:divBdr>
                                                                                        </w:div>
                                                                                        <w:div w:id="2028827294">
                                                                                          <w:marLeft w:val="0"/>
                                                                                          <w:marRight w:val="0"/>
                                                                                          <w:marTop w:val="0"/>
                                                                                          <w:marBottom w:val="0"/>
                                                                                          <w:divBdr>
                                                                                            <w:top w:val="none" w:sz="0" w:space="0" w:color="auto"/>
                                                                                            <w:left w:val="none" w:sz="0" w:space="0" w:color="auto"/>
                                                                                            <w:bottom w:val="none" w:sz="0" w:space="0" w:color="auto"/>
                                                                                            <w:right w:val="none" w:sz="0" w:space="0" w:color="auto"/>
                                                                                          </w:divBdr>
                                                                                        </w:div>
                                                                                        <w:div w:id="2028827296">
                                                                                          <w:marLeft w:val="0"/>
                                                                                          <w:marRight w:val="0"/>
                                                                                          <w:marTop w:val="0"/>
                                                                                          <w:marBottom w:val="0"/>
                                                                                          <w:divBdr>
                                                                                            <w:top w:val="none" w:sz="0" w:space="0" w:color="auto"/>
                                                                                            <w:left w:val="none" w:sz="0" w:space="0" w:color="auto"/>
                                                                                            <w:bottom w:val="none" w:sz="0" w:space="0" w:color="auto"/>
                                                                                            <w:right w:val="none" w:sz="0" w:space="0" w:color="auto"/>
                                                                                          </w:divBdr>
                                                                                        </w:div>
                                                                                        <w:div w:id="2028827299">
                                                                                          <w:marLeft w:val="0"/>
                                                                                          <w:marRight w:val="0"/>
                                                                                          <w:marTop w:val="0"/>
                                                                                          <w:marBottom w:val="0"/>
                                                                                          <w:divBdr>
                                                                                            <w:top w:val="none" w:sz="0" w:space="0" w:color="auto"/>
                                                                                            <w:left w:val="none" w:sz="0" w:space="0" w:color="auto"/>
                                                                                            <w:bottom w:val="none" w:sz="0" w:space="0" w:color="auto"/>
                                                                                            <w:right w:val="none" w:sz="0" w:space="0" w:color="auto"/>
                                                                                          </w:divBdr>
                                                                                        </w:div>
                                                                                        <w:div w:id="2028827300">
                                                                                          <w:marLeft w:val="0"/>
                                                                                          <w:marRight w:val="0"/>
                                                                                          <w:marTop w:val="0"/>
                                                                                          <w:marBottom w:val="0"/>
                                                                                          <w:divBdr>
                                                                                            <w:top w:val="none" w:sz="0" w:space="0" w:color="auto"/>
                                                                                            <w:left w:val="none" w:sz="0" w:space="0" w:color="auto"/>
                                                                                            <w:bottom w:val="none" w:sz="0" w:space="0" w:color="auto"/>
                                                                                            <w:right w:val="none" w:sz="0" w:space="0" w:color="auto"/>
                                                                                          </w:divBdr>
                                                                                        </w:div>
                                                                                        <w:div w:id="2028827301">
                                                                                          <w:marLeft w:val="0"/>
                                                                                          <w:marRight w:val="0"/>
                                                                                          <w:marTop w:val="0"/>
                                                                                          <w:marBottom w:val="0"/>
                                                                                          <w:divBdr>
                                                                                            <w:top w:val="none" w:sz="0" w:space="0" w:color="auto"/>
                                                                                            <w:left w:val="none" w:sz="0" w:space="0" w:color="auto"/>
                                                                                            <w:bottom w:val="none" w:sz="0" w:space="0" w:color="auto"/>
                                                                                            <w:right w:val="none" w:sz="0" w:space="0" w:color="auto"/>
                                                                                          </w:divBdr>
                                                                                        </w:div>
                                                                                        <w:div w:id="2028827302">
                                                                                          <w:marLeft w:val="0"/>
                                                                                          <w:marRight w:val="0"/>
                                                                                          <w:marTop w:val="0"/>
                                                                                          <w:marBottom w:val="0"/>
                                                                                          <w:divBdr>
                                                                                            <w:top w:val="none" w:sz="0" w:space="0" w:color="auto"/>
                                                                                            <w:left w:val="none" w:sz="0" w:space="0" w:color="auto"/>
                                                                                            <w:bottom w:val="none" w:sz="0" w:space="0" w:color="auto"/>
                                                                                            <w:right w:val="none" w:sz="0" w:space="0" w:color="auto"/>
                                                                                          </w:divBdr>
                                                                                        </w:div>
                                                                                        <w:div w:id="2028827303">
                                                                                          <w:marLeft w:val="0"/>
                                                                                          <w:marRight w:val="0"/>
                                                                                          <w:marTop w:val="0"/>
                                                                                          <w:marBottom w:val="0"/>
                                                                                          <w:divBdr>
                                                                                            <w:top w:val="none" w:sz="0" w:space="0" w:color="auto"/>
                                                                                            <w:left w:val="none" w:sz="0" w:space="0" w:color="auto"/>
                                                                                            <w:bottom w:val="none" w:sz="0" w:space="0" w:color="auto"/>
                                                                                            <w:right w:val="none" w:sz="0" w:space="0" w:color="auto"/>
                                                                                          </w:divBdr>
                                                                                        </w:div>
                                                                                        <w:div w:id="2028827306">
                                                                                          <w:marLeft w:val="0"/>
                                                                                          <w:marRight w:val="0"/>
                                                                                          <w:marTop w:val="0"/>
                                                                                          <w:marBottom w:val="0"/>
                                                                                          <w:divBdr>
                                                                                            <w:top w:val="none" w:sz="0" w:space="0" w:color="auto"/>
                                                                                            <w:left w:val="none" w:sz="0" w:space="0" w:color="auto"/>
                                                                                            <w:bottom w:val="none" w:sz="0" w:space="0" w:color="auto"/>
                                                                                            <w:right w:val="none" w:sz="0" w:space="0" w:color="auto"/>
                                                                                          </w:divBdr>
                                                                                        </w:div>
                                                                                        <w:div w:id="2028827309">
                                                                                          <w:marLeft w:val="0"/>
                                                                                          <w:marRight w:val="0"/>
                                                                                          <w:marTop w:val="0"/>
                                                                                          <w:marBottom w:val="0"/>
                                                                                          <w:divBdr>
                                                                                            <w:top w:val="none" w:sz="0" w:space="0" w:color="auto"/>
                                                                                            <w:left w:val="none" w:sz="0" w:space="0" w:color="auto"/>
                                                                                            <w:bottom w:val="none" w:sz="0" w:space="0" w:color="auto"/>
                                                                                            <w:right w:val="none" w:sz="0" w:space="0" w:color="auto"/>
                                                                                          </w:divBdr>
                                                                                        </w:div>
                                                                                        <w:div w:id="2028827310">
                                                                                          <w:marLeft w:val="0"/>
                                                                                          <w:marRight w:val="0"/>
                                                                                          <w:marTop w:val="0"/>
                                                                                          <w:marBottom w:val="0"/>
                                                                                          <w:divBdr>
                                                                                            <w:top w:val="none" w:sz="0" w:space="0" w:color="auto"/>
                                                                                            <w:left w:val="none" w:sz="0" w:space="0" w:color="auto"/>
                                                                                            <w:bottom w:val="none" w:sz="0" w:space="0" w:color="auto"/>
                                                                                            <w:right w:val="none" w:sz="0" w:space="0" w:color="auto"/>
                                                                                          </w:divBdr>
                                                                                        </w:div>
                                                                                        <w:div w:id="2028827313">
                                                                                          <w:marLeft w:val="0"/>
                                                                                          <w:marRight w:val="0"/>
                                                                                          <w:marTop w:val="0"/>
                                                                                          <w:marBottom w:val="0"/>
                                                                                          <w:divBdr>
                                                                                            <w:top w:val="none" w:sz="0" w:space="0" w:color="auto"/>
                                                                                            <w:left w:val="none" w:sz="0" w:space="0" w:color="auto"/>
                                                                                            <w:bottom w:val="none" w:sz="0" w:space="0" w:color="auto"/>
                                                                                            <w:right w:val="none" w:sz="0" w:space="0" w:color="auto"/>
                                                                                          </w:divBdr>
                                                                                        </w:div>
                                                                                        <w:div w:id="2028827317">
                                                                                          <w:marLeft w:val="0"/>
                                                                                          <w:marRight w:val="0"/>
                                                                                          <w:marTop w:val="0"/>
                                                                                          <w:marBottom w:val="0"/>
                                                                                          <w:divBdr>
                                                                                            <w:top w:val="none" w:sz="0" w:space="0" w:color="auto"/>
                                                                                            <w:left w:val="none" w:sz="0" w:space="0" w:color="auto"/>
                                                                                            <w:bottom w:val="none" w:sz="0" w:space="0" w:color="auto"/>
                                                                                            <w:right w:val="none" w:sz="0" w:space="0" w:color="auto"/>
                                                                                          </w:divBdr>
                                                                                        </w:div>
                                                                                        <w:div w:id="2028827318">
                                                                                          <w:marLeft w:val="0"/>
                                                                                          <w:marRight w:val="0"/>
                                                                                          <w:marTop w:val="0"/>
                                                                                          <w:marBottom w:val="0"/>
                                                                                          <w:divBdr>
                                                                                            <w:top w:val="none" w:sz="0" w:space="0" w:color="auto"/>
                                                                                            <w:left w:val="none" w:sz="0" w:space="0" w:color="auto"/>
                                                                                            <w:bottom w:val="none" w:sz="0" w:space="0" w:color="auto"/>
                                                                                            <w:right w:val="none" w:sz="0" w:space="0" w:color="auto"/>
                                                                                          </w:divBdr>
                                                                                        </w:div>
                                                                                        <w:div w:id="2028827319">
                                                                                          <w:marLeft w:val="0"/>
                                                                                          <w:marRight w:val="0"/>
                                                                                          <w:marTop w:val="0"/>
                                                                                          <w:marBottom w:val="0"/>
                                                                                          <w:divBdr>
                                                                                            <w:top w:val="none" w:sz="0" w:space="0" w:color="auto"/>
                                                                                            <w:left w:val="none" w:sz="0" w:space="0" w:color="auto"/>
                                                                                            <w:bottom w:val="none" w:sz="0" w:space="0" w:color="auto"/>
                                                                                            <w:right w:val="none" w:sz="0" w:space="0" w:color="auto"/>
                                                                                          </w:divBdr>
                                                                                        </w:div>
                                                                                        <w:div w:id="2028827320">
                                                                                          <w:marLeft w:val="0"/>
                                                                                          <w:marRight w:val="0"/>
                                                                                          <w:marTop w:val="0"/>
                                                                                          <w:marBottom w:val="0"/>
                                                                                          <w:divBdr>
                                                                                            <w:top w:val="none" w:sz="0" w:space="0" w:color="auto"/>
                                                                                            <w:left w:val="none" w:sz="0" w:space="0" w:color="auto"/>
                                                                                            <w:bottom w:val="none" w:sz="0" w:space="0" w:color="auto"/>
                                                                                            <w:right w:val="none" w:sz="0" w:space="0" w:color="auto"/>
                                                                                          </w:divBdr>
                                                                                        </w:div>
                                                                                        <w:div w:id="2028827321">
                                                                                          <w:marLeft w:val="1440"/>
                                                                                          <w:marRight w:val="0"/>
                                                                                          <w:marTop w:val="0"/>
                                                                                          <w:marBottom w:val="0"/>
                                                                                          <w:divBdr>
                                                                                            <w:top w:val="none" w:sz="0" w:space="0" w:color="auto"/>
                                                                                            <w:left w:val="none" w:sz="0" w:space="0" w:color="auto"/>
                                                                                            <w:bottom w:val="none" w:sz="0" w:space="0" w:color="auto"/>
                                                                                            <w:right w:val="none" w:sz="0" w:space="0" w:color="auto"/>
                                                                                          </w:divBdr>
                                                                                        </w:div>
                                                                                        <w:div w:id="2028827322">
                                                                                          <w:marLeft w:val="0"/>
                                                                                          <w:marRight w:val="0"/>
                                                                                          <w:marTop w:val="0"/>
                                                                                          <w:marBottom w:val="0"/>
                                                                                          <w:divBdr>
                                                                                            <w:top w:val="none" w:sz="0" w:space="0" w:color="auto"/>
                                                                                            <w:left w:val="none" w:sz="0" w:space="0" w:color="auto"/>
                                                                                            <w:bottom w:val="none" w:sz="0" w:space="0" w:color="auto"/>
                                                                                            <w:right w:val="none" w:sz="0" w:space="0" w:color="auto"/>
                                                                                          </w:divBdr>
                                                                                        </w:div>
                                                                                        <w:div w:id="2028827323">
                                                                                          <w:marLeft w:val="0"/>
                                                                                          <w:marRight w:val="0"/>
                                                                                          <w:marTop w:val="0"/>
                                                                                          <w:marBottom w:val="0"/>
                                                                                          <w:divBdr>
                                                                                            <w:top w:val="none" w:sz="0" w:space="0" w:color="auto"/>
                                                                                            <w:left w:val="none" w:sz="0" w:space="0" w:color="auto"/>
                                                                                            <w:bottom w:val="none" w:sz="0" w:space="0" w:color="auto"/>
                                                                                            <w:right w:val="none" w:sz="0" w:space="0" w:color="auto"/>
                                                                                          </w:divBdr>
                                                                                        </w:div>
                                                                                        <w:div w:id="2028827324">
                                                                                          <w:marLeft w:val="0"/>
                                                                                          <w:marRight w:val="0"/>
                                                                                          <w:marTop w:val="0"/>
                                                                                          <w:marBottom w:val="0"/>
                                                                                          <w:divBdr>
                                                                                            <w:top w:val="none" w:sz="0" w:space="0" w:color="auto"/>
                                                                                            <w:left w:val="none" w:sz="0" w:space="0" w:color="auto"/>
                                                                                            <w:bottom w:val="none" w:sz="0" w:space="0" w:color="auto"/>
                                                                                            <w:right w:val="none" w:sz="0" w:space="0" w:color="auto"/>
                                                                                          </w:divBdr>
                                                                                        </w:div>
                                                                                        <w:div w:id="2028827329">
                                                                                          <w:marLeft w:val="0"/>
                                                                                          <w:marRight w:val="0"/>
                                                                                          <w:marTop w:val="0"/>
                                                                                          <w:marBottom w:val="0"/>
                                                                                          <w:divBdr>
                                                                                            <w:top w:val="none" w:sz="0" w:space="0" w:color="auto"/>
                                                                                            <w:left w:val="none" w:sz="0" w:space="0" w:color="auto"/>
                                                                                            <w:bottom w:val="none" w:sz="0" w:space="0" w:color="auto"/>
                                                                                            <w:right w:val="none" w:sz="0" w:space="0" w:color="auto"/>
                                                                                          </w:divBdr>
                                                                                        </w:div>
                                                                                        <w:div w:id="2028827339">
                                                                                          <w:marLeft w:val="0"/>
                                                                                          <w:marRight w:val="0"/>
                                                                                          <w:marTop w:val="0"/>
                                                                                          <w:marBottom w:val="0"/>
                                                                                          <w:divBdr>
                                                                                            <w:top w:val="none" w:sz="0" w:space="0" w:color="auto"/>
                                                                                            <w:left w:val="none" w:sz="0" w:space="0" w:color="auto"/>
                                                                                            <w:bottom w:val="none" w:sz="0" w:space="0" w:color="auto"/>
                                                                                            <w:right w:val="none" w:sz="0" w:space="0" w:color="auto"/>
                                                                                          </w:divBdr>
                                                                                        </w:div>
                                                                                        <w:div w:id="2028827342">
                                                                                          <w:marLeft w:val="0"/>
                                                                                          <w:marRight w:val="0"/>
                                                                                          <w:marTop w:val="0"/>
                                                                                          <w:marBottom w:val="0"/>
                                                                                          <w:divBdr>
                                                                                            <w:top w:val="none" w:sz="0" w:space="0" w:color="auto"/>
                                                                                            <w:left w:val="none" w:sz="0" w:space="0" w:color="auto"/>
                                                                                            <w:bottom w:val="none" w:sz="0" w:space="0" w:color="auto"/>
                                                                                            <w:right w:val="none" w:sz="0" w:space="0" w:color="auto"/>
                                                                                          </w:divBdr>
                                                                                        </w:div>
                                                                                        <w:div w:id="2028827344">
                                                                                          <w:marLeft w:val="0"/>
                                                                                          <w:marRight w:val="0"/>
                                                                                          <w:marTop w:val="0"/>
                                                                                          <w:marBottom w:val="0"/>
                                                                                          <w:divBdr>
                                                                                            <w:top w:val="none" w:sz="0" w:space="0" w:color="auto"/>
                                                                                            <w:left w:val="none" w:sz="0" w:space="0" w:color="auto"/>
                                                                                            <w:bottom w:val="none" w:sz="0" w:space="0" w:color="auto"/>
                                                                                            <w:right w:val="none" w:sz="0" w:space="0" w:color="auto"/>
                                                                                          </w:divBdr>
                                                                                        </w:div>
                                                                                        <w:div w:id="2028827346">
                                                                                          <w:marLeft w:val="0"/>
                                                                                          <w:marRight w:val="0"/>
                                                                                          <w:marTop w:val="0"/>
                                                                                          <w:marBottom w:val="0"/>
                                                                                          <w:divBdr>
                                                                                            <w:top w:val="none" w:sz="0" w:space="0" w:color="auto"/>
                                                                                            <w:left w:val="none" w:sz="0" w:space="0" w:color="auto"/>
                                                                                            <w:bottom w:val="none" w:sz="0" w:space="0" w:color="auto"/>
                                                                                            <w:right w:val="none" w:sz="0" w:space="0" w:color="auto"/>
                                                                                          </w:divBdr>
                                                                                        </w:div>
                                                                                        <w:div w:id="2028827349">
                                                                                          <w:marLeft w:val="0"/>
                                                                                          <w:marRight w:val="0"/>
                                                                                          <w:marTop w:val="0"/>
                                                                                          <w:marBottom w:val="0"/>
                                                                                          <w:divBdr>
                                                                                            <w:top w:val="none" w:sz="0" w:space="0" w:color="auto"/>
                                                                                            <w:left w:val="none" w:sz="0" w:space="0" w:color="auto"/>
                                                                                            <w:bottom w:val="none" w:sz="0" w:space="0" w:color="auto"/>
                                                                                            <w:right w:val="none" w:sz="0" w:space="0" w:color="auto"/>
                                                                                          </w:divBdr>
                                                                                        </w:div>
                                                                                        <w:div w:id="2028827351">
                                                                                          <w:marLeft w:val="0"/>
                                                                                          <w:marRight w:val="0"/>
                                                                                          <w:marTop w:val="0"/>
                                                                                          <w:marBottom w:val="0"/>
                                                                                          <w:divBdr>
                                                                                            <w:top w:val="none" w:sz="0" w:space="0" w:color="auto"/>
                                                                                            <w:left w:val="none" w:sz="0" w:space="0" w:color="auto"/>
                                                                                            <w:bottom w:val="none" w:sz="0" w:space="0" w:color="auto"/>
                                                                                            <w:right w:val="none" w:sz="0" w:space="0" w:color="auto"/>
                                                                                          </w:divBdr>
                                                                                        </w:div>
                                                                                        <w:div w:id="2028827353">
                                                                                          <w:marLeft w:val="0"/>
                                                                                          <w:marRight w:val="0"/>
                                                                                          <w:marTop w:val="0"/>
                                                                                          <w:marBottom w:val="0"/>
                                                                                          <w:divBdr>
                                                                                            <w:top w:val="none" w:sz="0" w:space="0" w:color="auto"/>
                                                                                            <w:left w:val="none" w:sz="0" w:space="0" w:color="auto"/>
                                                                                            <w:bottom w:val="none" w:sz="0" w:space="0" w:color="auto"/>
                                                                                            <w:right w:val="none" w:sz="0" w:space="0" w:color="auto"/>
                                                                                          </w:divBdr>
                                                                                        </w:div>
                                                                                        <w:div w:id="2028827354">
                                                                                          <w:marLeft w:val="0"/>
                                                                                          <w:marRight w:val="0"/>
                                                                                          <w:marTop w:val="0"/>
                                                                                          <w:marBottom w:val="0"/>
                                                                                          <w:divBdr>
                                                                                            <w:top w:val="none" w:sz="0" w:space="0" w:color="auto"/>
                                                                                            <w:left w:val="none" w:sz="0" w:space="0" w:color="auto"/>
                                                                                            <w:bottom w:val="none" w:sz="0" w:space="0" w:color="auto"/>
                                                                                            <w:right w:val="none" w:sz="0" w:space="0" w:color="auto"/>
                                                                                          </w:divBdr>
                                                                                        </w:div>
                                                                                        <w:div w:id="2028827357">
                                                                                          <w:marLeft w:val="0"/>
                                                                                          <w:marRight w:val="0"/>
                                                                                          <w:marTop w:val="0"/>
                                                                                          <w:marBottom w:val="0"/>
                                                                                          <w:divBdr>
                                                                                            <w:top w:val="none" w:sz="0" w:space="0" w:color="auto"/>
                                                                                            <w:left w:val="none" w:sz="0" w:space="0" w:color="auto"/>
                                                                                            <w:bottom w:val="none" w:sz="0" w:space="0" w:color="auto"/>
                                                                                            <w:right w:val="none" w:sz="0" w:space="0" w:color="auto"/>
                                                                                          </w:divBdr>
                                                                                        </w:div>
                                                                                        <w:div w:id="2028827358">
                                                                                          <w:marLeft w:val="0"/>
                                                                                          <w:marRight w:val="0"/>
                                                                                          <w:marTop w:val="0"/>
                                                                                          <w:marBottom w:val="0"/>
                                                                                          <w:divBdr>
                                                                                            <w:top w:val="none" w:sz="0" w:space="0" w:color="auto"/>
                                                                                            <w:left w:val="none" w:sz="0" w:space="0" w:color="auto"/>
                                                                                            <w:bottom w:val="none" w:sz="0" w:space="0" w:color="auto"/>
                                                                                            <w:right w:val="none" w:sz="0" w:space="0" w:color="auto"/>
                                                                                          </w:divBdr>
                                                                                        </w:div>
                                                                                        <w:div w:id="2028827360">
                                                                                          <w:marLeft w:val="0"/>
                                                                                          <w:marRight w:val="0"/>
                                                                                          <w:marTop w:val="0"/>
                                                                                          <w:marBottom w:val="0"/>
                                                                                          <w:divBdr>
                                                                                            <w:top w:val="none" w:sz="0" w:space="0" w:color="auto"/>
                                                                                            <w:left w:val="none" w:sz="0" w:space="0" w:color="auto"/>
                                                                                            <w:bottom w:val="none" w:sz="0" w:space="0" w:color="auto"/>
                                                                                            <w:right w:val="none" w:sz="0" w:space="0" w:color="auto"/>
                                                                                          </w:divBdr>
                                                                                        </w:div>
                                                                                        <w:div w:id="2028827361">
                                                                                          <w:marLeft w:val="0"/>
                                                                                          <w:marRight w:val="0"/>
                                                                                          <w:marTop w:val="0"/>
                                                                                          <w:marBottom w:val="0"/>
                                                                                          <w:divBdr>
                                                                                            <w:top w:val="none" w:sz="0" w:space="0" w:color="auto"/>
                                                                                            <w:left w:val="none" w:sz="0" w:space="0" w:color="auto"/>
                                                                                            <w:bottom w:val="none" w:sz="0" w:space="0" w:color="auto"/>
                                                                                            <w:right w:val="none" w:sz="0" w:space="0" w:color="auto"/>
                                                                                          </w:divBdr>
                                                                                        </w:div>
                                                                                        <w:div w:id="2028827362">
                                                                                          <w:marLeft w:val="1440"/>
                                                                                          <w:marRight w:val="0"/>
                                                                                          <w:marTop w:val="0"/>
                                                                                          <w:marBottom w:val="0"/>
                                                                                          <w:divBdr>
                                                                                            <w:top w:val="none" w:sz="0" w:space="0" w:color="auto"/>
                                                                                            <w:left w:val="none" w:sz="0" w:space="0" w:color="auto"/>
                                                                                            <w:bottom w:val="none" w:sz="0" w:space="0" w:color="auto"/>
                                                                                            <w:right w:val="none" w:sz="0" w:space="0" w:color="auto"/>
                                                                                          </w:divBdr>
                                                                                        </w:div>
                                                                                        <w:div w:id="2028827364">
                                                                                          <w:marLeft w:val="0"/>
                                                                                          <w:marRight w:val="0"/>
                                                                                          <w:marTop w:val="0"/>
                                                                                          <w:marBottom w:val="0"/>
                                                                                          <w:divBdr>
                                                                                            <w:top w:val="none" w:sz="0" w:space="0" w:color="auto"/>
                                                                                            <w:left w:val="none" w:sz="0" w:space="0" w:color="auto"/>
                                                                                            <w:bottom w:val="none" w:sz="0" w:space="0" w:color="auto"/>
                                                                                            <w:right w:val="none" w:sz="0" w:space="0" w:color="auto"/>
                                                                                          </w:divBdr>
                                                                                        </w:div>
                                                                                        <w:div w:id="2028827365">
                                                                                          <w:marLeft w:val="0"/>
                                                                                          <w:marRight w:val="0"/>
                                                                                          <w:marTop w:val="0"/>
                                                                                          <w:marBottom w:val="0"/>
                                                                                          <w:divBdr>
                                                                                            <w:top w:val="none" w:sz="0" w:space="0" w:color="auto"/>
                                                                                            <w:left w:val="none" w:sz="0" w:space="0" w:color="auto"/>
                                                                                            <w:bottom w:val="none" w:sz="0" w:space="0" w:color="auto"/>
                                                                                            <w:right w:val="none" w:sz="0" w:space="0" w:color="auto"/>
                                                                                          </w:divBdr>
                                                                                        </w:div>
                                                                                        <w:div w:id="2028827367">
                                                                                          <w:marLeft w:val="0"/>
                                                                                          <w:marRight w:val="0"/>
                                                                                          <w:marTop w:val="0"/>
                                                                                          <w:marBottom w:val="0"/>
                                                                                          <w:divBdr>
                                                                                            <w:top w:val="none" w:sz="0" w:space="0" w:color="auto"/>
                                                                                            <w:left w:val="none" w:sz="0" w:space="0" w:color="auto"/>
                                                                                            <w:bottom w:val="none" w:sz="0" w:space="0" w:color="auto"/>
                                                                                            <w:right w:val="none" w:sz="0" w:space="0" w:color="auto"/>
                                                                                          </w:divBdr>
                                                                                        </w:div>
                                                                                        <w:div w:id="2028827368">
                                                                                          <w:marLeft w:val="0"/>
                                                                                          <w:marRight w:val="0"/>
                                                                                          <w:marTop w:val="0"/>
                                                                                          <w:marBottom w:val="0"/>
                                                                                          <w:divBdr>
                                                                                            <w:top w:val="none" w:sz="0" w:space="0" w:color="auto"/>
                                                                                            <w:left w:val="none" w:sz="0" w:space="0" w:color="auto"/>
                                                                                            <w:bottom w:val="none" w:sz="0" w:space="0" w:color="auto"/>
                                                                                            <w:right w:val="none" w:sz="0" w:space="0" w:color="auto"/>
                                                                                          </w:divBdr>
                                                                                        </w:div>
                                                                                        <w:div w:id="2028827370">
                                                                                          <w:marLeft w:val="0"/>
                                                                                          <w:marRight w:val="0"/>
                                                                                          <w:marTop w:val="0"/>
                                                                                          <w:marBottom w:val="0"/>
                                                                                          <w:divBdr>
                                                                                            <w:top w:val="none" w:sz="0" w:space="0" w:color="auto"/>
                                                                                            <w:left w:val="none" w:sz="0" w:space="0" w:color="auto"/>
                                                                                            <w:bottom w:val="none" w:sz="0" w:space="0" w:color="auto"/>
                                                                                            <w:right w:val="none" w:sz="0" w:space="0" w:color="auto"/>
                                                                                          </w:divBdr>
                                                                                        </w:div>
                                                                                        <w:div w:id="2028827371">
                                                                                          <w:marLeft w:val="0"/>
                                                                                          <w:marRight w:val="0"/>
                                                                                          <w:marTop w:val="0"/>
                                                                                          <w:marBottom w:val="0"/>
                                                                                          <w:divBdr>
                                                                                            <w:top w:val="none" w:sz="0" w:space="0" w:color="auto"/>
                                                                                            <w:left w:val="none" w:sz="0" w:space="0" w:color="auto"/>
                                                                                            <w:bottom w:val="none" w:sz="0" w:space="0" w:color="auto"/>
                                                                                            <w:right w:val="none" w:sz="0" w:space="0" w:color="auto"/>
                                                                                          </w:divBdr>
                                                                                        </w:div>
                                                                                        <w:div w:id="2028827372">
                                                                                          <w:marLeft w:val="0"/>
                                                                                          <w:marRight w:val="0"/>
                                                                                          <w:marTop w:val="0"/>
                                                                                          <w:marBottom w:val="0"/>
                                                                                          <w:divBdr>
                                                                                            <w:top w:val="none" w:sz="0" w:space="0" w:color="auto"/>
                                                                                            <w:left w:val="none" w:sz="0" w:space="0" w:color="auto"/>
                                                                                            <w:bottom w:val="none" w:sz="0" w:space="0" w:color="auto"/>
                                                                                            <w:right w:val="none" w:sz="0" w:space="0" w:color="auto"/>
                                                                                          </w:divBdr>
                                                                                        </w:div>
                                                                                        <w:div w:id="2028827373">
                                                                                          <w:marLeft w:val="0"/>
                                                                                          <w:marRight w:val="0"/>
                                                                                          <w:marTop w:val="0"/>
                                                                                          <w:marBottom w:val="0"/>
                                                                                          <w:divBdr>
                                                                                            <w:top w:val="none" w:sz="0" w:space="0" w:color="auto"/>
                                                                                            <w:left w:val="none" w:sz="0" w:space="0" w:color="auto"/>
                                                                                            <w:bottom w:val="none" w:sz="0" w:space="0" w:color="auto"/>
                                                                                            <w:right w:val="none" w:sz="0" w:space="0" w:color="auto"/>
                                                                                          </w:divBdr>
                                                                                        </w:div>
                                                                                        <w:div w:id="2028827374">
                                                                                          <w:marLeft w:val="0"/>
                                                                                          <w:marRight w:val="0"/>
                                                                                          <w:marTop w:val="0"/>
                                                                                          <w:marBottom w:val="0"/>
                                                                                          <w:divBdr>
                                                                                            <w:top w:val="none" w:sz="0" w:space="0" w:color="auto"/>
                                                                                            <w:left w:val="none" w:sz="0" w:space="0" w:color="auto"/>
                                                                                            <w:bottom w:val="none" w:sz="0" w:space="0" w:color="auto"/>
                                                                                            <w:right w:val="none" w:sz="0" w:space="0" w:color="auto"/>
                                                                                          </w:divBdr>
                                                                                        </w:div>
                                                                                        <w:div w:id="2028827378">
                                                                                          <w:marLeft w:val="0"/>
                                                                                          <w:marRight w:val="0"/>
                                                                                          <w:marTop w:val="0"/>
                                                                                          <w:marBottom w:val="0"/>
                                                                                          <w:divBdr>
                                                                                            <w:top w:val="none" w:sz="0" w:space="0" w:color="auto"/>
                                                                                            <w:left w:val="none" w:sz="0" w:space="0" w:color="auto"/>
                                                                                            <w:bottom w:val="none" w:sz="0" w:space="0" w:color="auto"/>
                                                                                            <w:right w:val="none" w:sz="0" w:space="0" w:color="auto"/>
                                                                                          </w:divBdr>
                                                                                        </w:div>
                                                                                        <w:div w:id="2028827383">
                                                                                          <w:marLeft w:val="0"/>
                                                                                          <w:marRight w:val="0"/>
                                                                                          <w:marTop w:val="0"/>
                                                                                          <w:marBottom w:val="0"/>
                                                                                          <w:divBdr>
                                                                                            <w:top w:val="none" w:sz="0" w:space="0" w:color="auto"/>
                                                                                            <w:left w:val="none" w:sz="0" w:space="0" w:color="auto"/>
                                                                                            <w:bottom w:val="none" w:sz="0" w:space="0" w:color="auto"/>
                                                                                            <w:right w:val="none" w:sz="0" w:space="0" w:color="auto"/>
                                                                                          </w:divBdr>
                                                                                        </w:div>
                                                                                        <w:div w:id="2028827384">
                                                                                          <w:marLeft w:val="0"/>
                                                                                          <w:marRight w:val="0"/>
                                                                                          <w:marTop w:val="0"/>
                                                                                          <w:marBottom w:val="0"/>
                                                                                          <w:divBdr>
                                                                                            <w:top w:val="none" w:sz="0" w:space="0" w:color="auto"/>
                                                                                            <w:left w:val="none" w:sz="0" w:space="0" w:color="auto"/>
                                                                                            <w:bottom w:val="none" w:sz="0" w:space="0" w:color="auto"/>
                                                                                            <w:right w:val="none" w:sz="0" w:space="0" w:color="auto"/>
                                                                                          </w:divBdr>
                                                                                        </w:div>
                                                                                        <w:div w:id="2028827387">
                                                                                          <w:marLeft w:val="0"/>
                                                                                          <w:marRight w:val="0"/>
                                                                                          <w:marTop w:val="0"/>
                                                                                          <w:marBottom w:val="0"/>
                                                                                          <w:divBdr>
                                                                                            <w:top w:val="none" w:sz="0" w:space="0" w:color="auto"/>
                                                                                            <w:left w:val="none" w:sz="0" w:space="0" w:color="auto"/>
                                                                                            <w:bottom w:val="none" w:sz="0" w:space="0" w:color="auto"/>
                                                                                            <w:right w:val="none" w:sz="0" w:space="0" w:color="auto"/>
                                                                                          </w:divBdr>
                                                                                        </w:div>
                                                                                        <w:div w:id="2028827389">
                                                                                          <w:marLeft w:val="0"/>
                                                                                          <w:marRight w:val="0"/>
                                                                                          <w:marTop w:val="0"/>
                                                                                          <w:marBottom w:val="0"/>
                                                                                          <w:divBdr>
                                                                                            <w:top w:val="none" w:sz="0" w:space="0" w:color="auto"/>
                                                                                            <w:left w:val="none" w:sz="0" w:space="0" w:color="auto"/>
                                                                                            <w:bottom w:val="none" w:sz="0" w:space="0" w:color="auto"/>
                                                                                            <w:right w:val="none" w:sz="0" w:space="0" w:color="auto"/>
                                                                                          </w:divBdr>
                                                                                        </w:div>
                                                                                        <w:div w:id="2028827391">
                                                                                          <w:marLeft w:val="0"/>
                                                                                          <w:marRight w:val="0"/>
                                                                                          <w:marTop w:val="0"/>
                                                                                          <w:marBottom w:val="0"/>
                                                                                          <w:divBdr>
                                                                                            <w:top w:val="none" w:sz="0" w:space="0" w:color="auto"/>
                                                                                            <w:left w:val="none" w:sz="0" w:space="0" w:color="auto"/>
                                                                                            <w:bottom w:val="none" w:sz="0" w:space="0" w:color="auto"/>
                                                                                            <w:right w:val="none" w:sz="0" w:space="0" w:color="auto"/>
                                                                                          </w:divBdr>
                                                                                        </w:div>
                                                                                        <w:div w:id="2028827392">
                                                                                          <w:marLeft w:val="0"/>
                                                                                          <w:marRight w:val="0"/>
                                                                                          <w:marTop w:val="0"/>
                                                                                          <w:marBottom w:val="0"/>
                                                                                          <w:divBdr>
                                                                                            <w:top w:val="none" w:sz="0" w:space="0" w:color="auto"/>
                                                                                            <w:left w:val="none" w:sz="0" w:space="0" w:color="auto"/>
                                                                                            <w:bottom w:val="none" w:sz="0" w:space="0" w:color="auto"/>
                                                                                            <w:right w:val="none" w:sz="0" w:space="0" w:color="auto"/>
                                                                                          </w:divBdr>
                                                                                        </w:div>
                                                                                        <w:div w:id="2028827394">
                                                                                          <w:marLeft w:val="0"/>
                                                                                          <w:marRight w:val="0"/>
                                                                                          <w:marTop w:val="0"/>
                                                                                          <w:marBottom w:val="0"/>
                                                                                          <w:divBdr>
                                                                                            <w:top w:val="none" w:sz="0" w:space="0" w:color="auto"/>
                                                                                            <w:left w:val="none" w:sz="0" w:space="0" w:color="auto"/>
                                                                                            <w:bottom w:val="none" w:sz="0" w:space="0" w:color="auto"/>
                                                                                            <w:right w:val="none" w:sz="0" w:space="0" w:color="auto"/>
                                                                                          </w:divBdr>
                                                                                        </w:div>
                                                                                        <w:div w:id="2028827396">
                                                                                          <w:marLeft w:val="0"/>
                                                                                          <w:marRight w:val="0"/>
                                                                                          <w:marTop w:val="0"/>
                                                                                          <w:marBottom w:val="0"/>
                                                                                          <w:divBdr>
                                                                                            <w:top w:val="none" w:sz="0" w:space="0" w:color="auto"/>
                                                                                            <w:left w:val="none" w:sz="0" w:space="0" w:color="auto"/>
                                                                                            <w:bottom w:val="none" w:sz="0" w:space="0" w:color="auto"/>
                                                                                            <w:right w:val="none" w:sz="0" w:space="0" w:color="auto"/>
                                                                                          </w:divBdr>
                                                                                        </w:div>
                                                                                        <w:div w:id="2028827397">
                                                                                          <w:marLeft w:val="0"/>
                                                                                          <w:marRight w:val="0"/>
                                                                                          <w:marTop w:val="0"/>
                                                                                          <w:marBottom w:val="0"/>
                                                                                          <w:divBdr>
                                                                                            <w:top w:val="none" w:sz="0" w:space="0" w:color="auto"/>
                                                                                            <w:left w:val="none" w:sz="0" w:space="0" w:color="auto"/>
                                                                                            <w:bottom w:val="none" w:sz="0" w:space="0" w:color="auto"/>
                                                                                            <w:right w:val="none" w:sz="0" w:space="0" w:color="auto"/>
                                                                                          </w:divBdr>
                                                                                        </w:div>
                                                                                        <w:div w:id="2028827398">
                                                                                          <w:marLeft w:val="0"/>
                                                                                          <w:marRight w:val="0"/>
                                                                                          <w:marTop w:val="0"/>
                                                                                          <w:marBottom w:val="0"/>
                                                                                          <w:divBdr>
                                                                                            <w:top w:val="none" w:sz="0" w:space="0" w:color="auto"/>
                                                                                            <w:left w:val="none" w:sz="0" w:space="0" w:color="auto"/>
                                                                                            <w:bottom w:val="none" w:sz="0" w:space="0" w:color="auto"/>
                                                                                            <w:right w:val="none" w:sz="0" w:space="0" w:color="auto"/>
                                                                                          </w:divBdr>
                                                                                        </w:div>
                                                                                        <w:div w:id="2028827400">
                                                                                          <w:marLeft w:val="0"/>
                                                                                          <w:marRight w:val="0"/>
                                                                                          <w:marTop w:val="0"/>
                                                                                          <w:marBottom w:val="0"/>
                                                                                          <w:divBdr>
                                                                                            <w:top w:val="none" w:sz="0" w:space="0" w:color="auto"/>
                                                                                            <w:left w:val="none" w:sz="0" w:space="0" w:color="auto"/>
                                                                                            <w:bottom w:val="none" w:sz="0" w:space="0" w:color="auto"/>
                                                                                            <w:right w:val="none" w:sz="0" w:space="0" w:color="auto"/>
                                                                                          </w:divBdr>
                                                                                        </w:div>
                                                                                        <w:div w:id="2028827401">
                                                                                          <w:marLeft w:val="0"/>
                                                                                          <w:marRight w:val="0"/>
                                                                                          <w:marTop w:val="0"/>
                                                                                          <w:marBottom w:val="0"/>
                                                                                          <w:divBdr>
                                                                                            <w:top w:val="none" w:sz="0" w:space="0" w:color="auto"/>
                                                                                            <w:left w:val="none" w:sz="0" w:space="0" w:color="auto"/>
                                                                                            <w:bottom w:val="none" w:sz="0" w:space="0" w:color="auto"/>
                                                                                            <w:right w:val="none" w:sz="0" w:space="0" w:color="auto"/>
                                                                                          </w:divBdr>
                                                                                        </w:div>
                                                                                        <w:div w:id="2028827403">
                                                                                          <w:marLeft w:val="0"/>
                                                                                          <w:marRight w:val="0"/>
                                                                                          <w:marTop w:val="0"/>
                                                                                          <w:marBottom w:val="0"/>
                                                                                          <w:divBdr>
                                                                                            <w:top w:val="none" w:sz="0" w:space="0" w:color="auto"/>
                                                                                            <w:left w:val="none" w:sz="0" w:space="0" w:color="auto"/>
                                                                                            <w:bottom w:val="none" w:sz="0" w:space="0" w:color="auto"/>
                                                                                            <w:right w:val="none" w:sz="0" w:space="0" w:color="auto"/>
                                                                                          </w:divBdr>
                                                                                        </w:div>
                                                                                        <w:div w:id="2028827406">
                                                                                          <w:marLeft w:val="0"/>
                                                                                          <w:marRight w:val="0"/>
                                                                                          <w:marTop w:val="0"/>
                                                                                          <w:marBottom w:val="0"/>
                                                                                          <w:divBdr>
                                                                                            <w:top w:val="none" w:sz="0" w:space="0" w:color="auto"/>
                                                                                            <w:left w:val="none" w:sz="0" w:space="0" w:color="auto"/>
                                                                                            <w:bottom w:val="none" w:sz="0" w:space="0" w:color="auto"/>
                                                                                            <w:right w:val="none" w:sz="0" w:space="0" w:color="auto"/>
                                                                                          </w:divBdr>
                                                                                        </w:div>
                                                                                        <w:div w:id="2028827408">
                                                                                          <w:marLeft w:val="0"/>
                                                                                          <w:marRight w:val="0"/>
                                                                                          <w:marTop w:val="0"/>
                                                                                          <w:marBottom w:val="0"/>
                                                                                          <w:divBdr>
                                                                                            <w:top w:val="none" w:sz="0" w:space="0" w:color="auto"/>
                                                                                            <w:left w:val="none" w:sz="0" w:space="0" w:color="auto"/>
                                                                                            <w:bottom w:val="none" w:sz="0" w:space="0" w:color="auto"/>
                                                                                            <w:right w:val="none" w:sz="0" w:space="0" w:color="auto"/>
                                                                                          </w:divBdr>
                                                                                        </w:div>
                                                                                        <w:div w:id="2028827411">
                                                                                          <w:marLeft w:val="0"/>
                                                                                          <w:marRight w:val="0"/>
                                                                                          <w:marTop w:val="0"/>
                                                                                          <w:marBottom w:val="0"/>
                                                                                          <w:divBdr>
                                                                                            <w:top w:val="none" w:sz="0" w:space="0" w:color="auto"/>
                                                                                            <w:left w:val="none" w:sz="0" w:space="0" w:color="auto"/>
                                                                                            <w:bottom w:val="none" w:sz="0" w:space="0" w:color="auto"/>
                                                                                            <w:right w:val="none" w:sz="0" w:space="0" w:color="auto"/>
                                                                                          </w:divBdr>
                                                                                        </w:div>
                                                                                        <w:div w:id="2028827412">
                                                                                          <w:marLeft w:val="0"/>
                                                                                          <w:marRight w:val="0"/>
                                                                                          <w:marTop w:val="0"/>
                                                                                          <w:marBottom w:val="0"/>
                                                                                          <w:divBdr>
                                                                                            <w:top w:val="none" w:sz="0" w:space="0" w:color="auto"/>
                                                                                            <w:left w:val="none" w:sz="0" w:space="0" w:color="auto"/>
                                                                                            <w:bottom w:val="none" w:sz="0" w:space="0" w:color="auto"/>
                                                                                            <w:right w:val="none" w:sz="0" w:space="0" w:color="auto"/>
                                                                                          </w:divBdr>
                                                                                        </w:div>
                                                                                        <w:div w:id="2028827413">
                                                                                          <w:marLeft w:val="0"/>
                                                                                          <w:marRight w:val="0"/>
                                                                                          <w:marTop w:val="0"/>
                                                                                          <w:marBottom w:val="0"/>
                                                                                          <w:divBdr>
                                                                                            <w:top w:val="none" w:sz="0" w:space="0" w:color="auto"/>
                                                                                            <w:left w:val="none" w:sz="0" w:space="0" w:color="auto"/>
                                                                                            <w:bottom w:val="none" w:sz="0" w:space="0" w:color="auto"/>
                                                                                            <w:right w:val="none" w:sz="0" w:space="0" w:color="auto"/>
                                                                                          </w:divBdr>
                                                                                        </w:div>
                                                                                        <w:div w:id="2028827417">
                                                                                          <w:marLeft w:val="0"/>
                                                                                          <w:marRight w:val="0"/>
                                                                                          <w:marTop w:val="0"/>
                                                                                          <w:marBottom w:val="0"/>
                                                                                          <w:divBdr>
                                                                                            <w:top w:val="none" w:sz="0" w:space="0" w:color="auto"/>
                                                                                            <w:left w:val="none" w:sz="0" w:space="0" w:color="auto"/>
                                                                                            <w:bottom w:val="none" w:sz="0" w:space="0" w:color="auto"/>
                                                                                            <w:right w:val="none" w:sz="0" w:space="0" w:color="auto"/>
                                                                                          </w:divBdr>
                                                                                        </w:div>
                                                                                        <w:div w:id="2028827422">
                                                                                          <w:marLeft w:val="0"/>
                                                                                          <w:marRight w:val="0"/>
                                                                                          <w:marTop w:val="0"/>
                                                                                          <w:marBottom w:val="0"/>
                                                                                          <w:divBdr>
                                                                                            <w:top w:val="none" w:sz="0" w:space="0" w:color="auto"/>
                                                                                            <w:left w:val="none" w:sz="0" w:space="0" w:color="auto"/>
                                                                                            <w:bottom w:val="none" w:sz="0" w:space="0" w:color="auto"/>
                                                                                            <w:right w:val="none" w:sz="0" w:space="0" w:color="auto"/>
                                                                                          </w:divBdr>
                                                                                        </w:div>
                                                                                        <w:div w:id="2028827423">
                                                                                          <w:marLeft w:val="0"/>
                                                                                          <w:marRight w:val="0"/>
                                                                                          <w:marTop w:val="0"/>
                                                                                          <w:marBottom w:val="0"/>
                                                                                          <w:divBdr>
                                                                                            <w:top w:val="none" w:sz="0" w:space="0" w:color="auto"/>
                                                                                            <w:left w:val="none" w:sz="0" w:space="0" w:color="auto"/>
                                                                                            <w:bottom w:val="none" w:sz="0" w:space="0" w:color="auto"/>
                                                                                            <w:right w:val="none" w:sz="0" w:space="0" w:color="auto"/>
                                                                                          </w:divBdr>
                                                                                        </w:div>
                                                                                        <w:div w:id="2028827427">
                                                                                          <w:marLeft w:val="0"/>
                                                                                          <w:marRight w:val="0"/>
                                                                                          <w:marTop w:val="0"/>
                                                                                          <w:marBottom w:val="0"/>
                                                                                          <w:divBdr>
                                                                                            <w:top w:val="none" w:sz="0" w:space="0" w:color="auto"/>
                                                                                            <w:left w:val="none" w:sz="0" w:space="0" w:color="auto"/>
                                                                                            <w:bottom w:val="none" w:sz="0" w:space="0" w:color="auto"/>
                                                                                            <w:right w:val="none" w:sz="0" w:space="0" w:color="auto"/>
                                                                                          </w:divBdr>
                                                                                        </w:div>
                                                                                        <w:div w:id="2028827428">
                                                                                          <w:marLeft w:val="0"/>
                                                                                          <w:marRight w:val="0"/>
                                                                                          <w:marTop w:val="0"/>
                                                                                          <w:marBottom w:val="0"/>
                                                                                          <w:divBdr>
                                                                                            <w:top w:val="none" w:sz="0" w:space="0" w:color="auto"/>
                                                                                            <w:left w:val="none" w:sz="0" w:space="0" w:color="auto"/>
                                                                                            <w:bottom w:val="none" w:sz="0" w:space="0" w:color="auto"/>
                                                                                            <w:right w:val="none" w:sz="0" w:space="0" w:color="auto"/>
                                                                                          </w:divBdr>
                                                                                        </w:div>
                                                                                        <w:div w:id="2028827429">
                                                                                          <w:marLeft w:val="0"/>
                                                                                          <w:marRight w:val="0"/>
                                                                                          <w:marTop w:val="0"/>
                                                                                          <w:marBottom w:val="0"/>
                                                                                          <w:divBdr>
                                                                                            <w:top w:val="none" w:sz="0" w:space="0" w:color="auto"/>
                                                                                            <w:left w:val="none" w:sz="0" w:space="0" w:color="auto"/>
                                                                                            <w:bottom w:val="none" w:sz="0" w:space="0" w:color="auto"/>
                                                                                            <w:right w:val="none" w:sz="0" w:space="0" w:color="auto"/>
                                                                                          </w:divBdr>
                                                                                        </w:div>
                                                                                        <w:div w:id="2028827433">
                                                                                          <w:marLeft w:val="0"/>
                                                                                          <w:marRight w:val="0"/>
                                                                                          <w:marTop w:val="0"/>
                                                                                          <w:marBottom w:val="0"/>
                                                                                          <w:divBdr>
                                                                                            <w:top w:val="none" w:sz="0" w:space="0" w:color="auto"/>
                                                                                            <w:left w:val="none" w:sz="0" w:space="0" w:color="auto"/>
                                                                                            <w:bottom w:val="none" w:sz="0" w:space="0" w:color="auto"/>
                                                                                            <w:right w:val="none" w:sz="0" w:space="0" w:color="auto"/>
                                                                                          </w:divBdr>
                                                                                        </w:div>
                                                                                        <w:div w:id="2028827434">
                                                                                          <w:marLeft w:val="0"/>
                                                                                          <w:marRight w:val="0"/>
                                                                                          <w:marTop w:val="0"/>
                                                                                          <w:marBottom w:val="0"/>
                                                                                          <w:divBdr>
                                                                                            <w:top w:val="none" w:sz="0" w:space="0" w:color="auto"/>
                                                                                            <w:left w:val="none" w:sz="0" w:space="0" w:color="auto"/>
                                                                                            <w:bottom w:val="none" w:sz="0" w:space="0" w:color="auto"/>
                                                                                            <w:right w:val="none" w:sz="0" w:space="0" w:color="auto"/>
                                                                                          </w:divBdr>
                                                                                        </w:div>
                                                                                        <w:div w:id="2028827440">
                                                                                          <w:marLeft w:val="0"/>
                                                                                          <w:marRight w:val="0"/>
                                                                                          <w:marTop w:val="0"/>
                                                                                          <w:marBottom w:val="0"/>
                                                                                          <w:divBdr>
                                                                                            <w:top w:val="none" w:sz="0" w:space="0" w:color="auto"/>
                                                                                            <w:left w:val="none" w:sz="0" w:space="0" w:color="auto"/>
                                                                                            <w:bottom w:val="none" w:sz="0" w:space="0" w:color="auto"/>
                                                                                            <w:right w:val="none" w:sz="0" w:space="0" w:color="auto"/>
                                                                                          </w:divBdr>
                                                                                        </w:div>
                                                                                        <w:div w:id="2028827442">
                                                                                          <w:marLeft w:val="0"/>
                                                                                          <w:marRight w:val="0"/>
                                                                                          <w:marTop w:val="0"/>
                                                                                          <w:marBottom w:val="0"/>
                                                                                          <w:divBdr>
                                                                                            <w:top w:val="none" w:sz="0" w:space="0" w:color="auto"/>
                                                                                            <w:left w:val="none" w:sz="0" w:space="0" w:color="auto"/>
                                                                                            <w:bottom w:val="none" w:sz="0" w:space="0" w:color="auto"/>
                                                                                            <w:right w:val="none" w:sz="0" w:space="0" w:color="auto"/>
                                                                                          </w:divBdr>
                                                                                        </w:div>
                                                                                        <w:div w:id="2028827444">
                                                                                          <w:marLeft w:val="0"/>
                                                                                          <w:marRight w:val="0"/>
                                                                                          <w:marTop w:val="0"/>
                                                                                          <w:marBottom w:val="0"/>
                                                                                          <w:divBdr>
                                                                                            <w:top w:val="none" w:sz="0" w:space="0" w:color="auto"/>
                                                                                            <w:left w:val="none" w:sz="0" w:space="0" w:color="auto"/>
                                                                                            <w:bottom w:val="none" w:sz="0" w:space="0" w:color="auto"/>
                                                                                            <w:right w:val="none" w:sz="0" w:space="0" w:color="auto"/>
                                                                                          </w:divBdr>
                                                                                        </w:div>
                                                                                        <w:div w:id="2028827447">
                                                                                          <w:marLeft w:val="0"/>
                                                                                          <w:marRight w:val="0"/>
                                                                                          <w:marTop w:val="0"/>
                                                                                          <w:marBottom w:val="0"/>
                                                                                          <w:divBdr>
                                                                                            <w:top w:val="none" w:sz="0" w:space="0" w:color="auto"/>
                                                                                            <w:left w:val="none" w:sz="0" w:space="0" w:color="auto"/>
                                                                                            <w:bottom w:val="none" w:sz="0" w:space="0" w:color="auto"/>
                                                                                            <w:right w:val="none" w:sz="0" w:space="0" w:color="auto"/>
                                                                                          </w:divBdr>
                                                                                        </w:div>
                                                                                        <w:div w:id="2028827449">
                                                                                          <w:marLeft w:val="0"/>
                                                                                          <w:marRight w:val="0"/>
                                                                                          <w:marTop w:val="0"/>
                                                                                          <w:marBottom w:val="0"/>
                                                                                          <w:divBdr>
                                                                                            <w:top w:val="none" w:sz="0" w:space="0" w:color="auto"/>
                                                                                            <w:left w:val="none" w:sz="0" w:space="0" w:color="auto"/>
                                                                                            <w:bottom w:val="none" w:sz="0" w:space="0" w:color="auto"/>
                                                                                            <w:right w:val="none" w:sz="0" w:space="0" w:color="auto"/>
                                                                                          </w:divBdr>
                                                                                        </w:div>
                                                                                        <w:div w:id="2028827451">
                                                                                          <w:marLeft w:val="0"/>
                                                                                          <w:marRight w:val="0"/>
                                                                                          <w:marTop w:val="0"/>
                                                                                          <w:marBottom w:val="0"/>
                                                                                          <w:divBdr>
                                                                                            <w:top w:val="none" w:sz="0" w:space="0" w:color="auto"/>
                                                                                            <w:left w:val="none" w:sz="0" w:space="0" w:color="auto"/>
                                                                                            <w:bottom w:val="none" w:sz="0" w:space="0" w:color="auto"/>
                                                                                            <w:right w:val="none" w:sz="0" w:space="0" w:color="auto"/>
                                                                                          </w:divBdr>
                                                                                        </w:div>
                                                                                        <w:div w:id="2028827452">
                                                                                          <w:marLeft w:val="0"/>
                                                                                          <w:marRight w:val="0"/>
                                                                                          <w:marTop w:val="0"/>
                                                                                          <w:marBottom w:val="0"/>
                                                                                          <w:divBdr>
                                                                                            <w:top w:val="none" w:sz="0" w:space="0" w:color="auto"/>
                                                                                            <w:left w:val="none" w:sz="0" w:space="0" w:color="auto"/>
                                                                                            <w:bottom w:val="none" w:sz="0" w:space="0" w:color="auto"/>
                                                                                            <w:right w:val="none" w:sz="0" w:space="0" w:color="auto"/>
                                                                                          </w:divBdr>
                                                                                        </w:div>
                                                                                        <w:div w:id="2028827454">
                                                                                          <w:marLeft w:val="0"/>
                                                                                          <w:marRight w:val="0"/>
                                                                                          <w:marTop w:val="0"/>
                                                                                          <w:marBottom w:val="0"/>
                                                                                          <w:divBdr>
                                                                                            <w:top w:val="none" w:sz="0" w:space="0" w:color="auto"/>
                                                                                            <w:left w:val="none" w:sz="0" w:space="0" w:color="auto"/>
                                                                                            <w:bottom w:val="none" w:sz="0" w:space="0" w:color="auto"/>
                                                                                            <w:right w:val="none" w:sz="0" w:space="0" w:color="auto"/>
                                                                                          </w:divBdr>
                                                                                        </w:div>
                                                                                        <w:div w:id="2028827455">
                                                                                          <w:marLeft w:val="0"/>
                                                                                          <w:marRight w:val="0"/>
                                                                                          <w:marTop w:val="0"/>
                                                                                          <w:marBottom w:val="0"/>
                                                                                          <w:divBdr>
                                                                                            <w:top w:val="none" w:sz="0" w:space="0" w:color="auto"/>
                                                                                            <w:left w:val="none" w:sz="0" w:space="0" w:color="auto"/>
                                                                                            <w:bottom w:val="none" w:sz="0" w:space="0" w:color="auto"/>
                                                                                            <w:right w:val="none" w:sz="0" w:space="0" w:color="auto"/>
                                                                                          </w:divBdr>
                                                                                        </w:div>
                                                                                        <w:div w:id="2028827457">
                                                                                          <w:marLeft w:val="0"/>
                                                                                          <w:marRight w:val="0"/>
                                                                                          <w:marTop w:val="0"/>
                                                                                          <w:marBottom w:val="0"/>
                                                                                          <w:divBdr>
                                                                                            <w:top w:val="none" w:sz="0" w:space="0" w:color="auto"/>
                                                                                            <w:left w:val="none" w:sz="0" w:space="0" w:color="auto"/>
                                                                                            <w:bottom w:val="none" w:sz="0" w:space="0" w:color="auto"/>
                                                                                            <w:right w:val="none" w:sz="0" w:space="0" w:color="auto"/>
                                                                                          </w:divBdr>
                                                                                        </w:div>
                                                                                        <w:div w:id="2028827459">
                                                                                          <w:marLeft w:val="0"/>
                                                                                          <w:marRight w:val="0"/>
                                                                                          <w:marTop w:val="0"/>
                                                                                          <w:marBottom w:val="0"/>
                                                                                          <w:divBdr>
                                                                                            <w:top w:val="none" w:sz="0" w:space="0" w:color="auto"/>
                                                                                            <w:left w:val="none" w:sz="0" w:space="0" w:color="auto"/>
                                                                                            <w:bottom w:val="none" w:sz="0" w:space="0" w:color="auto"/>
                                                                                            <w:right w:val="none" w:sz="0" w:space="0" w:color="auto"/>
                                                                                          </w:divBdr>
                                                                                        </w:div>
                                                                                        <w:div w:id="2028827460">
                                                                                          <w:marLeft w:val="0"/>
                                                                                          <w:marRight w:val="0"/>
                                                                                          <w:marTop w:val="0"/>
                                                                                          <w:marBottom w:val="0"/>
                                                                                          <w:divBdr>
                                                                                            <w:top w:val="none" w:sz="0" w:space="0" w:color="auto"/>
                                                                                            <w:left w:val="none" w:sz="0" w:space="0" w:color="auto"/>
                                                                                            <w:bottom w:val="none" w:sz="0" w:space="0" w:color="auto"/>
                                                                                            <w:right w:val="none" w:sz="0" w:space="0" w:color="auto"/>
                                                                                          </w:divBdr>
                                                                                        </w:div>
                                                                                        <w:div w:id="2028827462">
                                                                                          <w:marLeft w:val="0"/>
                                                                                          <w:marRight w:val="0"/>
                                                                                          <w:marTop w:val="0"/>
                                                                                          <w:marBottom w:val="0"/>
                                                                                          <w:divBdr>
                                                                                            <w:top w:val="none" w:sz="0" w:space="0" w:color="auto"/>
                                                                                            <w:left w:val="none" w:sz="0" w:space="0" w:color="auto"/>
                                                                                            <w:bottom w:val="none" w:sz="0" w:space="0" w:color="auto"/>
                                                                                            <w:right w:val="none" w:sz="0" w:space="0" w:color="auto"/>
                                                                                          </w:divBdr>
                                                                                        </w:div>
                                                                                        <w:div w:id="2028827463">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2028827465">
                                                                                          <w:marLeft w:val="0"/>
                                                                                          <w:marRight w:val="0"/>
                                                                                          <w:marTop w:val="0"/>
                                                                                          <w:marBottom w:val="0"/>
                                                                                          <w:divBdr>
                                                                                            <w:top w:val="none" w:sz="0" w:space="0" w:color="auto"/>
                                                                                            <w:left w:val="none" w:sz="0" w:space="0" w:color="auto"/>
                                                                                            <w:bottom w:val="none" w:sz="0" w:space="0" w:color="auto"/>
                                                                                            <w:right w:val="none" w:sz="0" w:space="0" w:color="auto"/>
                                                                                          </w:divBdr>
                                                                                        </w:div>
                                                                                        <w:div w:id="2028827466">
                                                                                          <w:marLeft w:val="0"/>
                                                                                          <w:marRight w:val="0"/>
                                                                                          <w:marTop w:val="0"/>
                                                                                          <w:marBottom w:val="0"/>
                                                                                          <w:divBdr>
                                                                                            <w:top w:val="none" w:sz="0" w:space="0" w:color="auto"/>
                                                                                            <w:left w:val="none" w:sz="0" w:space="0" w:color="auto"/>
                                                                                            <w:bottom w:val="none" w:sz="0" w:space="0" w:color="auto"/>
                                                                                            <w:right w:val="none" w:sz="0" w:space="0" w:color="auto"/>
                                                                                          </w:divBdr>
                                                                                        </w:div>
                                                                                        <w:div w:id="2028827468">
                                                                                          <w:marLeft w:val="0"/>
                                                                                          <w:marRight w:val="0"/>
                                                                                          <w:marTop w:val="0"/>
                                                                                          <w:marBottom w:val="0"/>
                                                                                          <w:divBdr>
                                                                                            <w:top w:val="none" w:sz="0" w:space="0" w:color="auto"/>
                                                                                            <w:left w:val="none" w:sz="0" w:space="0" w:color="auto"/>
                                                                                            <w:bottom w:val="none" w:sz="0" w:space="0" w:color="auto"/>
                                                                                            <w:right w:val="none" w:sz="0" w:space="0" w:color="auto"/>
                                                                                          </w:divBdr>
                                                                                        </w:div>
                                                                                        <w:div w:id="2028827469">
                                                                                          <w:marLeft w:val="0"/>
                                                                                          <w:marRight w:val="0"/>
                                                                                          <w:marTop w:val="0"/>
                                                                                          <w:marBottom w:val="0"/>
                                                                                          <w:divBdr>
                                                                                            <w:top w:val="none" w:sz="0" w:space="0" w:color="auto"/>
                                                                                            <w:left w:val="none" w:sz="0" w:space="0" w:color="auto"/>
                                                                                            <w:bottom w:val="none" w:sz="0" w:space="0" w:color="auto"/>
                                                                                            <w:right w:val="none" w:sz="0" w:space="0" w:color="auto"/>
                                                                                          </w:divBdr>
                                                                                        </w:div>
                                                                                        <w:div w:id="2028827470">
                                                                                          <w:marLeft w:val="0"/>
                                                                                          <w:marRight w:val="0"/>
                                                                                          <w:marTop w:val="0"/>
                                                                                          <w:marBottom w:val="0"/>
                                                                                          <w:divBdr>
                                                                                            <w:top w:val="none" w:sz="0" w:space="0" w:color="auto"/>
                                                                                            <w:left w:val="none" w:sz="0" w:space="0" w:color="auto"/>
                                                                                            <w:bottom w:val="none" w:sz="0" w:space="0" w:color="auto"/>
                                                                                            <w:right w:val="none" w:sz="0" w:space="0" w:color="auto"/>
                                                                                          </w:divBdr>
                                                                                        </w:div>
                                                                                        <w:div w:id="2028827473">
                                                                                          <w:marLeft w:val="0"/>
                                                                                          <w:marRight w:val="0"/>
                                                                                          <w:marTop w:val="0"/>
                                                                                          <w:marBottom w:val="0"/>
                                                                                          <w:divBdr>
                                                                                            <w:top w:val="none" w:sz="0" w:space="0" w:color="auto"/>
                                                                                            <w:left w:val="none" w:sz="0" w:space="0" w:color="auto"/>
                                                                                            <w:bottom w:val="none" w:sz="0" w:space="0" w:color="auto"/>
                                                                                            <w:right w:val="none" w:sz="0" w:space="0" w:color="auto"/>
                                                                                          </w:divBdr>
                                                                                        </w:div>
                                                                                        <w:div w:id="2028827474">
                                                                                          <w:marLeft w:val="0"/>
                                                                                          <w:marRight w:val="0"/>
                                                                                          <w:marTop w:val="0"/>
                                                                                          <w:marBottom w:val="0"/>
                                                                                          <w:divBdr>
                                                                                            <w:top w:val="none" w:sz="0" w:space="0" w:color="auto"/>
                                                                                            <w:left w:val="none" w:sz="0" w:space="0" w:color="auto"/>
                                                                                            <w:bottom w:val="none" w:sz="0" w:space="0" w:color="auto"/>
                                                                                            <w:right w:val="none" w:sz="0" w:space="0" w:color="auto"/>
                                                                                          </w:divBdr>
                                                                                        </w:div>
                                                                                        <w:div w:id="2028827475">
                                                                                          <w:marLeft w:val="0"/>
                                                                                          <w:marRight w:val="0"/>
                                                                                          <w:marTop w:val="0"/>
                                                                                          <w:marBottom w:val="0"/>
                                                                                          <w:divBdr>
                                                                                            <w:top w:val="none" w:sz="0" w:space="0" w:color="auto"/>
                                                                                            <w:left w:val="none" w:sz="0" w:space="0" w:color="auto"/>
                                                                                            <w:bottom w:val="none" w:sz="0" w:space="0" w:color="auto"/>
                                                                                            <w:right w:val="none" w:sz="0" w:space="0" w:color="auto"/>
                                                                                          </w:divBdr>
                                                                                        </w:div>
                                                                                        <w:div w:id="2028827477">
                                                                                          <w:marLeft w:val="0"/>
                                                                                          <w:marRight w:val="0"/>
                                                                                          <w:marTop w:val="0"/>
                                                                                          <w:marBottom w:val="0"/>
                                                                                          <w:divBdr>
                                                                                            <w:top w:val="none" w:sz="0" w:space="0" w:color="auto"/>
                                                                                            <w:left w:val="none" w:sz="0" w:space="0" w:color="auto"/>
                                                                                            <w:bottom w:val="none" w:sz="0" w:space="0" w:color="auto"/>
                                                                                            <w:right w:val="none" w:sz="0" w:space="0" w:color="auto"/>
                                                                                          </w:divBdr>
                                                                                        </w:div>
                                                                                        <w:div w:id="2028827479">
                                                                                          <w:marLeft w:val="0"/>
                                                                                          <w:marRight w:val="0"/>
                                                                                          <w:marTop w:val="0"/>
                                                                                          <w:marBottom w:val="0"/>
                                                                                          <w:divBdr>
                                                                                            <w:top w:val="none" w:sz="0" w:space="0" w:color="auto"/>
                                                                                            <w:left w:val="none" w:sz="0" w:space="0" w:color="auto"/>
                                                                                            <w:bottom w:val="none" w:sz="0" w:space="0" w:color="auto"/>
                                                                                            <w:right w:val="none" w:sz="0" w:space="0" w:color="auto"/>
                                                                                          </w:divBdr>
                                                                                        </w:div>
                                                                                        <w:div w:id="2028827480">
                                                                                          <w:marLeft w:val="0"/>
                                                                                          <w:marRight w:val="0"/>
                                                                                          <w:marTop w:val="0"/>
                                                                                          <w:marBottom w:val="0"/>
                                                                                          <w:divBdr>
                                                                                            <w:top w:val="none" w:sz="0" w:space="0" w:color="auto"/>
                                                                                            <w:left w:val="none" w:sz="0" w:space="0" w:color="auto"/>
                                                                                            <w:bottom w:val="none" w:sz="0" w:space="0" w:color="auto"/>
                                                                                            <w:right w:val="none" w:sz="0" w:space="0" w:color="auto"/>
                                                                                          </w:divBdr>
                                                                                        </w:div>
                                                                                        <w:div w:id="2028827481">
                                                                                          <w:marLeft w:val="0"/>
                                                                                          <w:marRight w:val="0"/>
                                                                                          <w:marTop w:val="0"/>
                                                                                          <w:marBottom w:val="0"/>
                                                                                          <w:divBdr>
                                                                                            <w:top w:val="none" w:sz="0" w:space="0" w:color="auto"/>
                                                                                            <w:left w:val="none" w:sz="0" w:space="0" w:color="auto"/>
                                                                                            <w:bottom w:val="none" w:sz="0" w:space="0" w:color="auto"/>
                                                                                            <w:right w:val="none" w:sz="0" w:space="0" w:color="auto"/>
                                                                                          </w:divBdr>
                                                                                        </w:div>
                                                                                        <w:div w:id="2028827486">
                                                                                          <w:marLeft w:val="0"/>
                                                                                          <w:marRight w:val="0"/>
                                                                                          <w:marTop w:val="0"/>
                                                                                          <w:marBottom w:val="0"/>
                                                                                          <w:divBdr>
                                                                                            <w:top w:val="none" w:sz="0" w:space="0" w:color="auto"/>
                                                                                            <w:left w:val="none" w:sz="0" w:space="0" w:color="auto"/>
                                                                                            <w:bottom w:val="none" w:sz="0" w:space="0" w:color="auto"/>
                                                                                            <w:right w:val="none" w:sz="0" w:space="0" w:color="auto"/>
                                                                                          </w:divBdr>
                                                                                        </w:div>
                                                                                        <w:div w:id="2028827489">
                                                                                          <w:marLeft w:val="0"/>
                                                                                          <w:marRight w:val="0"/>
                                                                                          <w:marTop w:val="0"/>
                                                                                          <w:marBottom w:val="0"/>
                                                                                          <w:divBdr>
                                                                                            <w:top w:val="none" w:sz="0" w:space="0" w:color="auto"/>
                                                                                            <w:left w:val="none" w:sz="0" w:space="0" w:color="auto"/>
                                                                                            <w:bottom w:val="none" w:sz="0" w:space="0" w:color="auto"/>
                                                                                            <w:right w:val="none" w:sz="0" w:space="0" w:color="auto"/>
                                                                                          </w:divBdr>
                                                                                        </w:div>
                                                                                        <w:div w:id="2028827490">
                                                                                          <w:marLeft w:val="0"/>
                                                                                          <w:marRight w:val="0"/>
                                                                                          <w:marTop w:val="0"/>
                                                                                          <w:marBottom w:val="0"/>
                                                                                          <w:divBdr>
                                                                                            <w:top w:val="none" w:sz="0" w:space="0" w:color="auto"/>
                                                                                            <w:left w:val="none" w:sz="0" w:space="0" w:color="auto"/>
                                                                                            <w:bottom w:val="none" w:sz="0" w:space="0" w:color="auto"/>
                                                                                            <w:right w:val="none" w:sz="0" w:space="0" w:color="auto"/>
                                                                                          </w:divBdr>
                                                                                        </w:div>
                                                                                        <w:div w:id="2028827492">
                                                                                          <w:marLeft w:val="0"/>
                                                                                          <w:marRight w:val="0"/>
                                                                                          <w:marTop w:val="0"/>
                                                                                          <w:marBottom w:val="0"/>
                                                                                          <w:divBdr>
                                                                                            <w:top w:val="none" w:sz="0" w:space="0" w:color="auto"/>
                                                                                            <w:left w:val="none" w:sz="0" w:space="0" w:color="auto"/>
                                                                                            <w:bottom w:val="none" w:sz="0" w:space="0" w:color="auto"/>
                                                                                            <w:right w:val="none" w:sz="0" w:space="0" w:color="auto"/>
                                                                                          </w:divBdr>
                                                                                        </w:div>
                                                                                        <w:div w:id="2028827495">
                                                                                          <w:marLeft w:val="0"/>
                                                                                          <w:marRight w:val="0"/>
                                                                                          <w:marTop w:val="0"/>
                                                                                          <w:marBottom w:val="0"/>
                                                                                          <w:divBdr>
                                                                                            <w:top w:val="none" w:sz="0" w:space="0" w:color="auto"/>
                                                                                            <w:left w:val="none" w:sz="0" w:space="0" w:color="auto"/>
                                                                                            <w:bottom w:val="none" w:sz="0" w:space="0" w:color="auto"/>
                                                                                            <w:right w:val="none" w:sz="0" w:space="0" w:color="auto"/>
                                                                                          </w:divBdr>
                                                                                        </w:div>
                                                                                        <w:div w:id="2028827496">
                                                                                          <w:marLeft w:val="0"/>
                                                                                          <w:marRight w:val="0"/>
                                                                                          <w:marTop w:val="0"/>
                                                                                          <w:marBottom w:val="0"/>
                                                                                          <w:divBdr>
                                                                                            <w:top w:val="none" w:sz="0" w:space="0" w:color="auto"/>
                                                                                            <w:left w:val="none" w:sz="0" w:space="0" w:color="auto"/>
                                                                                            <w:bottom w:val="none" w:sz="0" w:space="0" w:color="auto"/>
                                                                                            <w:right w:val="none" w:sz="0" w:space="0" w:color="auto"/>
                                                                                          </w:divBdr>
                                                                                        </w:div>
                                                                                        <w:div w:id="2028827498">
                                                                                          <w:marLeft w:val="0"/>
                                                                                          <w:marRight w:val="0"/>
                                                                                          <w:marTop w:val="0"/>
                                                                                          <w:marBottom w:val="0"/>
                                                                                          <w:divBdr>
                                                                                            <w:top w:val="none" w:sz="0" w:space="0" w:color="auto"/>
                                                                                            <w:left w:val="none" w:sz="0" w:space="0" w:color="auto"/>
                                                                                            <w:bottom w:val="none" w:sz="0" w:space="0" w:color="auto"/>
                                                                                            <w:right w:val="none" w:sz="0" w:space="0" w:color="auto"/>
                                                                                          </w:divBdr>
                                                                                        </w:div>
                                                                                        <w:div w:id="2028827500">
                                                                                          <w:marLeft w:val="0"/>
                                                                                          <w:marRight w:val="0"/>
                                                                                          <w:marTop w:val="0"/>
                                                                                          <w:marBottom w:val="0"/>
                                                                                          <w:divBdr>
                                                                                            <w:top w:val="none" w:sz="0" w:space="0" w:color="auto"/>
                                                                                            <w:left w:val="none" w:sz="0" w:space="0" w:color="auto"/>
                                                                                            <w:bottom w:val="none" w:sz="0" w:space="0" w:color="auto"/>
                                                                                            <w:right w:val="none" w:sz="0" w:space="0" w:color="auto"/>
                                                                                          </w:divBdr>
                                                                                        </w:div>
                                                                                        <w:div w:id="2028827504">
                                                                                          <w:marLeft w:val="0"/>
                                                                                          <w:marRight w:val="0"/>
                                                                                          <w:marTop w:val="0"/>
                                                                                          <w:marBottom w:val="0"/>
                                                                                          <w:divBdr>
                                                                                            <w:top w:val="none" w:sz="0" w:space="0" w:color="auto"/>
                                                                                            <w:left w:val="none" w:sz="0" w:space="0" w:color="auto"/>
                                                                                            <w:bottom w:val="none" w:sz="0" w:space="0" w:color="auto"/>
                                                                                            <w:right w:val="none" w:sz="0" w:space="0" w:color="auto"/>
                                                                                          </w:divBdr>
                                                                                        </w:div>
                                                                                        <w:div w:id="2028827509">
                                                                                          <w:marLeft w:val="0"/>
                                                                                          <w:marRight w:val="0"/>
                                                                                          <w:marTop w:val="0"/>
                                                                                          <w:marBottom w:val="0"/>
                                                                                          <w:divBdr>
                                                                                            <w:top w:val="none" w:sz="0" w:space="0" w:color="auto"/>
                                                                                            <w:left w:val="none" w:sz="0" w:space="0" w:color="auto"/>
                                                                                            <w:bottom w:val="none" w:sz="0" w:space="0" w:color="auto"/>
                                                                                            <w:right w:val="none" w:sz="0" w:space="0" w:color="auto"/>
                                                                                          </w:divBdr>
                                                                                        </w:div>
                                                                                        <w:div w:id="2028827510">
                                                                                          <w:marLeft w:val="0"/>
                                                                                          <w:marRight w:val="0"/>
                                                                                          <w:marTop w:val="0"/>
                                                                                          <w:marBottom w:val="0"/>
                                                                                          <w:divBdr>
                                                                                            <w:top w:val="none" w:sz="0" w:space="0" w:color="auto"/>
                                                                                            <w:left w:val="none" w:sz="0" w:space="0" w:color="auto"/>
                                                                                            <w:bottom w:val="none" w:sz="0" w:space="0" w:color="auto"/>
                                                                                            <w:right w:val="none" w:sz="0" w:space="0" w:color="auto"/>
                                                                                          </w:divBdr>
                                                                                        </w:div>
                                                                                        <w:div w:id="2028827511">
                                                                                          <w:marLeft w:val="0"/>
                                                                                          <w:marRight w:val="0"/>
                                                                                          <w:marTop w:val="0"/>
                                                                                          <w:marBottom w:val="0"/>
                                                                                          <w:divBdr>
                                                                                            <w:top w:val="none" w:sz="0" w:space="0" w:color="auto"/>
                                                                                            <w:left w:val="none" w:sz="0" w:space="0" w:color="auto"/>
                                                                                            <w:bottom w:val="none" w:sz="0" w:space="0" w:color="auto"/>
                                                                                            <w:right w:val="none" w:sz="0" w:space="0" w:color="auto"/>
                                                                                          </w:divBdr>
                                                                                        </w:div>
                                                                                        <w:div w:id="2028827513">
                                                                                          <w:marLeft w:val="0"/>
                                                                                          <w:marRight w:val="0"/>
                                                                                          <w:marTop w:val="0"/>
                                                                                          <w:marBottom w:val="0"/>
                                                                                          <w:divBdr>
                                                                                            <w:top w:val="none" w:sz="0" w:space="0" w:color="auto"/>
                                                                                            <w:left w:val="none" w:sz="0" w:space="0" w:color="auto"/>
                                                                                            <w:bottom w:val="none" w:sz="0" w:space="0" w:color="auto"/>
                                                                                            <w:right w:val="none" w:sz="0" w:space="0" w:color="auto"/>
                                                                                          </w:divBdr>
                                                                                        </w:div>
                                                                                        <w:div w:id="2028827514">
                                                                                          <w:marLeft w:val="0"/>
                                                                                          <w:marRight w:val="0"/>
                                                                                          <w:marTop w:val="0"/>
                                                                                          <w:marBottom w:val="0"/>
                                                                                          <w:divBdr>
                                                                                            <w:top w:val="none" w:sz="0" w:space="0" w:color="auto"/>
                                                                                            <w:left w:val="none" w:sz="0" w:space="0" w:color="auto"/>
                                                                                            <w:bottom w:val="none" w:sz="0" w:space="0" w:color="auto"/>
                                                                                            <w:right w:val="none" w:sz="0" w:space="0" w:color="auto"/>
                                                                                          </w:divBdr>
                                                                                        </w:div>
                                                                                        <w:div w:id="2028827517">
                                                                                          <w:marLeft w:val="0"/>
                                                                                          <w:marRight w:val="0"/>
                                                                                          <w:marTop w:val="0"/>
                                                                                          <w:marBottom w:val="0"/>
                                                                                          <w:divBdr>
                                                                                            <w:top w:val="none" w:sz="0" w:space="0" w:color="auto"/>
                                                                                            <w:left w:val="none" w:sz="0" w:space="0" w:color="auto"/>
                                                                                            <w:bottom w:val="none" w:sz="0" w:space="0" w:color="auto"/>
                                                                                            <w:right w:val="none" w:sz="0" w:space="0" w:color="auto"/>
                                                                                          </w:divBdr>
                                                                                        </w:div>
                                                                                        <w:div w:id="2028827519">
                                                                                          <w:marLeft w:val="0"/>
                                                                                          <w:marRight w:val="0"/>
                                                                                          <w:marTop w:val="0"/>
                                                                                          <w:marBottom w:val="0"/>
                                                                                          <w:divBdr>
                                                                                            <w:top w:val="none" w:sz="0" w:space="0" w:color="auto"/>
                                                                                            <w:left w:val="none" w:sz="0" w:space="0" w:color="auto"/>
                                                                                            <w:bottom w:val="none" w:sz="0" w:space="0" w:color="auto"/>
                                                                                            <w:right w:val="none" w:sz="0" w:space="0" w:color="auto"/>
                                                                                          </w:divBdr>
                                                                                        </w:div>
                                                                                        <w:div w:id="2028827523">
                                                                                          <w:marLeft w:val="0"/>
                                                                                          <w:marRight w:val="0"/>
                                                                                          <w:marTop w:val="0"/>
                                                                                          <w:marBottom w:val="0"/>
                                                                                          <w:divBdr>
                                                                                            <w:top w:val="none" w:sz="0" w:space="0" w:color="auto"/>
                                                                                            <w:left w:val="none" w:sz="0" w:space="0" w:color="auto"/>
                                                                                            <w:bottom w:val="none" w:sz="0" w:space="0" w:color="auto"/>
                                                                                            <w:right w:val="none" w:sz="0" w:space="0" w:color="auto"/>
                                                                                          </w:divBdr>
                                                                                        </w:div>
                                                                                        <w:div w:id="2028827527">
                                                                                          <w:marLeft w:val="0"/>
                                                                                          <w:marRight w:val="0"/>
                                                                                          <w:marTop w:val="0"/>
                                                                                          <w:marBottom w:val="0"/>
                                                                                          <w:divBdr>
                                                                                            <w:top w:val="none" w:sz="0" w:space="0" w:color="auto"/>
                                                                                            <w:left w:val="none" w:sz="0" w:space="0" w:color="auto"/>
                                                                                            <w:bottom w:val="none" w:sz="0" w:space="0" w:color="auto"/>
                                                                                            <w:right w:val="none" w:sz="0" w:space="0" w:color="auto"/>
                                                                                          </w:divBdr>
                                                                                        </w:div>
                                                                                        <w:div w:id="2028827531">
                                                                                          <w:marLeft w:val="0"/>
                                                                                          <w:marRight w:val="0"/>
                                                                                          <w:marTop w:val="0"/>
                                                                                          <w:marBottom w:val="0"/>
                                                                                          <w:divBdr>
                                                                                            <w:top w:val="none" w:sz="0" w:space="0" w:color="auto"/>
                                                                                            <w:left w:val="none" w:sz="0" w:space="0" w:color="auto"/>
                                                                                            <w:bottom w:val="none" w:sz="0" w:space="0" w:color="auto"/>
                                                                                            <w:right w:val="none" w:sz="0" w:space="0" w:color="auto"/>
                                                                                          </w:divBdr>
                                                                                        </w:div>
                                                                                        <w:div w:id="2028827533">
                                                                                          <w:marLeft w:val="0"/>
                                                                                          <w:marRight w:val="0"/>
                                                                                          <w:marTop w:val="0"/>
                                                                                          <w:marBottom w:val="0"/>
                                                                                          <w:divBdr>
                                                                                            <w:top w:val="none" w:sz="0" w:space="0" w:color="auto"/>
                                                                                            <w:left w:val="none" w:sz="0" w:space="0" w:color="auto"/>
                                                                                            <w:bottom w:val="none" w:sz="0" w:space="0" w:color="auto"/>
                                                                                            <w:right w:val="none" w:sz="0" w:space="0" w:color="auto"/>
                                                                                          </w:divBdr>
                                                                                        </w:div>
                                                                                        <w:div w:id="2028827534">
                                                                                          <w:marLeft w:val="0"/>
                                                                                          <w:marRight w:val="0"/>
                                                                                          <w:marTop w:val="0"/>
                                                                                          <w:marBottom w:val="0"/>
                                                                                          <w:divBdr>
                                                                                            <w:top w:val="none" w:sz="0" w:space="0" w:color="auto"/>
                                                                                            <w:left w:val="none" w:sz="0" w:space="0" w:color="auto"/>
                                                                                            <w:bottom w:val="none" w:sz="0" w:space="0" w:color="auto"/>
                                                                                            <w:right w:val="none" w:sz="0" w:space="0" w:color="auto"/>
                                                                                          </w:divBdr>
                                                                                        </w:div>
                                                                                        <w:div w:id="2028827535">
                                                                                          <w:marLeft w:val="0"/>
                                                                                          <w:marRight w:val="0"/>
                                                                                          <w:marTop w:val="0"/>
                                                                                          <w:marBottom w:val="0"/>
                                                                                          <w:divBdr>
                                                                                            <w:top w:val="none" w:sz="0" w:space="0" w:color="auto"/>
                                                                                            <w:left w:val="none" w:sz="0" w:space="0" w:color="auto"/>
                                                                                            <w:bottom w:val="none" w:sz="0" w:space="0" w:color="auto"/>
                                                                                            <w:right w:val="none" w:sz="0" w:space="0" w:color="auto"/>
                                                                                          </w:divBdr>
                                                                                        </w:div>
                                                                                        <w:div w:id="2028827536">
                                                                                          <w:marLeft w:val="0"/>
                                                                                          <w:marRight w:val="0"/>
                                                                                          <w:marTop w:val="0"/>
                                                                                          <w:marBottom w:val="0"/>
                                                                                          <w:divBdr>
                                                                                            <w:top w:val="none" w:sz="0" w:space="0" w:color="auto"/>
                                                                                            <w:left w:val="none" w:sz="0" w:space="0" w:color="auto"/>
                                                                                            <w:bottom w:val="none" w:sz="0" w:space="0" w:color="auto"/>
                                                                                            <w:right w:val="none" w:sz="0" w:space="0" w:color="auto"/>
                                                                                          </w:divBdr>
                                                                                        </w:div>
                                                                                        <w:div w:id="2028827537">
                                                                                          <w:marLeft w:val="0"/>
                                                                                          <w:marRight w:val="0"/>
                                                                                          <w:marTop w:val="0"/>
                                                                                          <w:marBottom w:val="0"/>
                                                                                          <w:divBdr>
                                                                                            <w:top w:val="none" w:sz="0" w:space="0" w:color="auto"/>
                                                                                            <w:left w:val="none" w:sz="0" w:space="0" w:color="auto"/>
                                                                                            <w:bottom w:val="none" w:sz="0" w:space="0" w:color="auto"/>
                                                                                            <w:right w:val="none" w:sz="0" w:space="0" w:color="auto"/>
                                                                                          </w:divBdr>
                                                                                        </w:div>
                                                                                        <w:div w:id="2028827539">
                                                                                          <w:marLeft w:val="0"/>
                                                                                          <w:marRight w:val="0"/>
                                                                                          <w:marTop w:val="0"/>
                                                                                          <w:marBottom w:val="0"/>
                                                                                          <w:divBdr>
                                                                                            <w:top w:val="none" w:sz="0" w:space="0" w:color="auto"/>
                                                                                            <w:left w:val="none" w:sz="0" w:space="0" w:color="auto"/>
                                                                                            <w:bottom w:val="none" w:sz="0" w:space="0" w:color="auto"/>
                                                                                            <w:right w:val="none" w:sz="0" w:space="0" w:color="auto"/>
                                                                                          </w:divBdr>
                                                                                        </w:div>
                                                                                        <w:div w:id="2028827547">
                                                                                          <w:marLeft w:val="0"/>
                                                                                          <w:marRight w:val="0"/>
                                                                                          <w:marTop w:val="0"/>
                                                                                          <w:marBottom w:val="0"/>
                                                                                          <w:divBdr>
                                                                                            <w:top w:val="none" w:sz="0" w:space="0" w:color="auto"/>
                                                                                            <w:left w:val="none" w:sz="0" w:space="0" w:color="auto"/>
                                                                                            <w:bottom w:val="none" w:sz="0" w:space="0" w:color="auto"/>
                                                                                            <w:right w:val="none" w:sz="0" w:space="0" w:color="auto"/>
                                                                                          </w:divBdr>
                                                                                        </w:div>
                                                                                        <w:div w:id="2028827549">
                                                                                          <w:marLeft w:val="0"/>
                                                                                          <w:marRight w:val="0"/>
                                                                                          <w:marTop w:val="0"/>
                                                                                          <w:marBottom w:val="0"/>
                                                                                          <w:divBdr>
                                                                                            <w:top w:val="none" w:sz="0" w:space="0" w:color="auto"/>
                                                                                            <w:left w:val="none" w:sz="0" w:space="0" w:color="auto"/>
                                                                                            <w:bottom w:val="none" w:sz="0" w:space="0" w:color="auto"/>
                                                                                            <w:right w:val="none" w:sz="0" w:space="0" w:color="auto"/>
                                                                                          </w:divBdr>
                                                                                        </w:div>
                                                                                        <w:div w:id="2028827550">
                                                                                          <w:marLeft w:val="0"/>
                                                                                          <w:marRight w:val="0"/>
                                                                                          <w:marTop w:val="0"/>
                                                                                          <w:marBottom w:val="0"/>
                                                                                          <w:divBdr>
                                                                                            <w:top w:val="none" w:sz="0" w:space="0" w:color="auto"/>
                                                                                            <w:left w:val="none" w:sz="0" w:space="0" w:color="auto"/>
                                                                                            <w:bottom w:val="none" w:sz="0" w:space="0" w:color="auto"/>
                                                                                            <w:right w:val="none" w:sz="0" w:space="0" w:color="auto"/>
                                                                                          </w:divBdr>
                                                                                        </w:div>
                                                                                        <w:div w:id="2028827552">
                                                                                          <w:marLeft w:val="0"/>
                                                                                          <w:marRight w:val="0"/>
                                                                                          <w:marTop w:val="0"/>
                                                                                          <w:marBottom w:val="0"/>
                                                                                          <w:divBdr>
                                                                                            <w:top w:val="none" w:sz="0" w:space="0" w:color="auto"/>
                                                                                            <w:left w:val="none" w:sz="0" w:space="0" w:color="auto"/>
                                                                                            <w:bottom w:val="none" w:sz="0" w:space="0" w:color="auto"/>
                                                                                            <w:right w:val="none" w:sz="0" w:space="0" w:color="auto"/>
                                                                                          </w:divBdr>
                                                                                        </w:div>
                                                                                        <w:div w:id="2028827555">
                                                                                          <w:marLeft w:val="0"/>
                                                                                          <w:marRight w:val="0"/>
                                                                                          <w:marTop w:val="0"/>
                                                                                          <w:marBottom w:val="0"/>
                                                                                          <w:divBdr>
                                                                                            <w:top w:val="none" w:sz="0" w:space="0" w:color="auto"/>
                                                                                            <w:left w:val="none" w:sz="0" w:space="0" w:color="auto"/>
                                                                                            <w:bottom w:val="none" w:sz="0" w:space="0" w:color="auto"/>
                                                                                            <w:right w:val="none" w:sz="0" w:space="0" w:color="auto"/>
                                                                                          </w:divBdr>
                                                                                        </w:div>
                                                                                        <w:div w:id="2028827558">
                                                                                          <w:marLeft w:val="0"/>
                                                                                          <w:marRight w:val="0"/>
                                                                                          <w:marTop w:val="0"/>
                                                                                          <w:marBottom w:val="0"/>
                                                                                          <w:divBdr>
                                                                                            <w:top w:val="none" w:sz="0" w:space="0" w:color="auto"/>
                                                                                            <w:left w:val="none" w:sz="0" w:space="0" w:color="auto"/>
                                                                                            <w:bottom w:val="none" w:sz="0" w:space="0" w:color="auto"/>
                                                                                            <w:right w:val="none" w:sz="0" w:space="0" w:color="auto"/>
                                                                                          </w:divBdr>
                                                                                        </w:div>
                                                                                        <w:div w:id="2028827559">
                                                                                          <w:marLeft w:val="0"/>
                                                                                          <w:marRight w:val="0"/>
                                                                                          <w:marTop w:val="0"/>
                                                                                          <w:marBottom w:val="0"/>
                                                                                          <w:divBdr>
                                                                                            <w:top w:val="none" w:sz="0" w:space="0" w:color="auto"/>
                                                                                            <w:left w:val="none" w:sz="0" w:space="0" w:color="auto"/>
                                                                                            <w:bottom w:val="none" w:sz="0" w:space="0" w:color="auto"/>
                                                                                            <w:right w:val="none" w:sz="0" w:space="0" w:color="auto"/>
                                                                                          </w:divBdr>
                                                                                        </w:div>
                                                                                        <w:div w:id="2028827560">
                                                                                          <w:marLeft w:val="0"/>
                                                                                          <w:marRight w:val="0"/>
                                                                                          <w:marTop w:val="0"/>
                                                                                          <w:marBottom w:val="0"/>
                                                                                          <w:divBdr>
                                                                                            <w:top w:val="none" w:sz="0" w:space="0" w:color="auto"/>
                                                                                            <w:left w:val="none" w:sz="0" w:space="0" w:color="auto"/>
                                                                                            <w:bottom w:val="none" w:sz="0" w:space="0" w:color="auto"/>
                                                                                            <w:right w:val="none" w:sz="0" w:space="0" w:color="auto"/>
                                                                                          </w:divBdr>
                                                                                        </w:div>
                                                                                        <w:div w:id="2028827564">
                                                                                          <w:marLeft w:val="0"/>
                                                                                          <w:marRight w:val="0"/>
                                                                                          <w:marTop w:val="0"/>
                                                                                          <w:marBottom w:val="0"/>
                                                                                          <w:divBdr>
                                                                                            <w:top w:val="none" w:sz="0" w:space="0" w:color="auto"/>
                                                                                            <w:left w:val="none" w:sz="0" w:space="0" w:color="auto"/>
                                                                                            <w:bottom w:val="none" w:sz="0" w:space="0" w:color="auto"/>
                                                                                            <w:right w:val="none" w:sz="0" w:space="0" w:color="auto"/>
                                                                                          </w:divBdr>
                                                                                        </w:div>
                                                                                        <w:div w:id="2028827568">
                                                                                          <w:marLeft w:val="0"/>
                                                                                          <w:marRight w:val="0"/>
                                                                                          <w:marTop w:val="0"/>
                                                                                          <w:marBottom w:val="0"/>
                                                                                          <w:divBdr>
                                                                                            <w:top w:val="none" w:sz="0" w:space="0" w:color="auto"/>
                                                                                            <w:left w:val="none" w:sz="0" w:space="0" w:color="auto"/>
                                                                                            <w:bottom w:val="none" w:sz="0" w:space="0" w:color="auto"/>
                                                                                            <w:right w:val="none" w:sz="0" w:space="0" w:color="auto"/>
                                                                                          </w:divBdr>
                                                                                        </w:div>
                                                                                        <w:div w:id="2028827569">
                                                                                          <w:marLeft w:val="0"/>
                                                                                          <w:marRight w:val="0"/>
                                                                                          <w:marTop w:val="0"/>
                                                                                          <w:marBottom w:val="0"/>
                                                                                          <w:divBdr>
                                                                                            <w:top w:val="none" w:sz="0" w:space="0" w:color="auto"/>
                                                                                            <w:left w:val="none" w:sz="0" w:space="0" w:color="auto"/>
                                                                                            <w:bottom w:val="none" w:sz="0" w:space="0" w:color="auto"/>
                                                                                            <w:right w:val="none" w:sz="0" w:space="0" w:color="auto"/>
                                                                                          </w:divBdr>
                                                                                        </w:div>
                                                                                        <w:div w:id="2028827571">
                                                                                          <w:marLeft w:val="0"/>
                                                                                          <w:marRight w:val="0"/>
                                                                                          <w:marTop w:val="0"/>
                                                                                          <w:marBottom w:val="0"/>
                                                                                          <w:divBdr>
                                                                                            <w:top w:val="none" w:sz="0" w:space="0" w:color="auto"/>
                                                                                            <w:left w:val="none" w:sz="0" w:space="0" w:color="auto"/>
                                                                                            <w:bottom w:val="none" w:sz="0" w:space="0" w:color="auto"/>
                                                                                            <w:right w:val="none" w:sz="0" w:space="0" w:color="auto"/>
                                                                                          </w:divBdr>
                                                                                        </w:div>
                                                                                        <w:div w:id="2028827572">
                                                                                          <w:marLeft w:val="0"/>
                                                                                          <w:marRight w:val="0"/>
                                                                                          <w:marTop w:val="0"/>
                                                                                          <w:marBottom w:val="0"/>
                                                                                          <w:divBdr>
                                                                                            <w:top w:val="none" w:sz="0" w:space="0" w:color="auto"/>
                                                                                            <w:left w:val="none" w:sz="0" w:space="0" w:color="auto"/>
                                                                                            <w:bottom w:val="none" w:sz="0" w:space="0" w:color="auto"/>
                                                                                            <w:right w:val="none" w:sz="0" w:space="0" w:color="auto"/>
                                                                                          </w:divBdr>
                                                                                        </w:div>
                                                                                        <w:div w:id="2028827574">
                                                                                          <w:marLeft w:val="0"/>
                                                                                          <w:marRight w:val="0"/>
                                                                                          <w:marTop w:val="0"/>
                                                                                          <w:marBottom w:val="0"/>
                                                                                          <w:divBdr>
                                                                                            <w:top w:val="none" w:sz="0" w:space="0" w:color="auto"/>
                                                                                            <w:left w:val="none" w:sz="0" w:space="0" w:color="auto"/>
                                                                                            <w:bottom w:val="none" w:sz="0" w:space="0" w:color="auto"/>
                                                                                            <w:right w:val="none" w:sz="0" w:space="0" w:color="auto"/>
                                                                                          </w:divBdr>
                                                                                        </w:div>
                                                                                        <w:div w:id="2028827576">
                                                                                          <w:marLeft w:val="0"/>
                                                                                          <w:marRight w:val="0"/>
                                                                                          <w:marTop w:val="0"/>
                                                                                          <w:marBottom w:val="0"/>
                                                                                          <w:divBdr>
                                                                                            <w:top w:val="none" w:sz="0" w:space="0" w:color="auto"/>
                                                                                            <w:left w:val="none" w:sz="0" w:space="0" w:color="auto"/>
                                                                                            <w:bottom w:val="none" w:sz="0" w:space="0" w:color="auto"/>
                                                                                            <w:right w:val="none" w:sz="0" w:space="0" w:color="auto"/>
                                                                                          </w:divBdr>
                                                                                        </w:div>
                                                                                        <w:div w:id="2028827580">
                                                                                          <w:marLeft w:val="0"/>
                                                                                          <w:marRight w:val="0"/>
                                                                                          <w:marTop w:val="0"/>
                                                                                          <w:marBottom w:val="0"/>
                                                                                          <w:divBdr>
                                                                                            <w:top w:val="none" w:sz="0" w:space="0" w:color="auto"/>
                                                                                            <w:left w:val="none" w:sz="0" w:space="0" w:color="auto"/>
                                                                                            <w:bottom w:val="none" w:sz="0" w:space="0" w:color="auto"/>
                                                                                            <w:right w:val="none" w:sz="0" w:space="0" w:color="auto"/>
                                                                                          </w:divBdr>
                                                                                        </w:div>
                                                                                        <w:div w:id="2028827582">
                                                                                          <w:marLeft w:val="0"/>
                                                                                          <w:marRight w:val="0"/>
                                                                                          <w:marTop w:val="0"/>
                                                                                          <w:marBottom w:val="0"/>
                                                                                          <w:divBdr>
                                                                                            <w:top w:val="none" w:sz="0" w:space="0" w:color="auto"/>
                                                                                            <w:left w:val="none" w:sz="0" w:space="0" w:color="auto"/>
                                                                                            <w:bottom w:val="none" w:sz="0" w:space="0" w:color="auto"/>
                                                                                            <w:right w:val="none" w:sz="0" w:space="0" w:color="auto"/>
                                                                                          </w:divBdr>
                                                                                        </w:div>
                                                                                        <w:div w:id="2028827586">
                                                                                          <w:marLeft w:val="0"/>
                                                                                          <w:marRight w:val="0"/>
                                                                                          <w:marTop w:val="0"/>
                                                                                          <w:marBottom w:val="0"/>
                                                                                          <w:divBdr>
                                                                                            <w:top w:val="none" w:sz="0" w:space="0" w:color="auto"/>
                                                                                            <w:left w:val="none" w:sz="0" w:space="0" w:color="auto"/>
                                                                                            <w:bottom w:val="none" w:sz="0" w:space="0" w:color="auto"/>
                                                                                            <w:right w:val="none" w:sz="0" w:space="0" w:color="auto"/>
                                                                                          </w:divBdr>
                                                                                        </w:div>
                                                                                        <w:div w:id="2028827589">
                                                                                          <w:marLeft w:val="0"/>
                                                                                          <w:marRight w:val="0"/>
                                                                                          <w:marTop w:val="0"/>
                                                                                          <w:marBottom w:val="0"/>
                                                                                          <w:divBdr>
                                                                                            <w:top w:val="none" w:sz="0" w:space="0" w:color="auto"/>
                                                                                            <w:left w:val="none" w:sz="0" w:space="0" w:color="auto"/>
                                                                                            <w:bottom w:val="none" w:sz="0" w:space="0" w:color="auto"/>
                                                                                            <w:right w:val="none" w:sz="0" w:space="0" w:color="auto"/>
                                                                                          </w:divBdr>
                                                                                        </w:div>
                                                                                        <w:div w:id="2028827591">
                                                                                          <w:marLeft w:val="0"/>
                                                                                          <w:marRight w:val="0"/>
                                                                                          <w:marTop w:val="0"/>
                                                                                          <w:marBottom w:val="0"/>
                                                                                          <w:divBdr>
                                                                                            <w:top w:val="none" w:sz="0" w:space="0" w:color="auto"/>
                                                                                            <w:left w:val="none" w:sz="0" w:space="0" w:color="auto"/>
                                                                                            <w:bottom w:val="none" w:sz="0" w:space="0" w:color="auto"/>
                                                                                            <w:right w:val="none" w:sz="0" w:space="0" w:color="auto"/>
                                                                                          </w:divBdr>
                                                                                        </w:div>
                                                                                        <w:div w:id="2028827595">
                                                                                          <w:marLeft w:val="0"/>
                                                                                          <w:marRight w:val="0"/>
                                                                                          <w:marTop w:val="0"/>
                                                                                          <w:marBottom w:val="0"/>
                                                                                          <w:divBdr>
                                                                                            <w:top w:val="none" w:sz="0" w:space="0" w:color="auto"/>
                                                                                            <w:left w:val="none" w:sz="0" w:space="0" w:color="auto"/>
                                                                                            <w:bottom w:val="none" w:sz="0" w:space="0" w:color="auto"/>
                                                                                            <w:right w:val="none" w:sz="0" w:space="0" w:color="auto"/>
                                                                                          </w:divBdr>
                                                                                        </w:div>
                                                                                        <w:div w:id="2028827597">
                                                                                          <w:marLeft w:val="0"/>
                                                                                          <w:marRight w:val="0"/>
                                                                                          <w:marTop w:val="0"/>
                                                                                          <w:marBottom w:val="0"/>
                                                                                          <w:divBdr>
                                                                                            <w:top w:val="none" w:sz="0" w:space="0" w:color="auto"/>
                                                                                            <w:left w:val="none" w:sz="0" w:space="0" w:color="auto"/>
                                                                                            <w:bottom w:val="none" w:sz="0" w:space="0" w:color="auto"/>
                                                                                            <w:right w:val="none" w:sz="0" w:space="0" w:color="auto"/>
                                                                                          </w:divBdr>
                                                                                        </w:div>
                                                                                        <w:div w:id="2028827598">
                                                                                          <w:marLeft w:val="0"/>
                                                                                          <w:marRight w:val="0"/>
                                                                                          <w:marTop w:val="0"/>
                                                                                          <w:marBottom w:val="0"/>
                                                                                          <w:divBdr>
                                                                                            <w:top w:val="none" w:sz="0" w:space="0" w:color="auto"/>
                                                                                            <w:left w:val="none" w:sz="0" w:space="0" w:color="auto"/>
                                                                                            <w:bottom w:val="none" w:sz="0" w:space="0" w:color="auto"/>
                                                                                            <w:right w:val="none" w:sz="0" w:space="0" w:color="auto"/>
                                                                                          </w:divBdr>
                                                                                        </w:div>
                                                                                        <w:div w:id="2028827600">
                                                                                          <w:marLeft w:val="0"/>
                                                                                          <w:marRight w:val="0"/>
                                                                                          <w:marTop w:val="0"/>
                                                                                          <w:marBottom w:val="0"/>
                                                                                          <w:divBdr>
                                                                                            <w:top w:val="none" w:sz="0" w:space="0" w:color="auto"/>
                                                                                            <w:left w:val="none" w:sz="0" w:space="0" w:color="auto"/>
                                                                                            <w:bottom w:val="none" w:sz="0" w:space="0" w:color="auto"/>
                                                                                            <w:right w:val="none" w:sz="0" w:space="0" w:color="auto"/>
                                                                                          </w:divBdr>
                                                                                        </w:div>
                                                                                        <w:div w:id="2028827601">
                                                                                          <w:marLeft w:val="0"/>
                                                                                          <w:marRight w:val="0"/>
                                                                                          <w:marTop w:val="0"/>
                                                                                          <w:marBottom w:val="0"/>
                                                                                          <w:divBdr>
                                                                                            <w:top w:val="none" w:sz="0" w:space="0" w:color="auto"/>
                                                                                            <w:left w:val="none" w:sz="0" w:space="0" w:color="auto"/>
                                                                                            <w:bottom w:val="none" w:sz="0" w:space="0" w:color="auto"/>
                                                                                            <w:right w:val="none" w:sz="0" w:space="0" w:color="auto"/>
                                                                                          </w:divBdr>
                                                                                        </w:div>
                                                                                        <w:div w:id="2028827603">
                                                                                          <w:marLeft w:val="0"/>
                                                                                          <w:marRight w:val="0"/>
                                                                                          <w:marTop w:val="0"/>
                                                                                          <w:marBottom w:val="0"/>
                                                                                          <w:divBdr>
                                                                                            <w:top w:val="none" w:sz="0" w:space="0" w:color="auto"/>
                                                                                            <w:left w:val="none" w:sz="0" w:space="0" w:color="auto"/>
                                                                                            <w:bottom w:val="none" w:sz="0" w:space="0" w:color="auto"/>
                                                                                            <w:right w:val="none" w:sz="0" w:space="0" w:color="auto"/>
                                                                                          </w:divBdr>
                                                                                        </w:div>
                                                                                        <w:div w:id="2028827605">
                                                                                          <w:marLeft w:val="0"/>
                                                                                          <w:marRight w:val="0"/>
                                                                                          <w:marTop w:val="0"/>
                                                                                          <w:marBottom w:val="0"/>
                                                                                          <w:divBdr>
                                                                                            <w:top w:val="none" w:sz="0" w:space="0" w:color="auto"/>
                                                                                            <w:left w:val="none" w:sz="0" w:space="0" w:color="auto"/>
                                                                                            <w:bottom w:val="none" w:sz="0" w:space="0" w:color="auto"/>
                                                                                            <w:right w:val="none" w:sz="0" w:space="0" w:color="auto"/>
                                                                                          </w:divBdr>
                                                                                        </w:div>
                                                                                        <w:div w:id="2028827609">
                                                                                          <w:marLeft w:val="0"/>
                                                                                          <w:marRight w:val="0"/>
                                                                                          <w:marTop w:val="0"/>
                                                                                          <w:marBottom w:val="0"/>
                                                                                          <w:divBdr>
                                                                                            <w:top w:val="none" w:sz="0" w:space="0" w:color="auto"/>
                                                                                            <w:left w:val="none" w:sz="0" w:space="0" w:color="auto"/>
                                                                                            <w:bottom w:val="none" w:sz="0" w:space="0" w:color="auto"/>
                                                                                            <w:right w:val="none" w:sz="0" w:space="0" w:color="auto"/>
                                                                                          </w:divBdr>
                                                                                        </w:div>
                                                                                        <w:div w:id="2028827610">
                                                                                          <w:marLeft w:val="0"/>
                                                                                          <w:marRight w:val="0"/>
                                                                                          <w:marTop w:val="0"/>
                                                                                          <w:marBottom w:val="0"/>
                                                                                          <w:divBdr>
                                                                                            <w:top w:val="none" w:sz="0" w:space="0" w:color="auto"/>
                                                                                            <w:left w:val="none" w:sz="0" w:space="0" w:color="auto"/>
                                                                                            <w:bottom w:val="none" w:sz="0" w:space="0" w:color="auto"/>
                                                                                            <w:right w:val="none" w:sz="0" w:space="0" w:color="auto"/>
                                                                                          </w:divBdr>
                                                                                        </w:div>
                                                                                        <w:div w:id="2028827611">
                                                                                          <w:marLeft w:val="0"/>
                                                                                          <w:marRight w:val="0"/>
                                                                                          <w:marTop w:val="0"/>
                                                                                          <w:marBottom w:val="0"/>
                                                                                          <w:divBdr>
                                                                                            <w:top w:val="none" w:sz="0" w:space="0" w:color="auto"/>
                                                                                            <w:left w:val="none" w:sz="0" w:space="0" w:color="auto"/>
                                                                                            <w:bottom w:val="none" w:sz="0" w:space="0" w:color="auto"/>
                                                                                            <w:right w:val="none" w:sz="0" w:space="0" w:color="auto"/>
                                                                                          </w:divBdr>
                                                                                        </w:div>
                                                                                        <w:div w:id="2028827615">
                                                                                          <w:marLeft w:val="0"/>
                                                                                          <w:marRight w:val="0"/>
                                                                                          <w:marTop w:val="0"/>
                                                                                          <w:marBottom w:val="0"/>
                                                                                          <w:divBdr>
                                                                                            <w:top w:val="none" w:sz="0" w:space="0" w:color="auto"/>
                                                                                            <w:left w:val="none" w:sz="0" w:space="0" w:color="auto"/>
                                                                                            <w:bottom w:val="none" w:sz="0" w:space="0" w:color="auto"/>
                                                                                            <w:right w:val="none" w:sz="0" w:space="0" w:color="auto"/>
                                                                                          </w:divBdr>
                                                                                        </w:div>
                                                                                        <w:div w:id="2028827616">
                                                                                          <w:marLeft w:val="0"/>
                                                                                          <w:marRight w:val="0"/>
                                                                                          <w:marTop w:val="0"/>
                                                                                          <w:marBottom w:val="0"/>
                                                                                          <w:divBdr>
                                                                                            <w:top w:val="none" w:sz="0" w:space="0" w:color="auto"/>
                                                                                            <w:left w:val="none" w:sz="0" w:space="0" w:color="auto"/>
                                                                                            <w:bottom w:val="none" w:sz="0" w:space="0" w:color="auto"/>
                                                                                            <w:right w:val="none" w:sz="0" w:space="0" w:color="auto"/>
                                                                                          </w:divBdr>
                                                                                        </w:div>
                                                                                        <w:div w:id="2028827618">
                                                                                          <w:marLeft w:val="720"/>
                                                                                          <w:marRight w:val="0"/>
                                                                                          <w:marTop w:val="0"/>
                                                                                          <w:marBottom w:val="0"/>
                                                                                          <w:divBdr>
                                                                                            <w:top w:val="none" w:sz="0" w:space="0" w:color="auto"/>
                                                                                            <w:left w:val="none" w:sz="0" w:space="0" w:color="auto"/>
                                                                                            <w:bottom w:val="none" w:sz="0" w:space="0" w:color="auto"/>
                                                                                            <w:right w:val="none" w:sz="0" w:space="0" w:color="auto"/>
                                                                                          </w:divBdr>
                                                                                        </w:div>
                                                                                        <w:div w:id="2028827620">
                                                                                          <w:marLeft w:val="0"/>
                                                                                          <w:marRight w:val="0"/>
                                                                                          <w:marTop w:val="0"/>
                                                                                          <w:marBottom w:val="0"/>
                                                                                          <w:divBdr>
                                                                                            <w:top w:val="none" w:sz="0" w:space="0" w:color="auto"/>
                                                                                            <w:left w:val="none" w:sz="0" w:space="0" w:color="auto"/>
                                                                                            <w:bottom w:val="none" w:sz="0" w:space="0" w:color="auto"/>
                                                                                            <w:right w:val="none" w:sz="0" w:space="0" w:color="auto"/>
                                                                                          </w:divBdr>
                                                                                        </w:div>
                                                                                        <w:div w:id="2028827621">
                                                                                          <w:marLeft w:val="0"/>
                                                                                          <w:marRight w:val="0"/>
                                                                                          <w:marTop w:val="0"/>
                                                                                          <w:marBottom w:val="0"/>
                                                                                          <w:divBdr>
                                                                                            <w:top w:val="none" w:sz="0" w:space="0" w:color="auto"/>
                                                                                            <w:left w:val="none" w:sz="0" w:space="0" w:color="auto"/>
                                                                                            <w:bottom w:val="none" w:sz="0" w:space="0" w:color="auto"/>
                                                                                            <w:right w:val="none" w:sz="0" w:space="0" w:color="auto"/>
                                                                                          </w:divBdr>
                                                                                        </w:div>
                                                                                        <w:div w:id="2028827622">
                                                                                          <w:marLeft w:val="0"/>
                                                                                          <w:marRight w:val="0"/>
                                                                                          <w:marTop w:val="0"/>
                                                                                          <w:marBottom w:val="0"/>
                                                                                          <w:divBdr>
                                                                                            <w:top w:val="none" w:sz="0" w:space="0" w:color="auto"/>
                                                                                            <w:left w:val="none" w:sz="0" w:space="0" w:color="auto"/>
                                                                                            <w:bottom w:val="none" w:sz="0" w:space="0" w:color="auto"/>
                                                                                            <w:right w:val="none" w:sz="0" w:space="0" w:color="auto"/>
                                                                                          </w:divBdr>
                                                                                        </w:div>
                                                                                        <w:div w:id="2028827625">
                                                                                          <w:marLeft w:val="0"/>
                                                                                          <w:marRight w:val="0"/>
                                                                                          <w:marTop w:val="0"/>
                                                                                          <w:marBottom w:val="0"/>
                                                                                          <w:divBdr>
                                                                                            <w:top w:val="none" w:sz="0" w:space="0" w:color="auto"/>
                                                                                            <w:left w:val="none" w:sz="0" w:space="0" w:color="auto"/>
                                                                                            <w:bottom w:val="none" w:sz="0" w:space="0" w:color="auto"/>
                                                                                            <w:right w:val="none" w:sz="0" w:space="0" w:color="auto"/>
                                                                                          </w:divBdr>
                                                                                        </w:div>
                                                                                        <w:div w:id="2028827626">
                                                                                          <w:marLeft w:val="0"/>
                                                                                          <w:marRight w:val="0"/>
                                                                                          <w:marTop w:val="0"/>
                                                                                          <w:marBottom w:val="0"/>
                                                                                          <w:divBdr>
                                                                                            <w:top w:val="none" w:sz="0" w:space="0" w:color="auto"/>
                                                                                            <w:left w:val="none" w:sz="0" w:space="0" w:color="auto"/>
                                                                                            <w:bottom w:val="none" w:sz="0" w:space="0" w:color="auto"/>
                                                                                            <w:right w:val="none" w:sz="0" w:space="0" w:color="auto"/>
                                                                                          </w:divBdr>
                                                                                        </w:div>
                                                                                        <w:div w:id="2028827627">
                                                                                          <w:marLeft w:val="0"/>
                                                                                          <w:marRight w:val="0"/>
                                                                                          <w:marTop w:val="0"/>
                                                                                          <w:marBottom w:val="0"/>
                                                                                          <w:divBdr>
                                                                                            <w:top w:val="none" w:sz="0" w:space="0" w:color="auto"/>
                                                                                            <w:left w:val="none" w:sz="0" w:space="0" w:color="auto"/>
                                                                                            <w:bottom w:val="none" w:sz="0" w:space="0" w:color="auto"/>
                                                                                            <w:right w:val="none" w:sz="0" w:space="0" w:color="auto"/>
                                                                                          </w:divBdr>
                                                                                        </w:div>
                                                                                        <w:div w:id="2028827630">
                                                                                          <w:marLeft w:val="0"/>
                                                                                          <w:marRight w:val="0"/>
                                                                                          <w:marTop w:val="0"/>
                                                                                          <w:marBottom w:val="0"/>
                                                                                          <w:divBdr>
                                                                                            <w:top w:val="none" w:sz="0" w:space="0" w:color="auto"/>
                                                                                            <w:left w:val="none" w:sz="0" w:space="0" w:color="auto"/>
                                                                                            <w:bottom w:val="none" w:sz="0" w:space="0" w:color="auto"/>
                                                                                            <w:right w:val="none" w:sz="0" w:space="0" w:color="auto"/>
                                                                                          </w:divBdr>
                                                                                        </w:div>
                                                                                        <w:div w:id="2028827636">
                                                                                          <w:marLeft w:val="0"/>
                                                                                          <w:marRight w:val="0"/>
                                                                                          <w:marTop w:val="0"/>
                                                                                          <w:marBottom w:val="0"/>
                                                                                          <w:divBdr>
                                                                                            <w:top w:val="none" w:sz="0" w:space="0" w:color="auto"/>
                                                                                            <w:left w:val="none" w:sz="0" w:space="0" w:color="auto"/>
                                                                                            <w:bottom w:val="none" w:sz="0" w:space="0" w:color="auto"/>
                                                                                            <w:right w:val="none" w:sz="0" w:space="0" w:color="auto"/>
                                                                                          </w:divBdr>
                                                                                        </w:div>
                                                                                        <w:div w:id="2028827639">
                                                                                          <w:marLeft w:val="0"/>
                                                                                          <w:marRight w:val="0"/>
                                                                                          <w:marTop w:val="0"/>
                                                                                          <w:marBottom w:val="0"/>
                                                                                          <w:divBdr>
                                                                                            <w:top w:val="none" w:sz="0" w:space="0" w:color="auto"/>
                                                                                            <w:left w:val="none" w:sz="0" w:space="0" w:color="auto"/>
                                                                                            <w:bottom w:val="none" w:sz="0" w:space="0" w:color="auto"/>
                                                                                            <w:right w:val="none" w:sz="0" w:space="0" w:color="auto"/>
                                                                                          </w:divBdr>
                                                                                        </w:div>
                                                                                        <w:div w:id="2028827646">
                                                                                          <w:marLeft w:val="0"/>
                                                                                          <w:marRight w:val="0"/>
                                                                                          <w:marTop w:val="0"/>
                                                                                          <w:marBottom w:val="0"/>
                                                                                          <w:divBdr>
                                                                                            <w:top w:val="none" w:sz="0" w:space="0" w:color="auto"/>
                                                                                            <w:left w:val="none" w:sz="0" w:space="0" w:color="auto"/>
                                                                                            <w:bottom w:val="none" w:sz="0" w:space="0" w:color="auto"/>
                                                                                            <w:right w:val="none" w:sz="0" w:space="0" w:color="auto"/>
                                                                                          </w:divBdr>
                                                                                        </w:div>
                                                                                        <w:div w:id="2028827647">
                                                                                          <w:marLeft w:val="0"/>
                                                                                          <w:marRight w:val="0"/>
                                                                                          <w:marTop w:val="0"/>
                                                                                          <w:marBottom w:val="0"/>
                                                                                          <w:divBdr>
                                                                                            <w:top w:val="none" w:sz="0" w:space="0" w:color="auto"/>
                                                                                            <w:left w:val="none" w:sz="0" w:space="0" w:color="auto"/>
                                                                                            <w:bottom w:val="none" w:sz="0" w:space="0" w:color="auto"/>
                                                                                            <w:right w:val="none" w:sz="0" w:space="0" w:color="auto"/>
                                                                                          </w:divBdr>
                                                                                        </w:div>
                                                                                        <w:div w:id="2028827649">
                                                                                          <w:marLeft w:val="0"/>
                                                                                          <w:marRight w:val="0"/>
                                                                                          <w:marTop w:val="0"/>
                                                                                          <w:marBottom w:val="0"/>
                                                                                          <w:divBdr>
                                                                                            <w:top w:val="none" w:sz="0" w:space="0" w:color="auto"/>
                                                                                            <w:left w:val="none" w:sz="0" w:space="0" w:color="auto"/>
                                                                                            <w:bottom w:val="none" w:sz="0" w:space="0" w:color="auto"/>
                                                                                            <w:right w:val="none" w:sz="0" w:space="0" w:color="auto"/>
                                                                                          </w:divBdr>
                                                                                        </w:div>
                                                                                        <w:div w:id="2028827652">
                                                                                          <w:marLeft w:val="0"/>
                                                                                          <w:marRight w:val="0"/>
                                                                                          <w:marTop w:val="0"/>
                                                                                          <w:marBottom w:val="0"/>
                                                                                          <w:divBdr>
                                                                                            <w:top w:val="none" w:sz="0" w:space="0" w:color="auto"/>
                                                                                            <w:left w:val="none" w:sz="0" w:space="0" w:color="auto"/>
                                                                                            <w:bottom w:val="none" w:sz="0" w:space="0" w:color="auto"/>
                                                                                            <w:right w:val="none" w:sz="0" w:space="0" w:color="auto"/>
                                                                                          </w:divBdr>
                                                                                        </w:div>
                                                                                        <w:div w:id="2028827656">
                                                                                          <w:marLeft w:val="1440"/>
                                                                                          <w:marRight w:val="0"/>
                                                                                          <w:marTop w:val="0"/>
                                                                                          <w:marBottom w:val="0"/>
                                                                                          <w:divBdr>
                                                                                            <w:top w:val="none" w:sz="0" w:space="0" w:color="auto"/>
                                                                                            <w:left w:val="none" w:sz="0" w:space="0" w:color="auto"/>
                                                                                            <w:bottom w:val="none" w:sz="0" w:space="0" w:color="auto"/>
                                                                                            <w:right w:val="none" w:sz="0" w:space="0" w:color="auto"/>
                                                                                          </w:divBdr>
                                                                                        </w:div>
                                                                                        <w:div w:id="2028827660">
                                                                                          <w:marLeft w:val="0"/>
                                                                                          <w:marRight w:val="0"/>
                                                                                          <w:marTop w:val="0"/>
                                                                                          <w:marBottom w:val="0"/>
                                                                                          <w:divBdr>
                                                                                            <w:top w:val="none" w:sz="0" w:space="0" w:color="auto"/>
                                                                                            <w:left w:val="none" w:sz="0" w:space="0" w:color="auto"/>
                                                                                            <w:bottom w:val="none" w:sz="0" w:space="0" w:color="auto"/>
                                                                                            <w:right w:val="none" w:sz="0" w:space="0" w:color="auto"/>
                                                                                          </w:divBdr>
                                                                                        </w:div>
                                                                                        <w:div w:id="2028827662">
                                                                                          <w:marLeft w:val="0"/>
                                                                                          <w:marRight w:val="0"/>
                                                                                          <w:marTop w:val="0"/>
                                                                                          <w:marBottom w:val="0"/>
                                                                                          <w:divBdr>
                                                                                            <w:top w:val="none" w:sz="0" w:space="0" w:color="auto"/>
                                                                                            <w:left w:val="none" w:sz="0" w:space="0" w:color="auto"/>
                                                                                            <w:bottom w:val="none" w:sz="0" w:space="0" w:color="auto"/>
                                                                                            <w:right w:val="none" w:sz="0" w:space="0" w:color="auto"/>
                                                                                          </w:divBdr>
                                                                                        </w:div>
                                                                                        <w:div w:id="2028827664">
                                                                                          <w:marLeft w:val="0"/>
                                                                                          <w:marRight w:val="0"/>
                                                                                          <w:marTop w:val="0"/>
                                                                                          <w:marBottom w:val="0"/>
                                                                                          <w:divBdr>
                                                                                            <w:top w:val="none" w:sz="0" w:space="0" w:color="auto"/>
                                                                                            <w:left w:val="none" w:sz="0" w:space="0" w:color="auto"/>
                                                                                            <w:bottom w:val="none" w:sz="0" w:space="0" w:color="auto"/>
                                                                                            <w:right w:val="none" w:sz="0" w:space="0" w:color="auto"/>
                                                                                          </w:divBdr>
                                                                                        </w:div>
                                                                                        <w:div w:id="2028827666">
                                                                                          <w:marLeft w:val="0"/>
                                                                                          <w:marRight w:val="0"/>
                                                                                          <w:marTop w:val="0"/>
                                                                                          <w:marBottom w:val="0"/>
                                                                                          <w:divBdr>
                                                                                            <w:top w:val="none" w:sz="0" w:space="0" w:color="auto"/>
                                                                                            <w:left w:val="none" w:sz="0" w:space="0" w:color="auto"/>
                                                                                            <w:bottom w:val="none" w:sz="0" w:space="0" w:color="auto"/>
                                                                                            <w:right w:val="none" w:sz="0" w:space="0" w:color="auto"/>
                                                                                          </w:divBdr>
                                                                                        </w:div>
                                                                                        <w:div w:id="2028827669">
                                                                                          <w:marLeft w:val="0"/>
                                                                                          <w:marRight w:val="0"/>
                                                                                          <w:marTop w:val="0"/>
                                                                                          <w:marBottom w:val="0"/>
                                                                                          <w:divBdr>
                                                                                            <w:top w:val="none" w:sz="0" w:space="0" w:color="auto"/>
                                                                                            <w:left w:val="none" w:sz="0" w:space="0" w:color="auto"/>
                                                                                            <w:bottom w:val="none" w:sz="0" w:space="0" w:color="auto"/>
                                                                                            <w:right w:val="none" w:sz="0" w:space="0" w:color="auto"/>
                                                                                          </w:divBdr>
                                                                                        </w:div>
                                                                                        <w:div w:id="2028827670">
                                                                                          <w:marLeft w:val="0"/>
                                                                                          <w:marRight w:val="0"/>
                                                                                          <w:marTop w:val="0"/>
                                                                                          <w:marBottom w:val="0"/>
                                                                                          <w:divBdr>
                                                                                            <w:top w:val="none" w:sz="0" w:space="0" w:color="auto"/>
                                                                                            <w:left w:val="none" w:sz="0" w:space="0" w:color="auto"/>
                                                                                            <w:bottom w:val="none" w:sz="0" w:space="0" w:color="auto"/>
                                                                                            <w:right w:val="none" w:sz="0" w:space="0" w:color="auto"/>
                                                                                          </w:divBdr>
                                                                                        </w:div>
                                                                                        <w:div w:id="2028827671">
                                                                                          <w:marLeft w:val="0"/>
                                                                                          <w:marRight w:val="0"/>
                                                                                          <w:marTop w:val="0"/>
                                                                                          <w:marBottom w:val="0"/>
                                                                                          <w:divBdr>
                                                                                            <w:top w:val="none" w:sz="0" w:space="0" w:color="auto"/>
                                                                                            <w:left w:val="none" w:sz="0" w:space="0" w:color="auto"/>
                                                                                            <w:bottom w:val="none" w:sz="0" w:space="0" w:color="auto"/>
                                                                                            <w:right w:val="none" w:sz="0" w:space="0" w:color="auto"/>
                                                                                          </w:divBdr>
                                                                                        </w:div>
                                                                                        <w:div w:id="2028827677">
                                                                                          <w:marLeft w:val="0"/>
                                                                                          <w:marRight w:val="0"/>
                                                                                          <w:marTop w:val="0"/>
                                                                                          <w:marBottom w:val="0"/>
                                                                                          <w:divBdr>
                                                                                            <w:top w:val="none" w:sz="0" w:space="0" w:color="auto"/>
                                                                                            <w:left w:val="none" w:sz="0" w:space="0" w:color="auto"/>
                                                                                            <w:bottom w:val="none" w:sz="0" w:space="0" w:color="auto"/>
                                                                                            <w:right w:val="none" w:sz="0" w:space="0" w:color="auto"/>
                                                                                          </w:divBdr>
                                                                                        </w:div>
                                                                                        <w:div w:id="2028827679">
                                                                                          <w:marLeft w:val="0"/>
                                                                                          <w:marRight w:val="0"/>
                                                                                          <w:marTop w:val="0"/>
                                                                                          <w:marBottom w:val="0"/>
                                                                                          <w:divBdr>
                                                                                            <w:top w:val="none" w:sz="0" w:space="0" w:color="auto"/>
                                                                                            <w:left w:val="none" w:sz="0" w:space="0" w:color="auto"/>
                                                                                            <w:bottom w:val="none" w:sz="0" w:space="0" w:color="auto"/>
                                                                                            <w:right w:val="none" w:sz="0" w:space="0" w:color="auto"/>
                                                                                          </w:divBdr>
                                                                                        </w:div>
                                                                                        <w:div w:id="2028827680">
                                                                                          <w:marLeft w:val="0"/>
                                                                                          <w:marRight w:val="0"/>
                                                                                          <w:marTop w:val="0"/>
                                                                                          <w:marBottom w:val="0"/>
                                                                                          <w:divBdr>
                                                                                            <w:top w:val="none" w:sz="0" w:space="0" w:color="auto"/>
                                                                                            <w:left w:val="none" w:sz="0" w:space="0" w:color="auto"/>
                                                                                            <w:bottom w:val="none" w:sz="0" w:space="0" w:color="auto"/>
                                                                                            <w:right w:val="none" w:sz="0" w:space="0" w:color="auto"/>
                                                                                          </w:divBdr>
                                                                                        </w:div>
                                                                                        <w:div w:id="2028827688">
                                                                                          <w:marLeft w:val="0"/>
                                                                                          <w:marRight w:val="0"/>
                                                                                          <w:marTop w:val="0"/>
                                                                                          <w:marBottom w:val="0"/>
                                                                                          <w:divBdr>
                                                                                            <w:top w:val="none" w:sz="0" w:space="0" w:color="auto"/>
                                                                                            <w:left w:val="none" w:sz="0" w:space="0" w:color="auto"/>
                                                                                            <w:bottom w:val="none" w:sz="0" w:space="0" w:color="auto"/>
                                                                                            <w:right w:val="none" w:sz="0" w:space="0" w:color="auto"/>
                                                                                          </w:divBdr>
                                                                                        </w:div>
                                                                                        <w:div w:id="2028827695">
                                                                                          <w:marLeft w:val="0"/>
                                                                                          <w:marRight w:val="0"/>
                                                                                          <w:marTop w:val="0"/>
                                                                                          <w:marBottom w:val="0"/>
                                                                                          <w:divBdr>
                                                                                            <w:top w:val="none" w:sz="0" w:space="0" w:color="auto"/>
                                                                                            <w:left w:val="none" w:sz="0" w:space="0" w:color="auto"/>
                                                                                            <w:bottom w:val="none" w:sz="0" w:space="0" w:color="auto"/>
                                                                                            <w:right w:val="none" w:sz="0" w:space="0" w:color="auto"/>
                                                                                          </w:divBdr>
                                                                                        </w:div>
                                                                                        <w:div w:id="2028827696">
                                                                                          <w:marLeft w:val="0"/>
                                                                                          <w:marRight w:val="0"/>
                                                                                          <w:marTop w:val="0"/>
                                                                                          <w:marBottom w:val="0"/>
                                                                                          <w:divBdr>
                                                                                            <w:top w:val="none" w:sz="0" w:space="0" w:color="auto"/>
                                                                                            <w:left w:val="none" w:sz="0" w:space="0" w:color="auto"/>
                                                                                            <w:bottom w:val="none" w:sz="0" w:space="0" w:color="auto"/>
                                                                                            <w:right w:val="none" w:sz="0" w:space="0" w:color="auto"/>
                                                                                          </w:divBdr>
                                                                                        </w:div>
                                                                                        <w:div w:id="2028827697">
                                                                                          <w:marLeft w:val="0"/>
                                                                                          <w:marRight w:val="0"/>
                                                                                          <w:marTop w:val="0"/>
                                                                                          <w:marBottom w:val="0"/>
                                                                                          <w:divBdr>
                                                                                            <w:top w:val="none" w:sz="0" w:space="0" w:color="auto"/>
                                                                                            <w:left w:val="none" w:sz="0" w:space="0" w:color="auto"/>
                                                                                            <w:bottom w:val="none" w:sz="0" w:space="0" w:color="auto"/>
                                                                                            <w:right w:val="none" w:sz="0" w:space="0" w:color="auto"/>
                                                                                          </w:divBdr>
                                                                                        </w:div>
                                                                                        <w:div w:id="2028827698">
                                                                                          <w:marLeft w:val="0"/>
                                                                                          <w:marRight w:val="0"/>
                                                                                          <w:marTop w:val="0"/>
                                                                                          <w:marBottom w:val="0"/>
                                                                                          <w:divBdr>
                                                                                            <w:top w:val="none" w:sz="0" w:space="0" w:color="auto"/>
                                                                                            <w:left w:val="none" w:sz="0" w:space="0" w:color="auto"/>
                                                                                            <w:bottom w:val="none" w:sz="0" w:space="0" w:color="auto"/>
                                                                                            <w:right w:val="none" w:sz="0" w:space="0" w:color="auto"/>
                                                                                          </w:divBdr>
                                                                                        </w:div>
                                                                                        <w:div w:id="2028827699">
                                                                                          <w:marLeft w:val="0"/>
                                                                                          <w:marRight w:val="0"/>
                                                                                          <w:marTop w:val="0"/>
                                                                                          <w:marBottom w:val="0"/>
                                                                                          <w:divBdr>
                                                                                            <w:top w:val="none" w:sz="0" w:space="0" w:color="auto"/>
                                                                                            <w:left w:val="none" w:sz="0" w:space="0" w:color="auto"/>
                                                                                            <w:bottom w:val="none" w:sz="0" w:space="0" w:color="auto"/>
                                                                                            <w:right w:val="none" w:sz="0" w:space="0" w:color="auto"/>
                                                                                          </w:divBdr>
                                                                                        </w:div>
                                                                                        <w:div w:id="2028827700">
                                                                                          <w:marLeft w:val="0"/>
                                                                                          <w:marRight w:val="0"/>
                                                                                          <w:marTop w:val="0"/>
                                                                                          <w:marBottom w:val="0"/>
                                                                                          <w:divBdr>
                                                                                            <w:top w:val="none" w:sz="0" w:space="0" w:color="auto"/>
                                                                                            <w:left w:val="none" w:sz="0" w:space="0" w:color="auto"/>
                                                                                            <w:bottom w:val="none" w:sz="0" w:space="0" w:color="auto"/>
                                                                                            <w:right w:val="none" w:sz="0" w:space="0" w:color="auto"/>
                                                                                          </w:divBdr>
                                                                                        </w:div>
                                                                                        <w:div w:id="2028827701">
                                                                                          <w:marLeft w:val="0"/>
                                                                                          <w:marRight w:val="0"/>
                                                                                          <w:marTop w:val="0"/>
                                                                                          <w:marBottom w:val="0"/>
                                                                                          <w:divBdr>
                                                                                            <w:top w:val="none" w:sz="0" w:space="0" w:color="auto"/>
                                                                                            <w:left w:val="none" w:sz="0" w:space="0" w:color="auto"/>
                                                                                            <w:bottom w:val="none" w:sz="0" w:space="0" w:color="auto"/>
                                                                                            <w:right w:val="none" w:sz="0" w:space="0" w:color="auto"/>
                                                                                          </w:divBdr>
                                                                                        </w:div>
                                                                                        <w:div w:id="2028827702">
                                                                                          <w:marLeft w:val="0"/>
                                                                                          <w:marRight w:val="0"/>
                                                                                          <w:marTop w:val="0"/>
                                                                                          <w:marBottom w:val="0"/>
                                                                                          <w:divBdr>
                                                                                            <w:top w:val="none" w:sz="0" w:space="0" w:color="auto"/>
                                                                                            <w:left w:val="none" w:sz="0" w:space="0" w:color="auto"/>
                                                                                            <w:bottom w:val="none" w:sz="0" w:space="0" w:color="auto"/>
                                                                                            <w:right w:val="none" w:sz="0" w:space="0" w:color="auto"/>
                                                                                          </w:divBdr>
                                                                                        </w:div>
                                                                                        <w:div w:id="2028827703">
                                                                                          <w:marLeft w:val="0"/>
                                                                                          <w:marRight w:val="0"/>
                                                                                          <w:marTop w:val="0"/>
                                                                                          <w:marBottom w:val="0"/>
                                                                                          <w:divBdr>
                                                                                            <w:top w:val="none" w:sz="0" w:space="0" w:color="auto"/>
                                                                                            <w:left w:val="none" w:sz="0" w:space="0" w:color="auto"/>
                                                                                            <w:bottom w:val="none" w:sz="0" w:space="0" w:color="auto"/>
                                                                                            <w:right w:val="none" w:sz="0" w:space="0" w:color="auto"/>
                                                                                          </w:divBdr>
                                                                                        </w:div>
                                                                                        <w:div w:id="2028827706">
                                                                                          <w:marLeft w:val="0"/>
                                                                                          <w:marRight w:val="0"/>
                                                                                          <w:marTop w:val="0"/>
                                                                                          <w:marBottom w:val="0"/>
                                                                                          <w:divBdr>
                                                                                            <w:top w:val="none" w:sz="0" w:space="0" w:color="auto"/>
                                                                                            <w:left w:val="none" w:sz="0" w:space="0" w:color="auto"/>
                                                                                            <w:bottom w:val="none" w:sz="0" w:space="0" w:color="auto"/>
                                                                                            <w:right w:val="none" w:sz="0" w:space="0" w:color="auto"/>
                                                                                          </w:divBdr>
                                                                                        </w:div>
                                                                                        <w:div w:id="2028827707">
                                                                                          <w:marLeft w:val="0"/>
                                                                                          <w:marRight w:val="0"/>
                                                                                          <w:marTop w:val="0"/>
                                                                                          <w:marBottom w:val="0"/>
                                                                                          <w:divBdr>
                                                                                            <w:top w:val="none" w:sz="0" w:space="0" w:color="auto"/>
                                                                                            <w:left w:val="none" w:sz="0" w:space="0" w:color="auto"/>
                                                                                            <w:bottom w:val="none" w:sz="0" w:space="0" w:color="auto"/>
                                                                                            <w:right w:val="none" w:sz="0" w:space="0" w:color="auto"/>
                                                                                          </w:divBdr>
                                                                                        </w:div>
                                                                                        <w:div w:id="2028827708">
                                                                                          <w:marLeft w:val="0"/>
                                                                                          <w:marRight w:val="0"/>
                                                                                          <w:marTop w:val="0"/>
                                                                                          <w:marBottom w:val="0"/>
                                                                                          <w:divBdr>
                                                                                            <w:top w:val="none" w:sz="0" w:space="0" w:color="auto"/>
                                                                                            <w:left w:val="none" w:sz="0" w:space="0" w:color="auto"/>
                                                                                            <w:bottom w:val="none" w:sz="0" w:space="0" w:color="auto"/>
                                                                                            <w:right w:val="none" w:sz="0" w:space="0" w:color="auto"/>
                                                                                          </w:divBdr>
                                                                                        </w:div>
                                                                                        <w:div w:id="2028827709">
                                                                                          <w:marLeft w:val="0"/>
                                                                                          <w:marRight w:val="0"/>
                                                                                          <w:marTop w:val="0"/>
                                                                                          <w:marBottom w:val="0"/>
                                                                                          <w:divBdr>
                                                                                            <w:top w:val="none" w:sz="0" w:space="0" w:color="auto"/>
                                                                                            <w:left w:val="none" w:sz="0" w:space="0" w:color="auto"/>
                                                                                            <w:bottom w:val="none" w:sz="0" w:space="0" w:color="auto"/>
                                                                                            <w:right w:val="none" w:sz="0" w:space="0" w:color="auto"/>
                                                                                          </w:divBdr>
                                                                                        </w:div>
                                                                                        <w:div w:id="2028827713">
                                                                                          <w:marLeft w:val="0"/>
                                                                                          <w:marRight w:val="0"/>
                                                                                          <w:marTop w:val="0"/>
                                                                                          <w:marBottom w:val="0"/>
                                                                                          <w:divBdr>
                                                                                            <w:top w:val="none" w:sz="0" w:space="0" w:color="auto"/>
                                                                                            <w:left w:val="none" w:sz="0" w:space="0" w:color="auto"/>
                                                                                            <w:bottom w:val="none" w:sz="0" w:space="0" w:color="auto"/>
                                                                                            <w:right w:val="none" w:sz="0" w:space="0" w:color="auto"/>
                                                                                          </w:divBdr>
                                                                                        </w:div>
                                                                                        <w:div w:id="2028827719">
                                                                                          <w:marLeft w:val="0"/>
                                                                                          <w:marRight w:val="0"/>
                                                                                          <w:marTop w:val="0"/>
                                                                                          <w:marBottom w:val="0"/>
                                                                                          <w:divBdr>
                                                                                            <w:top w:val="none" w:sz="0" w:space="0" w:color="auto"/>
                                                                                            <w:left w:val="none" w:sz="0" w:space="0" w:color="auto"/>
                                                                                            <w:bottom w:val="none" w:sz="0" w:space="0" w:color="auto"/>
                                                                                            <w:right w:val="none" w:sz="0" w:space="0" w:color="auto"/>
                                                                                          </w:divBdr>
                                                                                        </w:div>
                                                                                        <w:div w:id="2028827723">
                                                                                          <w:marLeft w:val="0"/>
                                                                                          <w:marRight w:val="0"/>
                                                                                          <w:marTop w:val="0"/>
                                                                                          <w:marBottom w:val="0"/>
                                                                                          <w:divBdr>
                                                                                            <w:top w:val="none" w:sz="0" w:space="0" w:color="auto"/>
                                                                                            <w:left w:val="none" w:sz="0" w:space="0" w:color="auto"/>
                                                                                            <w:bottom w:val="none" w:sz="0" w:space="0" w:color="auto"/>
                                                                                            <w:right w:val="none" w:sz="0" w:space="0" w:color="auto"/>
                                                                                          </w:divBdr>
                                                                                        </w:div>
                                                                                        <w:div w:id="2028827726">
                                                                                          <w:marLeft w:val="0"/>
                                                                                          <w:marRight w:val="0"/>
                                                                                          <w:marTop w:val="0"/>
                                                                                          <w:marBottom w:val="0"/>
                                                                                          <w:divBdr>
                                                                                            <w:top w:val="none" w:sz="0" w:space="0" w:color="auto"/>
                                                                                            <w:left w:val="none" w:sz="0" w:space="0" w:color="auto"/>
                                                                                            <w:bottom w:val="none" w:sz="0" w:space="0" w:color="auto"/>
                                                                                            <w:right w:val="none" w:sz="0" w:space="0" w:color="auto"/>
                                                                                          </w:divBdr>
                                                                                        </w:div>
                                                                                        <w:div w:id="2028827727">
                                                                                          <w:marLeft w:val="0"/>
                                                                                          <w:marRight w:val="0"/>
                                                                                          <w:marTop w:val="0"/>
                                                                                          <w:marBottom w:val="0"/>
                                                                                          <w:divBdr>
                                                                                            <w:top w:val="none" w:sz="0" w:space="0" w:color="auto"/>
                                                                                            <w:left w:val="none" w:sz="0" w:space="0" w:color="auto"/>
                                                                                            <w:bottom w:val="none" w:sz="0" w:space="0" w:color="auto"/>
                                                                                            <w:right w:val="none" w:sz="0" w:space="0" w:color="auto"/>
                                                                                          </w:divBdr>
                                                                                        </w:div>
                                                                                        <w:div w:id="2028827729">
                                                                                          <w:marLeft w:val="0"/>
                                                                                          <w:marRight w:val="0"/>
                                                                                          <w:marTop w:val="0"/>
                                                                                          <w:marBottom w:val="0"/>
                                                                                          <w:divBdr>
                                                                                            <w:top w:val="none" w:sz="0" w:space="0" w:color="auto"/>
                                                                                            <w:left w:val="none" w:sz="0" w:space="0" w:color="auto"/>
                                                                                            <w:bottom w:val="none" w:sz="0" w:space="0" w:color="auto"/>
                                                                                            <w:right w:val="none" w:sz="0" w:space="0" w:color="auto"/>
                                                                                          </w:divBdr>
                                                                                        </w:div>
                                                                                        <w:div w:id="2028827734">
                                                                                          <w:marLeft w:val="0"/>
                                                                                          <w:marRight w:val="0"/>
                                                                                          <w:marTop w:val="0"/>
                                                                                          <w:marBottom w:val="0"/>
                                                                                          <w:divBdr>
                                                                                            <w:top w:val="none" w:sz="0" w:space="0" w:color="auto"/>
                                                                                            <w:left w:val="none" w:sz="0" w:space="0" w:color="auto"/>
                                                                                            <w:bottom w:val="none" w:sz="0" w:space="0" w:color="auto"/>
                                                                                            <w:right w:val="none" w:sz="0" w:space="0" w:color="auto"/>
                                                                                          </w:divBdr>
                                                                                        </w:div>
                                                                                        <w:div w:id="2028827739">
                                                                                          <w:marLeft w:val="0"/>
                                                                                          <w:marRight w:val="0"/>
                                                                                          <w:marTop w:val="0"/>
                                                                                          <w:marBottom w:val="0"/>
                                                                                          <w:divBdr>
                                                                                            <w:top w:val="none" w:sz="0" w:space="0" w:color="auto"/>
                                                                                            <w:left w:val="none" w:sz="0" w:space="0" w:color="auto"/>
                                                                                            <w:bottom w:val="none" w:sz="0" w:space="0" w:color="auto"/>
                                                                                            <w:right w:val="none" w:sz="0" w:space="0" w:color="auto"/>
                                                                                          </w:divBdr>
                                                                                        </w:div>
                                                                                        <w:div w:id="2028827741">
                                                                                          <w:marLeft w:val="0"/>
                                                                                          <w:marRight w:val="0"/>
                                                                                          <w:marTop w:val="0"/>
                                                                                          <w:marBottom w:val="0"/>
                                                                                          <w:divBdr>
                                                                                            <w:top w:val="none" w:sz="0" w:space="0" w:color="auto"/>
                                                                                            <w:left w:val="none" w:sz="0" w:space="0" w:color="auto"/>
                                                                                            <w:bottom w:val="none" w:sz="0" w:space="0" w:color="auto"/>
                                                                                            <w:right w:val="none" w:sz="0" w:space="0" w:color="auto"/>
                                                                                          </w:divBdr>
                                                                                        </w:div>
                                                                                        <w:div w:id="2028827743">
                                                                                          <w:marLeft w:val="0"/>
                                                                                          <w:marRight w:val="0"/>
                                                                                          <w:marTop w:val="0"/>
                                                                                          <w:marBottom w:val="0"/>
                                                                                          <w:divBdr>
                                                                                            <w:top w:val="none" w:sz="0" w:space="0" w:color="auto"/>
                                                                                            <w:left w:val="none" w:sz="0" w:space="0" w:color="auto"/>
                                                                                            <w:bottom w:val="none" w:sz="0" w:space="0" w:color="auto"/>
                                                                                            <w:right w:val="none" w:sz="0" w:space="0" w:color="auto"/>
                                                                                          </w:divBdr>
                                                                                        </w:div>
                                                                                        <w:div w:id="2028827745">
                                                                                          <w:marLeft w:val="0"/>
                                                                                          <w:marRight w:val="0"/>
                                                                                          <w:marTop w:val="0"/>
                                                                                          <w:marBottom w:val="0"/>
                                                                                          <w:divBdr>
                                                                                            <w:top w:val="none" w:sz="0" w:space="0" w:color="auto"/>
                                                                                            <w:left w:val="none" w:sz="0" w:space="0" w:color="auto"/>
                                                                                            <w:bottom w:val="none" w:sz="0" w:space="0" w:color="auto"/>
                                                                                            <w:right w:val="none" w:sz="0" w:space="0" w:color="auto"/>
                                                                                          </w:divBdr>
                                                                                        </w:div>
                                                                                        <w:div w:id="2028827746">
                                                                                          <w:marLeft w:val="0"/>
                                                                                          <w:marRight w:val="0"/>
                                                                                          <w:marTop w:val="0"/>
                                                                                          <w:marBottom w:val="0"/>
                                                                                          <w:divBdr>
                                                                                            <w:top w:val="none" w:sz="0" w:space="0" w:color="auto"/>
                                                                                            <w:left w:val="none" w:sz="0" w:space="0" w:color="auto"/>
                                                                                            <w:bottom w:val="none" w:sz="0" w:space="0" w:color="auto"/>
                                                                                            <w:right w:val="none" w:sz="0" w:space="0" w:color="auto"/>
                                                                                          </w:divBdr>
                                                                                        </w:div>
                                                                                        <w:div w:id="2028827747">
                                                                                          <w:marLeft w:val="0"/>
                                                                                          <w:marRight w:val="0"/>
                                                                                          <w:marTop w:val="0"/>
                                                                                          <w:marBottom w:val="0"/>
                                                                                          <w:divBdr>
                                                                                            <w:top w:val="none" w:sz="0" w:space="0" w:color="auto"/>
                                                                                            <w:left w:val="none" w:sz="0" w:space="0" w:color="auto"/>
                                                                                            <w:bottom w:val="none" w:sz="0" w:space="0" w:color="auto"/>
                                                                                            <w:right w:val="none" w:sz="0" w:space="0" w:color="auto"/>
                                                                                          </w:divBdr>
                                                                                        </w:div>
                                                                                        <w:div w:id="2028827750">
                                                                                          <w:marLeft w:val="0"/>
                                                                                          <w:marRight w:val="0"/>
                                                                                          <w:marTop w:val="0"/>
                                                                                          <w:marBottom w:val="0"/>
                                                                                          <w:divBdr>
                                                                                            <w:top w:val="none" w:sz="0" w:space="0" w:color="auto"/>
                                                                                            <w:left w:val="none" w:sz="0" w:space="0" w:color="auto"/>
                                                                                            <w:bottom w:val="none" w:sz="0" w:space="0" w:color="auto"/>
                                                                                            <w:right w:val="none" w:sz="0" w:space="0" w:color="auto"/>
                                                                                          </w:divBdr>
                                                                                        </w:div>
                                                                                        <w:div w:id="2028827757">
                                                                                          <w:marLeft w:val="0"/>
                                                                                          <w:marRight w:val="0"/>
                                                                                          <w:marTop w:val="0"/>
                                                                                          <w:marBottom w:val="0"/>
                                                                                          <w:divBdr>
                                                                                            <w:top w:val="none" w:sz="0" w:space="0" w:color="auto"/>
                                                                                            <w:left w:val="none" w:sz="0" w:space="0" w:color="auto"/>
                                                                                            <w:bottom w:val="none" w:sz="0" w:space="0" w:color="auto"/>
                                                                                            <w:right w:val="none" w:sz="0" w:space="0" w:color="auto"/>
                                                                                          </w:divBdr>
                                                                                        </w:div>
                                                                                        <w:div w:id="2028827763">
                                                                                          <w:marLeft w:val="0"/>
                                                                                          <w:marRight w:val="0"/>
                                                                                          <w:marTop w:val="0"/>
                                                                                          <w:marBottom w:val="0"/>
                                                                                          <w:divBdr>
                                                                                            <w:top w:val="none" w:sz="0" w:space="0" w:color="auto"/>
                                                                                            <w:left w:val="none" w:sz="0" w:space="0" w:color="auto"/>
                                                                                            <w:bottom w:val="none" w:sz="0" w:space="0" w:color="auto"/>
                                                                                            <w:right w:val="none" w:sz="0" w:space="0" w:color="auto"/>
                                                                                          </w:divBdr>
                                                                                        </w:div>
                                                                                        <w:div w:id="2028827767">
                                                                                          <w:marLeft w:val="0"/>
                                                                                          <w:marRight w:val="0"/>
                                                                                          <w:marTop w:val="0"/>
                                                                                          <w:marBottom w:val="0"/>
                                                                                          <w:divBdr>
                                                                                            <w:top w:val="none" w:sz="0" w:space="0" w:color="auto"/>
                                                                                            <w:left w:val="none" w:sz="0" w:space="0" w:color="auto"/>
                                                                                            <w:bottom w:val="none" w:sz="0" w:space="0" w:color="auto"/>
                                                                                            <w:right w:val="none" w:sz="0" w:space="0" w:color="auto"/>
                                                                                          </w:divBdr>
                                                                                        </w:div>
                                                                                        <w:div w:id="2028827768">
                                                                                          <w:marLeft w:val="0"/>
                                                                                          <w:marRight w:val="0"/>
                                                                                          <w:marTop w:val="0"/>
                                                                                          <w:marBottom w:val="0"/>
                                                                                          <w:divBdr>
                                                                                            <w:top w:val="none" w:sz="0" w:space="0" w:color="auto"/>
                                                                                            <w:left w:val="none" w:sz="0" w:space="0" w:color="auto"/>
                                                                                            <w:bottom w:val="none" w:sz="0" w:space="0" w:color="auto"/>
                                                                                            <w:right w:val="none" w:sz="0" w:space="0" w:color="auto"/>
                                                                                          </w:divBdr>
                                                                                        </w:div>
                                                                                        <w:div w:id="2028827770">
                                                                                          <w:marLeft w:val="0"/>
                                                                                          <w:marRight w:val="0"/>
                                                                                          <w:marTop w:val="0"/>
                                                                                          <w:marBottom w:val="0"/>
                                                                                          <w:divBdr>
                                                                                            <w:top w:val="none" w:sz="0" w:space="0" w:color="auto"/>
                                                                                            <w:left w:val="none" w:sz="0" w:space="0" w:color="auto"/>
                                                                                            <w:bottom w:val="none" w:sz="0" w:space="0" w:color="auto"/>
                                                                                            <w:right w:val="none" w:sz="0" w:space="0" w:color="auto"/>
                                                                                          </w:divBdr>
                                                                                        </w:div>
                                                                                        <w:div w:id="2028827771">
                                                                                          <w:marLeft w:val="0"/>
                                                                                          <w:marRight w:val="0"/>
                                                                                          <w:marTop w:val="0"/>
                                                                                          <w:marBottom w:val="0"/>
                                                                                          <w:divBdr>
                                                                                            <w:top w:val="none" w:sz="0" w:space="0" w:color="auto"/>
                                                                                            <w:left w:val="none" w:sz="0" w:space="0" w:color="auto"/>
                                                                                            <w:bottom w:val="none" w:sz="0" w:space="0" w:color="auto"/>
                                                                                            <w:right w:val="none" w:sz="0" w:space="0" w:color="auto"/>
                                                                                          </w:divBdr>
                                                                                        </w:div>
                                                                                        <w:div w:id="2028827772">
                                                                                          <w:marLeft w:val="0"/>
                                                                                          <w:marRight w:val="0"/>
                                                                                          <w:marTop w:val="0"/>
                                                                                          <w:marBottom w:val="0"/>
                                                                                          <w:divBdr>
                                                                                            <w:top w:val="none" w:sz="0" w:space="0" w:color="auto"/>
                                                                                            <w:left w:val="none" w:sz="0" w:space="0" w:color="auto"/>
                                                                                            <w:bottom w:val="none" w:sz="0" w:space="0" w:color="auto"/>
                                                                                            <w:right w:val="none" w:sz="0" w:space="0" w:color="auto"/>
                                                                                          </w:divBdr>
                                                                                        </w:div>
                                                                                        <w:div w:id="2028827773">
                                                                                          <w:marLeft w:val="0"/>
                                                                                          <w:marRight w:val="0"/>
                                                                                          <w:marTop w:val="0"/>
                                                                                          <w:marBottom w:val="0"/>
                                                                                          <w:divBdr>
                                                                                            <w:top w:val="none" w:sz="0" w:space="0" w:color="auto"/>
                                                                                            <w:left w:val="none" w:sz="0" w:space="0" w:color="auto"/>
                                                                                            <w:bottom w:val="none" w:sz="0" w:space="0" w:color="auto"/>
                                                                                            <w:right w:val="none" w:sz="0" w:space="0" w:color="auto"/>
                                                                                          </w:divBdr>
                                                                                        </w:div>
                                                                                        <w:div w:id="2028827774">
                                                                                          <w:marLeft w:val="0"/>
                                                                                          <w:marRight w:val="0"/>
                                                                                          <w:marTop w:val="0"/>
                                                                                          <w:marBottom w:val="0"/>
                                                                                          <w:divBdr>
                                                                                            <w:top w:val="none" w:sz="0" w:space="0" w:color="auto"/>
                                                                                            <w:left w:val="none" w:sz="0" w:space="0" w:color="auto"/>
                                                                                            <w:bottom w:val="none" w:sz="0" w:space="0" w:color="auto"/>
                                                                                            <w:right w:val="none" w:sz="0" w:space="0" w:color="auto"/>
                                                                                          </w:divBdr>
                                                                                        </w:div>
                                                                                        <w:div w:id="2028827775">
                                                                                          <w:marLeft w:val="0"/>
                                                                                          <w:marRight w:val="0"/>
                                                                                          <w:marTop w:val="0"/>
                                                                                          <w:marBottom w:val="0"/>
                                                                                          <w:divBdr>
                                                                                            <w:top w:val="none" w:sz="0" w:space="0" w:color="auto"/>
                                                                                            <w:left w:val="none" w:sz="0" w:space="0" w:color="auto"/>
                                                                                            <w:bottom w:val="none" w:sz="0" w:space="0" w:color="auto"/>
                                                                                            <w:right w:val="none" w:sz="0" w:space="0" w:color="auto"/>
                                                                                          </w:divBdr>
                                                                                        </w:div>
                                                                                        <w:div w:id="2028827776">
                                                                                          <w:marLeft w:val="0"/>
                                                                                          <w:marRight w:val="0"/>
                                                                                          <w:marTop w:val="0"/>
                                                                                          <w:marBottom w:val="0"/>
                                                                                          <w:divBdr>
                                                                                            <w:top w:val="none" w:sz="0" w:space="0" w:color="auto"/>
                                                                                            <w:left w:val="none" w:sz="0" w:space="0" w:color="auto"/>
                                                                                            <w:bottom w:val="none" w:sz="0" w:space="0" w:color="auto"/>
                                                                                            <w:right w:val="none" w:sz="0" w:space="0" w:color="auto"/>
                                                                                          </w:divBdr>
                                                                                        </w:div>
                                                                                        <w:div w:id="2028827777">
                                                                                          <w:marLeft w:val="0"/>
                                                                                          <w:marRight w:val="0"/>
                                                                                          <w:marTop w:val="0"/>
                                                                                          <w:marBottom w:val="0"/>
                                                                                          <w:divBdr>
                                                                                            <w:top w:val="none" w:sz="0" w:space="0" w:color="auto"/>
                                                                                            <w:left w:val="none" w:sz="0" w:space="0" w:color="auto"/>
                                                                                            <w:bottom w:val="none" w:sz="0" w:space="0" w:color="auto"/>
                                                                                            <w:right w:val="none" w:sz="0" w:space="0" w:color="auto"/>
                                                                                          </w:divBdr>
                                                                                        </w:div>
                                                                                        <w:div w:id="2028827780">
                                                                                          <w:marLeft w:val="0"/>
                                                                                          <w:marRight w:val="0"/>
                                                                                          <w:marTop w:val="0"/>
                                                                                          <w:marBottom w:val="0"/>
                                                                                          <w:divBdr>
                                                                                            <w:top w:val="none" w:sz="0" w:space="0" w:color="auto"/>
                                                                                            <w:left w:val="none" w:sz="0" w:space="0" w:color="auto"/>
                                                                                            <w:bottom w:val="none" w:sz="0" w:space="0" w:color="auto"/>
                                                                                            <w:right w:val="none" w:sz="0" w:space="0" w:color="auto"/>
                                                                                          </w:divBdr>
                                                                                        </w:div>
                                                                                        <w:div w:id="2028827781">
                                                                                          <w:marLeft w:val="0"/>
                                                                                          <w:marRight w:val="0"/>
                                                                                          <w:marTop w:val="0"/>
                                                                                          <w:marBottom w:val="0"/>
                                                                                          <w:divBdr>
                                                                                            <w:top w:val="none" w:sz="0" w:space="0" w:color="auto"/>
                                                                                            <w:left w:val="none" w:sz="0" w:space="0" w:color="auto"/>
                                                                                            <w:bottom w:val="none" w:sz="0" w:space="0" w:color="auto"/>
                                                                                            <w:right w:val="none" w:sz="0" w:space="0" w:color="auto"/>
                                                                                          </w:divBdr>
                                                                                        </w:div>
                                                                                        <w:div w:id="2028827785">
                                                                                          <w:marLeft w:val="0"/>
                                                                                          <w:marRight w:val="0"/>
                                                                                          <w:marTop w:val="0"/>
                                                                                          <w:marBottom w:val="0"/>
                                                                                          <w:divBdr>
                                                                                            <w:top w:val="none" w:sz="0" w:space="0" w:color="auto"/>
                                                                                            <w:left w:val="none" w:sz="0" w:space="0" w:color="auto"/>
                                                                                            <w:bottom w:val="none" w:sz="0" w:space="0" w:color="auto"/>
                                                                                            <w:right w:val="none" w:sz="0" w:space="0" w:color="auto"/>
                                                                                          </w:divBdr>
                                                                                        </w:div>
                                                                                        <w:div w:id="2028827788">
                                                                                          <w:marLeft w:val="0"/>
                                                                                          <w:marRight w:val="0"/>
                                                                                          <w:marTop w:val="0"/>
                                                                                          <w:marBottom w:val="0"/>
                                                                                          <w:divBdr>
                                                                                            <w:top w:val="none" w:sz="0" w:space="0" w:color="auto"/>
                                                                                            <w:left w:val="none" w:sz="0" w:space="0" w:color="auto"/>
                                                                                            <w:bottom w:val="none" w:sz="0" w:space="0" w:color="auto"/>
                                                                                            <w:right w:val="none" w:sz="0" w:space="0" w:color="auto"/>
                                                                                          </w:divBdr>
                                                                                        </w:div>
                                                                                        <w:div w:id="2028827792">
                                                                                          <w:marLeft w:val="0"/>
                                                                                          <w:marRight w:val="0"/>
                                                                                          <w:marTop w:val="0"/>
                                                                                          <w:marBottom w:val="0"/>
                                                                                          <w:divBdr>
                                                                                            <w:top w:val="none" w:sz="0" w:space="0" w:color="auto"/>
                                                                                            <w:left w:val="none" w:sz="0" w:space="0" w:color="auto"/>
                                                                                            <w:bottom w:val="none" w:sz="0" w:space="0" w:color="auto"/>
                                                                                            <w:right w:val="none" w:sz="0" w:space="0" w:color="auto"/>
                                                                                          </w:divBdr>
                                                                                        </w:div>
                                                                                        <w:div w:id="2028827793">
                                                                                          <w:marLeft w:val="0"/>
                                                                                          <w:marRight w:val="0"/>
                                                                                          <w:marTop w:val="0"/>
                                                                                          <w:marBottom w:val="0"/>
                                                                                          <w:divBdr>
                                                                                            <w:top w:val="none" w:sz="0" w:space="0" w:color="auto"/>
                                                                                            <w:left w:val="none" w:sz="0" w:space="0" w:color="auto"/>
                                                                                            <w:bottom w:val="none" w:sz="0" w:space="0" w:color="auto"/>
                                                                                            <w:right w:val="none" w:sz="0" w:space="0" w:color="auto"/>
                                                                                          </w:divBdr>
                                                                                        </w:div>
                                                                                        <w:div w:id="2028827794">
                                                                                          <w:marLeft w:val="0"/>
                                                                                          <w:marRight w:val="0"/>
                                                                                          <w:marTop w:val="0"/>
                                                                                          <w:marBottom w:val="0"/>
                                                                                          <w:divBdr>
                                                                                            <w:top w:val="none" w:sz="0" w:space="0" w:color="auto"/>
                                                                                            <w:left w:val="none" w:sz="0" w:space="0" w:color="auto"/>
                                                                                            <w:bottom w:val="none" w:sz="0" w:space="0" w:color="auto"/>
                                                                                            <w:right w:val="none" w:sz="0" w:space="0" w:color="auto"/>
                                                                                          </w:divBdr>
                                                                                        </w:div>
                                                                                        <w:div w:id="2028827795">
                                                                                          <w:marLeft w:val="720"/>
                                                                                          <w:marRight w:val="0"/>
                                                                                          <w:marTop w:val="0"/>
                                                                                          <w:marBottom w:val="0"/>
                                                                                          <w:divBdr>
                                                                                            <w:top w:val="none" w:sz="0" w:space="0" w:color="auto"/>
                                                                                            <w:left w:val="none" w:sz="0" w:space="0" w:color="auto"/>
                                                                                            <w:bottom w:val="none" w:sz="0" w:space="0" w:color="auto"/>
                                                                                            <w:right w:val="none" w:sz="0" w:space="0" w:color="auto"/>
                                                                                          </w:divBdr>
                                                                                        </w:div>
                                                                                        <w:div w:id="2028827796">
                                                                                          <w:marLeft w:val="0"/>
                                                                                          <w:marRight w:val="0"/>
                                                                                          <w:marTop w:val="0"/>
                                                                                          <w:marBottom w:val="0"/>
                                                                                          <w:divBdr>
                                                                                            <w:top w:val="none" w:sz="0" w:space="0" w:color="auto"/>
                                                                                            <w:left w:val="none" w:sz="0" w:space="0" w:color="auto"/>
                                                                                            <w:bottom w:val="none" w:sz="0" w:space="0" w:color="auto"/>
                                                                                            <w:right w:val="none" w:sz="0" w:space="0" w:color="auto"/>
                                                                                          </w:divBdr>
                                                                                        </w:div>
                                                                                        <w:div w:id="2028827800">
                                                                                          <w:marLeft w:val="0"/>
                                                                                          <w:marRight w:val="0"/>
                                                                                          <w:marTop w:val="0"/>
                                                                                          <w:marBottom w:val="0"/>
                                                                                          <w:divBdr>
                                                                                            <w:top w:val="none" w:sz="0" w:space="0" w:color="auto"/>
                                                                                            <w:left w:val="none" w:sz="0" w:space="0" w:color="auto"/>
                                                                                            <w:bottom w:val="none" w:sz="0" w:space="0" w:color="auto"/>
                                                                                            <w:right w:val="none" w:sz="0" w:space="0" w:color="auto"/>
                                                                                          </w:divBdr>
                                                                                        </w:div>
                                                                                        <w:div w:id="2028827803">
                                                                                          <w:marLeft w:val="0"/>
                                                                                          <w:marRight w:val="0"/>
                                                                                          <w:marTop w:val="0"/>
                                                                                          <w:marBottom w:val="0"/>
                                                                                          <w:divBdr>
                                                                                            <w:top w:val="none" w:sz="0" w:space="0" w:color="auto"/>
                                                                                            <w:left w:val="none" w:sz="0" w:space="0" w:color="auto"/>
                                                                                            <w:bottom w:val="none" w:sz="0" w:space="0" w:color="auto"/>
                                                                                            <w:right w:val="none" w:sz="0" w:space="0" w:color="auto"/>
                                                                                          </w:divBdr>
                                                                                        </w:div>
                                                                                        <w:div w:id="2028827804">
                                                                                          <w:marLeft w:val="0"/>
                                                                                          <w:marRight w:val="0"/>
                                                                                          <w:marTop w:val="0"/>
                                                                                          <w:marBottom w:val="0"/>
                                                                                          <w:divBdr>
                                                                                            <w:top w:val="none" w:sz="0" w:space="0" w:color="auto"/>
                                                                                            <w:left w:val="none" w:sz="0" w:space="0" w:color="auto"/>
                                                                                            <w:bottom w:val="none" w:sz="0" w:space="0" w:color="auto"/>
                                                                                            <w:right w:val="none" w:sz="0" w:space="0" w:color="auto"/>
                                                                                          </w:divBdr>
                                                                                        </w:div>
                                                                                        <w:div w:id="2028827806">
                                                                                          <w:marLeft w:val="0"/>
                                                                                          <w:marRight w:val="0"/>
                                                                                          <w:marTop w:val="0"/>
                                                                                          <w:marBottom w:val="0"/>
                                                                                          <w:divBdr>
                                                                                            <w:top w:val="none" w:sz="0" w:space="0" w:color="auto"/>
                                                                                            <w:left w:val="none" w:sz="0" w:space="0" w:color="auto"/>
                                                                                            <w:bottom w:val="none" w:sz="0" w:space="0" w:color="auto"/>
                                                                                            <w:right w:val="none" w:sz="0" w:space="0" w:color="auto"/>
                                                                                          </w:divBdr>
                                                                                        </w:div>
                                                                                        <w:div w:id="2028827810">
                                                                                          <w:marLeft w:val="0"/>
                                                                                          <w:marRight w:val="0"/>
                                                                                          <w:marTop w:val="0"/>
                                                                                          <w:marBottom w:val="0"/>
                                                                                          <w:divBdr>
                                                                                            <w:top w:val="none" w:sz="0" w:space="0" w:color="auto"/>
                                                                                            <w:left w:val="none" w:sz="0" w:space="0" w:color="auto"/>
                                                                                            <w:bottom w:val="none" w:sz="0" w:space="0" w:color="auto"/>
                                                                                            <w:right w:val="none" w:sz="0" w:space="0" w:color="auto"/>
                                                                                          </w:divBdr>
                                                                                        </w:div>
                                                                                        <w:div w:id="2028827819">
                                                                                          <w:marLeft w:val="0"/>
                                                                                          <w:marRight w:val="0"/>
                                                                                          <w:marTop w:val="0"/>
                                                                                          <w:marBottom w:val="0"/>
                                                                                          <w:divBdr>
                                                                                            <w:top w:val="none" w:sz="0" w:space="0" w:color="auto"/>
                                                                                            <w:left w:val="none" w:sz="0" w:space="0" w:color="auto"/>
                                                                                            <w:bottom w:val="none" w:sz="0" w:space="0" w:color="auto"/>
                                                                                            <w:right w:val="none" w:sz="0" w:space="0" w:color="auto"/>
                                                                                          </w:divBdr>
                                                                                        </w:div>
                                                                                        <w:div w:id="2028827822">
                                                                                          <w:marLeft w:val="0"/>
                                                                                          <w:marRight w:val="0"/>
                                                                                          <w:marTop w:val="0"/>
                                                                                          <w:marBottom w:val="0"/>
                                                                                          <w:divBdr>
                                                                                            <w:top w:val="none" w:sz="0" w:space="0" w:color="auto"/>
                                                                                            <w:left w:val="none" w:sz="0" w:space="0" w:color="auto"/>
                                                                                            <w:bottom w:val="none" w:sz="0" w:space="0" w:color="auto"/>
                                                                                            <w:right w:val="none" w:sz="0" w:space="0" w:color="auto"/>
                                                                                          </w:divBdr>
                                                                                        </w:div>
                                                                                        <w:div w:id="2028827823">
                                                                                          <w:marLeft w:val="0"/>
                                                                                          <w:marRight w:val="0"/>
                                                                                          <w:marTop w:val="0"/>
                                                                                          <w:marBottom w:val="0"/>
                                                                                          <w:divBdr>
                                                                                            <w:top w:val="none" w:sz="0" w:space="0" w:color="auto"/>
                                                                                            <w:left w:val="none" w:sz="0" w:space="0" w:color="auto"/>
                                                                                            <w:bottom w:val="none" w:sz="0" w:space="0" w:color="auto"/>
                                                                                            <w:right w:val="none" w:sz="0" w:space="0" w:color="auto"/>
                                                                                          </w:divBdr>
                                                                                        </w:div>
                                                                                        <w:div w:id="2028827824">
                                                                                          <w:marLeft w:val="0"/>
                                                                                          <w:marRight w:val="0"/>
                                                                                          <w:marTop w:val="0"/>
                                                                                          <w:marBottom w:val="0"/>
                                                                                          <w:divBdr>
                                                                                            <w:top w:val="none" w:sz="0" w:space="0" w:color="auto"/>
                                                                                            <w:left w:val="none" w:sz="0" w:space="0" w:color="auto"/>
                                                                                            <w:bottom w:val="none" w:sz="0" w:space="0" w:color="auto"/>
                                                                                            <w:right w:val="none" w:sz="0" w:space="0" w:color="auto"/>
                                                                                          </w:divBdr>
                                                                                        </w:div>
                                                                                        <w:div w:id="2028827825">
                                                                                          <w:marLeft w:val="0"/>
                                                                                          <w:marRight w:val="0"/>
                                                                                          <w:marTop w:val="0"/>
                                                                                          <w:marBottom w:val="0"/>
                                                                                          <w:divBdr>
                                                                                            <w:top w:val="none" w:sz="0" w:space="0" w:color="auto"/>
                                                                                            <w:left w:val="none" w:sz="0" w:space="0" w:color="auto"/>
                                                                                            <w:bottom w:val="none" w:sz="0" w:space="0" w:color="auto"/>
                                                                                            <w:right w:val="none" w:sz="0" w:space="0" w:color="auto"/>
                                                                                          </w:divBdr>
                                                                                        </w:div>
                                                                                        <w:div w:id="2028827827">
                                                                                          <w:marLeft w:val="0"/>
                                                                                          <w:marRight w:val="0"/>
                                                                                          <w:marTop w:val="0"/>
                                                                                          <w:marBottom w:val="0"/>
                                                                                          <w:divBdr>
                                                                                            <w:top w:val="none" w:sz="0" w:space="0" w:color="auto"/>
                                                                                            <w:left w:val="none" w:sz="0" w:space="0" w:color="auto"/>
                                                                                            <w:bottom w:val="none" w:sz="0" w:space="0" w:color="auto"/>
                                                                                            <w:right w:val="none" w:sz="0" w:space="0" w:color="auto"/>
                                                                                          </w:divBdr>
                                                                                        </w:div>
                                                                                        <w:div w:id="2028827829">
                                                                                          <w:marLeft w:val="0"/>
                                                                                          <w:marRight w:val="0"/>
                                                                                          <w:marTop w:val="0"/>
                                                                                          <w:marBottom w:val="0"/>
                                                                                          <w:divBdr>
                                                                                            <w:top w:val="none" w:sz="0" w:space="0" w:color="auto"/>
                                                                                            <w:left w:val="none" w:sz="0" w:space="0" w:color="auto"/>
                                                                                            <w:bottom w:val="none" w:sz="0" w:space="0" w:color="auto"/>
                                                                                            <w:right w:val="none" w:sz="0" w:space="0" w:color="auto"/>
                                                                                          </w:divBdr>
                                                                                        </w:div>
                                                                                        <w:div w:id="2028827833">
                                                                                          <w:marLeft w:val="0"/>
                                                                                          <w:marRight w:val="0"/>
                                                                                          <w:marTop w:val="0"/>
                                                                                          <w:marBottom w:val="0"/>
                                                                                          <w:divBdr>
                                                                                            <w:top w:val="none" w:sz="0" w:space="0" w:color="auto"/>
                                                                                            <w:left w:val="none" w:sz="0" w:space="0" w:color="auto"/>
                                                                                            <w:bottom w:val="none" w:sz="0" w:space="0" w:color="auto"/>
                                                                                            <w:right w:val="none" w:sz="0" w:space="0" w:color="auto"/>
                                                                                          </w:divBdr>
                                                                                        </w:div>
                                                                                        <w:div w:id="2028827834">
                                                                                          <w:marLeft w:val="0"/>
                                                                                          <w:marRight w:val="0"/>
                                                                                          <w:marTop w:val="0"/>
                                                                                          <w:marBottom w:val="0"/>
                                                                                          <w:divBdr>
                                                                                            <w:top w:val="none" w:sz="0" w:space="0" w:color="auto"/>
                                                                                            <w:left w:val="none" w:sz="0" w:space="0" w:color="auto"/>
                                                                                            <w:bottom w:val="none" w:sz="0" w:space="0" w:color="auto"/>
                                                                                            <w:right w:val="none" w:sz="0" w:space="0" w:color="auto"/>
                                                                                          </w:divBdr>
                                                                                        </w:div>
                                                                                        <w:div w:id="2028827835">
                                                                                          <w:marLeft w:val="0"/>
                                                                                          <w:marRight w:val="0"/>
                                                                                          <w:marTop w:val="0"/>
                                                                                          <w:marBottom w:val="0"/>
                                                                                          <w:divBdr>
                                                                                            <w:top w:val="none" w:sz="0" w:space="0" w:color="auto"/>
                                                                                            <w:left w:val="none" w:sz="0" w:space="0" w:color="auto"/>
                                                                                            <w:bottom w:val="none" w:sz="0" w:space="0" w:color="auto"/>
                                                                                            <w:right w:val="none" w:sz="0" w:space="0" w:color="auto"/>
                                                                                          </w:divBdr>
                                                                                        </w:div>
                                                                                        <w:div w:id="2028827838">
                                                                                          <w:marLeft w:val="0"/>
                                                                                          <w:marRight w:val="0"/>
                                                                                          <w:marTop w:val="0"/>
                                                                                          <w:marBottom w:val="0"/>
                                                                                          <w:divBdr>
                                                                                            <w:top w:val="none" w:sz="0" w:space="0" w:color="auto"/>
                                                                                            <w:left w:val="none" w:sz="0" w:space="0" w:color="auto"/>
                                                                                            <w:bottom w:val="none" w:sz="0" w:space="0" w:color="auto"/>
                                                                                            <w:right w:val="none" w:sz="0" w:space="0" w:color="auto"/>
                                                                                          </w:divBdr>
                                                                                        </w:div>
                                                                                        <w:div w:id="2028827840">
                                                                                          <w:marLeft w:val="0"/>
                                                                                          <w:marRight w:val="0"/>
                                                                                          <w:marTop w:val="0"/>
                                                                                          <w:marBottom w:val="0"/>
                                                                                          <w:divBdr>
                                                                                            <w:top w:val="none" w:sz="0" w:space="0" w:color="auto"/>
                                                                                            <w:left w:val="none" w:sz="0" w:space="0" w:color="auto"/>
                                                                                            <w:bottom w:val="none" w:sz="0" w:space="0" w:color="auto"/>
                                                                                            <w:right w:val="none" w:sz="0" w:space="0" w:color="auto"/>
                                                                                          </w:divBdr>
                                                                                        </w:div>
                                                                                        <w:div w:id="2028827849">
                                                                                          <w:marLeft w:val="0"/>
                                                                                          <w:marRight w:val="0"/>
                                                                                          <w:marTop w:val="0"/>
                                                                                          <w:marBottom w:val="0"/>
                                                                                          <w:divBdr>
                                                                                            <w:top w:val="none" w:sz="0" w:space="0" w:color="auto"/>
                                                                                            <w:left w:val="none" w:sz="0" w:space="0" w:color="auto"/>
                                                                                            <w:bottom w:val="none" w:sz="0" w:space="0" w:color="auto"/>
                                                                                            <w:right w:val="none" w:sz="0" w:space="0" w:color="auto"/>
                                                                                          </w:divBdr>
                                                                                        </w:div>
                                                                                        <w:div w:id="2028827850">
                                                                                          <w:marLeft w:val="0"/>
                                                                                          <w:marRight w:val="0"/>
                                                                                          <w:marTop w:val="0"/>
                                                                                          <w:marBottom w:val="0"/>
                                                                                          <w:divBdr>
                                                                                            <w:top w:val="none" w:sz="0" w:space="0" w:color="auto"/>
                                                                                            <w:left w:val="none" w:sz="0" w:space="0" w:color="auto"/>
                                                                                            <w:bottom w:val="none" w:sz="0" w:space="0" w:color="auto"/>
                                                                                            <w:right w:val="none" w:sz="0" w:space="0" w:color="auto"/>
                                                                                          </w:divBdr>
                                                                                        </w:div>
                                                                                        <w:div w:id="2028827851">
                                                                                          <w:marLeft w:val="0"/>
                                                                                          <w:marRight w:val="0"/>
                                                                                          <w:marTop w:val="0"/>
                                                                                          <w:marBottom w:val="0"/>
                                                                                          <w:divBdr>
                                                                                            <w:top w:val="none" w:sz="0" w:space="0" w:color="auto"/>
                                                                                            <w:left w:val="none" w:sz="0" w:space="0" w:color="auto"/>
                                                                                            <w:bottom w:val="none" w:sz="0" w:space="0" w:color="auto"/>
                                                                                            <w:right w:val="none" w:sz="0" w:space="0" w:color="auto"/>
                                                                                          </w:divBdr>
                                                                                        </w:div>
                                                                                        <w:div w:id="2028827852">
                                                                                          <w:marLeft w:val="0"/>
                                                                                          <w:marRight w:val="0"/>
                                                                                          <w:marTop w:val="0"/>
                                                                                          <w:marBottom w:val="0"/>
                                                                                          <w:divBdr>
                                                                                            <w:top w:val="none" w:sz="0" w:space="0" w:color="auto"/>
                                                                                            <w:left w:val="none" w:sz="0" w:space="0" w:color="auto"/>
                                                                                            <w:bottom w:val="none" w:sz="0" w:space="0" w:color="auto"/>
                                                                                            <w:right w:val="none" w:sz="0" w:space="0" w:color="auto"/>
                                                                                          </w:divBdr>
                                                                                        </w:div>
                                                                                        <w:div w:id="2028827855">
                                                                                          <w:marLeft w:val="0"/>
                                                                                          <w:marRight w:val="0"/>
                                                                                          <w:marTop w:val="0"/>
                                                                                          <w:marBottom w:val="0"/>
                                                                                          <w:divBdr>
                                                                                            <w:top w:val="none" w:sz="0" w:space="0" w:color="auto"/>
                                                                                            <w:left w:val="none" w:sz="0" w:space="0" w:color="auto"/>
                                                                                            <w:bottom w:val="none" w:sz="0" w:space="0" w:color="auto"/>
                                                                                            <w:right w:val="none" w:sz="0" w:space="0" w:color="auto"/>
                                                                                          </w:divBdr>
                                                                                        </w:div>
                                                                                        <w:div w:id="2028827857">
                                                                                          <w:marLeft w:val="0"/>
                                                                                          <w:marRight w:val="0"/>
                                                                                          <w:marTop w:val="0"/>
                                                                                          <w:marBottom w:val="0"/>
                                                                                          <w:divBdr>
                                                                                            <w:top w:val="none" w:sz="0" w:space="0" w:color="auto"/>
                                                                                            <w:left w:val="none" w:sz="0" w:space="0" w:color="auto"/>
                                                                                            <w:bottom w:val="none" w:sz="0" w:space="0" w:color="auto"/>
                                                                                            <w:right w:val="none" w:sz="0" w:space="0" w:color="auto"/>
                                                                                          </w:divBdr>
                                                                                        </w:div>
                                                                                        <w:div w:id="2028827861">
                                                                                          <w:marLeft w:val="0"/>
                                                                                          <w:marRight w:val="0"/>
                                                                                          <w:marTop w:val="0"/>
                                                                                          <w:marBottom w:val="0"/>
                                                                                          <w:divBdr>
                                                                                            <w:top w:val="none" w:sz="0" w:space="0" w:color="auto"/>
                                                                                            <w:left w:val="none" w:sz="0" w:space="0" w:color="auto"/>
                                                                                            <w:bottom w:val="none" w:sz="0" w:space="0" w:color="auto"/>
                                                                                            <w:right w:val="none" w:sz="0" w:space="0" w:color="auto"/>
                                                                                          </w:divBdr>
                                                                                        </w:div>
                                                                                        <w:div w:id="2028827863">
                                                                                          <w:marLeft w:val="0"/>
                                                                                          <w:marRight w:val="0"/>
                                                                                          <w:marTop w:val="0"/>
                                                                                          <w:marBottom w:val="0"/>
                                                                                          <w:divBdr>
                                                                                            <w:top w:val="none" w:sz="0" w:space="0" w:color="auto"/>
                                                                                            <w:left w:val="none" w:sz="0" w:space="0" w:color="auto"/>
                                                                                            <w:bottom w:val="none" w:sz="0" w:space="0" w:color="auto"/>
                                                                                            <w:right w:val="none" w:sz="0" w:space="0" w:color="auto"/>
                                                                                          </w:divBdr>
                                                                                        </w:div>
                                                                                        <w:div w:id="2028827865">
                                                                                          <w:marLeft w:val="0"/>
                                                                                          <w:marRight w:val="0"/>
                                                                                          <w:marTop w:val="0"/>
                                                                                          <w:marBottom w:val="0"/>
                                                                                          <w:divBdr>
                                                                                            <w:top w:val="none" w:sz="0" w:space="0" w:color="auto"/>
                                                                                            <w:left w:val="none" w:sz="0" w:space="0" w:color="auto"/>
                                                                                            <w:bottom w:val="none" w:sz="0" w:space="0" w:color="auto"/>
                                                                                            <w:right w:val="none" w:sz="0" w:space="0" w:color="auto"/>
                                                                                          </w:divBdr>
                                                                                        </w:div>
                                                                                        <w:div w:id="2028827868">
                                                                                          <w:marLeft w:val="0"/>
                                                                                          <w:marRight w:val="0"/>
                                                                                          <w:marTop w:val="0"/>
                                                                                          <w:marBottom w:val="0"/>
                                                                                          <w:divBdr>
                                                                                            <w:top w:val="none" w:sz="0" w:space="0" w:color="auto"/>
                                                                                            <w:left w:val="none" w:sz="0" w:space="0" w:color="auto"/>
                                                                                            <w:bottom w:val="none" w:sz="0" w:space="0" w:color="auto"/>
                                                                                            <w:right w:val="none" w:sz="0" w:space="0" w:color="auto"/>
                                                                                          </w:divBdr>
                                                                                        </w:div>
                                                                                        <w:div w:id="2028827870">
                                                                                          <w:marLeft w:val="0"/>
                                                                                          <w:marRight w:val="0"/>
                                                                                          <w:marTop w:val="0"/>
                                                                                          <w:marBottom w:val="0"/>
                                                                                          <w:divBdr>
                                                                                            <w:top w:val="none" w:sz="0" w:space="0" w:color="auto"/>
                                                                                            <w:left w:val="none" w:sz="0" w:space="0" w:color="auto"/>
                                                                                            <w:bottom w:val="none" w:sz="0" w:space="0" w:color="auto"/>
                                                                                            <w:right w:val="none" w:sz="0" w:space="0" w:color="auto"/>
                                                                                          </w:divBdr>
                                                                                        </w:div>
                                                                                        <w:div w:id="2028827871">
                                                                                          <w:marLeft w:val="0"/>
                                                                                          <w:marRight w:val="0"/>
                                                                                          <w:marTop w:val="0"/>
                                                                                          <w:marBottom w:val="0"/>
                                                                                          <w:divBdr>
                                                                                            <w:top w:val="none" w:sz="0" w:space="0" w:color="auto"/>
                                                                                            <w:left w:val="none" w:sz="0" w:space="0" w:color="auto"/>
                                                                                            <w:bottom w:val="none" w:sz="0" w:space="0" w:color="auto"/>
                                                                                            <w:right w:val="none" w:sz="0" w:space="0" w:color="auto"/>
                                                                                          </w:divBdr>
                                                                                        </w:div>
                                                                                        <w:div w:id="2028827873">
                                                                                          <w:marLeft w:val="0"/>
                                                                                          <w:marRight w:val="0"/>
                                                                                          <w:marTop w:val="0"/>
                                                                                          <w:marBottom w:val="0"/>
                                                                                          <w:divBdr>
                                                                                            <w:top w:val="none" w:sz="0" w:space="0" w:color="auto"/>
                                                                                            <w:left w:val="none" w:sz="0" w:space="0" w:color="auto"/>
                                                                                            <w:bottom w:val="none" w:sz="0" w:space="0" w:color="auto"/>
                                                                                            <w:right w:val="none" w:sz="0" w:space="0" w:color="auto"/>
                                                                                          </w:divBdr>
                                                                                        </w:div>
                                                                                        <w:div w:id="2028827874">
                                                                                          <w:marLeft w:val="0"/>
                                                                                          <w:marRight w:val="0"/>
                                                                                          <w:marTop w:val="0"/>
                                                                                          <w:marBottom w:val="0"/>
                                                                                          <w:divBdr>
                                                                                            <w:top w:val="none" w:sz="0" w:space="0" w:color="auto"/>
                                                                                            <w:left w:val="none" w:sz="0" w:space="0" w:color="auto"/>
                                                                                            <w:bottom w:val="none" w:sz="0" w:space="0" w:color="auto"/>
                                                                                            <w:right w:val="none" w:sz="0" w:space="0" w:color="auto"/>
                                                                                          </w:divBdr>
                                                                                        </w:div>
                                                                                        <w:div w:id="2028827876">
                                                                                          <w:marLeft w:val="0"/>
                                                                                          <w:marRight w:val="0"/>
                                                                                          <w:marTop w:val="0"/>
                                                                                          <w:marBottom w:val="0"/>
                                                                                          <w:divBdr>
                                                                                            <w:top w:val="none" w:sz="0" w:space="0" w:color="auto"/>
                                                                                            <w:left w:val="none" w:sz="0" w:space="0" w:color="auto"/>
                                                                                            <w:bottom w:val="none" w:sz="0" w:space="0" w:color="auto"/>
                                                                                            <w:right w:val="none" w:sz="0" w:space="0" w:color="auto"/>
                                                                                          </w:divBdr>
                                                                                        </w:div>
                                                                                        <w:div w:id="2028827877">
                                                                                          <w:marLeft w:val="0"/>
                                                                                          <w:marRight w:val="0"/>
                                                                                          <w:marTop w:val="0"/>
                                                                                          <w:marBottom w:val="0"/>
                                                                                          <w:divBdr>
                                                                                            <w:top w:val="none" w:sz="0" w:space="0" w:color="auto"/>
                                                                                            <w:left w:val="none" w:sz="0" w:space="0" w:color="auto"/>
                                                                                            <w:bottom w:val="none" w:sz="0" w:space="0" w:color="auto"/>
                                                                                            <w:right w:val="none" w:sz="0" w:space="0" w:color="auto"/>
                                                                                          </w:divBdr>
                                                                                        </w:div>
                                                                                        <w:div w:id="2028827879">
                                                                                          <w:marLeft w:val="0"/>
                                                                                          <w:marRight w:val="0"/>
                                                                                          <w:marTop w:val="0"/>
                                                                                          <w:marBottom w:val="0"/>
                                                                                          <w:divBdr>
                                                                                            <w:top w:val="none" w:sz="0" w:space="0" w:color="auto"/>
                                                                                            <w:left w:val="none" w:sz="0" w:space="0" w:color="auto"/>
                                                                                            <w:bottom w:val="none" w:sz="0" w:space="0" w:color="auto"/>
                                                                                            <w:right w:val="none" w:sz="0" w:space="0" w:color="auto"/>
                                                                                          </w:divBdr>
                                                                                        </w:div>
                                                                                        <w:div w:id="2028827880">
                                                                                          <w:marLeft w:val="0"/>
                                                                                          <w:marRight w:val="0"/>
                                                                                          <w:marTop w:val="0"/>
                                                                                          <w:marBottom w:val="0"/>
                                                                                          <w:divBdr>
                                                                                            <w:top w:val="none" w:sz="0" w:space="0" w:color="auto"/>
                                                                                            <w:left w:val="none" w:sz="0" w:space="0" w:color="auto"/>
                                                                                            <w:bottom w:val="none" w:sz="0" w:space="0" w:color="auto"/>
                                                                                            <w:right w:val="none" w:sz="0" w:space="0" w:color="auto"/>
                                                                                          </w:divBdr>
                                                                                        </w:div>
                                                                                        <w:div w:id="2028827883">
                                                                                          <w:marLeft w:val="0"/>
                                                                                          <w:marRight w:val="0"/>
                                                                                          <w:marTop w:val="0"/>
                                                                                          <w:marBottom w:val="0"/>
                                                                                          <w:divBdr>
                                                                                            <w:top w:val="none" w:sz="0" w:space="0" w:color="auto"/>
                                                                                            <w:left w:val="none" w:sz="0" w:space="0" w:color="auto"/>
                                                                                            <w:bottom w:val="none" w:sz="0" w:space="0" w:color="auto"/>
                                                                                            <w:right w:val="none" w:sz="0" w:space="0" w:color="auto"/>
                                                                                          </w:divBdr>
                                                                                        </w:div>
                                                                                        <w:div w:id="2028827885">
                                                                                          <w:marLeft w:val="720"/>
                                                                                          <w:marRight w:val="0"/>
                                                                                          <w:marTop w:val="0"/>
                                                                                          <w:marBottom w:val="0"/>
                                                                                          <w:divBdr>
                                                                                            <w:top w:val="none" w:sz="0" w:space="0" w:color="auto"/>
                                                                                            <w:left w:val="none" w:sz="0" w:space="0" w:color="auto"/>
                                                                                            <w:bottom w:val="none" w:sz="0" w:space="0" w:color="auto"/>
                                                                                            <w:right w:val="none" w:sz="0" w:space="0" w:color="auto"/>
                                                                                          </w:divBdr>
                                                                                        </w:div>
                                                                                        <w:div w:id="2028827886">
                                                                                          <w:marLeft w:val="0"/>
                                                                                          <w:marRight w:val="0"/>
                                                                                          <w:marTop w:val="0"/>
                                                                                          <w:marBottom w:val="0"/>
                                                                                          <w:divBdr>
                                                                                            <w:top w:val="none" w:sz="0" w:space="0" w:color="auto"/>
                                                                                            <w:left w:val="none" w:sz="0" w:space="0" w:color="auto"/>
                                                                                            <w:bottom w:val="none" w:sz="0" w:space="0" w:color="auto"/>
                                                                                            <w:right w:val="none" w:sz="0" w:space="0" w:color="auto"/>
                                                                                          </w:divBdr>
                                                                                          <w:divsChild>
                                                                                            <w:div w:id="2028826583">
                                                                                              <w:marLeft w:val="0"/>
                                                                                              <w:marRight w:val="0"/>
                                                                                              <w:marTop w:val="0"/>
                                                                                              <w:marBottom w:val="0"/>
                                                                                              <w:divBdr>
                                                                                                <w:top w:val="none" w:sz="0" w:space="0" w:color="auto"/>
                                                                                                <w:left w:val="none" w:sz="0" w:space="0" w:color="auto"/>
                                                                                                <w:bottom w:val="none" w:sz="0" w:space="0" w:color="auto"/>
                                                                                                <w:right w:val="none" w:sz="0" w:space="0" w:color="auto"/>
                                                                                              </w:divBdr>
                                                                                            </w:div>
                                                                                            <w:div w:id="2028826634">
                                                                                              <w:marLeft w:val="0"/>
                                                                                              <w:marRight w:val="0"/>
                                                                                              <w:marTop w:val="0"/>
                                                                                              <w:marBottom w:val="0"/>
                                                                                              <w:divBdr>
                                                                                                <w:top w:val="none" w:sz="0" w:space="0" w:color="auto"/>
                                                                                                <w:left w:val="none" w:sz="0" w:space="0" w:color="auto"/>
                                                                                                <w:bottom w:val="none" w:sz="0" w:space="0" w:color="auto"/>
                                                                                                <w:right w:val="none" w:sz="0" w:space="0" w:color="auto"/>
                                                                                              </w:divBdr>
                                                                                            </w:div>
                                                                                            <w:div w:id="2028826654">
                                                                                              <w:marLeft w:val="720"/>
                                                                                              <w:marRight w:val="0"/>
                                                                                              <w:marTop w:val="0"/>
                                                                                              <w:marBottom w:val="0"/>
                                                                                              <w:divBdr>
                                                                                                <w:top w:val="none" w:sz="0" w:space="0" w:color="auto"/>
                                                                                                <w:left w:val="none" w:sz="0" w:space="0" w:color="auto"/>
                                                                                                <w:bottom w:val="none" w:sz="0" w:space="0" w:color="auto"/>
                                                                                                <w:right w:val="none" w:sz="0" w:space="0" w:color="auto"/>
                                                                                              </w:divBdr>
                                                                                            </w:div>
                                                                                            <w:div w:id="2028826749">
                                                                                              <w:marLeft w:val="720"/>
                                                                                              <w:marRight w:val="0"/>
                                                                                              <w:marTop w:val="0"/>
                                                                                              <w:marBottom w:val="0"/>
                                                                                              <w:divBdr>
                                                                                                <w:top w:val="none" w:sz="0" w:space="0" w:color="auto"/>
                                                                                                <w:left w:val="none" w:sz="0" w:space="0" w:color="auto"/>
                                                                                                <w:bottom w:val="none" w:sz="0" w:space="0" w:color="auto"/>
                                                                                                <w:right w:val="none" w:sz="0" w:space="0" w:color="auto"/>
                                                                                              </w:divBdr>
                                                                                            </w:div>
                                                                                            <w:div w:id="2028826832">
                                                                                              <w:marLeft w:val="0"/>
                                                                                              <w:marRight w:val="0"/>
                                                                                              <w:marTop w:val="0"/>
                                                                                              <w:marBottom w:val="0"/>
                                                                                              <w:divBdr>
                                                                                                <w:top w:val="none" w:sz="0" w:space="0" w:color="auto"/>
                                                                                                <w:left w:val="none" w:sz="0" w:space="0" w:color="auto"/>
                                                                                                <w:bottom w:val="none" w:sz="0" w:space="0" w:color="auto"/>
                                                                                                <w:right w:val="none" w:sz="0" w:space="0" w:color="auto"/>
                                                                                              </w:divBdr>
                                                                                            </w:div>
                                                                                            <w:div w:id="2028826842">
                                                                                              <w:marLeft w:val="0"/>
                                                                                              <w:marRight w:val="0"/>
                                                                                              <w:marTop w:val="0"/>
                                                                                              <w:marBottom w:val="0"/>
                                                                                              <w:divBdr>
                                                                                                <w:top w:val="none" w:sz="0" w:space="0" w:color="auto"/>
                                                                                                <w:left w:val="none" w:sz="0" w:space="0" w:color="auto"/>
                                                                                                <w:bottom w:val="none" w:sz="0" w:space="0" w:color="auto"/>
                                                                                                <w:right w:val="none" w:sz="0" w:space="0" w:color="auto"/>
                                                                                              </w:divBdr>
                                                                                            </w:div>
                                                                                            <w:div w:id="2028826881">
                                                                                              <w:marLeft w:val="0"/>
                                                                                              <w:marRight w:val="0"/>
                                                                                              <w:marTop w:val="0"/>
                                                                                              <w:marBottom w:val="0"/>
                                                                                              <w:divBdr>
                                                                                                <w:top w:val="none" w:sz="0" w:space="0" w:color="auto"/>
                                                                                                <w:left w:val="none" w:sz="0" w:space="0" w:color="auto"/>
                                                                                                <w:bottom w:val="none" w:sz="0" w:space="0" w:color="auto"/>
                                                                                                <w:right w:val="none" w:sz="0" w:space="0" w:color="auto"/>
                                                                                              </w:divBdr>
                                                                                            </w:div>
                                                                                            <w:div w:id="2028826918">
                                                                                              <w:marLeft w:val="0"/>
                                                                                              <w:marRight w:val="0"/>
                                                                                              <w:marTop w:val="0"/>
                                                                                              <w:marBottom w:val="0"/>
                                                                                              <w:divBdr>
                                                                                                <w:top w:val="none" w:sz="0" w:space="0" w:color="auto"/>
                                                                                                <w:left w:val="none" w:sz="0" w:space="0" w:color="auto"/>
                                                                                                <w:bottom w:val="none" w:sz="0" w:space="0" w:color="auto"/>
                                                                                                <w:right w:val="none" w:sz="0" w:space="0" w:color="auto"/>
                                                                                              </w:divBdr>
                                                                                            </w:div>
                                                                                            <w:div w:id="2028827040">
                                                                                              <w:marLeft w:val="0"/>
                                                                                              <w:marRight w:val="0"/>
                                                                                              <w:marTop w:val="0"/>
                                                                                              <w:marBottom w:val="0"/>
                                                                                              <w:divBdr>
                                                                                                <w:top w:val="none" w:sz="0" w:space="0" w:color="auto"/>
                                                                                                <w:left w:val="none" w:sz="0" w:space="0" w:color="auto"/>
                                                                                                <w:bottom w:val="none" w:sz="0" w:space="0" w:color="auto"/>
                                                                                                <w:right w:val="none" w:sz="0" w:space="0" w:color="auto"/>
                                                                                              </w:divBdr>
                                                                                            </w:div>
                                                                                            <w:div w:id="2028827104">
                                                                                              <w:marLeft w:val="0"/>
                                                                                              <w:marRight w:val="0"/>
                                                                                              <w:marTop w:val="0"/>
                                                                                              <w:marBottom w:val="0"/>
                                                                                              <w:divBdr>
                                                                                                <w:top w:val="none" w:sz="0" w:space="0" w:color="auto"/>
                                                                                                <w:left w:val="none" w:sz="0" w:space="0" w:color="auto"/>
                                                                                                <w:bottom w:val="none" w:sz="0" w:space="0" w:color="auto"/>
                                                                                                <w:right w:val="none" w:sz="0" w:space="0" w:color="auto"/>
                                                                                              </w:divBdr>
                                                                                            </w:div>
                                                                                            <w:div w:id="2028827369">
                                                                                              <w:marLeft w:val="0"/>
                                                                                              <w:marRight w:val="0"/>
                                                                                              <w:marTop w:val="0"/>
                                                                                              <w:marBottom w:val="0"/>
                                                                                              <w:divBdr>
                                                                                                <w:top w:val="none" w:sz="0" w:space="0" w:color="auto"/>
                                                                                                <w:left w:val="none" w:sz="0" w:space="0" w:color="auto"/>
                                                                                                <w:bottom w:val="none" w:sz="0" w:space="0" w:color="auto"/>
                                                                                                <w:right w:val="none" w:sz="0" w:space="0" w:color="auto"/>
                                                                                              </w:divBdr>
                                                                                            </w:div>
                                                                                            <w:div w:id="2028827416">
                                                                                              <w:marLeft w:val="0"/>
                                                                                              <w:marRight w:val="0"/>
                                                                                              <w:marTop w:val="0"/>
                                                                                              <w:marBottom w:val="0"/>
                                                                                              <w:divBdr>
                                                                                                <w:top w:val="none" w:sz="0" w:space="0" w:color="auto"/>
                                                                                                <w:left w:val="none" w:sz="0" w:space="0" w:color="auto"/>
                                                                                                <w:bottom w:val="none" w:sz="0" w:space="0" w:color="auto"/>
                                                                                                <w:right w:val="none" w:sz="0" w:space="0" w:color="auto"/>
                                                                                              </w:divBdr>
                                                                                            </w:div>
                                                                                            <w:div w:id="2028827683">
                                                                                              <w:marLeft w:val="0"/>
                                                                                              <w:marRight w:val="0"/>
                                                                                              <w:marTop w:val="0"/>
                                                                                              <w:marBottom w:val="0"/>
                                                                                              <w:divBdr>
                                                                                                <w:top w:val="none" w:sz="0" w:space="0" w:color="auto"/>
                                                                                                <w:left w:val="none" w:sz="0" w:space="0" w:color="auto"/>
                                                                                                <w:bottom w:val="none" w:sz="0" w:space="0" w:color="auto"/>
                                                                                                <w:right w:val="none" w:sz="0" w:space="0" w:color="auto"/>
                                                                                              </w:divBdr>
                                                                                            </w:div>
                                                                                            <w:div w:id="2028827790">
                                                                                              <w:marLeft w:val="0"/>
                                                                                              <w:marRight w:val="0"/>
                                                                                              <w:marTop w:val="0"/>
                                                                                              <w:marBottom w:val="0"/>
                                                                                              <w:divBdr>
                                                                                                <w:top w:val="none" w:sz="0" w:space="0" w:color="auto"/>
                                                                                                <w:left w:val="none" w:sz="0" w:space="0" w:color="auto"/>
                                                                                                <w:bottom w:val="none" w:sz="0" w:space="0" w:color="auto"/>
                                                                                                <w:right w:val="none" w:sz="0" w:space="0" w:color="auto"/>
                                                                                              </w:divBdr>
                                                                                            </w:div>
                                                                                            <w:div w:id="2028827962">
                                                                                              <w:marLeft w:val="0"/>
                                                                                              <w:marRight w:val="0"/>
                                                                                              <w:marTop w:val="0"/>
                                                                                              <w:marBottom w:val="0"/>
                                                                                              <w:divBdr>
                                                                                                <w:top w:val="none" w:sz="0" w:space="0" w:color="auto"/>
                                                                                                <w:left w:val="none" w:sz="0" w:space="0" w:color="auto"/>
                                                                                                <w:bottom w:val="none" w:sz="0" w:space="0" w:color="auto"/>
                                                                                                <w:right w:val="none" w:sz="0" w:space="0" w:color="auto"/>
                                                                                              </w:divBdr>
                                                                                            </w:div>
                                                                                          </w:divsChild>
                                                                                        </w:div>
                                                                                        <w:div w:id="2028827888">
                                                                                          <w:marLeft w:val="0"/>
                                                                                          <w:marRight w:val="0"/>
                                                                                          <w:marTop w:val="0"/>
                                                                                          <w:marBottom w:val="0"/>
                                                                                          <w:divBdr>
                                                                                            <w:top w:val="none" w:sz="0" w:space="0" w:color="auto"/>
                                                                                            <w:left w:val="none" w:sz="0" w:space="0" w:color="auto"/>
                                                                                            <w:bottom w:val="none" w:sz="0" w:space="0" w:color="auto"/>
                                                                                            <w:right w:val="none" w:sz="0" w:space="0" w:color="auto"/>
                                                                                          </w:divBdr>
                                                                                        </w:div>
                                                                                        <w:div w:id="2028827889">
                                                                                          <w:marLeft w:val="0"/>
                                                                                          <w:marRight w:val="0"/>
                                                                                          <w:marTop w:val="0"/>
                                                                                          <w:marBottom w:val="0"/>
                                                                                          <w:divBdr>
                                                                                            <w:top w:val="none" w:sz="0" w:space="0" w:color="auto"/>
                                                                                            <w:left w:val="none" w:sz="0" w:space="0" w:color="auto"/>
                                                                                            <w:bottom w:val="none" w:sz="0" w:space="0" w:color="auto"/>
                                                                                            <w:right w:val="none" w:sz="0" w:space="0" w:color="auto"/>
                                                                                          </w:divBdr>
                                                                                        </w:div>
                                                                                        <w:div w:id="2028827890">
                                                                                          <w:marLeft w:val="0"/>
                                                                                          <w:marRight w:val="0"/>
                                                                                          <w:marTop w:val="0"/>
                                                                                          <w:marBottom w:val="0"/>
                                                                                          <w:divBdr>
                                                                                            <w:top w:val="none" w:sz="0" w:space="0" w:color="auto"/>
                                                                                            <w:left w:val="none" w:sz="0" w:space="0" w:color="auto"/>
                                                                                            <w:bottom w:val="none" w:sz="0" w:space="0" w:color="auto"/>
                                                                                            <w:right w:val="none" w:sz="0" w:space="0" w:color="auto"/>
                                                                                          </w:divBdr>
                                                                                        </w:div>
                                                                                        <w:div w:id="2028827892">
                                                                                          <w:marLeft w:val="0"/>
                                                                                          <w:marRight w:val="0"/>
                                                                                          <w:marTop w:val="0"/>
                                                                                          <w:marBottom w:val="0"/>
                                                                                          <w:divBdr>
                                                                                            <w:top w:val="none" w:sz="0" w:space="0" w:color="auto"/>
                                                                                            <w:left w:val="none" w:sz="0" w:space="0" w:color="auto"/>
                                                                                            <w:bottom w:val="none" w:sz="0" w:space="0" w:color="auto"/>
                                                                                            <w:right w:val="none" w:sz="0" w:space="0" w:color="auto"/>
                                                                                          </w:divBdr>
                                                                                        </w:div>
                                                                                        <w:div w:id="2028827893">
                                                                                          <w:marLeft w:val="0"/>
                                                                                          <w:marRight w:val="0"/>
                                                                                          <w:marTop w:val="0"/>
                                                                                          <w:marBottom w:val="0"/>
                                                                                          <w:divBdr>
                                                                                            <w:top w:val="none" w:sz="0" w:space="0" w:color="auto"/>
                                                                                            <w:left w:val="none" w:sz="0" w:space="0" w:color="auto"/>
                                                                                            <w:bottom w:val="none" w:sz="0" w:space="0" w:color="auto"/>
                                                                                            <w:right w:val="none" w:sz="0" w:space="0" w:color="auto"/>
                                                                                          </w:divBdr>
                                                                                        </w:div>
                                                                                        <w:div w:id="2028827897">
                                                                                          <w:marLeft w:val="0"/>
                                                                                          <w:marRight w:val="0"/>
                                                                                          <w:marTop w:val="0"/>
                                                                                          <w:marBottom w:val="0"/>
                                                                                          <w:divBdr>
                                                                                            <w:top w:val="none" w:sz="0" w:space="0" w:color="auto"/>
                                                                                            <w:left w:val="none" w:sz="0" w:space="0" w:color="auto"/>
                                                                                            <w:bottom w:val="none" w:sz="0" w:space="0" w:color="auto"/>
                                                                                            <w:right w:val="none" w:sz="0" w:space="0" w:color="auto"/>
                                                                                          </w:divBdr>
                                                                                        </w:div>
                                                                                        <w:div w:id="2028827898">
                                                                                          <w:marLeft w:val="0"/>
                                                                                          <w:marRight w:val="0"/>
                                                                                          <w:marTop w:val="0"/>
                                                                                          <w:marBottom w:val="0"/>
                                                                                          <w:divBdr>
                                                                                            <w:top w:val="none" w:sz="0" w:space="0" w:color="auto"/>
                                                                                            <w:left w:val="none" w:sz="0" w:space="0" w:color="auto"/>
                                                                                            <w:bottom w:val="none" w:sz="0" w:space="0" w:color="auto"/>
                                                                                            <w:right w:val="none" w:sz="0" w:space="0" w:color="auto"/>
                                                                                          </w:divBdr>
                                                                                        </w:div>
                                                                                        <w:div w:id="2028827900">
                                                                                          <w:marLeft w:val="0"/>
                                                                                          <w:marRight w:val="0"/>
                                                                                          <w:marTop w:val="0"/>
                                                                                          <w:marBottom w:val="0"/>
                                                                                          <w:divBdr>
                                                                                            <w:top w:val="none" w:sz="0" w:space="0" w:color="auto"/>
                                                                                            <w:left w:val="none" w:sz="0" w:space="0" w:color="auto"/>
                                                                                            <w:bottom w:val="none" w:sz="0" w:space="0" w:color="auto"/>
                                                                                            <w:right w:val="none" w:sz="0" w:space="0" w:color="auto"/>
                                                                                          </w:divBdr>
                                                                                        </w:div>
                                                                                        <w:div w:id="2028827901">
                                                                                          <w:marLeft w:val="0"/>
                                                                                          <w:marRight w:val="0"/>
                                                                                          <w:marTop w:val="0"/>
                                                                                          <w:marBottom w:val="0"/>
                                                                                          <w:divBdr>
                                                                                            <w:top w:val="none" w:sz="0" w:space="0" w:color="auto"/>
                                                                                            <w:left w:val="none" w:sz="0" w:space="0" w:color="auto"/>
                                                                                            <w:bottom w:val="none" w:sz="0" w:space="0" w:color="auto"/>
                                                                                            <w:right w:val="none" w:sz="0" w:space="0" w:color="auto"/>
                                                                                          </w:divBdr>
                                                                                        </w:div>
                                                                                        <w:div w:id="2028827906">
                                                                                          <w:marLeft w:val="0"/>
                                                                                          <w:marRight w:val="0"/>
                                                                                          <w:marTop w:val="0"/>
                                                                                          <w:marBottom w:val="0"/>
                                                                                          <w:divBdr>
                                                                                            <w:top w:val="none" w:sz="0" w:space="0" w:color="auto"/>
                                                                                            <w:left w:val="none" w:sz="0" w:space="0" w:color="auto"/>
                                                                                            <w:bottom w:val="none" w:sz="0" w:space="0" w:color="auto"/>
                                                                                            <w:right w:val="none" w:sz="0" w:space="0" w:color="auto"/>
                                                                                          </w:divBdr>
                                                                                        </w:div>
                                                                                        <w:div w:id="2028827907">
                                                                                          <w:marLeft w:val="0"/>
                                                                                          <w:marRight w:val="0"/>
                                                                                          <w:marTop w:val="0"/>
                                                                                          <w:marBottom w:val="0"/>
                                                                                          <w:divBdr>
                                                                                            <w:top w:val="none" w:sz="0" w:space="0" w:color="auto"/>
                                                                                            <w:left w:val="none" w:sz="0" w:space="0" w:color="auto"/>
                                                                                            <w:bottom w:val="none" w:sz="0" w:space="0" w:color="auto"/>
                                                                                            <w:right w:val="none" w:sz="0" w:space="0" w:color="auto"/>
                                                                                          </w:divBdr>
                                                                                        </w:div>
                                                                                        <w:div w:id="2028827908">
                                                                                          <w:marLeft w:val="720"/>
                                                                                          <w:marRight w:val="0"/>
                                                                                          <w:marTop w:val="0"/>
                                                                                          <w:marBottom w:val="0"/>
                                                                                          <w:divBdr>
                                                                                            <w:top w:val="none" w:sz="0" w:space="0" w:color="auto"/>
                                                                                            <w:left w:val="none" w:sz="0" w:space="0" w:color="auto"/>
                                                                                            <w:bottom w:val="none" w:sz="0" w:space="0" w:color="auto"/>
                                                                                            <w:right w:val="none" w:sz="0" w:space="0" w:color="auto"/>
                                                                                          </w:divBdr>
                                                                                        </w:div>
                                                                                        <w:div w:id="2028827916">
                                                                                          <w:marLeft w:val="0"/>
                                                                                          <w:marRight w:val="0"/>
                                                                                          <w:marTop w:val="0"/>
                                                                                          <w:marBottom w:val="0"/>
                                                                                          <w:divBdr>
                                                                                            <w:top w:val="none" w:sz="0" w:space="0" w:color="auto"/>
                                                                                            <w:left w:val="none" w:sz="0" w:space="0" w:color="auto"/>
                                                                                            <w:bottom w:val="none" w:sz="0" w:space="0" w:color="auto"/>
                                                                                            <w:right w:val="none" w:sz="0" w:space="0" w:color="auto"/>
                                                                                          </w:divBdr>
                                                                                        </w:div>
                                                                                        <w:div w:id="2028827918">
                                                                                          <w:marLeft w:val="0"/>
                                                                                          <w:marRight w:val="0"/>
                                                                                          <w:marTop w:val="0"/>
                                                                                          <w:marBottom w:val="0"/>
                                                                                          <w:divBdr>
                                                                                            <w:top w:val="none" w:sz="0" w:space="0" w:color="auto"/>
                                                                                            <w:left w:val="none" w:sz="0" w:space="0" w:color="auto"/>
                                                                                            <w:bottom w:val="none" w:sz="0" w:space="0" w:color="auto"/>
                                                                                            <w:right w:val="none" w:sz="0" w:space="0" w:color="auto"/>
                                                                                          </w:divBdr>
                                                                                        </w:div>
                                                                                        <w:div w:id="2028827919">
                                                                                          <w:marLeft w:val="0"/>
                                                                                          <w:marRight w:val="0"/>
                                                                                          <w:marTop w:val="0"/>
                                                                                          <w:marBottom w:val="0"/>
                                                                                          <w:divBdr>
                                                                                            <w:top w:val="none" w:sz="0" w:space="0" w:color="auto"/>
                                                                                            <w:left w:val="none" w:sz="0" w:space="0" w:color="auto"/>
                                                                                            <w:bottom w:val="none" w:sz="0" w:space="0" w:color="auto"/>
                                                                                            <w:right w:val="none" w:sz="0" w:space="0" w:color="auto"/>
                                                                                          </w:divBdr>
                                                                                        </w:div>
                                                                                        <w:div w:id="2028827920">
                                                                                          <w:marLeft w:val="0"/>
                                                                                          <w:marRight w:val="0"/>
                                                                                          <w:marTop w:val="0"/>
                                                                                          <w:marBottom w:val="0"/>
                                                                                          <w:divBdr>
                                                                                            <w:top w:val="none" w:sz="0" w:space="0" w:color="auto"/>
                                                                                            <w:left w:val="none" w:sz="0" w:space="0" w:color="auto"/>
                                                                                            <w:bottom w:val="none" w:sz="0" w:space="0" w:color="auto"/>
                                                                                            <w:right w:val="none" w:sz="0" w:space="0" w:color="auto"/>
                                                                                          </w:divBdr>
                                                                                        </w:div>
                                                                                        <w:div w:id="2028827921">
                                                                                          <w:marLeft w:val="0"/>
                                                                                          <w:marRight w:val="0"/>
                                                                                          <w:marTop w:val="0"/>
                                                                                          <w:marBottom w:val="0"/>
                                                                                          <w:divBdr>
                                                                                            <w:top w:val="none" w:sz="0" w:space="0" w:color="auto"/>
                                                                                            <w:left w:val="none" w:sz="0" w:space="0" w:color="auto"/>
                                                                                            <w:bottom w:val="none" w:sz="0" w:space="0" w:color="auto"/>
                                                                                            <w:right w:val="none" w:sz="0" w:space="0" w:color="auto"/>
                                                                                          </w:divBdr>
                                                                                        </w:div>
                                                                                        <w:div w:id="2028827922">
                                                                                          <w:marLeft w:val="0"/>
                                                                                          <w:marRight w:val="0"/>
                                                                                          <w:marTop w:val="0"/>
                                                                                          <w:marBottom w:val="0"/>
                                                                                          <w:divBdr>
                                                                                            <w:top w:val="none" w:sz="0" w:space="0" w:color="auto"/>
                                                                                            <w:left w:val="none" w:sz="0" w:space="0" w:color="auto"/>
                                                                                            <w:bottom w:val="none" w:sz="0" w:space="0" w:color="auto"/>
                                                                                            <w:right w:val="none" w:sz="0" w:space="0" w:color="auto"/>
                                                                                          </w:divBdr>
                                                                                        </w:div>
                                                                                        <w:div w:id="2028827926">
                                                                                          <w:marLeft w:val="0"/>
                                                                                          <w:marRight w:val="0"/>
                                                                                          <w:marTop w:val="0"/>
                                                                                          <w:marBottom w:val="0"/>
                                                                                          <w:divBdr>
                                                                                            <w:top w:val="none" w:sz="0" w:space="0" w:color="auto"/>
                                                                                            <w:left w:val="none" w:sz="0" w:space="0" w:color="auto"/>
                                                                                            <w:bottom w:val="none" w:sz="0" w:space="0" w:color="auto"/>
                                                                                            <w:right w:val="none" w:sz="0" w:space="0" w:color="auto"/>
                                                                                          </w:divBdr>
                                                                                        </w:div>
                                                                                        <w:div w:id="2028827927">
                                                                                          <w:marLeft w:val="0"/>
                                                                                          <w:marRight w:val="0"/>
                                                                                          <w:marTop w:val="0"/>
                                                                                          <w:marBottom w:val="0"/>
                                                                                          <w:divBdr>
                                                                                            <w:top w:val="none" w:sz="0" w:space="0" w:color="auto"/>
                                                                                            <w:left w:val="none" w:sz="0" w:space="0" w:color="auto"/>
                                                                                            <w:bottom w:val="none" w:sz="0" w:space="0" w:color="auto"/>
                                                                                            <w:right w:val="none" w:sz="0" w:space="0" w:color="auto"/>
                                                                                          </w:divBdr>
                                                                                        </w:div>
                                                                                        <w:div w:id="2028827929">
                                                                                          <w:marLeft w:val="0"/>
                                                                                          <w:marRight w:val="0"/>
                                                                                          <w:marTop w:val="0"/>
                                                                                          <w:marBottom w:val="0"/>
                                                                                          <w:divBdr>
                                                                                            <w:top w:val="none" w:sz="0" w:space="0" w:color="auto"/>
                                                                                            <w:left w:val="none" w:sz="0" w:space="0" w:color="auto"/>
                                                                                            <w:bottom w:val="none" w:sz="0" w:space="0" w:color="auto"/>
                                                                                            <w:right w:val="none" w:sz="0" w:space="0" w:color="auto"/>
                                                                                          </w:divBdr>
                                                                                        </w:div>
                                                                                        <w:div w:id="2028827931">
                                                                                          <w:marLeft w:val="0"/>
                                                                                          <w:marRight w:val="0"/>
                                                                                          <w:marTop w:val="0"/>
                                                                                          <w:marBottom w:val="0"/>
                                                                                          <w:divBdr>
                                                                                            <w:top w:val="none" w:sz="0" w:space="0" w:color="auto"/>
                                                                                            <w:left w:val="none" w:sz="0" w:space="0" w:color="auto"/>
                                                                                            <w:bottom w:val="none" w:sz="0" w:space="0" w:color="auto"/>
                                                                                            <w:right w:val="none" w:sz="0" w:space="0" w:color="auto"/>
                                                                                          </w:divBdr>
                                                                                        </w:div>
                                                                                        <w:div w:id="2028827932">
                                                                                          <w:marLeft w:val="0"/>
                                                                                          <w:marRight w:val="0"/>
                                                                                          <w:marTop w:val="0"/>
                                                                                          <w:marBottom w:val="0"/>
                                                                                          <w:divBdr>
                                                                                            <w:top w:val="none" w:sz="0" w:space="0" w:color="auto"/>
                                                                                            <w:left w:val="none" w:sz="0" w:space="0" w:color="auto"/>
                                                                                            <w:bottom w:val="none" w:sz="0" w:space="0" w:color="auto"/>
                                                                                            <w:right w:val="none" w:sz="0" w:space="0" w:color="auto"/>
                                                                                          </w:divBdr>
                                                                                        </w:div>
                                                                                        <w:div w:id="2028827935">
                                                                                          <w:marLeft w:val="0"/>
                                                                                          <w:marRight w:val="0"/>
                                                                                          <w:marTop w:val="0"/>
                                                                                          <w:marBottom w:val="0"/>
                                                                                          <w:divBdr>
                                                                                            <w:top w:val="none" w:sz="0" w:space="0" w:color="auto"/>
                                                                                            <w:left w:val="none" w:sz="0" w:space="0" w:color="auto"/>
                                                                                            <w:bottom w:val="none" w:sz="0" w:space="0" w:color="auto"/>
                                                                                            <w:right w:val="none" w:sz="0" w:space="0" w:color="auto"/>
                                                                                          </w:divBdr>
                                                                                        </w:div>
                                                                                        <w:div w:id="2028827937">
                                                                                          <w:marLeft w:val="0"/>
                                                                                          <w:marRight w:val="0"/>
                                                                                          <w:marTop w:val="0"/>
                                                                                          <w:marBottom w:val="0"/>
                                                                                          <w:divBdr>
                                                                                            <w:top w:val="none" w:sz="0" w:space="0" w:color="auto"/>
                                                                                            <w:left w:val="none" w:sz="0" w:space="0" w:color="auto"/>
                                                                                            <w:bottom w:val="none" w:sz="0" w:space="0" w:color="auto"/>
                                                                                            <w:right w:val="none" w:sz="0" w:space="0" w:color="auto"/>
                                                                                          </w:divBdr>
                                                                                        </w:div>
                                                                                        <w:div w:id="2028827939">
                                                                                          <w:marLeft w:val="0"/>
                                                                                          <w:marRight w:val="0"/>
                                                                                          <w:marTop w:val="0"/>
                                                                                          <w:marBottom w:val="0"/>
                                                                                          <w:divBdr>
                                                                                            <w:top w:val="none" w:sz="0" w:space="0" w:color="auto"/>
                                                                                            <w:left w:val="none" w:sz="0" w:space="0" w:color="auto"/>
                                                                                            <w:bottom w:val="none" w:sz="0" w:space="0" w:color="auto"/>
                                                                                            <w:right w:val="none" w:sz="0" w:space="0" w:color="auto"/>
                                                                                          </w:divBdr>
                                                                                        </w:div>
                                                                                        <w:div w:id="2028827945">
                                                                                          <w:marLeft w:val="0"/>
                                                                                          <w:marRight w:val="0"/>
                                                                                          <w:marTop w:val="0"/>
                                                                                          <w:marBottom w:val="0"/>
                                                                                          <w:divBdr>
                                                                                            <w:top w:val="none" w:sz="0" w:space="0" w:color="auto"/>
                                                                                            <w:left w:val="none" w:sz="0" w:space="0" w:color="auto"/>
                                                                                            <w:bottom w:val="none" w:sz="0" w:space="0" w:color="auto"/>
                                                                                            <w:right w:val="none" w:sz="0" w:space="0" w:color="auto"/>
                                                                                          </w:divBdr>
                                                                                        </w:div>
                                                                                        <w:div w:id="2028827946">
                                                                                          <w:marLeft w:val="0"/>
                                                                                          <w:marRight w:val="0"/>
                                                                                          <w:marTop w:val="0"/>
                                                                                          <w:marBottom w:val="0"/>
                                                                                          <w:divBdr>
                                                                                            <w:top w:val="none" w:sz="0" w:space="0" w:color="auto"/>
                                                                                            <w:left w:val="none" w:sz="0" w:space="0" w:color="auto"/>
                                                                                            <w:bottom w:val="none" w:sz="0" w:space="0" w:color="auto"/>
                                                                                            <w:right w:val="none" w:sz="0" w:space="0" w:color="auto"/>
                                                                                          </w:divBdr>
                                                                                        </w:div>
                                                                                        <w:div w:id="2028827947">
                                                                                          <w:marLeft w:val="0"/>
                                                                                          <w:marRight w:val="0"/>
                                                                                          <w:marTop w:val="0"/>
                                                                                          <w:marBottom w:val="0"/>
                                                                                          <w:divBdr>
                                                                                            <w:top w:val="none" w:sz="0" w:space="0" w:color="auto"/>
                                                                                            <w:left w:val="none" w:sz="0" w:space="0" w:color="auto"/>
                                                                                            <w:bottom w:val="none" w:sz="0" w:space="0" w:color="auto"/>
                                                                                            <w:right w:val="none" w:sz="0" w:space="0" w:color="auto"/>
                                                                                          </w:divBdr>
                                                                                        </w:div>
                                                                                        <w:div w:id="2028827948">
                                                                                          <w:marLeft w:val="0"/>
                                                                                          <w:marRight w:val="0"/>
                                                                                          <w:marTop w:val="0"/>
                                                                                          <w:marBottom w:val="0"/>
                                                                                          <w:divBdr>
                                                                                            <w:top w:val="none" w:sz="0" w:space="0" w:color="auto"/>
                                                                                            <w:left w:val="none" w:sz="0" w:space="0" w:color="auto"/>
                                                                                            <w:bottom w:val="none" w:sz="0" w:space="0" w:color="auto"/>
                                                                                            <w:right w:val="none" w:sz="0" w:space="0" w:color="auto"/>
                                                                                          </w:divBdr>
                                                                                        </w:div>
                                                                                        <w:div w:id="2028827949">
                                                                                          <w:marLeft w:val="0"/>
                                                                                          <w:marRight w:val="0"/>
                                                                                          <w:marTop w:val="0"/>
                                                                                          <w:marBottom w:val="0"/>
                                                                                          <w:divBdr>
                                                                                            <w:top w:val="none" w:sz="0" w:space="0" w:color="auto"/>
                                                                                            <w:left w:val="none" w:sz="0" w:space="0" w:color="auto"/>
                                                                                            <w:bottom w:val="none" w:sz="0" w:space="0" w:color="auto"/>
                                                                                            <w:right w:val="none" w:sz="0" w:space="0" w:color="auto"/>
                                                                                          </w:divBdr>
                                                                                        </w:div>
                                                                                        <w:div w:id="2028827951">
                                                                                          <w:marLeft w:val="720"/>
                                                                                          <w:marRight w:val="0"/>
                                                                                          <w:marTop w:val="0"/>
                                                                                          <w:marBottom w:val="0"/>
                                                                                          <w:divBdr>
                                                                                            <w:top w:val="none" w:sz="0" w:space="0" w:color="auto"/>
                                                                                            <w:left w:val="none" w:sz="0" w:space="0" w:color="auto"/>
                                                                                            <w:bottom w:val="none" w:sz="0" w:space="0" w:color="auto"/>
                                                                                            <w:right w:val="none" w:sz="0" w:space="0" w:color="auto"/>
                                                                                          </w:divBdr>
                                                                                        </w:div>
                                                                                        <w:div w:id="2028827954">
                                                                                          <w:marLeft w:val="0"/>
                                                                                          <w:marRight w:val="0"/>
                                                                                          <w:marTop w:val="0"/>
                                                                                          <w:marBottom w:val="0"/>
                                                                                          <w:divBdr>
                                                                                            <w:top w:val="none" w:sz="0" w:space="0" w:color="auto"/>
                                                                                            <w:left w:val="none" w:sz="0" w:space="0" w:color="auto"/>
                                                                                            <w:bottom w:val="none" w:sz="0" w:space="0" w:color="auto"/>
                                                                                            <w:right w:val="none" w:sz="0" w:space="0" w:color="auto"/>
                                                                                          </w:divBdr>
                                                                                        </w:div>
                                                                                        <w:div w:id="2028827955">
                                                                                          <w:marLeft w:val="0"/>
                                                                                          <w:marRight w:val="0"/>
                                                                                          <w:marTop w:val="0"/>
                                                                                          <w:marBottom w:val="0"/>
                                                                                          <w:divBdr>
                                                                                            <w:top w:val="none" w:sz="0" w:space="0" w:color="auto"/>
                                                                                            <w:left w:val="none" w:sz="0" w:space="0" w:color="auto"/>
                                                                                            <w:bottom w:val="none" w:sz="0" w:space="0" w:color="auto"/>
                                                                                            <w:right w:val="none" w:sz="0" w:space="0" w:color="auto"/>
                                                                                          </w:divBdr>
                                                                                        </w:div>
                                                                                        <w:div w:id="2028827957">
                                                                                          <w:marLeft w:val="0"/>
                                                                                          <w:marRight w:val="0"/>
                                                                                          <w:marTop w:val="0"/>
                                                                                          <w:marBottom w:val="0"/>
                                                                                          <w:divBdr>
                                                                                            <w:top w:val="none" w:sz="0" w:space="0" w:color="auto"/>
                                                                                            <w:left w:val="none" w:sz="0" w:space="0" w:color="auto"/>
                                                                                            <w:bottom w:val="none" w:sz="0" w:space="0" w:color="auto"/>
                                                                                            <w:right w:val="none" w:sz="0" w:space="0" w:color="auto"/>
                                                                                          </w:divBdr>
                                                                                        </w:div>
                                                                                        <w:div w:id="2028827960">
                                                                                          <w:marLeft w:val="0"/>
                                                                                          <w:marRight w:val="0"/>
                                                                                          <w:marTop w:val="0"/>
                                                                                          <w:marBottom w:val="0"/>
                                                                                          <w:divBdr>
                                                                                            <w:top w:val="none" w:sz="0" w:space="0" w:color="auto"/>
                                                                                            <w:left w:val="none" w:sz="0" w:space="0" w:color="auto"/>
                                                                                            <w:bottom w:val="none" w:sz="0" w:space="0" w:color="auto"/>
                                                                                            <w:right w:val="none" w:sz="0" w:space="0" w:color="auto"/>
                                                                                          </w:divBdr>
                                                                                        </w:div>
                                                                                        <w:div w:id="2028827961">
                                                                                          <w:marLeft w:val="0"/>
                                                                                          <w:marRight w:val="0"/>
                                                                                          <w:marTop w:val="0"/>
                                                                                          <w:marBottom w:val="0"/>
                                                                                          <w:divBdr>
                                                                                            <w:top w:val="none" w:sz="0" w:space="0" w:color="auto"/>
                                                                                            <w:left w:val="none" w:sz="0" w:space="0" w:color="auto"/>
                                                                                            <w:bottom w:val="none" w:sz="0" w:space="0" w:color="auto"/>
                                                                                            <w:right w:val="none" w:sz="0" w:space="0" w:color="auto"/>
                                                                                          </w:divBdr>
                                                                                        </w:div>
                                                                                        <w:div w:id="2028827966">
                                                                                          <w:marLeft w:val="0"/>
                                                                                          <w:marRight w:val="0"/>
                                                                                          <w:marTop w:val="0"/>
                                                                                          <w:marBottom w:val="0"/>
                                                                                          <w:divBdr>
                                                                                            <w:top w:val="none" w:sz="0" w:space="0" w:color="auto"/>
                                                                                            <w:left w:val="none" w:sz="0" w:space="0" w:color="auto"/>
                                                                                            <w:bottom w:val="none" w:sz="0" w:space="0" w:color="auto"/>
                                                                                            <w:right w:val="none" w:sz="0" w:space="0" w:color="auto"/>
                                                                                          </w:divBdr>
                                                                                        </w:div>
                                                                                        <w:div w:id="2028827968">
                                                                                          <w:marLeft w:val="0"/>
                                                                                          <w:marRight w:val="0"/>
                                                                                          <w:marTop w:val="0"/>
                                                                                          <w:marBottom w:val="0"/>
                                                                                          <w:divBdr>
                                                                                            <w:top w:val="none" w:sz="0" w:space="0" w:color="auto"/>
                                                                                            <w:left w:val="none" w:sz="0" w:space="0" w:color="auto"/>
                                                                                            <w:bottom w:val="none" w:sz="0" w:space="0" w:color="auto"/>
                                                                                            <w:right w:val="none" w:sz="0" w:space="0" w:color="auto"/>
                                                                                          </w:divBdr>
                                                                                        </w:div>
                                                                                        <w:div w:id="2028827971">
                                                                                          <w:marLeft w:val="0"/>
                                                                                          <w:marRight w:val="0"/>
                                                                                          <w:marTop w:val="0"/>
                                                                                          <w:marBottom w:val="0"/>
                                                                                          <w:divBdr>
                                                                                            <w:top w:val="none" w:sz="0" w:space="0" w:color="auto"/>
                                                                                            <w:left w:val="none" w:sz="0" w:space="0" w:color="auto"/>
                                                                                            <w:bottom w:val="none" w:sz="0" w:space="0" w:color="auto"/>
                                                                                            <w:right w:val="none" w:sz="0" w:space="0" w:color="auto"/>
                                                                                          </w:divBdr>
                                                                                        </w:div>
                                                                                        <w:div w:id="2028827972">
                                                                                          <w:marLeft w:val="0"/>
                                                                                          <w:marRight w:val="0"/>
                                                                                          <w:marTop w:val="0"/>
                                                                                          <w:marBottom w:val="0"/>
                                                                                          <w:divBdr>
                                                                                            <w:top w:val="none" w:sz="0" w:space="0" w:color="auto"/>
                                                                                            <w:left w:val="none" w:sz="0" w:space="0" w:color="auto"/>
                                                                                            <w:bottom w:val="none" w:sz="0" w:space="0" w:color="auto"/>
                                                                                            <w:right w:val="none" w:sz="0" w:space="0" w:color="auto"/>
                                                                                          </w:divBdr>
                                                                                        </w:div>
                                                                                        <w:div w:id="2028827974">
                                                                                          <w:marLeft w:val="0"/>
                                                                                          <w:marRight w:val="0"/>
                                                                                          <w:marTop w:val="0"/>
                                                                                          <w:marBottom w:val="0"/>
                                                                                          <w:divBdr>
                                                                                            <w:top w:val="none" w:sz="0" w:space="0" w:color="auto"/>
                                                                                            <w:left w:val="none" w:sz="0" w:space="0" w:color="auto"/>
                                                                                            <w:bottom w:val="none" w:sz="0" w:space="0" w:color="auto"/>
                                                                                            <w:right w:val="none" w:sz="0" w:space="0" w:color="auto"/>
                                                                                          </w:divBdr>
                                                                                        </w:div>
                                                                                        <w:div w:id="2028827981">
                                                                                          <w:marLeft w:val="0"/>
                                                                                          <w:marRight w:val="0"/>
                                                                                          <w:marTop w:val="0"/>
                                                                                          <w:marBottom w:val="0"/>
                                                                                          <w:divBdr>
                                                                                            <w:top w:val="none" w:sz="0" w:space="0" w:color="auto"/>
                                                                                            <w:left w:val="none" w:sz="0" w:space="0" w:color="auto"/>
                                                                                            <w:bottom w:val="none" w:sz="0" w:space="0" w:color="auto"/>
                                                                                            <w:right w:val="none" w:sz="0" w:space="0" w:color="auto"/>
                                                                                          </w:divBdr>
                                                                                        </w:div>
                                                                                        <w:div w:id="2028827984">
                                                                                          <w:marLeft w:val="0"/>
                                                                                          <w:marRight w:val="0"/>
                                                                                          <w:marTop w:val="0"/>
                                                                                          <w:marBottom w:val="0"/>
                                                                                          <w:divBdr>
                                                                                            <w:top w:val="none" w:sz="0" w:space="0" w:color="auto"/>
                                                                                            <w:left w:val="none" w:sz="0" w:space="0" w:color="auto"/>
                                                                                            <w:bottom w:val="none" w:sz="0" w:space="0" w:color="auto"/>
                                                                                            <w:right w:val="none" w:sz="0" w:space="0" w:color="auto"/>
                                                                                          </w:divBdr>
                                                                                        </w:div>
                                                                                        <w:div w:id="2028827986">
                                                                                          <w:marLeft w:val="0"/>
                                                                                          <w:marRight w:val="0"/>
                                                                                          <w:marTop w:val="0"/>
                                                                                          <w:marBottom w:val="0"/>
                                                                                          <w:divBdr>
                                                                                            <w:top w:val="none" w:sz="0" w:space="0" w:color="auto"/>
                                                                                            <w:left w:val="none" w:sz="0" w:space="0" w:color="auto"/>
                                                                                            <w:bottom w:val="none" w:sz="0" w:space="0" w:color="auto"/>
                                                                                            <w:right w:val="none" w:sz="0" w:space="0" w:color="auto"/>
                                                                                          </w:divBdr>
                                                                                        </w:div>
                                                                                        <w:div w:id="2028827987">
                                                                                          <w:marLeft w:val="0"/>
                                                                                          <w:marRight w:val="0"/>
                                                                                          <w:marTop w:val="0"/>
                                                                                          <w:marBottom w:val="0"/>
                                                                                          <w:divBdr>
                                                                                            <w:top w:val="none" w:sz="0" w:space="0" w:color="auto"/>
                                                                                            <w:left w:val="none" w:sz="0" w:space="0" w:color="auto"/>
                                                                                            <w:bottom w:val="none" w:sz="0" w:space="0" w:color="auto"/>
                                                                                            <w:right w:val="none" w:sz="0" w:space="0" w:color="auto"/>
                                                                                          </w:divBdr>
                                                                                          <w:divsChild>
                                                                                            <w:div w:id="2028826492">
                                                                                              <w:marLeft w:val="0"/>
                                                                                              <w:marRight w:val="0"/>
                                                                                              <w:marTop w:val="0"/>
                                                                                              <w:marBottom w:val="0"/>
                                                                                              <w:divBdr>
                                                                                                <w:top w:val="none" w:sz="0" w:space="0" w:color="auto"/>
                                                                                                <w:left w:val="none" w:sz="0" w:space="0" w:color="auto"/>
                                                                                                <w:bottom w:val="none" w:sz="0" w:space="0" w:color="auto"/>
                                                                                                <w:right w:val="none" w:sz="0" w:space="0" w:color="auto"/>
                                                                                              </w:divBdr>
                                                                                            </w:div>
                                                                                            <w:div w:id="2028826498">
                                                                                              <w:marLeft w:val="0"/>
                                                                                              <w:marRight w:val="0"/>
                                                                                              <w:marTop w:val="0"/>
                                                                                              <w:marBottom w:val="0"/>
                                                                                              <w:divBdr>
                                                                                                <w:top w:val="none" w:sz="0" w:space="0" w:color="auto"/>
                                                                                                <w:left w:val="none" w:sz="0" w:space="0" w:color="auto"/>
                                                                                                <w:bottom w:val="none" w:sz="0" w:space="0" w:color="auto"/>
                                                                                                <w:right w:val="none" w:sz="0" w:space="0" w:color="auto"/>
                                                                                              </w:divBdr>
                                                                                            </w:div>
                                                                                            <w:div w:id="2028826499">
                                                                                              <w:marLeft w:val="0"/>
                                                                                              <w:marRight w:val="0"/>
                                                                                              <w:marTop w:val="0"/>
                                                                                              <w:marBottom w:val="0"/>
                                                                                              <w:divBdr>
                                                                                                <w:top w:val="none" w:sz="0" w:space="0" w:color="auto"/>
                                                                                                <w:left w:val="none" w:sz="0" w:space="0" w:color="auto"/>
                                                                                                <w:bottom w:val="none" w:sz="0" w:space="0" w:color="auto"/>
                                                                                                <w:right w:val="none" w:sz="0" w:space="0" w:color="auto"/>
                                                                                              </w:divBdr>
                                                                                            </w:div>
                                                                                            <w:div w:id="2028826509">
                                                                                              <w:marLeft w:val="0"/>
                                                                                              <w:marRight w:val="0"/>
                                                                                              <w:marTop w:val="0"/>
                                                                                              <w:marBottom w:val="0"/>
                                                                                              <w:divBdr>
                                                                                                <w:top w:val="none" w:sz="0" w:space="0" w:color="auto"/>
                                                                                                <w:left w:val="none" w:sz="0" w:space="0" w:color="auto"/>
                                                                                                <w:bottom w:val="none" w:sz="0" w:space="0" w:color="auto"/>
                                                                                                <w:right w:val="none" w:sz="0" w:space="0" w:color="auto"/>
                                                                                              </w:divBdr>
                                                                                            </w:div>
                                                                                            <w:div w:id="2028826517">
                                                                                              <w:marLeft w:val="0"/>
                                                                                              <w:marRight w:val="0"/>
                                                                                              <w:marTop w:val="0"/>
                                                                                              <w:marBottom w:val="0"/>
                                                                                              <w:divBdr>
                                                                                                <w:top w:val="none" w:sz="0" w:space="0" w:color="auto"/>
                                                                                                <w:left w:val="none" w:sz="0" w:space="0" w:color="auto"/>
                                                                                                <w:bottom w:val="none" w:sz="0" w:space="0" w:color="auto"/>
                                                                                                <w:right w:val="none" w:sz="0" w:space="0" w:color="auto"/>
                                                                                              </w:divBdr>
                                                                                            </w:div>
                                                                                            <w:div w:id="2028826519">
                                                                                              <w:marLeft w:val="0"/>
                                                                                              <w:marRight w:val="0"/>
                                                                                              <w:marTop w:val="0"/>
                                                                                              <w:marBottom w:val="0"/>
                                                                                              <w:divBdr>
                                                                                                <w:top w:val="none" w:sz="0" w:space="0" w:color="auto"/>
                                                                                                <w:left w:val="none" w:sz="0" w:space="0" w:color="auto"/>
                                                                                                <w:bottom w:val="none" w:sz="0" w:space="0" w:color="auto"/>
                                                                                                <w:right w:val="none" w:sz="0" w:space="0" w:color="auto"/>
                                                                                              </w:divBdr>
                                                                                            </w:div>
                                                                                            <w:div w:id="2028826522">
                                                                                              <w:marLeft w:val="0"/>
                                                                                              <w:marRight w:val="0"/>
                                                                                              <w:marTop w:val="0"/>
                                                                                              <w:marBottom w:val="0"/>
                                                                                              <w:divBdr>
                                                                                                <w:top w:val="none" w:sz="0" w:space="0" w:color="auto"/>
                                                                                                <w:left w:val="none" w:sz="0" w:space="0" w:color="auto"/>
                                                                                                <w:bottom w:val="none" w:sz="0" w:space="0" w:color="auto"/>
                                                                                                <w:right w:val="none" w:sz="0" w:space="0" w:color="auto"/>
                                                                                              </w:divBdr>
                                                                                            </w:div>
                                                                                            <w:div w:id="2028826523">
                                                                                              <w:marLeft w:val="0"/>
                                                                                              <w:marRight w:val="0"/>
                                                                                              <w:marTop w:val="0"/>
                                                                                              <w:marBottom w:val="0"/>
                                                                                              <w:divBdr>
                                                                                                <w:top w:val="none" w:sz="0" w:space="0" w:color="auto"/>
                                                                                                <w:left w:val="none" w:sz="0" w:space="0" w:color="auto"/>
                                                                                                <w:bottom w:val="none" w:sz="0" w:space="0" w:color="auto"/>
                                                                                                <w:right w:val="none" w:sz="0" w:space="0" w:color="auto"/>
                                                                                              </w:divBdr>
                                                                                            </w:div>
                                                                                            <w:div w:id="2028826526">
                                                                                              <w:marLeft w:val="0"/>
                                                                                              <w:marRight w:val="0"/>
                                                                                              <w:marTop w:val="0"/>
                                                                                              <w:marBottom w:val="0"/>
                                                                                              <w:divBdr>
                                                                                                <w:top w:val="none" w:sz="0" w:space="0" w:color="auto"/>
                                                                                                <w:left w:val="none" w:sz="0" w:space="0" w:color="auto"/>
                                                                                                <w:bottom w:val="none" w:sz="0" w:space="0" w:color="auto"/>
                                                                                                <w:right w:val="none" w:sz="0" w:space="0" w:color="auto"/>
                                                                                              </w:divBdr>
                                                                                            </w:div>
                                                                                            <w:div w:id="2028826528">
                                                                                              <w:marLeft w:val="0"/>
                                                                                              <w:marRight w:val="0"/>
                                                                                              <w:marTop w:val="0"/>
                                                                                              <w:marBottom w:val="0"/>
                                                                                              <w:divBdr>
                                                                                                <w:top w:val="none" w:sz="0" w:space="0" w:color="auto"/>
                                                                                                <w:left w:val="none" w:sz="0" w:space="0" w:color="auto"/>
                                                                                                <w:bottom w:val="none" w:sz="0" w:space="0" w:color="auto"/>
                                                                                                <w:right w:val="none" w:sz="0" w:space="0" w:color="auto"/>
                                                                                              </w:divBdr>
                                                                                            </w:div>
                                                                                            <w:div w:id="2028826534">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 w:id="2028826539">
                                                                                              <w:marLeft w:val="0"/>
                                                                                              <w:marRight w:val="0"/>
                                                                                              <w:marTop w:val="0"/>
                                                                                              <w:marBottom w:val="0"/>
                                                                                              <w:divBdr>
                                                                                                <w:top w:val="none" w:sz="0" w:space="0" w:color="auto"/>
                                                                                                <w:left w:val="none" w:sz="0" w:space="0" w:color="auto"/>
                                                                                                <w:bottom w:val="none" w:sz="0" w:space="0" w:color="auto"/>
                                                                                                <w:right w:val="none" w:sz="0" w:space="0" w:color="auto"/>
                                                                                              </w:divBdr>
                                                                                            </w:div>
                                                                                            <w:div w:id="2028826547">
                                                                                              <w:marLeft w:val="0"/>
                                                                                              <w:marRight w:val="0"/>
                                                                                              <w:marTop w:val="0"/>
                                                                                              <w:marBottom w:val="0"/>
                                                                                              <w:divBdr>
                                                                                                <w:top w:val="none" w:sz="0" w:space="0" w:color="auto"/>
                                                                                                <w:left w:val="none" w:sz="0" w:space="0" w:color="auto"/>
                                                                                                <w:bottom w:val="none" w:sz="0" w:space="0" w:color="auto"/>
                                                                                                <w:right w:val="none" w:sz="0" w:space="0" w:color="auto"/>
                                                                                              </w:divBdr>
                                                                                            </w:div>
                                                                                            <w:div w:id="2028826561">
                                                                                              <w:marLeft w:val="0"/>
                                                                                              <w:marRight w:val="0"/>
                                                                                              <w:marTop w:val="0"/>
                                                                                              <w:marBottom w:val="0"/>
                                                                                              <w:divBdr>
                                                                                                <w:top w:val="none" w:sz="0" w:space="0" w:color="auto"/>
                                                                                                <w:left w:val="none" w:sz="0" w:space="0" w:color="auto"/>
                                                                                                <w:bottom w:val="none" w:sz="0" w:space="0" w:color="auto"/>
                                                                                                <w:right w:val="none" w:sz="0" w:space="0" w:color="auto"/>
                                                                                              </w:divBdr>
                                                                                            </w:div>
                                                                                            <w:div w:id="2028826569">
                                                                                              <w:marLeft w:val="0"/>
                                                                                              <w:marRight w:val="0"/>
                                                                                              <w:marTop w:val="0"/>
                                                                                              <w:marBottom w:val="0"/>
                                                                                              <w:divBdr>
                                                                                                <w:top w:val="none" w:sz="0" w:space="0" w:color="auto"/>
                                                                                                <w:left w:val="none" w:sz="0" w:space="0" w:color="auto"/>
                                                                                                <w:bottom w:val="none" w:sz="0" w:space="0" w:color="auto"/>
                                                                                                <w:right w:val="none" w:sz="0" w:space="0" w:color="auto"/>
                                                                                              </w:divBdr>
                                                                                            </w:div>
                                                                                            <w:div w:id="2028826575">
                                                                                              <w:marLeft w:val="0"/>
                                                                                              <w:marRight w:val="0"/>
                                                                                              <w:marTop w:val="0"/>
                                                                                              <w:marBottom w:val="0"/>
                                                                                              <w:divBdr>
                                                                                                <w:top w:val="none" w:sz="0" w:space="0" w:color="auto"/>
                                                                                                <w:left w:val="none" w:sz="0" w:space="0" w:color="auto"/>
                                                                                                <w:bottom w:val="none" w:sz="0" w:space="0" w:color="auto"/>
                                                                                                <w:right w:val="none" w:sz="0" w:space="0" w:color="auto"/>
                                                                                              </w:divBdr>
                                                                                            </w:div>
                                                                                            <w:div w:id="2028826578">
                                                                                              <w:marLeft w:val="0"/>
                                                                                              <w:marRight w:val="0"/>
                                                                                              <w:marTop w:val="0"/>
                                                                                              <w:marBottom w:val="0"/>
                                                                                              <w:divBdr>
                                                                                                <w:top w:val="none" w:sz="0" w:space="0" w:color="auto"/>
                                                                                                <w:left w:val="none" w:sz="0" w:space="0" w:color="auto"/>
                                                                                                <w:bottom w:val="none" w:sz="0" w:space="0" w:color="auto"/>
                                                                                                <w:right w:val="none" w:sz="0" w:space="0" w:color="auto"/>
                                                                                              </w:divBdr>
                                                                                            </w:div>
                                                                                            <w:div w:id="2028826581">
                                                                                              <w:marLeft w:val="1440"/>
                                                                                              <w:marRight w:val="0"/>
                                                                                              <w:marTop w:val="0"/>
                                                                                              <w:marBottom w:val="0"/>
                                                                                              <w:divBdr>
                                                                                                <w:top w:val="none" w:sz="0" w:space="0" w:color="auto"/>
                                                                                                <w:left w:val="none" w:sz="0" w:space="0" w:color="auto"/>
                                                                                                <w:bottom w:val="none" w:sz="0" w:space="0" w:color="auto"/>
                                                                                                <w:right w:val="none" w:sz="0" w:space="0" w:color="auto"/>
                                                                                              </w:divBdr>
                                                                                            </w:div>
                                                                                            <w:div w:id="2028826584">
                                                                                              <w:marLeft w:val="0"/>
                                                                                              <w:marRight w:val="0"/>
                                                                                              <w:marTop w:val="0"/>
                                                                                              <w:marBottom w:val="0"/>
                                                                                              <w:divBdr>
                                                                                                <w:top w:val="none" w:sz="0" w:space="0" w:color="auto"/>
                                                                                                <w:left w:val="none" w:sz="0" w:space="0" w:color="auto"/>
                                                                                                <w:bottom w:val="none" w:sz="0" w:space="0" w:color="auto"/>
                                                                                                <w:right w:val="none" w:sz="0" w:space="0" w:color="auto"/>
                                                                                              </w:divBdr>
                                                                                            </w:div>
                                                                                            <w:div w:id="2028826589">
                                                                                              <w:marLeft w:val="0"/>
                                                                                              <w:marRight w:val="0"/>
                                                                                              <w:marTop w:val="0"/>
                                                                                              <w:marBottom w:val="0"/>
                                                                                              <w:divBdr>
                                                                                                <w:top w:val="none" w:sz="0" w:space="0" w:color="auto"/>
                                                                                                <w:left w:val="none" w:sz="0" w:space="0" w:color="auto"/>
                                                                                                <w:bottom w:val="none" w:sz="0" w:space="0" w:color="auto"/>
                                                                                                <w:right w:val="none" w:sz="0" w:space="0" w:color="auto"/>
                                                                                              </w:divBdr>
                                                                                            </w:div>
                                                                                            <w:div w:id="2028826593">
                                                                                              <w:marLeft w:val="0"/>
                                                                                              <w:marRight w:val="0"/>
                                                                                              <w:marTop w:val="0"/>
                                                                                              <w:marBottom w:val="0"/>
                                                                                              <w:divBdr>
                                                                                                <w:top w:val="none" w:sz="0" w:space="0" w:color="auto"/>
                                                                                                <w:left w:val="none" w:sz="0" w:space="0" w:color="auto"/>
                                                                                                <w:bottom w:val="none" w:sz="0" w:space="0" w:color="auto"/>
                                                                                                <w:right w:val="none" w:sz="0" w:space="0" w:color="auto"/>
                                                                                              </w:divBdr>
                                                                                            </w:div>
                                                                                            <w:div w:id="2028826605">
                                                                                              <w:marLeft w:val="0"/>
                                                                                              <w:marRight w:val="0"/>
                                                                                              <w:marTop w:val="0"/>
                                                                                              <w:marBottom w:val="0"/>
                                                                                              <w:divBdr>
                                                                                                <w:top w:val="none" w:sz="0" w:space="0" w:color="auto"/>
                                                                                                <w:left w:val="none" w:sz="0" w:space="0" w:color="auto"/>
                                                                                                <w:bottom w:val="none" w:sz="0" w:space="0" w:color="auto"/>
                                                                                                <w:right w:val="none" w:sz="0" w:space="0" w:color="auto"/>
                                                                                              </w:divBdr>
                                                                                            </w:div>
                                                                                            <w:div w:id="2028826606">
                                                                                              <w:marLeft w:val="0"/>
                                                                                              <w:marRight w:val="0"/>
                                                                                              <w:marTop w:val="0"/>
                                                                                              <w:marBottom w:val="0"/>
                                                                                              <w:divBdr>
                                                                                                <w:top w:val="none" w:sz="0" w:space="0" w:color="auto"/>
                                                                                                <w:left w:val="none" w:sz="0" w:space="0" w:color="auto"/>
                                                                                                <w:bottom w:val="none" w:sz="0" w:space="0" w:color="auto"/>
                                                                                                <w:right w:val="none" w:sz="0" w:space="0" w:color="auto"/>
                                                                                              </w:divBdr>
                                                                                            </w:div>
                                                                                            <w:div w:id="2028826611">
                                                                                              <w:marLeft w:val="0"/>
                                                                                              <w:marRight w:val="0"/>
                                                                                              <w:marTop w:val="0"/>
                                                                                              <w:marBottom w:val="0"/>
                                                                                              <w:divBdr>
                                                                                                <w:top w:val="none" w:sz="0" w:space="0" w:color="auto"/>
                                                                                                <w:left w:val="none" w:sz="0" w:space="0" w:color="auto"/>
                                                                                                <w:bottom w:val="none" w:sz="0" w:space="0" w:color="auto"/>
                                                                                                <w:right w:val="none" w:sz="0" w:space="0" w:color="auto"/>
                                                                                              </w:divBdr>
                                                                                            </w:div>
                                                                                            <w:div w:id="2028826613">
                                                                                              <w:marLeft w:val="0"/>
                                                                                              <w:marRight w:val="0"/>
                                                                                              <w:marTop w:val="0"/>
                                                                                              <w:marBottom w:val="0"/>
                                                                                              <w:divBdr>
                                                                                                <w:top w:val="none" w:sz="0" w:space="0" w:color="auto"/>
                                                                                                <w:left w:val="none" w:sz="0" w:space="0" w:color="auto"/>
                                                                                                <w:bottom w:val="none" w:sz="0" w:space="0" w:color="auto"/>
                                                                                                <w:right w:val="none" w:sz="0" w:space="0" w:color="auto"/>
                                                                                              </w:divBdr>
                                                                                            </w:div>
                                                                                            <w:div w:id="2028826618">
                                                                                              <w:marLeft w:val="0"/>
                                                                                              <w:marRight w:val="0"/>
                                                                                              <w:marTop w:val="0"/>
                                                                                              <w:marBottom w:val="0"/>
                                                                                              <w:divBdr>
                                                                                                <w:top w:val="none" w:sz="0" w:space="0" w:color="auto"/>
                                                                                                <w:left w:val="none" w:sz="0" w:space="0" w:color="auto"/>
                                                                                                <w:bottom w:val="none" w:sz="0" w:space="0" w:color="auto"/>
                                                                                                <w:right w:val="none" w:sz="0" w:space="0" w:color="auto"/>
                                                                                              </w:divBdr>
                                                                                            </w:div>
                                                                                            <w:div w:id="2028826622">
                                                                                              <w:marLeft w:val="720"/>
                                                                                              <w:marRight w:val="0"/>
                                                                                              <w:marTop w:val="0"/>
                                                                                              <w:marBottom w:val="0"/>
                                                                                              <w:divBdr>
                                                                                                <w:top w:val="none" w:sz="0" w:space="0" w:color="auto"/>
                                                                                                <w:left w:val="none" w:sz="0" w:space="0" w:color="auto"/>
                                                                                                <w:bottom w:val="none" w:sz="0" w:space="0" w:color="auto"/>
                                                                                                <w:right w:val="none" w:sz="0" w:space="0" w:color="auto"/>
                                                                                              </w:divBdr>
                                                                                            </w:div>
                                                                                            <w:div w:id="2028826623">
                                                                                              <w:marLeft w:val="0"/>
                                                                                              <w:marRight w:val="0"/>
                                                                                              <w:marTop w:val="0"/>
                                                                                              <w:marBottom w:val="0"/>
                                                                                              <w:divBdr>
                                                                                                <w:top w:val="none" w:sz="0" w:space="0" w:color="auto"/>
                                                                                                <w:left w:val="none" w:sz="0" w:space="0" w:color="auto"/>
                                                                                                <w:bottom w:val="none" w:sz="0" w:space="0" w:color="auto"/>
                                                                                                <w:right w:val="none" w:sz="0" w:space="0" w:color="auto"/>
                                                                                              </w:divBdr>
                                                                                            </w:div>
                                                                                            <w:div w:id="2028826626">
                                                                                              <w:marLeft w:val="0"/>
                                                                                              <w:marRight w:val="0"/>
                                                                                              <w:marTop w:val="0"/>
                                                                                              <w:marBottom w:val="0"/>
                                                                                              <w:divBdr>
                                                                                                <w:top w:val="none" w:sz="0" w:space="0" w:color="auto"/>
                                                                                                <w:left w:val="none" w:sz="0" w:space="0" w:color="auto"/>
                                                                                                <w:bottom w:val="none" w:sz="0" w:space="0" w:color="auto"/>
                                                                                                <w:right w:val="none" w:sz="0" w:space="0" w:color="auto"/>
                                                                                              </w:divBdr>
                                                                                            </w:div>
                                                                                            <w:div w:id="2028826628">
                                                                                              <w:marLeft w:val="0"/>
                                                                                              <w:marRight w:val="0"/>
                                                                                              <w:marTop w:val="0"/>
                                                                                              <w:marBottom w:val="0"/>
                                                                                              <w:divBdr>
                                                                                                <w:top w:val="none" w:sz="0" w:space="0" w:color="auto"/>
                                                                                                <w:left w:val="none" w:sz="0" w:space="0" w:color="auto"/>
                                                                                                <w:bottom w:val="none" w:sz="0" w:space="0" w:color="auto"/>
                                                                                                <w:right w:val="none" w:sz="0" w:space="0" w:color="auto"/>
                                                                                              </w:divBdr>
                                                                                            </w:div>
                                                                                            <w:div w:id="2028826633">
                                                                                              <w:marLeft w:val="0"/>
                                                                                              <w:marRight w:val="0"/>
                                                                                              <w:marTop w:val="0"/>
                                                                                              <w:marBottom w:val="0"/>
                                                                                              <w:divBdr>
                                                                                                <w:top w:val="none" w:sz="0" w:space="0" w:color="auto"/>
                                                                                                <w:left w:val="none" w:sz="0" w:space="0" w:color="auto"/>
                                                                                                <w:bottom w:val="none" w:sz="0" w:space="0" w:color="auto"/>
                                                                                                <w:right w:val="none" w:sz="0" w:space="0" w:color="auto"/>
                                                                                              </w:divBdr>
                                                                                            </w:div>
                                                                                            <w:div w:id="2028826636">
                                                                                              <w:marLeft w:val="0"/>
                                                                                              <w:marRight w:val="0"/>
                                                                                              <w:marTop w:val="0"/>
                                                                                              <w:marBottom w:val="0"/>
                                                                                              <w:divBdr>
                                                                                                <w:top w:val="none" w:sz="0" w:space="0" w:color="auto"/>
                                                                                                <w:left w:val="none" w:sz="0" w:space="0" w:color="auto"/>
                                                                                                <w:bottom w:val="none" w:sz="0" w:space="0" w:color="auto"/>
                                                                                                <w:right w:val="none" w:sz="0" w:space="0" w:color="auto"/>
                                                                                              </w:divBdr>
                                                                                            </w:div>
                                                                                            <w:div w:id="2028826640">
                                                                                              <w:marLeft w:val="0"/>
                                                                                              <w:marRight w:val="0"/>
                                                                                              <w:marTop w:val="0"/>
                                                                                              <w:marBottom w:val="0"/>
                                                                                              <w:divBdr>
                                                                                                <w:top w:val="none" w:sz="0" w:space="0" w:color="auto"/>
                                                                                                <w:left w:val="none" w:sz="0" w:space="0" w:color="auto"/>
                                                                                                <w:bottom w:val="none" w:sz="0" w:space="0" w:color="auto"/>
                                                                                                <w:right w:val="none" w:sz="0" w:space="0" w:color="auto"/>
                                                                                              </w:divBdr>
                                                                                            </w:div>
                                                                                            <w:div w:id="2028826644">
                                                                                              <w:marLeft w:val="0"/>
                                                                                              <w:marRight w:val="0"/>
                                                                                              <w:marTop w:val="0"/>
                                                                                              <w:marBottom w:val="0"/>
                                                                                              <w:divBdr>
                                                                                                <w:top w:val="none" w:sz="0" w:space="0" w:color="auto"/>
                                                                                                <w:left w:val="none" w:sz="0" w:space="0" w:color="auto"/>
                                                                                                <w:bottom w:val="none" w:sz="0" w:space="0" w:color="auto"/>
                                                                                                <w:right w:val="none" w:sz="0" w:space="0" w:color="auto"/>
                                                                                              </w:divBdr>
                                                                                            </w:div>
                                                                                            <w:div w:id="2028826648">
                                                                                              <w:marLeft w:val="1440"/>
                                                                                              <w:marRight w:val="0"/>
                                                                                              <w:marTop w:val="0"/>
                                                                                              <w:marBottom w:val="0"/>
                                                                                              <w:divBdr>
                                                                                                <w:top w:val="none" w:sz="0" w:space="0" w:color="auto"/>
                                                                                                <w:left w:val="none" w:sz="0" w:space="0" w:color="auto"/>
                                                                                                <w:bottom w:val="none" w:sz="0" w:space="0" w:color="auto"/>
                                                                                                <w:right w:val="none" w:sz="0" w:space="0" w:color="auto"/>
                                                                                              </w:divBdr>
                                                                                            </w:div>
                                                                                            <w:div w:id="2028826652">
                                                                                              <w:marLeft w:val="0"/>
                                                                                              <w:marRight w:val="0"/>
                                                                                              <w:marTop w:val="0"/>
                                                                                              <w:marBottom w:val="0"/>
                                                                                              <w:divBdr>
                                                                                                <w:top w:val="none" w:sz="0" w:space="0" w:color="auto"/>
                                                                                                <w:left w:val="none" w:sz="0" w:space="0" w:color="auto"/>
                                                                                                <w:bottom w:val="none" w:sz="0" w:space="0" w:color="auto"/>
                                                                                                <w:right w:val="none" w:sz="0" w:space="0" w:color="auto"/>
                                                                                              </w:divBdr>
                                                                                            </w:div>
                                                                                            <w:div w:id="2028826653">
                                                                                              <w:marLeft w:val="0"/>
                                                                                              <w:marRight w:val="0"/>
                                                                                              <w:marTop w:val="0"/>
                                                                                              <w:marBottom w:val="0"/>
                                                                                              <w:divBdr>
                                                                                                <w:top w:val="none" w:sz="0" w:space="0" w:color="auto"/>
                                                                                                <w:left w:val="none" w:sz="0" w:space="0" w:color="auto"/>
                                                                                                <w:bottom w:val="none" w:sz="0" w:space="0" w:color="auto"/>
                                                                                                <w:right w:val="none" w:sz="0" w:space="0" w:color="auto"/>
                                                                                              </w:divBdr>
                                                                                            </w:div>
                                                                                            <w:div w:id="2028826666">
                                                                                              <w:marLeft w:val="0"/>
                                                                                              <w:marRight w:val="0"/>
                                                                                              <w:marTop w:val="0"/>
                                                                                              <w:marBottom w:val="0"/>
                                                                                              <w:divBdr>
                                                                                                <w:top w:val="none" w:sz="0" w:space="0" w:color="auto"/>
                                                                                                <w:left w:val="none" w:sz="0" w:space="0" w:color="auto"/>
                                                                                                <w:bottom w:val="none" w:sz="0" w:space="0" w:color="auto"/>
                                                                                                <w:right w:val="none" w:sz="0" w:space="0" w:color="auto"/>
                                                                                              </w:divBdr>
                                                                                            </w:div>
                                                                                            <w:div w:id="2028826670">
                                                                                              <w:marLeft w:val="0"/>
                                                                                              <w:marRight w:val="0"/>
                                                                                              <w:marTop w:val="0"/>
                                                                                              <w:marBottom w:val="0"/>
                                                                                              <w:divBdr>
                                                                                                <w:top w:val="none" w:sz="0" w:space="0" w:color="auto"/>
                                                                                                <w:left w:val="none" w:sz="0" w:space="0" w:color="auto"/>
                                                                                                <w:bottom w:val="none" w:sz="0" w:space="0" w:color="auto"/>
                                                                                                <w:right w:val="none" w:sz="0" w:space="0" w:color="auto"/>
                                                                                              </w:divBdr>
                                                                                            </w:div>
                                                                                            <w:div w:id="2028826674">
                                                                                              <w:marLeft w:val="0"/>
                                                                                              <w:marRight w:val="0"/>
                                                                                              <w:marTop w:val="0"/>
                                                                                              <w:marBottom w:val="0"/>
                                                                                              <w:divBdr>
                                                                                                <w:top w:val="none" w:sz="0" w:space="0" w:color="auto"/>
                                                                                                <w:left w:val="none" w:sz="0" w:space="0" w:color="auto"/>
                                                                                                <w:bottom w:val="none" w:sz="0" w:space="0" w:color="auto"/>
                                                                                                <w:right w:val="none" w:sz="0" w:space="0" w:color="auto"/>
                                                                                              </w:divBdr>
                                                                                            </w:div>
                                                                                            <w:div w:id="2028826688">
                                                                                              <w:marLeft w:val="0"/>
                                                                                              <w:marRight w:val="0"/>
                                                                                              <w:marTop w:val="0"/>
                                                                                              <w:marBottom w:val="0"/>
                                                                                              <w:divBdr>
                                                                                                <w:top w:val="none" w:sz="0" w:space="0" w:color="auto"/>
                                                                                                <w:left w:val="none" w:sz="0" w:space="0" w:color="auto"/>
                                                                                                <w:bottom w:val="none" w:sz="0" w:space="0" w:color="auto"/>
                                                                                                <w:right w:val="none" w:sz="0" w:space="0" w:color="auto"/>
                                                                                              </w:divBdr>
                                                                                            </w:div>
                                                                                            <w:div w:id="2028826689">
                                                                                              <w:marLeft w:val="0"/>
                                                                                              <w:marRight w:val="0"/>
                                                                                              <w:marTop w:val="0"/>
                                                                                              <w:marBottom w:val="0"/>
                                                                                              <w:divBdr>
                                                                                                <w:top w:val="none" w:sz="0" w:space="0" w:color="auto"/>
                                                                                                <w:left w:val="none" w:sz="0" w:space="0" w:color="auto"/>
                                                                                                <w:bottom w:val="none" w:sz="0" w:space="0" w:color="auto"/>
                                                                                                <w:right w:val="none" w:sz="0" w:space="0" w:color="auto"/>
                                                                                              </w:divBdr>
                                                                                            </w:div>
                                                                                            <w:div w:id="2028826698">
                                                                                              <w:marLeft w:val="0"/>
                                                                                              <w:marRight w:val="0"/>
                                                                                              <w:marTop w:val="0"/>
                                                                                              <w:marBottom w:val="0"/>
                                                                                              <w:divBdr>
                                                                                                <w:top w:val="none" w:sz="0" w:space="0" w:color="auto"/>
                                                                                                <w:left w:val="none" w:sz="0" w:space="0" w:color="auto"/>
                                                                                                <w:bottom w:val="none" w:sz="0" w:space="0" w:color="auto"/>
                                                                                                <w:right w:val="none" w:sz="0" w:space="0" w:color="auto"/>
                                                                                              </w:divBdr>
                                                                                            </w:div>
                                                                                            <w:div w:id="2028826700">
                                                                                              <w:marLeft w:val="0"/>
                                                                                              <w:marRight w:val="0"/>
                                                                                              <w:marTop w:val="0"/>
                                                                                              <w:marBottom w:val="0"/>
                                                                                              <w:divBdr>
                                                                                                <w:top w:val="none" w:sz="0" w:space="0" w:color="auto"/>
                                                                                                <w:left w:val="none" w:sz="0" w:space="0" w:color="auto"/>
                                                                                                <w:bottom w:val="none" w:sz="0" w:space="0" w:color="auto"/>
                                                                                                <w:right w:val="none" w:sz="0" w:space="0" w:color="auto"/>
                                                                                              </w:divBdr>
                                                                                            </w:div>
                                                                                            <w:div w:id="2028826710">
                                                                                              <w:marLeft w:val="0"/>
                                                                                              <w:marRight w:val="0"/>
                                                                                              <w:marTop w:val="0"/>
                                                                                              <w:marBottom w:val="0"/>
                                                                                              <w:divBdr>
                                                                                                <w:top w:val="none" w:sz="0" w:space="0" w:color="auto"/>
                                                                                                <w:left w:val="none" w:sz="0" w:space="0" w:color="auto"/>
                                                                                                <w:bottom w:val="none" w:sz="0" w:space="0" w:color="auto"/>
                                                                                                <w:right w:val="none" w:sz="0" w:space="0" w:color="auto"/>
                                                                                              </w:divBdr>
                                                                                            </w:div>
                                                                                            <w:div w:id="2028826713">
                                                                                              <w:marLeft w:val="0"/>
                                                                                              <w:marRight w:val="0"/>
                                                                                              <w:marTop w:val="0"/>
                                                                                              <w:marBottom w:val="0"/>
                                                                                              <w:divBdr>
                                                                                                <w:top w:val="none" w:sz="0" w:space="0" w:color="auto"/>
                                                                                                <w:left w:val="none" w:sz="0" w:space="0" w:color="auto"/>
                                                                                                <w:bottom w:val="none" w:sz="0" w:space="0" w:color="auto"/>
                                                                                                <w:right w:val="none" w:sz="0" w:space="0" w:color="auto"/>
                                                                                              </w:divBdr>
                                                                                            </w:div>
                                                                                            <w:div w:id="2028826714">
                                                                                              <w:marLeft w:val="0"/>
                                                                                              <w:marRight w:val="0"/>
                                                                                              <w:marTop w:val="0"/>
                                                                                              <w:marBottom w:val="0"/>
                                                                                              <w:divBdr>
                                                                                                <w:top w:val="none" w:sz="0" w:space="0" w:color="auto"/>
                                                                                                <w:left w:val="none" w:sz="0" w:space="0" w:color="auto"/>
                                                                                                <w:bottom w:val="none" w:sz="0" w:space="0" w:color="auto"/>
                                                                                                <w:right w:val="none" w:sz="0" w:space="0" w:color="auto"/>
                                                                                              </w:divBdr>
                                                                                            </w:div>
                                                                                            <w:div w:id="2028826715">
                                                                                              <w:marLeft w:val="0"/>
                                                                                              <w:marRight w:val="0"/>
                                                                                              <w:marTop w:val="0"/>
                                                                                              <w:marBottom w:val="0"/>
                                                                                              <w:divBdr>
                                                                                                <w:top w:val="none" w:sz="0" w:space="0" w:color="auto"/>
                                                                                                <w:left w:val="none" w:sz="0" w:space="0" w:color="auto"/>
                                                                                                <w:bottom w:val="none" w:sz="0" w:space="0" w:color="auto"/>
                                                                                                <w:right w:val="none" w:sz="0" w:space="0" w:color="auto"/>
                                                                                              </w:divBdr>
                                                                                            </w:div>
                                                                                            <w:div w:id="2028826718">
                                                                                              <w:marLeft w:val="0"/>
                                                                                              <w:marRight w:val="0"/>
                                                                                              <w:marTop w:val="0"/>
                                                                                              <w:marBottom w:val="0"/>
                                                                                              <w:divBdr>
                                                                                                <w:top w:val="none" w:sz="0" w:space="0" w:color="auto"/>
                                                                                                <w:left w:val="none" w:sz="0" w:space="0" w:color="auto"/>
                                                                                                <w:bottom w:val="none" w:sz="0" w:space="0" w:color="auto"/>
                                                                                                <w:right w:val="none" w:sz="0" w:space="0" w:color="auto"/>
                                                                                              </w:divBdr>
                                                                                            </w:div>
                                                                                            <w:div w:id="2028826726">
                                                                                              <w:marLeft w:val="0"/>
                                                                                              <w:marRight w:val="0"/>
                                                                                              <w:marTop w:val="0"/>
                                                                                              <w:marBottom w:val="0"/>
                                                                                              <w:divBdr>
                                                                                                <w:top w:val="none" w:sz="0" w:space="0" w:color="auto"/>
                                                                                                <w:left w:val="none" w:sz="0" w:space="0" w:color="auto"/>
                                                                                                <w:bottom w:val="none" w:sz="0" w:space="0" w:color="auto"/>
                                                                                                <w:right w:val="none" w:sz="0" w:space="0" w:color="auto"/>
                                                                                              </w:divBdr>
                                                                                            </w:div>
                                                                                            <w:div w:id="2028826737">
                                                                                              <w:marLeft w:val="0"/>
                                                                                              <w:marRight w:val="0"/>
                                                                                              <w:marTop w:val="0"/>
                                                                                              <w:marBottom w:val="0"/>
                                                                                              <w:divBdr>
                                                                                                <w:top w:val="none" w:sz="0" w:space="0" w:color="auto"/>
                                                                                                <w:left w:val="none" w:sz="0" w:space="0" w:color="auto"/>
                                                                                                <w:bottom w:val="none" w:sz="0" w:space="0" w:color="auto"/>
                                                                                                <w:right w:val="none" w:sz="0" w:space="0" w:color="auto"/>
                                                                                              </w:divBdr>
                                                                                            </w:div>
                                                                                            <w:div w:id="2028826739">
                                                                                              <w:marLeft w:val="0"/>
                                                                                              <w:marRight w:val="0"/>
                                                                                              <w:marTop w:val="0"/>
                                                                                              <w:marBottom w:val="0"/>
                                                                                              <w:divBdr>
                                                                                                <w:top w:val="none" w:sz="0" w:space="0" w:color="auto"/>
                                                                                                <w:left w:val="none" w:sz="0" w:space="0" w:color="auto"/>
                                                                                                <w:bottom w:val="none" w:sz="0" w:space="0" w:color="auto"/>
                                                                                                <w:right w:val="none" w:sz="0" w:space="0" w:color="auto"/>
                                                                                              </w:divBdr>
                                                                                            </w:div>
                                                                                            <w:div w:id="2028826743">
                                                                                              <w:marLeft w:val="0"/>
                                                                                              <w:marRight w:val="0"/>
                                                                                              <w:marTop w:val="0"/>
                                                                                              <w:marBottom w:val="0"/>
                                                                                              <w:divBdr>
                                                                                                <w:top w:val="none" w:sz="0" w:space="0" w:color="auto"/>
                                                                                                <w:left w:val="none" w:sz="0" w:space="0" w:color="auto"/>
                                                                                                <w:bottom w:val="none" w:sz="0" w:space="0" w:color="auto"/>
                                                                                                <w:right w:val="none" w:sz="0" w:space="0" w:color="auto"/>
                                                                                              </w:divBdr>
                                                                                            </w:div>
                                                                                            <w:div w:id="2028826746">
                                                                                              <w:marLeft w:val="0"/>
                                                                                              <w:marRight w:val="0"/>
                                                                                              <w:marTop w:val="0"/>
                                                                                              <w:marBottom w:val="0"/>
                                                                                              <w:divBdr>
                                                                                                <w:top w:val="none" w:sz="0" w:space="0" w:color="auto"/>
                                                                                                <w:left w:val="none" w:sz="0" w:space="0" w:color="auto"/>
                                                                                                <w:bottom w:val="none" w:sz="0" w:space="0" w:color="auto"/>
                                                                                                <w:right w:val="none" w:sz="0" w:space="0" w:color="auto"/>
                                                                                              </w:divBdr>
                                                                                            </w:div>
                                                                                            <w:div w:id="2028826748">
                                                                                              <w:marLeft w:val="0"/>
                                                                                              <w:marRight w:val="0"/>
                                                                                              <w:marTop w:val="0"/>
                                                                                              <w:marBottom w:val="0"/>
                                                                                              <w:divBdr>
                                                                                                <w:top w:val="none" w:sz="0" w:space="0" w:color="auto"/>
                                                                                                <w:left w:val="none" w:sz="0" w:space="0" w:color="auto"/>
                                                                                                <w:bottom w:val="none" w:sz="0" w:space="0" w:color="auto"/>
                                                                                                <w:right w:val="none" w:sz="0" w:space="0" w:color="auto"/>
                                                                                              </w:divBdr>
                                                                                            </w:div>
                                                                                            <w:div w:id="2028826750">
                                                                                              <w:marLeft w:val="0"/>
                                                                                              <w:marRight w:val="0"/>
                                                                                              <w:marTop w:val="0"/>
                                                                                              <w:marBottom w:val="0"/>
                                                                                              <w:divBdr>
                                                                                                <w:top w:val="none" w:sz="0" w:space="0" w:color="auto"/>
                                                                                                <w:left w:val="none" w:sz="0" w:space="0" w:color="auto"/>
                                                                                                <w:bottom w:val="none" w:sz="0" w:space="0" w:color="auto"/>
                                                                                                <w:right w:val="none" w:sz="0" w:space="0" w:color="auto"/>
                                                                                              </w:divBdr>
                                                                                            </w:div>
                                                                                            <w:div w:id="2028826751">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 w:id="2028826753">
                                                                                              <w:marLeft w:val="720"/>
                                                                                              <w:marRight w:val="0"/>
                                                                                              <w:marTop w:val="0"/>
                                                                                              <w:marBottom w:val="0"/>
                                                                                              <w:divBdr>
                                                                                                <w:top w:val="none" w:sz="0" w:space="0" w:color="auto"/>
                                                                                                <w:left w:val="none" w:sz="0" w:space="0" w:color="auto"/>
                                                                                                <w:bottom w:val="none" w:sz="0" w:space="0" w:color="auto"/>
                                                                                                <w:right w:val="none" w:sz="0" w:space="0" w:color="auto"/>
                                                                                              </w:divBdr>
                                                                                            </w:div>
                                                                                            <w:div w:id="2028826761">
                                                                                              <w:marLeft w:val="0"/>
                                                                                              <w:marRight w:val="0"/>
                                                                                              <w:marTop w:val="0"/>
                                                                                              <w:marBottom w:val="0"/>
                                                                                              <w:divBdr>
                                                                                                <w:top w:val="none" w:sz="0" w:space="0" w:color="auto"/>
                                                                                                <w:left w:val="none" w:sz="0" w:space="0" w:color="auto"/>
                                                                                                <w:bottom w:val="none" w:sz="0" w:space="0" w:color="auto"/>
                                                                                                <w:right w:val="none" w:sz="0" w:space="0" w:color="auto"/>
                                                                                              </w:divBdr>
                                                                                            </w:div>
                                                                                            <w:div w:id="2028826763">
                                                                                              <w:marLeft w:val="0"/>
                                                                                              <w:marRight w:val="0"/>
                                                                                              <w:marTop w:val="0"/>
                                                                                              <w:marBottom w:val="0"/>
                                                                                              <w:divBdr>
                                                                                                <w:top w:val="none" w:sz="0" w:space="0" w:color="auto"/>
                                                                                                <w:left w:val="none" w:sz="0" w:space="0" w:color="auto"/>
                                                                                                <w:bottom w:val="none" w:sz="0" w:space="0" w:color="auto"/>
                                                                                                <w:right w:val="none" w:sz="0" w:space="0" w:color="auto"/>
                                                                                              </w:divBdr>
                                                                                            </w:div>
                                                                                            <w:div w:id="2028826764">
                                                                                              <w:marLeft w:val="0"/>
                                                                                              <w:marRight w:val="0"/>
                                                                                              <w:marTop w:val="0"/>
                                                                                              <w:marBottom w:val="0"/>
                                                                                              <w:divBdr>
                                                                                                <w:top w:val="none" w:sz="0" w:space="0" w:color="auto"/>
                                                                                                <w:left w:val="none" w:sz="0" w:space="0" w:color="auto"/>
                                                                                                <w:bottom w:val="none" w:sz="0" w:space="0" w:color="auto"/>
                                                                                                <w:right w:val="none" w:sz="0" w:space="0" w:color="auto"/>
                                                                                              </w:divBdr>
                                                                                            </w:div>
                                                                                            <w:div w:id="2028826773">
                                                                                              <w:marLeft w:val="0"/>
                                                                                              <w:marRight w:val="0"/>
                                                                                              <w:marTop w:val="0"/>
                                                                                              <w:marBottom w:val="0"/>
                                                                                              <w:divBdr>
                                                                                                <w:top w:val="none" w:sz="0" w:space="0" w:color="auto"/>
                                                                                                <w:left w:val="none" w:sz="0" w:space="0" w:color="auto"/>
                                                                                                <w:bottom w:val="none" w:sz="0" w:space="0" w:color="auto"/>
                                                                                                <w:right w:val="none" w:sz="0" w:space="0" w:color="auto"/>
                                                                                              </w:divBdr>
                                                                                            </w:div>
                                                                                            <w:div w:id="2028826778">
                                                                                              <w:marLeft w:val="0"/>
                                                                                              <w:marRight w:val="0"/>
                                                                                              <w:marTop w:val="0"/>
                                                                                              <w:marBottom w:val="0"/>
                                                                                              <w:divBdr>
                                                                                                <w:top w:val="none" w:sz="0" w:space="0" w:color="auto"/>
                                                                                                <w:left w:val="none" w:sz="0" w:space="0" w:color="auto"/>
                                                                                                <w:bottom w:val="none" w:sz="0" w:space="0" w:color="auto"/>
                                                                                                <w:right w:val="none" w:sz="0" w:space="0" w:color="auto"/>
                                                                                              </w:divBdr>
                                                                                            </w:div>
                                                                                            <w:div w:id="2028826782">
                                                                                              <w:marLeft w:val="0"/>
                                                                                              <w:marRight w:val="0"/>
                                                                                              <w:marTop w:val="0"/>
                                                                                              <w:marBottom w:val="0"/>
                                                                                              <w:divBdr>
                                                                                                <w:top w:val="none" w:sz="0" w:space="0" w:color="auto"/>
                                                                                                <w:left w:val="none" w:sz="0" w:space="0" w:color="auto"/>
                                                                                                <w:bottom w:val="none" w:sz="0" w:space="0" w:color="auto"/>
                                                                                                <w:right w:val="none" w:sz="0" w:space="0" w:color="auto"/>
                                                                                              </w:divBdr>
                                                                                            </w:div>
                                                                                            <w:div w:id="2028826784">
                                                                                              <w:marLeft w:val="0"/>
                                                                                              <w:marRight w:val="0"/>
                                                                                              <w:marTop w:val="0"/>
                                                                                              <w:marBottom w:val="0"/>
                                                                                              <w:divBdr>
                                                                                                <w:top w:val="none" w:sz="0" w:space="0" w:color="auto"/>
                                                                                                <w:left w:val="none" w:sz="0" w:space="0" w:color="auto"/>
                                                                                                <w:bottom w:val="none" w:sz="0" w:space="0" w:color="auto"/>
                                                                                                <w:right w:val="none" w:sz="0" w:space="0" w:color="auto"/>
                                                                                              </w:divBdr>
                                                                                            </w:div>
                                                                                            <w:div w:id="2028826785">
                                                                                              <w:marLeft w:val="0"/>
                                                                                              <w:marRight w:val="0"/>
                                                                                              <w:marTop w:val="0"/>
                                                                                              <w:marBottom w:val="0"/>
                                                                                              <w:divBdr>
                                                                                                <w:top w:val="none" w:sz="0" w:space="0" w:color="auto"/>
                                                                                                <w:left w:val="none" w:sz="0" w:space="0" w:color="auto"/>
                                                                                                <w:bottom w:val="none" w:sz="0" w:space="0" w:color="auto"/>
                                                                                                <w:right w:val="none" w:sz="0" w:space="0" w:color="auto"/>
                                                                                              </w:divBdr>
                                                                                            </w:div>
                                                                                            <w:div w:id="2028826786">
                                                                                              <w:marLeft w:val="0"/>
                                                                                              <w:marRight w:val="0"/>
                                                                                              <w:marTop w:val="0"/>
                                                                                              <w:marBottom w:val="0"/>
                                                                                              <w:divBdr>
                                                                                                <w:top w:val="none" w:sz="0" w:space="0" w:color="auto"/>
                                                                                                <w:left w:val="none" w:sz="0" w:space="0" w:color="auto"/>
                                                                                                <w:bottom w:val="none" w:sz="0" w:space="0" w:color="auto"/>
                                                                                                <w:right w:val="none" w:sz="0" w:space="0" w:color="auto"/>
                                                                                              </w:divBdr>
                                                                                            </w:div>
                                                                                            <w:div w:id="2028826797">
                                                                                              <w:marLeft w:val="0"/>
                                                                                              <w:marRight w:val="0"/>
                                                                                              <w:marTop w:val="0"/>
                                                                                              <w:marBottom w:val="0"/>
                                                                                              <w:divBdr>
                                                                                                <w:top w:val="none" w:sz="0" w:space="0" w:color="auto"/>
                                                                                                <w:left w:val="none" w:sz="0" w:space="0" w:color="auto"/>
                                                                                                <w:bottom w:val="none" w:sz="0" w:space="0" w:color="auto"/>
                                                                                                <w:right w:val="none" w:sz="0" w:space="0" w:color="auto"/>
                                                                                              </w:divBdr>
                                                                                            </w:div>
                                                                                            <w:div w:id="2028826802">
                                                                                              <w:marLeft w:val="0"/>
                                                                                              <w:marRight w:val="0"/>
                                                                                              <w:marTop w:val="0"/>
                                                                                              <w:marBottom w:val="0"/>
                                                                                              <w:divBdr>
                                                                                                <w:top w:val="none" w:sz="0" w:space="0" w:color="auto"/>
                                                                                                <w:left w:val="none" w:sz="0" w:space="0" w:color="auto"/>
                                                                                                <w:bottom w:val="none" w:sz="0" w:space="0" w:color="auto"/>
                                                                                                <w:right w:val="none" w:sz="0" w:space="0" w:color="auto"/>
                                                                                              </w:divBdr>
                                                                                            </w:div>
                                                                                            <w:div w:id="2028826805">
                                                                                              <w:marLeft w:val="720"/>
                                                                                              <w:marRight w:val="0"/>
                                                                                              <w:marTop w:val="0"/>
                                                                                              <w:marBottom w:val="0"/>
                                                                                              <w:divBdr>
                                                                                                <w:top w:val="none" w:sz="0" w:space="0" w:color="auto"/>
                                                                                                <w:left w:val="none" w:sz="0" w:space="0" w:color="auto"/>
                                                                                                <w:bottom w:val="none" w:sz="0" w:space="0" w:color="auto"/>
                                                                                                <w:right w:val="none" w:sz="0" w:space="0" w:color="auto"/>
                                                                                              </w:divBdr>
                                                                                            </w:div>
                                                                                            <w:div w:id="2028826808">
                                                                                              <w:marLeft w:val="0"/>
                                                                                              <w:marRight w:val="0"/>
                                                                                              <w:marTop w:val="0"/>
                                                                                              <w:marBottom w:val="0"/>
                                                                                              <w:divBdr>
                                                                                                <w:top w:val="none" w:sz="0" w:space="0" w:color="auto"/>
                                                                                                <w:left w:val="none" w:sz="0" w:space="0" w:color="auto"/>
                                                                                                <w:bottom w:val="none" w:sz="0" w:space="0" w:color="auto"/>
                                                                                                <w:right w:val="none" w:sz="0" w:space="0" w:color="auto"/>
                                                                                              </w:divBdr>
                                                                                            </w:div>
                                                                                            <w:div w:id="2028826809">
                                                                                              <w:marLeft w:val="0"/>
                                                                                              <w:marRight w:val="0"/>
                                                                                              <w:marTop w:val="0"/>
                                                                                              <w:marBottom w:val="0"/>
                                                                                              <w:divBdr>
                                                                                                <w:top w:val="none" w:sz="0" w:space="0" w:color="auto"/>
                                                                                                <w:left w:val="none" w:sz="0" w:space="0" w:color="auto"/>
                                                                                                <w:bottom w:val="none" w:sz="0" w:space="0" w:color="auto"/>
                                                                                                <w:right w:val="none" w:sz="0" w:space="0" w:color="auto"/>
                                                                                              </w:divBdr>
                                                                                            </w:div>
                                                                                            <w:div w:id="2028826810">
                                                                                              <w:marLeft w:val="0"/>
                                                                                              <w:marRight w:val="0"/>
                                                                                              <w:marTop w:val="0"/>
                                                                                              <w:marBottom w:val="0"/>
                                                                                              <w:divBdr>
                                                                                                <w:top w:val="none" w:sz="0" w:space="0" w:color="auto"/>
                                                                                                <w:left w:val="none" w:sz="0" w:space="0" w:color="auto"/>
                                                                                                <w:bottom w:val="none" w:sz="0" w:space="0" w:color="auto"/>
                                                                                                <w:right w:val="none" w:sz="0" w:space="0" w:color="auto"/>
                                                                                              </w:divBdr>
                                                                                            </w:div>
                                                                                            <w:div w:id="2028826817">
                                                                                              <w:marLeft w:val="0"/>
                                                                                              <w:marRight w:val="0"/>
                                                                                              <w:marTop w:val="0"/>
                                                                                              <w:marBottom w:val="0"/>
                                                                                              <w:divBdr>
                                                                                                <w:top w:val="none" w:sz="0" w:space="0" w:color="auto"/>
                                                                                                <w:left w:val="none" w:sz="0" w:space="0" w:color="auto"/>
                                                                                                <w:bottom w:val="none" w:sz="0" w:space="0" w:color="auto"/>
                                                                                                <w:right w:val="none" w:sz="0" w:space="0" w:color="auto"/>
                                                                                              </w:divBdr>
                                                                                            </w:div>
                                                                                            <w:div w:id="2028826820">
                                                                                              <w:marLeft w:val="0"/>
                                                                                              <w:marRight w:val="0"/>
                                                                                              <w:marTop w:val="0"/>
                                                                                              <w:marBottom w:val="0"/>
                                                                                              <w:divBdr>
                                                                                                <w:top w:val="none" w:sz="0" w:space="0" w:color="auto"/>
                                                                                                <w:left w:val="none" w:sz="0" w:space="0" w:color="auto"/>
                                                                                                <w:bottom w:val="none" w:sz="0" w:space="0" w:color="auto"/>
                                                                                                <w:right w:val="none" w:sz="0" w:space="0" w:color="auto"/>
                                                                                              </w:divBdr>
                                                                                            </w:div>
                                                                                            <w:div w:id="2028826821">
                                                                                              <w:marLeft w:val="0"/>
                                                                                              <w:marRight w:val="0"/>
                                                                                              <w:marTop w:val="0"/>
                                                                                              <w:marBottom w:val="0"/>
                                                                                              <w:divBdr>
                                                                                                <w:top w:val="none" w:sz="0" w:space="0" w:color="auto"/>
                                                                                                <w:left w:val="none" w:sz="0" w:space="0" w:color="auto"/>
                                                                                                <w:bottom w:val="none" w:sz="0" w:space="0" w:color="auto"/>
                                                                                                <w:right w:val="none" w:sz="0" w:space="0" w:color="auto"/>
                                                                                              </w:divBdr>
                                                                                            </w:div>
                                                                                            <w:div w:id="2028826825">
                                                                                              <w:marLeft w:val="0"/>
                                                                                              <w:marRight w:val="0"/>
                                                                                              <w:marTop w:val="0"/>
                                                                                              <w:marBottom w:val="0"/>
                                                                                              <w:divBdr>
                                                                                                <w:top w:val="none" w:sz="0" w:space="0" w:color="auto"/>
                                                                                                <w:left w:val="none" w:sz="0" w:space="0" w:color="auto"/>
                                                                                                <w:bottom w:val="none" w:sz="0" w:space="0" w:color="auto"/>
                                                                                                <w:right w:val="none" w:sz="0" w:space="0" w:color="auto"/>
                                                                                              </w:divBdr>
                                                                                            </w:div>
                                                                                            <w:div w:id="2028826830">
                                                                                              <w:marLeft w:val="0"/>
                                                                                              <w:marRight w:val="0"/>
                                                                                              <w:marTop w:val="0"/>
                                                                                              <w:marBottom w:val="0"/>
                                                                                              <w:divBdr>
                                                                                                <w:top w:val="none" w:sz="0" w:space="0" w:color="auto"/>
                                                                                                <w:left w:val="none" w:sz="0" w:space="0" w:color="auto"/>
                                                                                                <w:bottom w:val="none" w:sz="0" w:space="0" w:color="auto"/>
                                                                                                <w:right w:val="none" w:sz="0" w:space="0" w:color="auto"/>
                                                                                              </w:divBdr>
                                                                                            </w:div>
                                                                                            <w:div w:id="2028826831">
                                                                                              <w:marLeft w:val="0"/>
                                                                                              <w:marRight w:val="0"/>
                                                                                              <w:marTop w:val="0"/>
                                                                                              <w:marBottom w:val="0"/>
                                                                                              <w:divBdr>
                                                                                                <w:top w:val="none" w:sz="0" w:space="0" w:color="auto"/>
                                                                                                <w:left w:val="none" w:sz="0" w:space="0" w:color="auto"/>
                                                                                                <w:bottom w:val="none" w:sz="0" w:space="0" w:color="auto"/>
                                                                                                <w:right w:val="none" w:sz="0" w:space="0" w:color="auto"/>
                                                                                              </w:divBdr>
                                                                                            </w:div>
                                                                                            <w:div w:id="2028826834">
                                                                                              <w:marLeft w:val="0"/>
                                                                                              <w:marRight w:val="0"/>
                                                                                              <w:marTop w:val="0"/>
                                                                                              <w:marBottom w:val="0"/>
                                                                                              <w:divBdr>
                                                                                                <w:top w:val="none" w:sz="0" w:space="0" w:color="auto"/>
                                                                                                <w:left w:val="none" w:sz="0" w:space="0" w:color="auto"/>
                                                                                                <w:bottom w:val="none" w:sz="0" w:space="0" w:color="auto"/>
                                                                                                <w:right w:val="none" w:sz="0" w:space="0" w:color="auto"/>
                                                                                              </w:divBdr>
                                                                                            </w:div>
                                                                                            <w:div w:id="2028826840">
                                                                                              <w:marLeft w:val="0"/>
                                                                                              <w:marRight w:val="0"/>
                                                                                              <w:marTop w:val="0"/>
                                                                                              <w:marBottom w:val="0"/>
                                                                                              <w:divBdr>
                                                                                                <w:top w:val="none" w:sz="0" w:space="0" w:color="auto"/>
                                                                                                <w:left w:val="none" w:sz="0" w:space="0" w:color="auto"/>
                                                                                                <w:bottom w:val="none" w:sz="0" w:space="0" w:color="auto"/>
                                                                                                <w:right w:val="none" w:sz="0" w:space="0" w:color="auto"/>
                                                                                              </w:divBdr>
                                                                                            </w:div>
                                                                                            <w:div w:id="2028826845">
                                                                                              <w:marLeft w:val="0"/>
                                                                                              <w:marRight w:val="0"/>
                                                                                              <w:marTop w:val="0"/>
                                                                                              <w:marBottom w:val="0"/>
                                                                                              <w:divBdr>
                                                                                                <w:top w:val="none" w:sz="0" w:space="0" w:color="auto"/>
                                                                                                <w:left w:val="none" w:sz="0" w:space="0" w:color="auto"/>
                                                                                                <w:bottom w:val="none" w:sz="0" w:space="0" w:color="auto"/>
                                                                                                <w:right w:val="none" w:sz="0" w:space="0" w:color="auto"/>
                                                                                              </w:divBdr>
                                                                                            </w:div>
                                                                                            <w:div w:id="2028826848">
                                                                                              <w:marLeft w:val="0"/>
                                                                                              <w:marRight w:val="0"/>
                                                                                              <w:marTop w:val="0"/>
                                                                                              <w:marBottom w:val="0"/>
                                                                                              <w:divBdr>
                                                                                                <w:top w:val="none" w:sz="0" w:space="0" w:color="auto"/>
                                                                                                <w:left w:val="none" w:sz="0" w:space="0" w:color="auto"/>
                                                                                                <w:bottom w:val="none" w:sz="0" w:space="0" w:color="auto"/>
                                                                                                <w:right w:val="none" w:sz="0" w:space="0" w:color="auto"/>
                                                                                              </w:divBdr>
                                                                                            </w:div>
                                                                                            <w:div w:id="2028826852">
                                                                                              <w:marLeft w:val="0"/>
                                                                                              <w:marRight w:val="0"/>
                                                                                              <w:marTop w:val="0"/>
                                                                                              <w:marBottom w:val="0"/>
                                                                                              <w:divBdr>
                                                                                                <w:top w:val="none" w:sz="0" w:space="0" w:color="auto"/>
                                                                                                <w:left w:val="none" w:sz="0" w:space="0" w:color="auto"/>
                                                                                                <w:bottom w:val="none" w:sz="0" w:space="0" w:color="auto"/>
                                                                                                <w:right w:val="none" w:sz="0" w:space="0" w:color="auto"/>
                                                                                              </w:divBdr>
                                                                                            </w:div>
                                                                                            <w:div w:id="2028826853">
                                                                                              <w:marLeft w:val="0"/>
                                                                                              <w:marRight w:val="0"/>
                                                                                              <w:marTop w:val="0"/>
                                                                                              <w:marBottom w:val="0"/>
                                                                                              <w:divBdr>
                                                                                                <w:top w:val="none" w:sz="0" w:space="0" w:color="auto"/>
                                                                                                <w:left w:val="none" w:sz="0" w:space="0" w:color="auto"/>
                                                                                                <w:bottom w:val="none" w:sz="0" w:space="0" w:color="auto"/>
                                                                                                <w:right w:val="none" w:sz="0" w:space="0" w:color="auto"/>
                                                                                              </w:divBdr>
                                                                                            </w:div>
                                                                                            <w:div w:id="2028826854">
                                                                                              <w:marLeft w:val="0"/>
                                                                                              <w:marRight w:val="0"/>
                                                                                              <w:marTop w:val="0"/>
                                                                                              <w:marBottom w:val="0"/>
                                                                                              <w:divBdr>
                                                                                                <w:top w:val="none" w:sz="0" w:space="0" w:color="auto"/>
                                                                                                <w:left w:val="none" w:sz="0" w:space="0" w:color="auto"/>
                                                                                                <w:bottom w:val="none" w:sz="0" w:space="0" w:color="auto"/>
                                                                                                <w:right w:val="none" w:sz="0" w:space="0" w:color="auto"/>
                                                                                              </w:divBdr>
                                                                                            </w:div>
                                                                                            <w:div w:id="2028826861">
                                                                                              <w:marLeft w:val="0"/>
                                                                                              <w:marRight w:val="0"/>
                                                                                              <w:marTop w:val="0"/>
                                                                                              <w:marBottom w:val="0"/>
                                                                                              <w:divBdr>
                                                                                                <w:top w:val="none" w:sz="0" w:space="0" w:color="auto"/>
                                                                                                <w:left w:val="none" w:sz="0" w:space="0" w:color="auto"/>
                                                                                                <w:bottom w:val="none" w:sz="0" w:space="0" w:color="auto"/>
                                                                                                <w:right w:val="none" w:sz="0" w:space="0" w:color="auto"/>
                                                                                              </w:divBdr>
                                                                                            </w:div>
                                                                                            <w:div w:id="2028826865">
                                                                                              <w:marLeft w:val="720"/>
                                                                                              <w:marRight w:val="0"/>
                                                                                              <w:marTop w:val="0"/>
                                                                                              <w:marBottom w:val="0"/>
                                                                                              <w:divBdr>
                                                                                                <w:top w:val="none" w:sz="0" w:space="0" w:color="auto"/>
                                                                                                <w:left w:val="none" w:sz="0" w:space="0" w:color="auto"/>
                                                                                                <w:bottom w:val="none" w:sz="0" w:space="0" w:color="auto"/>
                                                                                                <w:right w:val="none" w:sz="0" w:space="0" w:color="auto"/>
                                                                                              </w:divBdr>
                                                                                            </w:div>
                                                                                            <w:div w:id="2028826875">
                                                                                              <w:marLeft w:val="0"/>
                                                                                              <w:marRight w:val="0"/>
                                                                                              <w:marTop w:val="0"/>
                                                                                              <w:marBottom w:val="0"/>
                                                                                              <w:divBdr>
                                                                                                <w:top w:val="none" w:sz="0" w:space="0" w:color="auto"/>
                                                                                                <w:left w:val="none" w:sz="0" w:space="0" w:color="auto"/>
                                                                                                <w:bottom w:val="none" w:sz="0" w:space="0" w:color="auto"/>
                                                                                                <w:right w:val="none" w:sz="0" w:space="0" w:color="auto"/>
                                                                                              </w:divBdr>
                                                                                            </w:div>
                                                                                            <w:div w:id="2028826885">
                                                                                              <w:marLeft w:val="1440"/>
                                                                                              <w:marRight w:val="0"/>
                                                                                              <w:marTop w:val="0"/>
                                                                                              <w:marBottom w:val="0"/>
                                                                                              <w:divBdr>
                                                                                                <w:top w:val="none" w:sz="0" w:space="0" w:color="auto"/>
                                                                                                <w:left w:val="none" w:sz="0" w:space="0" w:color="auto"/>
                                                                                                <w:bottom w:val="none" w:sz="0" w:space="0" w:color="auto"/>
                                                                                                <w:right w:val="none" w:sz="0" w:space="0" w:color="auto"/>
                                                                                              </w:divBdr>
                                                                                            </w:div>
                                                                                            <w:div w:id="2028826887">
                                                                                              <w:marLeft w:val="0"/>
                                                                                              <w:marRight w:val="0"/>
                                                                                              <w:marTop w:val="0"/>
                                                                                              <w:marBottom w:val="0"/>
                                                                                              <w:divBdr>
                                                                                                <w:top w:val="none" w:sz="0" w:space="0" w:color="auto"/>
                                                                                                <w:left w:val="none" w:sz="0" w:space="0" w:color="auto"/>
                                                                                                <w:bottom w:val="none" w:sz="0" w:space="0" w:color="auto"/>
                                                                                                <w:right w:val="none" w:sz="0" w:space="0" w:color="auto"/>
                                                                                              </w:divBdr>
                                                                                            </w:div>
                                                                                            <w:div w:id="2028826892">
                                                                                              <w:marLeft w:val="0"/>
                                                                                              <w:marRight w:val="0"/>
                                                                                              <w:marTop w:val="0"/>
                                                                                              <w:marBottom w:val="0"/>
                                                                                              <w:divBdr>
                                                                                                <w:top w:val="none" w:sz="0" w:space="0" w:color="auto"/>
                                                                                                <w:left w:val="none" w:sz="0" w:space="0" w:color="auto"/>
                                                                                                <w:bottom w:val="none" w:sz="0" w:space="0" w:color="auto"/>
                                                                                                <w:right w:val="none" w:sz="0" w:space="0" w:color="auto"/>
                                                                                              </w:divBdr>
                                                                                            </w:div>
                                                                                            <w:div w:id="2028826894">
                                                                                              <w:marLeft w:val="0"/>
                                                                                              <w:marRight w:val="0"/>
                                                                                              <w:marTop w:val="0"/>
                                                                                              <w:marBottom w:val="0"/>
                                                                                              <w:divBdr>
                                                                                                <w:top w:val="none" w:sz="0" w:space="0" w:color="auto"/>
                                                                                                <w:left w:val="none" w:sz="0" w:space="0" w:color="auto"/>
                                                                                                <w:bottom w:val="none" w:sz="0" w:space="0" w:color="auto"/>
                                                                                                <w:right w:val="none" w:sz="0" w:space="0" w:color="auto"/>
                                                                                              </w:divBdr>
                                                                                            </w:div>
                                                                                            <w:div w:id="2028826909">
                                                                                              <w:marLeft w:val="0"/>
                                                                                              <w:marRight w:val="0"/>
                                                                                              <w:marTop w:val="0"/>
                                                                                              <w:marBottom w:val="0"/>
                                                                                              <w:divBdr>
                                                                                                <w:top w:val="none" w:sz="0" w:space="0" w:color="auto"/>
                                                                                                <w:left w:val="none" w:sz="0" w:space="0" w:color="auto"/>
                                                                                                <w:bottom w:val="none" w:sz="0" w:space="0" w:color="auto"/>
                                                                                                <w:right w:val="none" w:sz="0" w:space="0" w:color="auto"/>
                                                                                              </w:divBdr>
                                                                                            </w:div>
                                                                                            <w:div w:id="2028826925">
                                                                                              <w:marLeft w:val="0"/>
                                                                                              <w:marRight w:val="0"/>
                                                                                              <w:marTop w:val="0"/>
                                                                                              <w:marBottom w:val="0"/>
                                                                                              <w:divBdr>
                                                                                                <w:top w:val="none" w:sz="0" w:space="0" w:color="auto"/>
                                                                                                <w:left w:val="none" w:sz="0" w:space="0" w:color="auto"/>
                                                                                                <w:bottom w:val="none" w:sz="0" w:space="0" w:color="auto"/>
                                                                                                <w:right w:val="none" w:sz="0" w:space="0" w:color="auto"/>
                                                                                              </w:divBdr>
                                                                                            </w:div>
                                                                                            <w:div w:id="2028826928">
                                                                                              <w:marLeft w:val="0"/>
                                                                                              <w:marRight w:val="0"/>
                                                                                              <w:marTop w:val="0"/>
                                                                                              <w:marBottom w:val="0"/>
                                                                                              <w:divBdr>
                                                                                                <w:top w:val="none" w:sz="0" w:space="0" w:color="auto"/>
                                                                                                <w:left w:val="none" w:sz="0" w:space="0" w:color="auto"/>
                                                                                                <w:bottom w:val="none" w:sz="0" w:space="0" w:color="auto"/>
                                                                                                <w:right w:val="none" w:sz="0" w:space="0" w:color="auto"/>
                                                                                              </w:divBdr>
                                                                                            </w:div>
                                                                                            <w:div w:id="2028826932">
                                                                                              <w:marLeft w:val="0"/>
                                                                                              <w:marRight w:val="0"/>
                                                                                              <w:marTop w:val="0"/>
                                                                                              <w:marBottom w:val="0"/>
                                                                                              <w:divBdr>
                                                                                                <w:top w:val="none" w:sz="0" w:space="0" w:color="auto"/>
                                                                                                <w:left w:val="none" w:sz="0" w:space="0" w:color="auto"/>
                                                                                                <w:bottom w:val="none" w:sz="0" w:space="0" w:color="auto"/>
                                                                                                <w:right w:val="none" w:sz="0" w:space="0" w:color="auto"/>
                                                                                              </w:divBdr>
                                                                                            </w:div>
                                                                                            <w:div w:id="2028826934">
                                                                                              <w:marLeft w:val="0"/>
                                                                                              <w:marRight w:val="0"/>
                                                                                              <w:marTop w:val="0"/>
                                                                                              <w:marBottom w:val="0"/>
                                                                                              <w:divBdr>
                                                                                                <w:top w:val="none" w:sz="0" w:space="0" w:color="auto"/>
                                                                                                <w:left w:val="none" w:sz="0" w:space="0" w:color="auto"/>
                                                                                                <w:bottom w:val="none" w:sz="0" w:space="0" w:color="auto"/>
                                                                                                <w:right w:val="none" w:sz="0" w:space="0" w:color="auto"/>
                                                                                              </w:divBdr>
                                                                                            </w:div>
                                                                                            <w:div w:id="2028826938">
                                                                                              <w:marLeft w:val="0"/>
                                                                                              <w:marRight w:val="0"/>
                                                                                              <w:marTop w:val="0"/>
                                                                                              <w:marBottom w:val="0"/>
                                                                                              <w:divBdr>
                                                                                                <w:top w:val="none" w:sz="0" w:space="0" w:color="auto"/>
                                                                                                <w:left w:val="none" w:sz="0" w:space="0" w:color="auto"/>
                                                                                                <w:bottom w:val="none" w:sz="0" w:space="0" w:color="auto"/>
                                                                                                <w:right w:val="none" w:sz="0" w:space="0" w:color="auto"/>
                                                                                              </w:divBdr>
                                                                                            </w:div>
                                                                                            <w:div w:id="2028826950">
                                                                                              <w:marLeft w:val="0"/>
                                                                                              <w:marRight w:val="0"/>
                                                                                              <w:marTop w:val="0"/>
                                                                                              <w:marBottom w:val="0"/>
                                                                                              <w:divBdr>
                                                                                                <w:top w:val="none" w:sz="0" w:space="0" w:color="auto"/>
                                                                                                <w:left w:val="none" w:sz="0" w:space="0" w:color="auto"/>
                                                                                                <w:bottom w:val="none" w:sz="0" w:space="0" w:color="auto"/>
                                                                                                <w:right w:val="none" w:sz="0" w:space="0" w:color="auto"/>
                                                                                              </w:divBdr>
                                                                                            </w:div>
                                                                                            <w:div w:id="2028826955">
                                                                                              <w:marLeft w:val="0"/>
                                                                                              <w:marRight w:val="0"/>
                                                                                              <w:marTop w:val="0"/>
                                                                                              <w:marBottom w:val="0"/>
                                                                                              <w:divBdr>
                                                                                                <w:top w:val="none" w:sz="0" w:space="0" w:color="auto"/>
                                                                                                <w:left w:val="none" w:sz="0" w:space="0" w:color="auto"/>
                                                                                                <w:bottom w:val="none" w:sz="0" w:space="0" w:color="auto"/>
                                                                                                <w:right w:val="none" w:sz="0" w:space="0" w:color="auto"/>
                                                                                              </w:divBdr>
                                                                                            </w:div>
                                                                                            <w:div w:id="2028826956">
                                                                                              <w:marLeft w:val="0"/>
                                                                                              <w:marRight w:val="0"/>
                                                                                              <w:marTop w:val="0"/>
                                                                                              <w:marBottom w:val="0"/>
                                                                                              <w:divBdr>
                                                                                                <w:top w:val="none" w:sz="0" w:space="0" w:color="auto"/>
                                                                                                <w:left w:val="none" w:sz="0" w:space="0" w:color="auto"/>
                                                                                                <w:bottom w:val="none" w:sz="0" w:space="0" w:color="auto"/>
                                                                                                <w:right w:val="none" w:sz="0" w:space="0" w:color="auto"/>
                                                                                              </w:divBdr>
                                                                                            </w:div>
                                                                                            <w:div w:id="2028826962">
                                                                                              <w:marLeft w:val="0"/>
                                                                                              <w:marRight w:val="0"/>
                                                                                              <w:marTop w:val="0"/>
                                                                                              <w:marBottom w:val="0"/>
                                                                                              <w:divBdr>
                                                                                                <w:top w:val="none" w:sz="0" w:space="0" w:color="auto"/>
                                                                                                <w:left w:val="none" w:sz="0" w:space="0" w:color="auto"/>
                                                                                                <w:bottom w:val="none" w:sz="0" w:space="0" w:color="auto"/>
                                                                                                <w:right w:val="none" w:sz="0" w:space="0" w:color="auto"/>
                                                                                              </w:divBdr>
                                                                                            </w:div>
                                                                                            <w:div w:id="2028826964">
                                                                                              <w:marLeft w:val="0"/>
                                                                                              <w:marRight w:val="0"/>
                                                                                              <w:marTop w:val="0"/>
                                                                                              <w:marBottom w:val="0"/>
                                                                                              <w:divBdr>
                                                                                                <w:top w:val="none" w:sz="0" w:space="0" w:color="auto"/>
                                                                                                <w:left w:val="none" w:sz="0" w:space="0" w:color="auto"/>
                                                                                                <w:bottom w:val="none" w:sz="0" w:space="0" w:color="auto"/>
                                                                                                <w:right w:val="none" w:sz="0" w:space="0" w:color="auto"/>
                                                                                              </w:divBdr>
                                                                                            </w:div>
                                                                                            <w:div w:id="2028826965">
                                                                                              <w:marLeft w:val="0"/>
                                                                                              <w:marRight w:val="0"/>
                                                                                              <w:marTop w:val="0"/>
                                                                                              <w:marBottom w:val="0"/>
                                                                                              <w:divBdr>
                                                                                                <w:top w:val="none" w:sz="0" w:space="0" w:color="auto"/>
                                                                                                <w:left w:val="none" w:sz="0" w:space="0" w:color="auto"/>
                                                                                                <w:bottom w:val="none" w:sz="0" w:space="0" w:color="auto"/>
                                                                                                <w:right w:val="none" w:sz="0" w:space="0" w:color="auto"/>
                                                                                              </w:divBdr>
                                                                                            </w:div>
                                                                                            <w:div w:id="2028826967">
                                                                                              <w:marLeft w:val="0"/>
                                                                                              <w:marRight w:val="0"/>
                                                                                              <w:marTop w:val="0"/>
                                                                                              <w:marBottom w:val="0"/>
                                                                                              <w:divBdr>
                                                                                                <w:top w:val="none" w:sz="0" w:space="0" w:color="auto"/>
                                                                                                <w:left w:val="none" w:sz="0" w:space="0" w:color="auto"/>
                                                                                                <w:bottom w:val="none" w:sz="0" w:space="0" w:color="auto"/>
                                                                                                <w:right w:val="none" w:sz="0" w:space="0" w:color="auto"/>
                                                                                              </w:divBdr>
                                                                                            </w:div>
                                                                                            <w:div w:id="2028826973">
                                                                                              <w:marLeft w:val="0"/>
                                                                                              <w:marRight w:val="0"/>
                                                                                              <w:marTop w:val="0"/>
                                                                                              <w:marBottom w:val="0"/>
                                                                                              <w:divBdr>
                                                                                                <w:top w:val="none" w:sz="0" w:space="0" w:color="auto"/>
                                                                                                <w:left w:val="none" w:sz="0" w:space="0" w:color="auto"/>
                                                                                                <w:bottom w:val="none" w:sz="0" w:space="0" w:color="auto"/>
                                                                                                <w:right w:val="none" w:sz="0" w:space="0" w:color="auto"/>
                                                                                              </w:divBdr>
                                                                                            </w:div>
                                                                                            <w:div w:id="2028826975">
                                                                                              <w:marLeft w:val="0"/>
                                                                                              <w:marRight w:val="0"/>
                                                                                              <w:marTop w:val="0"/>
                                                                                              <w:marBottom w:val="0"/>
                                                                                              <w:divBdr>
                                                                                                <w:top w:val="none" w:sz="0" w:space="0" w:color="auto"/>
                                                                                                <w:left w:val="none" w:sz="0" w:space="0" w:color="auto"/>
                                                                                                <w:bottom w:val="none" w:sz="0" w:space="0" w:color="auto"/>
                                                                                                <w:right w:val="none" w:sz="0" w:space="0" w:color="auto"/>
                                                                                              </w:divBdr>
                                                                                            </w:div>
                                                                                            <w:div w:id="2028826977">
                                                                                              <w:marLeft w:val="0"/>
                                                                                              <w:marRight w:val="0"/>
                                                                                              <w:marTop w:val="0"/>
                                                                                              <w:marBottom w:val="0"/>
                                                                                              <w:divBdr>
                                                                                                <w:top w:val="none" w:sz="0" w:space="0" w:color="auto"/>
                                                                                                <w:left w:val="none" w:sz="0" w:space="0" w:color="auto"/>
                                                                                                <w:bottom w:val="none" w:sz="0" w:space="0" w:color="auto"/>
                                                                                                <w:right w:val="none" w:sz="0" w:space="0" w:color="auto"/>
                                                                                              </w:divBdr>
                                                                                            </w:div>
                                                                                            <w:div w:id="2028826980">
                                                                                              <w:marLeft w:val="0"/>
                                                                                              <w:marRight w:val="0"/>
                                                                                              <w:marTop w:val="0"/>
                                                                                              <w:marBottom w:val="0"/>
                                                                                              <w:divBdr>
                                                                                                <w:top w:val="none" w:sz="0" w:space="0" w:color="auto"/>
                                                                                                <w:left w:val="none" w:sz="0" w:space="0" w:color="auto"/>
                                                                                                <w:bottom w:val="none" w:sz="0" w:space="0" w:color="auto"/>
                                                                                                <w:right w:val="none" w:sz="0" w:space="0" w:color="auto"/>
                                                                                              </w:divBdr>
                                                                                            </w:div>
                                                                                            <w:div w:id="2028826985">
                                                                                              <w:marLeft w:val="0"/>
                                                                                              <w:marRight w:val="0"/>
                                                                                              <w:marTop w:val="0"/>
                                                                                              <w:marBottom w:val="0"/>
                                                                                              <w:divBdr>
                                                                                                <w:top w:val="none" w:sz="0" w:space="0" w:color="auto"/>
                                                                                                <w:left w:val="none" w:sz="0" w:space="0" w:color="auto"/>
                                                                                                <w:bottom w:val="none" w:sz="0" w:space="0" w:color="auto"/>
                                                                                                <w:right w:val="none" w:sz="0" w:space="0" w:color="auto"/>
                                                                                              </w:divBdr>
                                                                                            </w:div>
                                                                                            <w:div w:id="2028826990">
                                                                                              <w:marLeft w:val="0"/>
                                                                                              <w:marRight w:val="0"/>
                                                                                              <w:marTop w:val="0"/>
                                                                                              <w:marBottom w:val="0"/>
                                                                                              <w:divBdr>
                                                                                                <w:top w:val="none" w:sz="0" w:space="0" w:color="auto"/>
                                                                                                <w:left w:val="none" w:sz="0" w:space="0" w:color="auto"/>
                                                                                                <w:bottom w:val="none" w:sz="0" w:space="0" w:color="auto"/>
                                                                                                <w:right w:val="none" w:sz="0" w:space="0" w:color="auto"/>
                                                                                              </w:divBdr>
                                                                                            </w:div>
                                                                                            <w:div w:id="2028826991">
                                                                                              <w:marLeft w:val="0"/>
                                                                                              <w:marRight w:val="0"/>
                                                                                              <w:marTop w:val="0"/>
                                                                                              <w:marBottom w:val="0"/>
                                                                                              <w:divBdr>
                                                                                                <w:top w:val="none" w:sz="0" w:space="0" w:color="auto"/>
                                                                                                <w:left w:val="none" w:sz="0" w:space="0" w:color="auto"/>
                                                                                                <w:bottom w:val="none" w:sz="0" w:space="0" w:color="auto"/>
                                                                                                <w:right w:val="none" w:sz="0" w:space="0" w:color="auto"/>
                                                                                              </w:divBdr>
                                                                                            </w:div>
                                                                                            <w:div w:id="2028826994">
                                                                                              <w:marLeft w:val="0"/>
                                                                                              <w:marRight w:val="0"/>
                                                                                              <w:marTop w:val="0"/>
                                                                                              <w:marBottom w:val="0"/>
                                                                                              <w:divBdr>
                                                                                                <w:top w:val="none" w:sz="0" w:space="0" w:color="auto"/>
                                                                                                <w:left w:val="none" w:sz="0" w:space="0" w:color="auto"/>
                                                                                                <w:bottom w:val="none" w:sz="0" w:space="0" w:color="auto"/>
                                                                                                <w:right w:val="none" w:sz="0" w:space="0" w:color="auto"/>
                                                                                              </w:divBdr>
                                                                                            </w:div>
                                                                                            <w:div w:id="2028827001">
                                                                                              <w:marLeft w:val="0"/>
                                                                                              <w:marRight w:val="0"/>
                                                                                              <w:marTop w:val="0"/>
                                                                                              <w:marBottom w:val="0"/>
                                                                                              <w:divBdr>
                                                                                                <w:top w:val="none" w:sz="0" w:space="0" w:color="auto"/>
                                                                                                <w:left w:val="none" w:sz="0" w:space="0" w:color="auto"/>
                                                                                                <w:bottom w:val="none" w:sz="0" w:space="0" w:color="auto"/>
                                                                                                <w:right w:val="none" w:sz="0" w:space="0" w:color="auto"/>
                                                                                              </w:divBdr>
                                                                                            </w:div>
                                                                                            <w:div w:id="2028827004">
                                                                                              <w:marLeft w:val="0"/>
                                                                                              <w:marRight w:val="0"/>
                                                                                              <w:marTop w:val="0"/>
                                                                                              <w:marBottom w:val="0"/>
                                                                                              <w:divBdr>
                                                                                                <w:top w:val="none" w:sz="0" w:space="0" w:color="auto"/>
                                                                                                <w:left w:val="none" w:sz="0" w:space="0" w:color="auto"/>
                                                                                                <w:bottom w:val="none" w:sz="0" w:space="0" w:color="auto"/>
                                                                                                <w:right w:val="none" w:sz="0" w:space="0" w:color="auto"/>
                                                                                              </w:divBdr>
                                                                                            </w:div>
                                                                                            <w:div w:id="2028827006">
                                                                                              <w:marLeft w:val="0"/>
                                                                                              <w:marRight w:val="0"/>
                                                                                              <w:marTop w:val="0"/>
                                                                                              <w:marBottom w:val="0"/>
                                                                                              <w:divBdr>
                                                                                                <w:top w:val="none" w:sz="0" w:space="0" w:color="auto"/>
                                                                                                <w:left w:val="none" w:sz="0" w:space="0" w:color="auto"/>
                                                                                                <w:bottom w:val="none" w:sz="0" w:space="0" w:color="auto"/>
                                                                                                <w:right w:val="none" w:sz="0" w:space="0" w:color="auto"/>
                                                                                              </w:divBdr>
                                                                                            </w:div>
                                                                                            <w:div w:id="2028827009">
                                                                                              <w:marLeft w:val="0"/>
                                                                                              <w:marRight w:val="0"/>
                                                                                              <w:marTop w:val="0"/>
                                                                                              <w:marBottom w:val="0"/>
                                                                                              <w:divBdr>
                                                                                                <w:top w:val="none" w:sz="0" w:space="0" w:color="auto"/>
                                                                                                <w:left w:val="none" w:sz="0" w:space="0" w:color="auto"/>
                                                                                                <w:bottom w:val="none" w:sz="0" w:space="0" w:color="auto"/>
                                                                                                <w:right w:val="none" w:sz="0" w:space="0" w:color="auto"/>
                                                                                              </w:divBdr>
                                                                                            </w:div>
                                                                                            <w:div w:id="2028827010">
                                                                                              <w:marLeft w:val="0"/>
                                                                                              <w:marRight w:val="0"/>
                                                                                              <w:marTop w:val="0"/>
                                                                                              <w:marBottom w:val="0"/>
                                                                                              <w:divBdr>
                                                                                                <w:top w:val="none" w:sz="0" w:space="0" w:color="auto"/>
                                                                                                <w:left w:val="none" w:sz="0" w:space="0" w:color="auto"/>
                                                                                                <w:bottom w:val="none" w:sz="0" w:space="0" w:color="auto"/>
                                                                                                <w:right w:val="none" w:sz="0" w:space="0" w:color="auto"/>
                                                                                              </w:divBdr>
                                                                                            </w:div>
                                                                                            <w:div w:id="2028827015">
                                                                                              <w:marLeft w:val="0"/>
                                                                                              <w:marRight w:val="0"/>
                                                                                              <w:marTop w:val="0"/>
                                                                                              <w:marBottom w:val="0"/>
                                                                                              <w:divBdr>
                                                                                                <w:top w:val="none" w:sz="0" w:space="0" w:color="auto"/>
                                                                                                <w:left w:val="none" w:sz="0" w:space="0" w:color="auto"/>
                                                                                                <w:bottom w:val="none" w:sz="0" w:space="0" w:color="auto"/>
                                                                                                <w:right w:val="none" w:sz="0" w:space="0" w:color="auto"/>
                                                                                              </w:divBdr>
                                                                                            </w:div>
                                                                                            <w:div w:id="2028827016">
                                                                                              <w:marLeft w:val="0"/>
                                                                                              <w:marRight w:val="0"/>
                                                                                              <w:marTop w:val="0"/>
                                                                                              <w:marBottom w:val="0"/>
                                                                                              <w:divBdr>
                                                                                                <w:top w:val="none" w:sz="0" w:space="0" w:color="auto"/>
                                                                                                <w:left w:val="none" w:sz="0" w:space="0" w:color="auto"/>
                                                                                                <w:bottom w:val="none" w:sz="0" w:space="0" w:color="auto"/>
                                                                                                <w:right w:val="none" w:sz="0" w:space="0" w:color="auto"/>
                                                                                              </w:divBdr>
                                                                                            </w:div>
                                                                                            <w:div w:id="2028827017">
                                                                                              <w:marLeft w:val="0"/>
                                                                                              <w:marRight w:val="0"/>
                                                                                              <w:marTop w:val="0"/>
                                                                                              <w:marBottom w:val="0"/>
                                                                                              <w:divBdr>
                                                                                                <w:top w:val="none" w:sz="0" w:space="0" w:color="auto"/>
                                                                                                <w:left w:val="none" w:sz="0" w:space="0" w:color="auto"/>
                                                                                                <w:bottom w:val="none" w:sz="0" w:space="0" w:color="auto"/>
                                                                                                <w:right w:val="none" w:sz="0" w:space="0" w:color="auto"/>
                                                                                              </w:divBdr>
                                                                                            </w:div>
                                                                                            <w:div w:id="2028827018">
                                                                                              <w:marLeft w:val="720"/>
                                                                                              <w:marRight w:val="0"/>
                                                                                              <w:marTop w:val="0"/>
                                                                                              <w:marBottom w:val="0"/>
                                                                                              <w:divBdr>
                                                                                                <w:top w:val="none" w:sz="0" w:space="0" w:color="auto"/>
                                                                                                <w:left w:val="none" w:sz="0" w:space="0" w:color="auto"/>
                                                                                                <w:bottom w:val="none" w:sz="0" w:space="0" w:color="auto"/>
                                                                                                <w:right w:val="none" w:sz="0" w:space="0" w:color="auto"/>
                                                                                              </w:divBdr>
                                                                                            </w:div>
                                                                                            <w:div w:id="2028827020">
                                                                                              <w:marLeft w:val="0"/>
                                                                                              <w:marRight w:val="0"/>
                                                                                              <w:marTop w:val="0"/>
                                                                                              <w:marBottom w:val="0"/>
                                                                                              <w:divBdr>
                                                                                                <w:top w:val="none" w:sz="0" w:space="0" w:color="auto"/>
                                                                                                <w:left w:val="none" w:sz="0" w:space="0" w:color="auto"/>
                                                                                                <w:bottom w:val="none" w:sz="0" w:space="0" w:color="auto"/>
                                                                                                <w:right w:val="none" w:sz="0" w:space="0" w:color="auto"/>
                                                                                              </w:divBdr>
                                                                                            </w:div>
                                                                                            <w:div w:id="2028827024">
                                                                                              <w:marLeft w:val="720"/>
                                                                                              <w:marRight w:val="0"/>
                                                                                              <w:marTop w:val="0"/>
                                                                                              <w:marBottom w:val="0"/>
                                                                                              <w:divBdr>
                                                                                                <w:top w:val="none" w:sz="0" w:space="0" w:color="auto"/>
                                                                                                <w:left w:val="none" w:sz="0" w:space="0" w:color="auto"/>
                                                                                                <w:bottom w:val="none" w:sz="0" w:space="0" w:color="auto"/>
                                                                                                <w:right w:val="none" w:sz="0" w:space="0" w:color="auto"/>
                                                                                              </w:divBdr>
                                                                                            </w:div>
                                                                                            <w:div w:id="2028827033">
                                                                                              <w:marLeft w:val="1440"/>
                                                                                              <w:marRight w:val="0"/>
                                                                                              <w:marTop w:val="0"/>
                                                                                              <w:marBottom w:val="0"/>
                                                                                              <w:divBdr>
                                                                                                <w:top w:val="none" w:sz="0" w:space="0" w:color="auto"/>
                                                                                                <w:left w:val="none" w:sz="0" w:space="0" w:color="auto"/>
                                                                                                <w:bottom w:val="none" w:sz="0" w:space="0" w:color="auto"/>
                                                                                                <w:right w:val="none" w:sz="0" w:space="0" w:color="auto"/>
                                                                                              </w:divBdr>
                                                                                            </w:div>
                                                                                            <w:div w:id="2028827041">
                                                                                              <w:marLeft w:val="0"/>
                                                                                              <w:marRight w:val="0"/>
                                                                                              <w:marTop w:val="0"/>
                                                                                              <w:marBottom w:val="0"/>
                                                                                              <w:divBdr>
                                                                                                <w:top w:val="none" w:sz="0" w:space="0" w:color="auto"/>
                                                                                                <w:left w:val="none" w:sz="0" w:space="0" w:color="auto"/>
                                                                                                <w:bottom w:val="none" w:sz="0" w:space="0" w:color="auto"/>
                                                                                                <w:right w:val="none" w:sz="0" w:space="0" w:color="auto"/>
                                                                                              </w:divBdr>
                                                                                            </w:div>
                                                                                            <w:div w:id="2028827043">
                                                                                              <w:marLeft w:val="0"/>
                                                                                              <w:marRight w:val="0"/>
                                                                                              <w:marTop w:val="0"/>
                                                                                              <w:marBottom w:val="0"/>
                                                                                              <w:divBdr>
                                                                                                <w:top w:val="none" w:sz="0" w:space="0" w:color="auto"/>
                                                                                                <w:left w:val="none" w:sz="0" w:space="0" w:color="auto"/>
                                                                                                <w:bottom w:val="none" w:sz="0" w:space="0" w:color="auto"/>
                                                                                                <w:right w:val="none" w:sz="0" w:space="0" w:color="auto"/>
                                                                                              </w:divBdr>
                                                                                            </w:div>
                                                                                            <w:div w:id="2028827046">
                                                                                              <w:marLeft w:val="0"/>
                                                                                              <w:marRight w:val="0"/>
                                                                                              <w:marTop w:val="0"/>
                                                                                              <w:marBottom w:val="0"/>
                                                                                              <w:divBdr>
                                                                                                <w:top w:val="none" w:sz="0" w:space="0" w:color="auto"/>
                                                                                                <w:left w:val="none" w:sz="0" w:space="0" w:color="auto"/>
                                                                                                <w:bottom w:val="none" w:sz="0" w:space="0" w:color="auto"/>
                                                                                                <w:right w:val="none" w:sz="0" w:space="0" w:color="auto"/>
                                                                                              </w:divBdr>
                                                                                            </w:div>
                                                                                            <w:div w:id="2028827048">
                                                                                              <w:marLeft w:val="0"/>
                                                                                              <w:marRight w:val="0"/>
                                                                                              <w:marTop w:val="0"/>
                                                                                              <w:marBottom w:val="0"/>
                                                                                              <w:divBdr>
                                                                                                <w:top w:val="none" w:sz="0" w:space="0" w:color="auto"/>
                                                                                                <w:left w:val="none" w:sz="0" w:space="0" w:color="auto"/>
                                                                                                <w:bottom w:val="none" w:sz="0" w:space="0" w:color="auto"/>
                                                                                                <w:right w:val="none" w:sz="0" w:space="0" w:color="auto"/>
                                                                                              </w:divBdr>
                                                                                            </w:div>
                                                                                            <w:div w:id="2028827054">
                                                                                              <w:marLeft w:val="0"/>
                                                                                              <w:marRight w:val="0"/>
                                                                                              <w:marTop w:val="0"/>
                                                                                              <w:marBottom w:val="0"/>
                                                                                              <w:divBdr>
                                                                                                <w:top w:val="none" w:sz="0" w:space="0" w:color="auto"/>
                                                                                                <w:left w:val="none" w:sz="0" w:space="0" w:color="auto"/>
                                                                                                <w:bottom w:val="none" w:sz="0" w:space="0" w:color="auto"/>
                                                                                                <w:right w:val="none" w:sz="0" w:space="0" w:color="auto"/>
                                                                                              </w:divBdr>
                                                                                            </w:div>
                                                                                            <w:div w:id="2028827058">
                                                                                              <w:marLeft w:val="0"/>
                                                                                              <w:marRight w:val="0"/>
                                                                                              <w:marTop w:val="0"/>
                                                                                              <w:marBottom w:val="0"/>
                                                                                              <w:divBdr>
                                                                                                <w:top w:val="none" w:sz="0" w:space="0" w:color="auto"/>
                                                                                                <w:left w:val="none" w:sz="0" w:space="0" w:color="auto"/>
                                                                                                <w:bottom w:val="none" w:sz="0" w:space="0" w:color="auto"/>
                                                                                                <w:right w:val="none" w:sz="0" w:space="0" w:color="auto"/>
                                                                                              </w:divBdr>
                                                                                            </w:div>
                                                                                            <w:div w:id="2028827059">
                                                                                              <w:marLeft w:val="0"/>
                                                                                              <w:marRight w:val="0"/>
                                                                                              <w:marTop w:val="0"/>
                                                                                              <w:marBottom w:val="0"/>
                                                                                              <w:divBdr>
                                                                                                <w:top w:val="none" w:sz="0" w:space="0" w:color="auto"/>
                                                                                                <w:left w:val="none" w:sz="0" w:space="0" w:color="auto"/>
                                                                                                <w:bottom w:val="none" w:sz="0" w:space="0" w:color="auto"/>
                                                                                                <w:right w:val="none" w:sz="0" w:space="0" w:color="auto"/>
                                                                                              </w:divBdr>
                                                                                            </w:div>
                                                                                            <w:div w:id="2028827060">
                                                                                              <w:marLeft w:val="0"/>
                                                                                              <w:marRight w:val="0"/>
                                                                                              <w:marTop w:val="0"/>
                                                                                              <w:marBottom w:val="0"/>
                                                                                              <w:divBdr>
                                                                                                <w:top w:val="none" w:sz="0" w:space="0" w:color="auto"/>
                                                                                                <w:left w:val="none" w:sz="0" w:space="0" w:color="auto"/>
                                                                                                <w:bottom w:val="none" w:sz="0" w:space="0" w:color="auto"/>
                                                                                                <w:right w:val="none" w:sz="0" w:space="0" w:color="auto"/>
                                                                                              </w:divBdr>
                                                                                            </w:div>
                                                                                            <w:div w:id="2028827064">
                                                                                              <w:marLeft w:val="0"/>
                                                                                              <w:marRight w:val="0"/>
                                                                                              <w:marTop w:val="0"/>
                                                                                              <w:marBottom w:val="0"/>
                                                                                              <w:divBdr>
                                                                                                <w:top w:val="none" w:sz="0" w:space="0" w:color="auto"/>
                                                                                                <w:left w:val="none" w:sz="0" w:space="0" w:color="auto"/>
                                                                                                <w:bottom w:val="none" w:sz="0" w:space="0" w:color="auto"/>
                                                                                                <w:right w:val="none" w:sz="0" w:space="0" w:color="auto"/>
                                                                                              </w:divBdr>
                                                                                            </w:div>
                                                                                            <w:div w:id="2028827073">
                                                                                              <w:marLeft w:val="0"/>
                                                                                              <w:marRight w:val="0"/>
                                                                                              <w:marTop w:val="0"/>
                                                                                              <w:marBottom w:val="0"/>
                                                                                              <w:divBdr>
                                                                                                <w:top w:val="none" w:sz="0" w:space="0" w:color="auto"/>
                                                                                                <w:left w:val="none" w:sz="0" w:space="0" w:color="auto"/>
                                                                                                <w:bottom w:val="none" w:sz="0" w:space="0" w:color="auto"/>
                                                                                                <w:right w:val="none" w:sz="0" w:space="0" w:color="auto"/>
                                                                                              </w:divBdr>
                                                                                            </w:div>
                                                                                            <w:div w:id="2028827078">
                                                                                              <w:marLeft w:val="0"/>
                                                                                              <w:marRight w:val="0"/>
                                                                                              <w:marTop w:val="0"/>
                                                                                              <w:marBottom w:val="0"/>
                                                                                              <w:divBdr>
                                                                                                <w:top w:val="none" w:sz="0" w:space="0" w:color="auto"/>
                                                                                                <w:left w:val="none" w:sz="0" w:space="0" w:color="auto"/>
                                                                                                <w:bottom w:val="none" w:sz="0" w:space="0" w:color="auto"/>
                                                                                                <w:right w:val="none" w:sz="0" w:space="0" w:color="auto"/>
                                                                                              </w:divBdr>
                                                                                            </w:div>
                                                                                            <w:div w:id="2028827079">
                                                                                              <w:marLeft w:val="0"/>
                                                                                              <w:marRight w:val="0"/>
                                                                                              <w:marTop w:val="0"/>
                                                                                              <w:marBottom w:val="0"/>
                                                                                              <w:divBdr>
                                                                                                <w:top w:val="none" w:sz="0" w:space="0" w:color="auto"/>
                                                                                                <w:left w:val="none" w:sz="0" w:space="0" w:color="auto"/>
                                                                                                <w:bottom w:val="none" w:sz="0" w:space="0" w:color="auto"/>
                                                                                                <w:right w:val="none" w:sz="0" w:space="0" w:color="auto"/>
                                                                                              </w:divBdr>
                                                                                            </w:div>
                                                                                            <w:div w:id="2028827080">
                                                                                              <w:marLeft w:val="0"/>
                                                                                              <w:marRight w:val="0"/>
                                                                                              <w:marTop w:val="0"/>
                                                                                              <w:marBottom w:val="0"/>
                                                                                              <w:divBdr>
                                                                                                <w:top w:val="none" w:sz="0" w:space="0" w:color="auto"/>
                                                                                                <w:left w:val="none" w:sz="0" w:space="0" w:color="auto"/>
                                                                                                <w:bottom w:val="none" w:sz="0" w:space="0" w:color="auto"/>
                                                                                                <w:right w:val="none" w:sz="0" w:space="0" w:color="auto"/>
                                                                                              </w:divBdr>
                                                                                            </w:div>
                                                                                            <w:div w:id="2028827083">
                                                                                              <w:marLeft w:val="0"/>
                                                                                              <w:marRight w:val="0"/>
                                                                                              <w:marTop w:val="0"/>
                                                                                              <w:marBottom w:val="0"/>
                                                                                              <w:divBdr>
                                                                                                <w:top w:val="none" w:sz="0" w:space="0" w:color="auto"/>
                                                                                                <w:left w:val="none" w:sz="0" w:space="0" w:color="auto"/>
                                                                                                <w:bottom w:val="none" w:sz="0" w:space="0" w:color="auto"/>
                                                                                                <w:right w:val="none" w:sz="0" w:space="0" w:color="auto"/>
                                                                                              </w:divBdr>
                                                                                            </w:div>
                                                                                            <w:div w:id="2028827095">
                                                                                              <w:marLeft w:val="0"/>
                                                                                              <w:marRight w:val="0"/>
                                                                                              <w:marTop w:val="0"/>
                                                                                              <w:marBottom w:val="0"/>
                                                                                              <w:divBdr>
                                                                                                <w:top w:val="none" w:sz="0" w:space="0" w:color="auto"/>
                                                                                                <w:left w:val="none" w:sz="0" w:space="0" w:color="auto"/>
                                                                                                <w:bottom w:val="none" w:sz="0" w:space="0" w:color="auto"/>
                                                                                                <w:right w:val="none" w:sz="0" w:space="0" w:color="auto"/>
                                                                                              </w:divBdr>
                                                                                            </w:div>
                                                                                            <w:div w:id="2028827096">
                                                                                              <w:marLeft w:val="0"/>
                                                                                              <w:marRight w:val="0"/>
                                                                                              <w:marTop w:val="0"/>
                                                                                              <w:marBottom w:val="0"/>
                                                                                              <w:divBdr>
                                                                                                <w:top w:val="none" w:sz="0" w:space="0" w:color="auto"/>
                                                                                                <w:left w:val="none" w:sz="0" w:space="0" w:color="auto"/>
                                                                                                <w:bottom w:val="none" w:sz="0" w:space="0" w:color="auto"/>
                                                                                                <w:right w:val="none" w:sz="0" w:space="0" w:color="auto"/>
                                                                                              </w:divBdr>
                                                                                            </w:div>
                                                                                            <w:div w:id="2028827101">
                                                                                              <w:marLeft w:val="0"/>
                                                                                              <w:marRight w:val="0"/>
                                                                                              <w:marTop w:val="0"/>
                                                                                              <w:marBottom w:val="0"/>
                                                                                              <w:divBdr>
                                                                                                <w:top w:val="none" w:sz="0" w:space="0" w:color="auto"/>
                                                                                                <w:left w:val="none" w:sz="0" w:space="0" w:color="auto"/>
                                                                                                <w:bottom w:val="none" w:sz="0" w:space="0" w:color="auto"/>
                                                                                                <w:right w:val="none" w:sz="0" w:space="0" w:color="auto"/>
                                                                                              </w:divBdr>
                                                                                            </w:div>
                                                                                            <w:div w:id="2028827102">
                                                                                              <w:marLeft w:val="0"/>
                                                                                              <w:marRight w:val="0"/>
                                                                                              <w:marTop w:val="0"/>
                                                                                              <w:marBottom w:val="0"/>
                                                                                              <w:divBdr>
                                                                                                <w:top w:val="none" w:sz="0" w:space="0" w:color="auto"/>
                                                                                                <w:left w:val="none" w:sz="0" w:space="0" w:color="auto"/>
                                                                                                <w:bottom w:val="none" w:sz="0" w:space="0" w:color="auto"/>
                                                                                                <w:right w:val="none" w:sz="0" w:space="0" w:color="auto"/>
                                                                                              </w:divBdr>
                                                                                            </w:div>
                                                                                            <w:div w:id="2028827105">
                                                                                              <w:marLeft w:val="0"/>
                                                                                              <w:marRight w:val="0"/>
                                                                                              <w:marTop w:val="0"/>
                                                                                              <w:marBottom w:val="0"/>
                                                                                              <w:divBdr>
                                                                                                <w:top w:val="none" w:sz="0" w:space="0" w:color="auto"/>
                                                                                                <w:left w:val="none" w:sz="0" w:space="0" w:color="auto"/>
                                                                                                <w:bottom w:val="none" w:sz="0" w:space="0" w:color="auto"/>
                                                                                                <w:right w:val="none" w:sz="0" w:space="0" w:color="auto"/>
                                                                                              </w:divBdr>
                                                                                            </w:div>
                                                                                            <w:div w:id="2028827107">
                                                                                              <w:marLeft w:val="0"/>
                                                                                              <w:marRight w:val="0"/>
                                                                                              <w:marTop w:val="0"/>
                                                                                              <w:marBottom w:val="0"/>
                                                                                              <w:divBdr>
                                                                                                <w:top w:val="none" w:sz="0" w:space="0" w:color="auto"/>
                                                                                                <w:left w:val="none" w:sz="0" w:space="0" w:color="auto"/>
                                                                                                <w:bottom w:val="none" w:sz="0" w:space="0" w:color="auto"/>
                                                                                                <w:right w:val="none" w:sz="0" w:space="0" w:color="auto"/>
                                                                                              </w:divBdr>
                                                                                            </w:div>
                                                                                            <w:div w:id="2028827112">
                                                                                              <w:marLeft w:val="720"/>
                                                                                              <w:marRight w:val="0"/>
                                                                                              <w:marTop w:val="0"/>
                                                                                              <w:marBottom w:val="0"/>
                                                                                              <w:divBdr>
                                                                                                <w:top w:val="none" w:sz="0" w:space="0" w:color="auto"/>
                                                                                                <w:left w:val="none" w:sz="0" w:space="0" w:color="auto"/>
                                                                                                <w:bottom w:val="none" w:sz="0" w:space="0" w:color="auto"/>
                                                                                                <w:right w:val="none" w:sz="0" w:space="0" w:color="auto"/>
                                                                                              </w:divBdr>
                                                                                            </w:div>
                                                                                            <w:div w:id="2028827113">
                                                                                              <w:marLeft w:val="0"/>
                                                                                              <w:marRight w:val="0"/>
                                                                                              <w:marTop w:val="0"/>
                                                                                              <w:marBottom w:val="0"/>
                                                                                              <w:divBdr>
                                                                                                <w:top w:val="none" w:sz="0" w:space="0" w:color="auto"/>
                                                                                                <w:left w:val="none" w:sz="0" w:space="0" w:color="auto"/>
                                                                                                <w:bottom w:val="none" w:sz="0" w:space="0" w:color="auto"/>
                                                                                                <w:right w:val="none" w:sz="0" w:space="0" w:color="auto"/>
                                                                                              </w:divBdr>
                                                                                            </w:div>
                                                                                            <w:div w:id="2028827119">
                                                                                              <w:marLeft w:val="0"/>
                                                                                              <w:marRight w:val="0"/>
                                                                                              <w:marTop w:val="0"/>
                                                                                              <w:marBottom w:val="0"/>
                                                                                              <w:divBdr>
                                                                                                <w:top w:val="none" w:sz="0" w:space="0" w:color="auto"/>
                                                                                                <w:left w:val="none" w:sz="0" w:space="0" w:color="auto"/>
                                                                                                <w:bottom w:val="none" w:sz="0" w:space="0" w:color="auto"/>
                                                                                                <w:right w:val="none" w:sz="0" w:space="0" w:color="auto"/>
                                                                                              </w:divBdr>
                                                                                            </w:div>
                                                                                            <w:div w:id="2028827128">
                                                                                              <w:marLeft w:val="0"/>
                                                                                              <w:marRight w:val="0"/>
                                                                                              <w:marTop w:val="0"/>
                                                                                              <w:marBottom w:val="0"/>
                                                                                              <w:divBdr>
                                                                                                <w:top w:val="none" w:sz="0" w:space="0" w:color="auto"/>
                                                                                                <w:left w:val="none" w:sz="0" w:space="0" w:color="auto"/>
                                                                                                <w:bottom w:val="none" w:sz="0" w:space="0" w:color="auto"/>
                                                                                                <w:right w:val="none" w:sz="0" w:space="0" w:color="auto"/>
                                                                                              </w:divBdr>
                                                                                            </w:div>
                                                                                            <w:div w:id="2028827129">
                                                                                              <w:marLeft w:val="0"/>
                                                                                              <w:marRight w:val="0"/>
                                                                                              <w:marTop w:val="0"/>
                                                                                              <w:marBottom w:val="0"/>
                                                                                              <w:divBdr>
                                                                                                <w:top w:val="none" w:sz="0" w:space="0" w:color="auto"/>
                                                                                                <w:left w:val="none" w:sz="0" w:space="0" w:color="auto"/>
                                                                                                <w:bottom w:val="none" w:sz="0" w:space="0" w:color="auto"/>
                                                                                                <w:right w:val="none" w:sz="0" w:space="0" w:color="auto"/>
                                                                                              </w:divBdr>
                                                                                            </w:div>
                                                                                            <w:div w:id="2028827130">
                                                                                              <w:marLeft w:val="0"/>
                                                                                              <w:marRight w:val="0"/>
                                                                                              <w:marTop w:val="0"/>
                                                                                              <w:marBottom w:val="0"/>
                                                                                              <w:divBdr>
                                                                                                <w:top w:val="none" w:sz="0" w:space="0" w:color="auto"/>
                                                                                                <w:left w:val="none" w:sz="0" w:space="0" w:color="auto"/>
                                                                                                <w:bottom w:val="none" w:sz="0" w:space="0" w:color="auto"/>
                                                                                                <w:right w:val="none" w:sz="0" w:space="0" w:color="auto"/>
                                                                                              </w:divBdr>
                                                                                            </w:div>
                                                                                            <w:div w:id="2028827137">
                                                                                              <w:marLeft w:val="0"/>
                                                                                              <w:marRight w:val="0"/>
                                                                                              <w:marTop w:val="0"/>
                                                                                              <w:marBottom w:val="0"/>
                                                                                              <w:divBdr>
                                                                                                <w:top w:val="none" w:sz="0" w:space="0" w:color="auto"/>
                                                                                                <w:left w:val="none" w:sz="0" w:space="0" w:color="auto"/>
                                                                                                <w:bottom w:val="none" w:sz="0" w:space="0" w:color="auto"/>
                                                                                                <w:right w:val="none" w:sz="0" w:space="0" w:color="auto"/>
                                                                                              </w:divBdr>
                                                                                            </w:div>
                                                                                            <w:div w:id="2028827138">
                                                                                              <w:marLeft w:val="0"/>
                                                                                              <w:marRight w:val="0"/>
                                                                                              <w:marTop w:val="0"/>
                                                                                              <w:marBottom w:val="0"/>
                                                                                              <w:divBdr>
                                                                                                <w:top w:val="none" w:sz="0" w:space="0" w:color="auto"/>
                                                                                                <w:left w:val="none" w:sz="0" w:space="0" w:color="auto"/>
                                                                                                <w:bottom w:val="none" w:sz="0" w:space="0" w:color="auto"/>
                                                                                                <w:right w:val="none" w:sz="0" w:space="0" w:color="auto"/>
                                                                                              </w:divBdr>
                                                                                            </w:div>
                                                                                            <w:div w:id="2028827139">
                                                                                              <w:marLeft w:val="1440"/>
                                                                                              <w:marRight w:val="0"/>
                                                                                              <w:marTop w:val="0"/>
                                                                                              <w:marBottom w:val="0"/>
                                                                                              <w:divBdr>
                                                                                                <w:top w:val="none" w:sz="0" w:space="0" w:color="auto"/>
                                                                                                <w:left w:val="none" w:sz="0" w:space="0" w:color="auto"/>
                                                                                                <w:bottom w:val="none" w:sz="0" w:space="0" w:color="auto"/>
                                                                                                <w:right w:val="none" w:sz="0" w:space="0" w:color="auto"/>
                                                                                              </w:divBdr>
                                                                                            </w:div>
                                                                                            <w:div w:id="2028827142">
                                                                                              <w:marLeft w:val="0"/>
                                                                                              <w:marRight w:val="0"/>
                                                                                              <w:marTop w:val="0"/>
                                                                                              <w:marBottom w:val="0"/>
                                                                                              <w:divBdr>
                                                                                                <w:top w:val="none" w:sz="0" w:space="0" w:color="auto"/>
                                                                                                <w:left w:val="none" w:sz="0" w:space="0" w:color="auto"/>
                                                                                                <w:bottom w:val="none" w:sz="0" w:space="0" w:color="auto"/>
                                                                                                <w:right w:val="none" w:sz="0" w:space="0" w:color="auto"/>
                                                                                              </w:divBdr>
                                                                                            </w:div>
                                                                                            <w:div w:id="2028827147">
                                                                                              <w:marLeft w:val="0"/>
                                                                                              <w:marRight w:val="0"/>
                                                                                              <w:marTop w:val="0"/>
                                                                                              <w:marBottom w:val="0"/>
                                                                                              <w:divBdr>
                                                                                                <w:top w:val="none" w:sz="0" w:space="0" w:color="auto"/>
                                                                                                <w:left w:val="none" w:sz="0" w:space="0" w:color="auto"/>
                                                                                                <w:bottom w:val="none" w:sz="0" w:space="0" w:color="auto"/>
                                                                                                <w:right w:val="none" w:sz="0" w:space="0" w:color="auto"/>
                                                                                              </w:divBdr>
                                                                                            </w:div>
                                                                                            <w:div w:id="2028827148">
                                                                                              <w:marLeft w:val="0"/>
                                                                                              <w:marRight w:val="0"/>
                                                                                              <w:marTop w:val="0"/>
                                                                                              <w:marBottom w:val="0"/>
                                                                                              <w:divBdr>
                                                                                                <w:top w:val="none" w:sz="0" w:space="0" w:color="auto"/>
                                                                                                <w:left w:val="none" w:sz="0" w:space="0" w:color="auto"/>
                                                                                                <w:bottom w:val="none" w:sz="0" w:space="0" w:color="auto"/>
                                                                                                <w:right w:val="none" w:sz="0" w:space="0" w:color="auto"/>
                                                                                              </w:divBdr>
                                                                                            </w:div>
                                                                                            <w:div w:id="2028827160">
                                                                                              <w:marLeft w:val="0"/>
                                                                                              <w:marRight w:val="0"/>
                                                                                              <w:marTop w:val="0"/>
                                                                                              <w:marBottom w:val="0"/>
                                                                                              <w:divBdr>
                                                                                                <w:top w:val="none" w:sz="0" w:space="0" w:color="auto"/>
                                                                                                <w:left w:val="none" w:sz="0" w:space="0" w:color="auto"/>
                                                                                                <w:bottom w:val="none" w:sz="0" w:space="0" w:color="auto"/>
                                                                                                <w:right w:val="none" w:sz="0" w:space="0" w:color="auto"/>
                                                                                              </w:divBdr>
                                                                                            </w:div>
                                                                                            <w:div w:id="2028827168">
                                                                                              <w:marLeft w:val="0"/>
                                                                                              <w:marRight w:val="0"/>
                                                                                              <w:marTop w:val="0"/>
                                                                                              <w:marBottom w:val="0"/>
                                                                                              <w:divBdr>
                                                                                                <w:top w:val="none" w:sz="0" w:space="0" w:color="auto"/>
                                                                                                <w:left w:val="none" w:sz="0" w:space="0" w:color="auto"/>
                                                                                                <w:bottom w:val="none" w:sz="0" w:space="0" w:color="auto"/>
                                                                                                <w:right w:val="none" w:sz="0" w:space="0" w:color="auto"/>
                                                                                              </w:divBdr>
                                                                                            </w:div>
                                                                                            <w:div w:id="2028827170">
                                                                                              <w:marLeft w:val="0"/>
                                                                                              <w:marRight w:val="0"/>
                                                                                              <w:marTop w:val="0"/>
                                                                                              <w:marBottom w:val="0"/>
                                                                                              <w:divBdr>
                                                                                                <w:top w:val="none" w:sz="0" w:space="0" w:color="auto"/>
                                                                                                <w:left w:val="none" w:sz="0" w:space="0" w:color="auto"/>
                                                                                                <w:bottom w:val="none" w:sz="0" w:space="0" w:color="auto"/>
                                                                                                <w:right w:val="none" w:sz="0" w:space="0" w:color="auto"/>
                                                                                              </w:divBdr>
                                                                                            </w:div>
                                                                                            <w:div w:id="2028827172">
                                                                                              <w:marLeft w:val="720"/>
                                                                                              <w:marRight w:val="0"/>
                                                                                              <w:marTop w:val="0"/>
                                                                                              <w:marBottom w:val="0"/>
                                                                                              <w:divBdr>
                                                                                                <w:top w:val="none" w:sz="0" w:space="0" w:color="auto"/>
                                                                                                <w:left w:val="none" w:sz="0" w:space="0" w:color="auto"/>
                                                                                                <w:bottom w:val="none" w:sz="0" w:space="0" w:color="auto"/>
                                                                                                <w:right w:val="none" w:sz="0" w:space="0" w:color="auto"/>
                                                                                              </w:divBdr>
                                                                                            </w:div>
                                                                                            <w:div w:id="2028827175">
                                                                                              <w:marLeft w:val="0"/>
                                                                                              <w:marRight w:val="0"/>
                                                                                              <w:marTop w:val="0"/>
                                                                                              <w:marBottom w:val="0"/>
                                                                                              <w:divBdr>
                                                                                                <w:top w:val="none" w:sz="0" w:space="0" w:color="auto"/>
                                                                                                <w:left w:val="none" w:sz="0" w:space="0" w:color="auto"/>
                                                                                                <w:bottom w:val="none" w:sz="0" w:space="0" w:color="auto"/>
                                                                                                <w:right w:val="none" w:sz="0" w:space="0" w:color="auto"/>
                                                                                              </w:divBdr>
                                                                                            </w:div>
                                                                                            <w:div w:id="2028827176">
                                                                                              <w:marLeft w:val="0"/>
                                                                                              <w:marRight w:val="0"/>
                                                                                              <w:marTop w:val="0"/>
                                                                                              <w:marBottom w:val="0"/>
                                                                                              <w:divBdr>
                                                                                                <w:top w:val="none" w:sz="0" w:space="0" w:color="auto"/>
                                                                                                <w:left w:val="none" w:sz="0" w:space="0" w:color="auto"/>
                                                                                                <w:bottom w:val="none" w:sz="0" w:space="0" w:color="auto"/>
                                                                                                <w:right w:val="none" w:sz="0" w:space="0" w:color="auto"/>
                                                                                              </w:divBdr>
                                                                                            </w:div>
                                                                                            <w:div w:id="2028827177">
                                                                                              <w:marLeft w:val="0"/>
                                                                                              <w:marRight w:val="0"/>
                                                                                              <w:marTop w:val="0"/>
                                                                                              <w:marBottom w:val="0"/>
                                                                                              <w:divBdr>
                                                                                                <w:top w:val="none" w:sz="0" w:space="0" w:color="auto"/>
                                                                                                <w:left w:val="none" w:sz="0" w:space="0" w:color="auto"/>
                                                                                                <w:bottom w:val="none" w:sz="0" w:space="0" w:color="auto"/>
                                                                                                <w:right w:val="none" w:sz="0" w:space="0" w:color="auto"/>
                                                                                              </w:divBdr>
                                                                                            </w:div>
                                                                                            <w:div w:id="2028827179">
                                                                                              <w:marLeft w:val="0"/>
                                                                                              <w:marRight w:val="0"/>
                                                                                              <w:marTop w:val="0"/>
                                                                                              <w:marBottom w:val="0"/>
                                                                                              <w:divBdr>
                                                                                                <w:top w:val="none" w:sz="0" w:space="0" w:color="auto"/>
                                                                                                <w:left w:val="none" w:sz="0" w:space="0" w:color="auto"/>
                                                                                                <w:bottom w:val="none" w:sz="0" w:space="0" w:color="auto"/>
                                                                                                <w:right w:val="none" w:sz="0" w:space="0" w:color="auto"/>
                                                                                              </w:divBdr>
                                                                                            </w:div>
                                                                                            <w:div w:id="2028827184">
                                                                                              <w:marLeft w:val="0"/>
                                                                                              <w:marRight w:val="0"/>
                                                                                              <w:marTop w:val="0"/>
                                                                                              <w:marBottom w:val="0"/>
                                                                                              <w:divBdr>
                                                                                                <w:top w:val="none" w:sz="0" w:space="0" w:color="auto"/>
                                                                                                <w:left w:val="none" w:sz="0" w:space="0" w:color="auto"/>
                                                                                                <w:bottom w:val="none" w:sz="0" w:space="0" w:color="auto"/>
                                                                                                <w:right w:val="none" w:sz="0" w:space="0" w:color="auto"/>
                                                                                              </w:divBdr>
                                                                                            </w:div>
                                                                                            <w:div w:id="2028827185">
                                                                                              <w:marLeft w:val="0"/>
                                                                                              <w:marRight w:val="0"/>
                                                                                              <w:marTop w:val="0"/>
                                                                                              <w:marBottom w:val="0"/>
                                                                                              <w:divBdr>
                                                                                                <w:top w:val="none" w:sz="0" w:space="0" w:color="auto"/>
                                                                                                <w:left w:val="none" w:sz="0" w:space="0" w:color="auto"/>
                                                                                                <w:bottom w:val="none" w:sz="0" w:space="0" w:color="auto"/>
                                                                                                <w:right w:val="none" w:sz="0" w:space="0" w:color="auto"/>
                                                                                              </w:divBdr>
                                                                                            </w:div>
                                                                                            <w:div w:id="2028827186">
                                                                                              <w:marLeft w:val="0"/>
                                                                                              <w:marRight w:val="0"/>
                                                                                              <w:marTop w:val="0"/>
                                                                                              <w:marBottom w:val="0"/>
                                                                                              <w:divBdr>
                                                                                                <w:top w:val="none" w:sz="0" w:space="0" w:color="auto"/>
                                                                                                <w:left w:val="none" w:sz="0" w:space="0" w:color="auto"/>
                                                                                                <w:bottom w:val="none" w:sz="0" w:space="0" w:color="auto"/>
                                                                                                <w:right w:val="none" w:sz="0" w:space="0" w:color="auto"/>
                                                                                              </w:divBdr>
                                                                                            </w:div>
                                                                                            <w:div w:id="2028827194">
                                                                                              <w:marLeft w:val="0"/>
                                                                                              <w:marRight w:val="0"/>
                                                                                              <w:marTop w:val="0"/>
                                                                                              <w:marBottom w:val="0"/>
                                                                                              <w:divBdr>
                                                                                                <w:top w:val="none" w:sz="0" w:space="0" w:color="auto"/>
                                                                                                <w:left w:val="none" w:sz="0" w:space="0" w:color="auto"/>
                                                                                                <w:bottom w:val="none" w:sz="0" w:space="0" w:color="auto"/>
                                                                                                <w:right w:val="none" w:sz="0" w:space="0" w:color="auto"/>
                                                                                              </w:divBdr>
                                                                                            </w:div>
                                                                                            <w:div w:id="2028827195">
                                                                                              <w:marLeft w:val="0"/>
                                                                                              <w:marRight w:val="0"/>
                                                                                              <w:marTop w:val="0"/>
                                                                                              <w:marBottom w:val="0"/>
                                                                                              <w:divBdr>
                                                                                                <w:top w:val="none" w:sz="0" w:space="0" w:color="auto"/>
                                                                                                <w:left w:val="none" w:sz="0" w:space="0" w:color="auto"/>
                                                                                                <w:bottom w:val="none" w:sz="0" w:space="0" w:color="auto"/>
                                                                                                <w:right w:val="none" w:sz="0" w:space="0" w:color="auto"/>
                                                                                              </w:divBdr>
                                                                                            </w:div>
                                                                                            <w:div w:id="2028827197">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2028827204">
                                                                                              <w:marLeft w:val="0"/>
                                                                                              <w:marRight w:val="0"/>
                                                                                              <w:marTop w:val="0"/>
                                                                                              <w:marBottom w:val="0"/>
                                                                                              <w:divBdr>
                                                                                                <w:top w:val="none" w:sz="0" w:space="0" w:color="auto"/>
                                                                                                <w:left w:val="none" w:sz="0" w:space="0" w:color="auto"/>
                                                                                                <w:bottom w:val="none" w:sz="0" w:space="0" w:color="auto"/>
                                                                                                <w:right w:val="none" w:sz="0" w:space="0" w:color="auto"/>
                                                                                              </w:divBdr>
                                                                                            </w:div>
                                                                                            <w:div w:id="2028827208">
                                                                                              <w:marLeft w:val="0"/>
                                                                                              <w:marRight w:val="0"/>
                                                                                              <w:marTop w:val="0"/>
                                                                                              <w:marBottom w:val="0"/>
                                                                                              <w:divBdr>
                                                                                                <w:top w:val="none" w:sz="0" w:space="0" w:color="auto"/>
                                                                                                <w:left w:val="none" w:sz="0" w:space="0" w:color="auto"/>
                                                                                                <w:bottom w:val="none" w:sz="0" w:space="0" w:color="auto"/>
                                                                                                <w:right w:val="none" w:sz="0" w:space="0" w:color="auto"/>
                                                                                              </w:divBdr>
                                                                                            </w:div>
                                                                                            <w:div w:id="2028827210">
                                                                                              <w:marLeft w:val="0"/>
                                                                                              <w:marRight w:val="0"/>
                                                                                              <w:marTop w:val="0"/>
                                                                                              <w:marBottom w:val="0"/>
                                                                                              <w:divBdr>
                                                                                                <w:top w:val="none" w:sz="0" w:space="0" w:color="auto"/>
                                                                                                <w:left w:val="none" w:sz="0" w:space="0" w:color="auto"/>
                                                                                                <w:bottom w:val="none" w:sz="0" w:space="0" w:color="auto"/>
                                                                                                <w:right w:val="none" w:sz="0" w:space="0" w:color="auto"/>
                                                                                              </w:divBdr>
                                                                                            </w:div>
                                                                                            <w:div w:id="2028827213">
                                                                                              <w:marLeft w:val="1440"/>
                                                                                              <w:marRight w:val="0"/>
                                                                                              <w:marTop w:val="0"/>
                                                                                              <w:marBottom w:val="0"/>
                                                                                              <w:divBdr>
                                                                                                <w:top w:val="none" w:sz="0" w:space="0" w:color="auto"/>
                                                                                                <w:left w:val="none" w:sz="0" w:space="0" w:color="auto"/>
                                                                                                <w:bottom w:val="none" w:sz="0" w:space="0" w:color="auto"/>
                                                                                                <w:right w:val="none" w:sz="0" w:space="0" w:color="auto"/>
                                                                                              </w:divBdr>
                                                                                            </w:div>
                                                                                            <w:div w:id="2028827216">
                                                                                              <w:marLeft w:val="0"/>
                                                                                              <w:marRight w:val="0"/>
                                                                                              <w:marTop w:val="0"/>
                                                                                              <w:marBottom w:val="0"/>
                                                                                              <w:divBdr>
                                                                                                <w:top w:val="none" w:sz="0" w:space="0" w:color="auto"/>
                                                                                                <w:left w:val="none" w:sz="0" w:space="0" w:color="auto"/>
                                                                                                <w:bottom w:val="none" w:sz="0" w:space="0" w:color="auto"/>
                                                                                                <w:right w:val="none" w:sz="0" w:space="0" w:color="auto"/>
                                                                                              </w:divBdr>
                                                                                            </w:div>
                                                                                            <w:div w:id="2028827223">
                                                                                              <w:marLeft w:val="0"/>
                                                                                              <w:marRight w:val="0"/>
                                                                                              <w:marTop w:val="0"/>
                                                                                              <w:marBottom w:val="0"/>
                                                                                              <w:divBdr>
                                                                                                <w:top w:val="none" w:sz="0" w:space="0" w:color="auto"/>
                                                                                                <w:left w:val="none" w:sz="0" w:space="0" w:color="auto"/>
                                                                                                <w:bottom w:val="none" w:sz="0" w:space="0" w:color="auto"/>
                                                                                                <w:right w:val="none" w:sz="0" w:space="0" w:color="auto"/>
                                                                                              </w:divBdr>
                                                                                            </w:div>
                                                                                            <w:div w:id="2028827224">
                                                                                              <w:marLeft w:val="0"/>
                                                                                              <w:marRight w:val="0"/>
                                                                                              <w:marTop w:val="0"/>
                                                                                              <w:marBottom w:val="0"/>
                                                                                              <w:divBdr>
                                                                                                <w:top w:val="none" w:sz="0" w:space="0" w:color="auto"/>
                                                                                                <w:left w:val="none" w:sz="0" w:space="0" w:color="auto"/>
                                                                                                <w:bottom w:val="none" w:sz="0" w:space="0" w:color="auto"/>
                                                                                                <w:right w:val="none" w:sz="0" w:space="0" w:color="auto"/>
                                                                                              </w:divBdr>
                                                                                            </w:div>
                                                                                            <w:div w:id="2028827228">
                                                                                              <w:marLeft w:val="0"/>
                                                                                              <w:marRight w:val="0"/>
                                                                                              <w:marTop w:val="0"/>
                                                                                              <w:marBottom w:val="0"/>
                                                                                              <w:divBdr>
                                                                                                <w:top w:val="none" w:sz="0" w:space="0" w:color="auto"/>
                                                                                                <w:left w:val="none" w:sz="0" w:space="0" w:color="auto"/>
                                                                                                <w:bottom w:val="none" w:sz="0" w:space="0" w:color="auto"/>
                                                                                                <w:right w:val="none" w:sz="0" w:space="0" w:color="auto"/>
                                                                                              </w:divBdr>
                                                                                            </w:div>
                                                                                            <w:div w:id="2028827231">
                                                                                              <w:marLeft w:val="0"/>
                                                                                              <w:marRight w:val="0"/>
                                                                                              <w:marTop w:val="0"/>
                                                                                              <w:marBottom w:val="0"/>
                                                                                              <w:divBdr>
                                                                                                <w:top w:val="none" w:sz="0" w:space="0" w:color="auto"/>
                                                                                                <w:left w:val="none" w:sz="0" w:space="0" w:color="auto"/>
                                                                                                <w:bottom w:val="none" w:sz="0" w:space="0" w:color="auto"/>
                                                                                                <w:right w:val="none" w:sz="0" w:space="0" w:color="auto"/>
                                                                                              </w:divBdr>
                                                                                            </w:div>
                                                                                            <w:div w:id="2028827244">
                                                                                              <w:marLeft w:val="0"/>
                                                                                              <w:marRight w:val="0"/>
                                                                                              <w:marTop w:val="0"/>
                                                                                              <w:marBottom w:val="0"/>
                                                                                              <w:divBdr>
                                                                                                <w:top w:val="none" w:sz="0" w:space="0" w:color="auto"/>
                                                                                                <w:left w:val="none" w:sz="0" w:space="0" w:color="auto"/>
                                                                                                <w:bottom w:val="none" w:sz="0" w:space="0" w:color="auto"/>
                                                                                                <w:right w:val="none" w:sz="0" w:space="0" w:color="auto"/>
                                                                                              </w:divBdr>
                                                                                            </w:div>
                                                                                            <w:div w:id="2028827246">
                                                                                              <w:marLeft w:val="0"/>
                                                                                              <w:marRight w:val="0"/>
                                                                                              <w:marTop w:val="0"/>
                                                                                              <w:marBottom w:val="0"/>
                                                                                              <w:divBdr>
                                                                                                <w:top w:val="none" w:sz="0" w:space="0" w:color="auto"/>
                                                                                                <w:left w:val="none" w:sz="0" w:space="0" w:color="auto"/>
                                                                                                <w:bottom w:val="none" w:sz="0" w:space="0" w:color="auto"/>
                                                                                                <w:right w:val="none" w:sz="0" w:space="0" w:color="auto"/>
                                                                                              </w:divBdr>
                                                                                            </w:div>
                                                                                            <w:div w:id="2028827248">
                                                                                              <w:marLeft w:val="0"/>
                                                                                              <w:marRight w:val="0"/>
                                                                                              <w:marTop w:val="0"/>
                                                                                              <w:marBottom w:val="0"/>
                                                                                              <w:divBdr>
                                                                                                <w:top w:val="none" w:sz="0" w:space="0" w:color="auto"/>
                                                                                                <w:left w:val="none" w:sz="0" w:space="0" w:color="auto"/>
                                                                                                <w:bottom w:val="none" w:sz="0" w:space="0" w:color="auto"/>
                                                                                                <w:right w:val="none" w:sz="0" w:space="0" w:color="auto"/>
                                                                                              </w:divBdr>
                                                                                            </w:div>
                                                                                            <w:div w:id="2028827250">
                                                                                              <w:marLeft w:val="1440"/>
                                                                                              <w:marRight w:val="0"/>
                                                                                              <w:marTop w:val="0"/>
                                                                                              <w:marBottom w:val="0"/>
                                                                                              <w:divBdr>
                                                                                                <w:top w:val="none" w:sz="0" w:space="0" w:color="auto"/>
                                                                                                <w:left w:val="none" w:sz="0" w:space="0" w:color="auto"/>
                                                                                                <w:bottom w:val="none" w:sz="0" w:space="0" w:color="auto"/>
                                                                                                <w:right w:val="none" w:sz="0" w:space="0" w:color="auto"/>
                                                                                              </w:divBdr>
                                                                                            </w:div>
                                                                                            <w:div w:id="2028827254">
                                                                                              <w:marLeft w:val="0"/>
                                                                                              <w:marRight w:val="0"/>
                                                                                              <w:marTop w:val="0"/>
                                                                                              <w:marBottom w:val="0"/>
                                                                                              <w:divBdr>
                                                                                                <w:top w:val="none" w:sz="0" w:space="0" w:color="auto"/>
                                                                                                <w:left w:val="none" w:sz="0" w:space="0" w:color="auto"/>
                                                                                                <w:bottom w:val="none" w:sz="0" w:space="0" w:color="auto"/>
                                                                                                <w:right w:val="none" w:sz="0" w:space="0" w:color="auto"/>
                                                                                              </w:divBdr>
                                                                                            </w:div>
                                                                                            <w:div w:id="2028827257">
                                                                                              <w:marLeft w:val="0"/>
                                                                                              <w:marRight w:val="0"/>
                                                                                              <w:marTop w:val="0"/>
                                                                                              <w:marBottom w:val="0"/>
                                                                                              <w:divBdr>
                                                                                                <w:top w:val="none" w:sz="0" w:space="0" w:color="auto"/>
                                                                                                <w:left w:val="none" w:sz="0" w:space="0" w:color="auto"/>
                                                                                                <w:bottom w:val="none" w:sz="0" w:space="0" w:color="auto"/>
                                                                                                <w:right w:val="none" w:sz="0" w:space="0" w:color="auto"/>
                                                                                              </w:divBdr>
                                                                                            </w:div>
                                                                                            <w:div w:id="2028827258">
                                                                                              <w:marLeft w:val="0"/>
                                                                                              <w:marRight w:val="0"/>
                                                                                              <w:marTop w:val="0"/>
                                                                                              <w:marBottom w:val="0"/>
                                                                                              <w:divBdr>
                                                                                                <w:top w:val="none" w:sz="0" w:space="0" w:color="auto"/>
                                                                                                <w:left w:val="none" w:sz="0" w:space="0" w:color="auto"/>
                                                                                                <w:bottom w:val="none" w:sz="0" w:space="0" w:color="auto"/>
                                                                                                <w:right w:val="none" w:sz="0" w:space="0" w:color="auto"/>
                                                                                              </w:divBdr>
                                                                                            </w:div>
                                                                                            <w:div w:id="2028827265">
                                                                                              <w:marLeft w:val="0"/>
                                                                                              <w:marRight w:val="0"/>
                                                                                              <w:marTop w:val="0"/>
                                                                                              <w:marBottom w:val="0"/>
                                                                                              <w:divBdr>
                                                                                                <w:top w:val="none" w:sz="0" w:space="0" w:color="auto"/>
                                                                                                <w:left w:val="none" w:sz="0" w:space="0" w:color="auto"/>
                                                                                                <w:bottom w:val="none" w:sz="0" w:space="0" w:color="auto"/>
                                                                                                <w:right w:val="none" w:sz="0" w:space="0" w:color="auto"/>
                                                                                              </w:divBdr>
                                                                                            </w:div>
                                                                                            <w:div w:id="2028827268">
                                                                                              <w:marLeft w:val="0"/>
                                                                                              <w:marRight w:val="0"/>
                                                                                              <w:marTop w:val="0"/>
                                                                                              <w:marBottom w:val="0"/>
                                                                                              <w:divBdr>
                                                                                                <w:top w:val="none" w:sz="0" w:space="0" w:color="auto"/>
                                                                                                <w:left w:val="none" w:sz="0" w:space="0" w:color="auto"/>
                                                                                                <w:bottom w:val="none" w:sz="0" w:space="0" w:color="auto"/>
                                                                                                <w:right w:val="none" w:sz="0" w:space="0" w:color="auto"/>
                                                                                              </w:divBdr>
                                                                                            </w:div>
                                                                                            <w:div w:id="2028827269">
                                                                                              <w:marLeft w:val="0"/>
                                                                                              <w:marRight w:val="0"/>
                                                                                              <w:marTop w:val="0"/>
                                                                                              <w:marBottom w:val="0"/>
                                                                                              <w:divBdr>
                                                                                                <w:top w:val="none" w:sz="0" w:space="0" w:color="auto"/>
                                                                                                <w:left w:val="none" w:sz="0" w:space="0" w:color="auto"/>
                                                                                                <w:bottom w:val="none" w:sz="0" w:space="0" w:color="auto"/>
                                                                                                <w:right w:val="none" w:sz="0" w:space="0" w:color="auto"/>
                                                                                              </w:divBdr>
                                                                                            </w:div>
                                                                                            <w:div w:id="2028827275">
                                                                                              <w:marLeft w:val="0"/>
                                                                                              <w:marRight w:val="0"/>
                                                                                              <w:marTop w:val="0"/>
                                                                                              <w:marBottom w:val="0"/>
                                                                                              <w:divBdr>
                                                                                                <w:top w:val="none" w:sz="0" w:space="0" w:color="auto"/>
                                                                                                <w:left w:val="none" w:sz="0" w:space="0" w:color="auto"/>
                                                                                                <w:bottom w:val="none" w:sz="0" w:space="0" w:color="auto"/>
                                                                                                <w:right w:val="none" w:sz="0" w:space="0" w:color="auto"/>
                                                                                              </w:divBdr>
                                                                                            </w:div>
                                                                                            <w:div w:id="2028827277">
                                                                                              <w:marLeft w:val="0"/>
                                                                                              <w:marRight w:val="0"/>
                                                                                              <w:marTop w:val="0"/>
                                                                                              <w:marBottom w:val="0"/>
                                                                                              <w:divBdr>
                                                                                                <w:top w:val="none" w:sz="0" w:space="0" w:color="auto"/>
                                                                                                <w:left w:val="none" w:sz="0" w:space="0" w:color="auto"/>
                                                                                                <w:bottom w:val="none" w:sz="0" w:space="0" w:color="auto"/>
                                                                                                <w:right w:val="none" w:sz="0" w:space="0" w:color="auto"/>
                                                                                              </w:divBdr>
                                                                                            </w:div>
                                                                                            <w:div w:id="2028827284">
                                                                                              <w:marLeft w:val="0"/>
                                                                                              <w:marRight w:val="0"/>
                                                                                              <w:marTop w:val="0"/>
                                                                                              <w:marBottom w:val="0"/>
                                                                                              <w:divBdr>
                                                                                                <w:top w:val="none" w:sz="0" w:space="0" w:color="auto"/>
                                                                                                <w:left w:val="none" w:sz="0" w:space="0" w:color="auto"/>
                                                                                                <w:bottom w:val="none" w:sz="0" w:space="0" w:color="auto"/>
                                                                                                <w:right w:val="none" w:sz="0" w:space="0" w:color="auto"/>
                                                                                              </w:divBdr>
                                                                                            </w:div>
                                                                                            <w:div w:id="2028827297">
                                                                                              <w:marLeft w:val="0"/>
                                                                                              <w:marRight w:val="0"/>
                                                                                              <w:marTop w:val="0"/>
                                                                                              <w:marBottom w:val="0"/>
                                                                                              <w:divBdr>
                                                                                                <w:top w:val="none" w:sz="0" w:space="0" w:color="auto"/>
                                                                                                <w:left w:val="none" w:sz="0" w:space="0" w:color="auto"/>
                                                                                                <w:bottom w:val="none" w:sz="0" w:space="0" w:color="auto"/>
                                                                                                <w:right w:val="none" w:sz="0" w:space="0" w:color="auto"/>
                                                                                              </w:divBdr>
                                                                                            </w:div>
                                                                                            <w:div w:id="2028827305">
                                                                                              <w:marLeft w:val="1440"/>
                                                                                              <w:marRight w:val="0"/>
                                                                                              <w:marTop w:val="0"/>
                                                                                              <w:marBottom w:val="0"/>
                                                                                              <w:divBdr>
                                                                                                <w:top w:val="none" w:sz="0" w:space="0" w:color="auto"/>
                                                                                                <w:left w:val="none" w:sz="0" w:space="0" w:color="auto"/>
                                                                                                <w:bottom w:val="none" w:sz="0" w:space="0" w:color="auto"/>
                                                                                                <w:right w:val="none" w:sz="0" w:space="0" w:color="auto"/>
                                                                                              </w:divBdr>
                                                                                            </w:div>
                                                                                            <w:div w:id="2028827307">
                                                                                              <w:marLeft w:val="0"/>
                                                                                              <w:marRight w:val="0"/>
                                                                                              <w:marTop w:val="0"/>
                                                                                              <w:marBottom w:val="0"/>
                                                                                              <w:divBdr>
                                                                                                <w:top w:val="none" w:sz="0" w:space="0" w:color="auto"/>
                                                                                                <w:left w:val="none" w:sz="0" w:space="0" w:color="auto"/>
                                                                                                <w:bottom w:val="none" w:sz="0" w:space="0" w:color="auto"/>
                                                                                                <w:right w:val="none" w:sz="0" w:space="0" w:color="auto"/>
                                                                                              </w:divBdr>
                                                                                            </w:div>
                                                                                            <w:div w:id="2028827311">
                                                                                              <w:marLeft w:val="0"/>
                                                                                              <w:marRight w:val="0"/>
                                                                                              <w:marTop w:val="0"/>
                                                                                              <w:marBottom w:val="0"/>
                                                                                              <w:divBdr>
                                                                                                <w:top w:val="none" w:sz="0" w:space="0" w:color="auto"/>
                                                                                                <w:left w:val="none" w:sz="0" w:space="0" w:color="auto"/>
                                                                                                <w:bottom w:val="none" w:sz="0" w:space="0" w:color="auto"/>
                                                                                                <w:right w:val="none" w:sz="0" w:space="0" w:color="auto"/>
                                                                                              </w:divBdr>
                                                                                            </w:div>
                                                                                            <w:div w:id="2028827314">
                                                                                              <w:marLeft w:val="0"/>
                                                                                              <w:marRight w:val="0"/>
                                                                                              <w:marTop w:val="0"/>
                                                                                              <w:marBottom w:val="0"/>
                                                                                              <w:divBdr>
                                                                                                <w:top w:val="none" w:sz="0" w:space="0" w:color="auto"/>
                                                                                                <w:left w:val="none" w:sz="0" w:space="0" w:color="auto"/>
                                                                                                <w:bottom w:val="none" w:sz="0" w:space="0" w:color="auto"/>
                                                                                                <w:right w:val="none" w:sz="0" w:space="0" w:color="auto"/>
                                                                                              </w:divBdr>
                                                                                            </w:div>
                                                                                            <w:div w:id="2028827316">
                                                                                              <w:marLeft w:val="0"/>
                                                                                              <w:marRight w:val="0"/>
                                                                                              <w:marTop w:val="0"/>
                                                                                              <w:marBottom w:val="0"/>
                                                                                              <w:divBdr>
                                                                                                <w:top w:val="none" w:sz="0" w:space="0" w:color="auto"/>
                                                                                                <w:left w:val="none" w:sz="0" w:space="0" w:color="auto"/>
                                                                                                <w:bottom w:val="none" w:sz="0" w:space="0" w:color="auto"/>
                                                                                                <w:right w:val="none" w:sz="0" w:space="0" w:color="auto"/>
                                                                                              </w:divBdr>
                                                                                            </w:div>
                                                                                            <w:div w:id="2028827330">
                                                                                              <w:marLeft w:val="0"/>
                                                                                              <w:marRight w:val="0"/>
                                                                                              <w:marTop w:val="0"/>
                                                                                              <w:marBottom w:val="0"/>
                                                                                              <w:divBdr>
                                                                                                <w:top w:val="none" w:sz="0" w:space="0" w:color="auto"/>
                                                                                                <w:left w:val="none" w:sz="0" w:space="0" w:color="auto"/>
                                                                                                <w:bottom w:val="none" w:sz="0" w:space="0" w:color="auto"/>
                                                                                                <w:right w:val="none" w:sz="0" w:space="0" w:color="auto"/>
                                                                                              </w:divBdr>
                                                                                            </w:div>
                                                                                            <w:div w:id="2028827331">
                                                                                              <w:marLeft w:val="0"/>
                                                                                              <w:marRight w:val="0"/>
                                                                                              <w:marTop w:val="0"/>
                                                                                              <w:marBottom w:val="0"/>
                                                                                              <w:divBdr>
                                                                                                <w:top w:val="none" w:sz="0" w:space="0" w:color="auto"/>
                                                                                                <w:left w:val="none" w:sz="0" w:space="0" w:color="auto"/>
                                                                                                <w:bottom w:val="none" w:sz="0" w:space="0" w:color="auto"/>
                                                                                                <w:right w:val="none" w:sz="0" w:space="0" w:color="auto"/>
                                                                                              </w:divBdr>
                                                                                            </w:div>
                                                                                            <w:div w:id="2028827333">
                                                                                              <w:marLeft w:val="0"/>
                                                                                              <w:marRight w:val="0"/>
                                                                                              <w:marTop w:val="0"/>
                                                                                              <w:marBottom w:val="0"/>
                                                                                              <w:divBdr>
                                                                                                <w:top w:val="none" w:sz="0" w:space="0" w:color="auto"/>
                                                                                                <w:left w:val="none" w:sz="0" w:space="0" w:color="auto"/>
                                                                                                <w:bottom w:val="none" w:sz="0" w:space="0" w:color="auto"/>
                                                                                                <w:right w:val="none" w:sz="0" w:space="0" w:color="auto"/>
                                                                                              </w:divBdr>
                                                                                            </w:div>
                                                                                            <w:div w:id="2028827335">
                                                                                              <w:marLeft w:val="0"/>
                                                                                              <w:marRight w:val="0"/>
                                                                                              <w:marTop w:val="0"/>
                                                                                              <w:marBottom w:val="0"/>
                                                                                              <w:divBdr>
                                                                                                <w:top w:val="none" w:sz="0" w:space="0" w:color="auto"/>
                                                                                                <w:left w:val="none" w:sz="0" w:space="0" w:color="auto"/>
                                                                                                <w:bottom w:val="none" w:sz="0" w:space="0" w:color="auto"/>
                                                                                                <w:right w:val="none" w:sz="0" w:space="0" w:color="auto"/>
                                                                                              </w:divBdr>
                                                                                            </w:div>
                                                                                            <w:div w:id="2028827338">
                                                                                              <w:marLeft w:val="0"/>
                                                                                              <w:marRight w:val="0"/>
                                                                                              <w:marTop w:val="0"/>
                                                                                              <w:marBottom w:val="0"/>
                                                                                              <w:divBdr>
                                                                                                <w:top w:val="none" w:sz="0" w:space="0" w:color="auto"/>
                                                                                                <w:left w:val="none" w:sz="0" w:space="0" w:color="auto"/>
                                                                                                <w:bottom w:val="none" w:sz="0" w:space="0" w:color="auto"/>
                                                                                                <w:right w:val="none" w:sz="0" w:space="0" w:color="auto"/>
                                                                                              </w:divBdr>
                                                                                            </w:div>
                                                                                            <w:div w:id="2028827341">
                                                                                              <w:marLeft w:val="0"/>
                                                                                              <w:marRight w:val="0"/>
                                                                                              <w:marTop w:val="0"/>
                                                                                              <w:marBottom w:val="0"/>
                                                                                              <w:divBdr>
                                                                                                <w:top w:val="none" w:sz="0" w:space="0" w:color="auto"/>
                                                                                                <w:left w:val="none" w:sz="0" w:space="0" w:color="auto"/>
                                                                                                <w:bottom w:val="none" w:sz="0" w:space="0" w:color="auto"/>
                                                                                                <w:right w:val="none" w:sz="0" w:space="0" w:color="auto"/>
                                                                                              </w:divBdr>
                                                                                            </w:div>
                                                                                            <w:div w:id="2028827347">
                                                                                              <w:marLeft w:val="0"/>
                                                                                              <w:marRight w:val="0"/>
                                                                                              <w:marTop w:val="0"/>
                                                                                              <w:marBottom w:val="0"/>
                                                                                              <w:divBdr>
                                                                                                <w:top w:val="none" w:sz="0" w:space="0" w:color="auto"/>
                                                                                                <w:left w:val="none" w:sz="0" w:space="0" w:color="auto"/>
                                                                                                <w:bottom w:val="none" w:sz="0" w:space="0" w:color="auto"/>
                                                                                                <w:right w:val="none" w:sz="0" w:space="0" w:color="auto"/>
                                                                                              </w:divBdr>
                                                                                            </w:div>
                                                                                            <w:div w:id="2028827355">
                                                                                              <w:marLeft w:val="0"/>
                                                                                              <w:marRight w:val="0"/>
                                                                                              <w:marTop w:val="0"/>
                                                                                              <w:marBottom w:val="0"/>
                                                                                              <w:divBdr>
                                                                                                <w:top w:val="none" w:sz="0" w:space="0" w:color="auto"/>
                                                                                                <w:left w:val="none" w:sz="0" w:space="0" w:color="auto"/>
                                                                                                <w:bottom w:val="none" w:sz="0" w:space="0" w:color="auto"/>
                                                                                                <w:right w:val="none" w:sz="0" w:space="0" w:color="auto"/>
                                                                                              </w:divBdr>
                                                                                            </w:div>
                                                                                            <w:div w:id="2028827376">
                                                                                              <w:marLeft w:val="0"/>
                                                                                              <w:marRight w:val="0"/>
                                                                                              <w:marTop w:val="0"/>
                                                                                              <w:marBottom w:val="0"/>
                                                                                              <w:divBdr>
                                                                                                <w:top w:val="none" w:sz="0" w:space="0" w:color="auto"/>
                                                                                                <w:left w:val="none" w:sz="0" w:space="0" w:color="auto"/>
                                                                                                <w:bottom w:val="none" w:sz="0" w:space="0" w:color="auto"/>
                                                                                                <w:right w:val="none" w:sz="0" w:space="0" w:color="auto"/>
                                                                                              </w:divBdr>
                                                                                            </w:div>
                                                                                            <w:div w:id="2028827377">
                                                                                              <w:marLeft w:val="0"/>
                                                                                              <w:marRight w:val="0"/>
                                                                                              <w:marTop w:val="0"/>
                                                                                              <w:marBottom w:val="0"/>
                                                                                              <w:divBdr>
                                                                                                <w:top w:val="none" w:sz="0" w:space="0" w:color="auto"/>
                                                                                                <w:left w:val="none" w:sz="0" w:space="0" w:color="auto"/>
                                                                                                <w:bottom w:val="none" w:sz="0" w:space="0" w:color="auto"/>
                                                                                                <w:right w:val="none" w:sz="0" w:space="0" w:color="auto"/>
                                                                                              </w:divBdr>
                                                                                            </w:div>
                                                                                            <w:div w:id="2028827381">
                                                                                              <w:marLeft w:val="0"/>
                                                                                              <w:marRight w:val="0"/>
                                                                                              <w:marTop w:val="0"/>
                                                                                              <w:marBottom w:val="0"/>
                                                                                              <w:divBdr>
                                                                                                <w:top w:val="none" w:sz="0" w:space="0" w:color="auto"/>
                                                                                                <w:left w:val="none" w:sz="0" w:space="0" w:color="auto"/>
                                                                                                <w:bottom w:val="none" w:sz="0" w:space="0" w:color="auto"/>
                                                                                                <w:right w:val="none" w:sz="0" w:space="0" w:color="auto"/>
                                                                                              </w:divBdr>
                                                                                            </w:div>
                                                                                            <w:div w:id="2028827386">
                                                                                              <w:marLeft w:val="0"/>
                                                                                              <w:marRight w:val="0"/>
                                                                                              <w:marTop w:val="0"/>
                                                                                              <w:marBottom w:val="0"/>
                                                                                              <w:divBdr>
                                                                                                <w:top w:val="none" w:sz="0" w:space="0" w:color="auto"/>
                                                                                                <w:left w:val="none" w:sz="0" w:space="0" w:color="auto"/>
                                                                                                <w:bottom w:val="none" w:sz="0" w:space="0" w:color="auto"/>
                                                                                                <w:right w:val="none" w:sz="0" w:space="0" w:color="auto"/>
                                                                                              </w:divBdr>
                                                                                            </w:div>
                                                                                            <w:div w:id="2028827390">
                                                                                              <w:marLeft w:val="0"/>
                                                                                              <w:marRight w:val="0"/>
                                                                                              <w:marTop w:val="0"/>
                                                                                              <w:marBottom w:val="0"/>
                                                                                              <w:divBdr>
                                                                                                <w:top w:val="none" w:sz="0" w:space="0" w:color="auto"/>
                                                                                                <w:left w:val="none" w:sz="0" w:space="0" w:color="auto"/>
                                                                                                <w:bottom w:val="none" w:sz="0" w:space="0" w:color="auto"/>
                                                                                                <w:right w:val="none" w:sz="0" w:space="0" w:color="auto"/>
                                                                                              </w:divBdr>
                                                                                            </w:div>
                                                                                            <w:div w:id="2028827399">
                                                                                              <w:marLeft w:val="0"/>
                                                                                              <w:marRight w:val="0"/>
                                                                                              <w:marTop w:val="0"/>
                                                                                              <w:marBottom w:val="0"/>
                                                                                              <w:divBdr>
                                                                                                <w:top w:val="none" w:sz="0" w:space="0" w:color="auto"/>
                                                                                                <w:left w:val="none" w:sz="0" w:space="0" w:color="auto"/>
                                                                                                <w:bottom w:val="none" w:sz="0" w:space="0" w:color="auto"/>
                                                                                                <w:right w:val="none" w:sz="0" w:space="0" w:color="auto"/>
                                                                                              </w:divBdr>
                                                                                            </w:div>
                                                                                            <w:div w:id="2028827402">
                                                                                              <w:marLeft w:val="0"/>
                                                                                              <w:marRight w:val="0"/>
                                                                                              <w:marTop w:val="0"/>
                                                                                              <w:marBottom w:val="0"/>
                                                                                              <w:divBdr>
                                                                                                <w:top w:val="none" w:sz="0" w:space="0" w:color="auto"/>
                                                                                                <w:left w:val="none" w:sz="0" w:space="0" w:color="auto"/>
                                                                                                <w:bottom w:val="none" w:sz="0" w:space="0" w:color="auto"/>
                                                                                                <w:right w:val="none" w:sz="0" w:space="0" w:color="auto"/>
                                                                                              </w:divBdr>
                                                                                            </w:div>
                                                                                            <w:div w:id="2028827404">
                                                                                              <w:marLeft w:val="720"/>
                                                                                              <w:marRight w:val="0"/>
                                                                                              <w:marTop w:val="0"/>
                                                                                              <w:marBottom w:val="0"/>
                                                                                              <w:divBdr>
                                                                                                <w:top w:val="none" w:sz="0" w:space="0" w:color="auto"/>
                                                                                                <w:left w:val="none" w:sz="0" w:space="0" w:color="auto"/>
                                                                                                <w:bottom w:val="none" w:sz="0" w:space="0" w:color="auto"/>
                                                                                                <w:right w:val="none" w:sz="0" w:space="0" w:color="auto"/>
                                                                                              </w:divBdr>
                                                                                            </w:div>
                                                                                            <w:div w:id="2028827409">
                                                                                              <w:marLeft w:val="720"/>
                                                                                              <w:marRight w:val="0"/>
                                                                                              <w:marTop w:val="0"/>
                                                                                              <w:marBottom w:val="0"/>
                                                                                              <w:divBdr>
                                                                                                <w:top w:val="none" w:sz="0" w:space="0" w:color="auto"/>
                                                                                                <w:left w:val="none" w:sz="0" w:space="0" w:color="auto"/>
                                                                                                <w:bottom w:val="none" w:sz="0" w:space="0" w:color="auto"/>
                                                                                                <w:right w:val="none" w:sz="0" w:space="0" w:color="auto"/>
                                                                                              </w:divBdr>
                                                                                            </w:div>
                                                                                            <w:div w:id="2028827419">
                                                                                              <w:marLeft w:val="0"/>
                                                                                              <w:marRight w:val="0"/>
                                                                                              <w:marTop w:val="0"/>
                                                                                              <w:marBottom w:val="0"/>
                                                                                              <w:divBdr>
                                                                                                <w:top w:val="none" w:sz="0" w:space="0" w:color="auto"/>
                                                                                                <w:left w:val="none" w:sz="0" w:space="0" w:color="auto"/>
                                                                                                <w:bottom w:val="none" w:sz="0" w:space="0" w:color="auto"/>
                                                                                                <w:right w:val="none" w:sz="0" w:space="0" w:color="auto"/>
                                                                                              </w:divBdr>
                                                                                            </w:div>
                                                                                            <w:div w:id="2028827420">
                                                                                              <w:marLeft w:val="0"/>
                                                                                              <w:marRight w:val="0"/>
                                                                                              <w:marTop w:val="0"/>
                                                                                              <w:marBottom w:val="0"/>
                                                                                              <w:divBdr>
                                                                                                <w:top w:val="none" w:sz="0" w:space="0" w:color="auto"/>
                                                                                                <w:left w:val="none" w:sz="0" w:space="0" w:color="auto"/>
                                                                                                <w:bottom w:val="none" w:sz="0" w:space="0" w:color="auto"/>
                                                                                                <w:right w:val="none" w:sz="0" w:space="0" w:color="auto"/>
                                                                                              </w:divBdr>
                                                                                            </w:div>
                                                                                            <w:div w:id="2028827421">
                                                                                              <w:marLeft w:val="0"/>
                                                                                              <w:marRight w:val="0"/>
                                                                                              <w:marTop w:val="0"/>
                                                                                              <w:marBottom w:val="0"/>
                                                                                              <w:divBdr>
                                                                                                <w:top w:val="none" w:sz="0" w:space="0" w:color="auto"/>
                                                                                                <w:left w:val="none" w:sz="0" w:space="0" w:color="auto"/>
                                                                                                <w:bottom w:val="none" w:sz="0" w:space="0" w:color="auto"/>
                                                                                                <w:right w:val="none" w:sz="0" w:space="0" w:color="auto"/>
                                                                                              </w:divBdr>
                                                                                            </w:div>
                                                                                            <w:div w:id="2028827426">
                                                                                              <w:marLeft w:val="0"/>
                                                                                              <w:marRight w:val="0"/>
                                                                                              <w:marTop w:val="0"/>
                                                                                              <w:marBottom w:val="0"/>
                                                                                              <w:divBdr>
                                                                                                <w:top w:val="none" w:sz="0" w:space="0" w:color="auto"/>
                                                                                                <w:left w:val="none" w:sz="0" w:space="0" w:color="auto"/>
                                                                                                <w:bottom w:val="none" w:sz="0" w:space="0" w:color="auto"/>
                                                                                                <w:right w:val="none" w:sz="0" w:space="0" w:color="auto"/>
                                                                                              </w:divBdr>
                                                                                            </w:div>
                                                                                            <w:div w:id="2028827435">
                                                                                              <w:marLeft w:val="0"/>
                                                                                              <w:marRight w:val="0"/>
                                                                                              <w:marTop w:val="0"/>
                                                                                              <w:marBottom w:val="0"/>
                                                                                              <w:divBdr>
                                                                                                <w:top w:val="none" w:sz="0" w:space="0" w:color="auto"/>
                                                                                                <w:left w:val="none" w:sz="0" w:space="0" w:color="auto"/>
                                                                                                <w:bottom w:val="none" w:sz="0" w:space="0" w:color="auto"/>
                                                                                                <w:right w:val="none" w:sz="0" w:space="0" w:color="auto"/>
                                                                                              </w:divBdr>
                                                                                            </w:div>
                                                                                            <w:div w:id="2028827437">
                                                                                              <w:marLeft w:val="0"/>
                                                                                              <w:marRight w:val="0"/>
                                                                                              <w:marTop w:val="0"/>
                                                                                              <w:marBottom w:val="0"/>
                                                                                              <w:divBdr>
                                                                                                <w:top w:val="none" w:sz="0" w:space="0" w:color="auto"/>
                                                                                                <w:left w:val="none" w:sz="0" w:space="0" w:color="auto"/>
                                                                                                <w:bottom w:val="none" w:sz="0" w:space="0" w:color="auto"/>
                                                                                                <w:right w:val="none" w:sz="0" w:space="0" w:color="auto"/>
                                                                                              </w:divBdr>
                                                                                            </w:div>
                                                                                            <w:div w:id="2028827441">
                                                                                              <w:marLeft w:val="0"/>
                                                                                              <w:marRight w:val="0"/>
                                                                                              <w:marTop w:val="0"/>
                                                                                              <w:marBottom w:val="0"/>
                                                                                              <w:divBdr>
                                                                                                <w:top w:val="none" w:sz="0" w:space="0" w:color="auto"/>
                                                                                                <w:left w:val="none" w:sz="0" w:space="0" w:color="auto"/>
                                                                                                <w:bottom w:val="none" w:sz="0" w:space="0" w:color="auto"/>
                                                                                                <w:right w:val="none" w:sz="0" w:space="0" w:color="auto"/>
                                                                                              </w:divBdr>
                                                                                            </w:div>
                                                                                            <w:div w:id="2028827450">
                                                                                              <w:marLeft w:val="0"/>
                                                                                              <w:marRight w:val="0"/>
                                                                                              <w:marTop w:val="0"/>
                                                                                              <w:marBottom w:val="0"/>
                                                                                              <w:divBdr>
                                                                                                <w:top w:val="none" w:sz="0" w:space="0" w:color="auto"/>
                                                                                                <w:left w:val="none" w:sz="0" w:space="0" w:color="auto"/>
                                                                                                <w:bottom w:val="none" w:sz="0" w:space="0" w:color="auto"/>
                                                                                                <w:right w:val="none" w:sz="0" w:space="0" w:color="auto"/>
                                                                                              </w:divBdr>
                                                                                            </w:div>
                                                                                            <w:div w:id="2028827458">
                                                                                              <w:marLeft w:val="0"/>
                                                                                              <w:marRight w:val="0"/>
                                                                                              <w:marTop w:val="0"/>
                                                                                              <w:marBottom w:val="0"/>
                                                                                              <w:divBdr>
                                                                                                <w:top w:val="none" w:sz="0" w:space="0" w:color="auto"/>
                                                                                                <w:left w:val="none" w:sz="0" w:space="0" w:color="auto"/>
                                                                                                <w:bottom w:val="none" w:sz="0" w:space="0" w:color="auto"/>
                                                                                                <w:right w:val="none" w:sz="0" w:space="0" w:color="auto"/>
                                                                                              </w:divBdr>
                                                                                            </w:div>
                                                                                            <w:div w:id="2028827478">
                                                                                              <w:marLeft w:val="0"/>
                                                                                              <w:marRight w:val="0"/>
                                                                                              <w:marTop w:val="0"/>
                                                                                              <w:marBottom w:val="0"/>
                                                                                              <w:divBdr>
                                                                                                <w:top w:val="none" w:sz="0" w:space="0" w:color="auto"/>
                                                                                                <w:left w:val="none" w:sz="0" w:space="0" w:color="auto"/>
                                                                                                <w:bottom w:val="none" w:sz="0" w:space="0" w:color="auto"/>
                                                                                                <w:right w:val="none" w:sz="0" w:space="0" w:color="auto"/>
                                                                                              </w:divBdr>
                                                                                            </w:div>
                                                                                            <w:div w:id="2028827482">
                                                                                              <w:marLeft w:val="0"/>
                                                                                              <w:marRight w:val="0"/>
                                                                                              <w:marTop w:val="0"/>
                                                                                              <w:marBottom w:val="0"/>
                                                                                              <w:divBdr>
                                                                                                <w:top w:val="none" w:sz="0" w:space="0" w:color="auto"/>
                                                                                                <w:left w:val="none" w:sz="0" w:space="0" w:color="auto"/>
                                                                                                <w:bottom w:val="none" w:sz="0" w:space="0" w:color="auto"/>
                                                                                                <w:right w:val="none" w:sz="0" w:space="0" w:color="auto"/>
                                                                                              </w:divBdr>
                                                                                            </w:div>
                                                                                            <w:div w:id="2028827484">
                                                                                              <w:marLeft w:val="0"/>
                                                                                              <w:marRight w:val="0"/>
                                                                                              <w:marTop w:val="0"/>
                                                                                              <w:marBottom w:val="0"/>
                                                                                              <w:divBdr>
                                                                                                <w:top w:val="none" w:sz="0" w:space="0" w:color="auto"/>
                                                                                                <w:left w:val="none" w:sz="0" w:space="0" w:color="auto"/>
                                                                                                <w:bottom w:val="none" w:sz="0" w:space="0" w:color="auto"/>
                                                                                                <w:right w:val="none" w:sz="0" w:space="0" w:color="auto"/>
                                                                                              </w:divBdr>
                                                                                            </w:div>
                                                                                            <w:div w:id="2028827485">
                                                                                              <w:marLeft w:val="0"/>
                                                                                              <w:marRight w:val="0"/>
                                                                                              <w:marTop w:val="0"/>
                                                                                              <w:marBottom w:val="0"/>
                                                                                              <w:divBdr>
                                                                                                <w:top w:val="none" w:sz="0" w:space="0" w:color="auto"/>
                                                                                                <w:left w:val="none" w:sz="0" w:space="0" w:color="auto"/>
                                                                                                <w:bottom w:val="none" w:sz="0" w:space="0" w:color="auto"/>
                                                                                                <w:right w:val="none" w:sz="0" w:space="0" w:color="auto"/>
                                                                                              </w:divBdr>
                                                                                            </w:div>
                                                                                            <w:div w:id="2028827488">
                                                                                              <w:marLeft w:val="0"/>
                                                                                              <w:marRight w:val="0"/>
                                                                                              <w:marTop w:val="0"/>
                                                                                              <w:marBottom w:val="0"/>
                                                                                              <w:divBdr>
                                                                                                <w:top w:val="none" w:sz="0" w:space="0" w:color="auto"/>
                                                                                                <w:left w:val="none" w:sz="0" w:space="0" w:color="auto"/>
                                                                                                <w:bottom w:val="none" w:sz="0" w:space="0" w:color="auto"/>
                                                                                                <w:right w:val="none" w:sz="0" w:space="0" w:color="auto"/>
                                                                                              </w:divBdr>
                                                                                            </w:div>
                                                                                            <w:div w:id="2028827494">
                                                                                              <w:marLeft w:val="0"/>
                                                                                              <w:marRight w:val="0"/>
                                                                                              <w:marTop w:val="0"/>
                                                                                              <w:marBottom w:val="0"/>
                                                                                              <w:divBdr>
                                                                                                <w:top w:val="none" w:sz="0" w:space="0" w:color="auto"/>
                                                                                                <w:left w:val="none" w:sz="0" w:space="0" w:color="auto"/>
                                                                                                <w:bottom w:val="none" w:sz="0" w:space="0" w:color="auto"/>
                                                                                                <w:right w:val="none" w:sz="0" w:space="0" w:color="auto"/>
                                                                                              </w:divBdr>
                                                                                            </w:div>
                                                                                            <w:div w:id="2028827499">
                                                                                              <w:marLeft w:val="0"/>
                                                                                              <w:marRight w:val="0"/>
                                                                                              <w:marTop w:val="0"/>
                                                                                              <w:marBottom w:val="0"/>
                                                                                              <w:divBdr>
                                                                                                <w:top w:val="none" w:sz="0" w:space="0" w:color="auto"/>
                                                                                                <w:left w:val="none" w:sz="0" w:space="0" w:color="auto"/>
                                                                                                <w:bottom w:val="none" w:sz="0" w:space="0" w:color="auto"/>
                                                                                                <w:right w:val="none" w:sz="0" w:space="0" w:color="auto"/>
                                                                                              </w:divBdr>
                                                                                            </w:div>
                                                                                            <w:div w:id="2028827502">
                                                                                              <w:marLeft w:val="0"/>
                                                                                              <w:marRight w:val="0"/>
                                                                                              <w:marTop w:val="0"/>
                                                                                              <w:marBottom w:val="0"/>
                                                                                              <w:divBdr>
                                                                                                <w:top w:val="none" w:sz="0" w:space="0" w:color="auto"/>
                                                                                                <w:left w:val="none" w:sz="0" w:space="0" w:color="auto"/>
                                                                                                <w:bottom w:val="none" w:sz="0" w:space="0" w:color="auto"/>
                                                                                                <w:right w:val="none" w:sz="0" w:space="0" w:color="auto"/>
                                                                                              </w:divBdr>
                                                                                            </w:div>
                                                                                            <w:div w:id="2028827503">
                                                                                              <w:marLeft w:val="0"/>
                                                                                              <w:marRight w:val="0"/>
                                                                                              <w:marTop w:val="0"/>
                                                                                              <w:marBottom w:val="0"/>
                                                                                              <w:divBdr>
                                                                                                <w:top w:val="none" w:sz="0" w:space="0" w:color="auto"/>
                                                                                                <w:left w:val="none" w:sz="0" w:space="0" w:color="auto"/>
                                                                                                <w:bottom w:val="none" w:sz="0" w:space="0" w:color="auto"/>
                                                                                                <w:right w:val="none" w:sz="0" w:space="0" w:color="auto"/>
                                                                                              </w:divBdr>
                                                                                            </w:div>
                                                                                            <w:div w:id="2028827506">
                                                                                              <w:marLeft w:val="0"/>
                                                                                              <w:marRight w:val="0"/>
                                                                                              <w:marTop w:val="0"/>
                                                                                              <w:marBottom w:val="0"/>
                                                                                              <w:divBdr>
                                                                                                <w:top w:val="none" w:sz="0" w:space="0" w:color="auto"/>
                                                                                                <w:left w:val="none" w:sz="0" w:space="0" w:color="auto"/>
                                                                                                <w:bottom w:val="none" w:sz="0" w:space="0" w:color="auto"/>
                                                                                                <w:right w:val="none" w:sz="0" w:space="0" w:color="auto"/>
                                                                                              </w:divBdr>
                                                                                            </w:div>
                                                                                            <w:div w:id="2028827507">
                                                                                              <w:marLeft w:val="0"/>
                                                                                              <w:marRight w:val="0"/>
                                                                                              <w:marTop w:val="0"/>
                                                                                              <w:marBottom w:val="0"/>
                                                                                              <w:divBdr>
                                                                                                <w:top w:val="none" w:sz="0" w:space="0" w:color="auto"/>
                                                                                                <w:left w:val="none" w:sz="0" w:space="0" w:color="auto"/>
                                                                                                <w:bottom w:val="none" w:sz="0" w:space="0" w:color="auto"/>
                                                                                                <w:right w:val="none" w:sz="0" w:space="0" w:color="auto"/>
                                                                                              </w:divBdr>
                                                                                            </w:div>
                                                                                            <w:div w:id="2028827515">
                                                                                              <w:marLeft w:val="0"/>
                                                                                              <w:marRight w:val="0"/>
                                                                                              <w:marTop w:val="0"/>
                                                                                              <w:marBottom w:val="0"/>
                                                                                              <w:divBdr>
                                                                                                <w:top w:val="none" w:sz="0" w:space="0" w:color="auto"/>
                                                                                                <w:left w:val="none" w:sz="0" w:space="0" w:color="auto"/>
                                                                                                <w:bottom w:val="none" w:sz="0" w:space="0" w:color="auto"/>
                                                                                                <w:right w:val="none" w:sz="0" w:space="0" w:color="auto"/>
                                                                                              </w:divBdr>
                                                                                            </w:div>
                                                                                            <w:div w:id="2028827516">
                                                                                              <w:marLeft w:val="0"/>
                                                                                              <w:marRight w:val="0"/>
                                                                                              <w:marTop w:val="0"/>
                                                                                              <w:marBottom w:val="0"/>
                                                                                              <w:divBdr>
                                                                                                <w:top w:val="none" w:sz="0" w:space="0" w:color="auto"/>
                                                                                                <w:left w:val="none" w:sz="0" w:space="0" w:color="auto"/>
                                                                                                <w:bottom w:val="none" w:sz="0" w:space="0" w:color="auto"/>
                                                                                                <w:right w:val="none" w:sz="0" w:space="0" w:color="auto"/>
                                                                                              </w:divBdr>
                                                                                            </w:div>
                                                                                            <w:div w:id="2028827521">
                                                                                              <w:marLeft w:val="0"/>
                                                                                              <w:marRight w:val="0"/>
                                                                                              <w:marTop w:val="0"/>
                                                                                              <w:marBottom w:val="0"/>
                                                                                              <w:divBdr>
                                                                                                <w:top w:val="none" w:sz="0" w:space="0" w:color="auto"/>
                                                                                                <w:left w:val="none" w:sz="0" w:space="0" w:color="auto"/>
                                                                                                <w:bottom w:val="none" w:sz="0" w:space="0" w:color="auto"/>
                                                                                                <w:right w:val="none" w:sz="0" w:space="0" w:color="auto"/>
                                                                                              </w:divBdr>
                                                                                            </w:div>
                                                                                            <w:div w:id="2028827522">
                                                                                              <w:marLeft w:val="0"/>
                                                                                              <w:marRight w:val="0"/>
                                                                                              <w:marTop w:val="0"/>
                                                                                              <w:marBottom w:val="0"/>
                                                                                              <w:divBdr>
                                                                                                <w:top w:val="none" w:sz="0" w:space="0" w:color="auto"/>
                                                                                                <w:left w:val="none" w:sz="0" w:space="0" w:color="auto"/>
                                                                                                <w:bottom w:val="none" w:sz="0" w:space="0" w:color="auto"/>
                                                                                                <w:right w:val="none" w:sz="0" w:space="0" w:color="auto"/>
                                                                                              </w:divBdr>
                                                                                            </w:div>
                                                                                            <w:div w:id="2028827528">
                                                                                              <w:marLeft w:val="0"/>
                                                                                              <w:marRight w:val="0"/>
                                                                                              <w:marTop w:val="0"/>
                                                                                              <w:marBottom w:val="0"/>
                                                                                              <w:divBdr>
                                                                                                <w:top w:val="none" w:sz="0" w:space="0" w:color="auto"/>
                                                                                                <w:left w:val="none" w:sz="0" w:space="0" w:color="auto"/>
                                                                                                <w:bottom w:val="none" w:sz="0" w:space="0" w:color="auto"/>
                                                                                                <w:right w:val="none" w:sz="0" w:space="0" w:color="auto"/>
                                                                                              </w:divBdr>
                                                                                            </w:div>
                                                                                            <w:div w:id="2028827538">
                                                                                              <w:marLeft w:val="0"/>
                                                                                              <w:marRight w:val="0"/>
                                                                                              <w:marTop w:val="0"/>
                                                                                              <w:marBottom w:val="0"/>
                                                                                              <w:divBdr>
                                                                                                <w:top w:val="none" w:sz="0" w:space="0" w:color="auto"/>
                                                                                                <w:left w:val="none" w:sz="0" w:space="0" w:color="auto"/>
                                                                                                <w:bottom w:val="none" w:sz="0" w:space="0" w:color="auto"/>
                                                                                                <w:right w:val="none" w:sz="0" w:space="0" w:color="auto"/>
                                                                                              </w:divBdr>
                                                                                            </w:div>
                                                                                            <w:div w:id="2028827540">
                                                                                              <w:marLeft w:val="0"/>
                                                                                              <w:marRight w:val="0"/>
                                                                                              <w:marTop w:val="0"/>
                                                                                              <w:marBottom w:val="0"/>
                                                                                              <w:divBdr>
                                                                                                <w:top w:val="none" w:sz="0" w:space="0" w:color="auto"/>
                                                                                                <w:left w:val="none" w:sz="0" w:space="0" w:color="auto"/>
                                                                                                <w:bottom w:val="none" w:sz="0" w:space="0" w:color="auto"/>
                                                                                                <w:right w:val="none" w:sz="0" w:space="0" w:color="auto"/>
                                                                                              </w:divBdr>
                                                                                            </w:div>
                                                                                            <w:div w:id="2028827543">
                                                                                              <w:marLeft w:val="720"/>
                                                                                              <w:marRight w:val="0"/>
                                                                                              <w:marTop w:val="0"/>
                                                                                              <w:marBottom w:val="0"/>
                                                                                              <w:divBdr>
                                                                                                <w:top w:val="none" w:sz="0" w:space="0" w:color="auto"/>
                                                                                                <w:left w:val="none" w:sz="0" w:space="0" w:color="auto"/>
                                                                                                <w:bottom w:val="none" w:sz="0" w:space="0" w:color="auto"/>
                                                                                                <w:right w:val="none" w:sz="0" w:space="0" w:color="auto"/>
                                                                                              </w:divBdr>
                                                                                            </w:div>
                                                                                            <w:div w:id="2028827545">
                                                                                              <w:marLeft w:val="0"/>
                                                                                              <w:marRight w:val="0"/>
                                                                                              <w:marTop w:val="0"/>
                                                                                              <w:marBottom w:val="0"/>
                                                                                              <w:divBdr>
                                                                                                <w:top w:val="none" w:sz="0" w:space="0" w:color="auto"/>
                                                                                                <w:left w:val="none" w:sz="0" w:space="0" w:color="auto"/>
                                                                                                <w:bottom w:val="none" w:sz="0" w:space="0" w:color="auto"/>
                                                                                                <w:right w:val="none" w:sz="0" w:space="0" w:color="auto"/>
                                                                                              </w:divBdr>
                                                                                            </w:div>
                                                                                            <w:div w:id="2028827548">
                                                                                              <w:marLeft w:val="0"/>
                                                                                              <w:marRight w:val="0"/>
                                                                                              <w:marTop w:val="0"/>
                                                                                              <w:marBottom w:val="0"/>
                                                                                              <w:divBdr>
                                                                                                <w:top w:val="none" w:sz="0" w:space="0" w:color="auto"/>
                                                                                                <w:left w:val="none" w:sz="0" w:space="0" w:color="auto"/>
                                                                                                <w:bottom w:val="none" w:sz="0" w:space="0" w:color="auto"/>
                                                                                                <w:right w:val="none" w:sz="0" w:space="0" w:color="auto"/>
                                                                                              </w:divBdr>
                                                                                            </w:div>
                                                                                            <w:div w:id="2028827553">
                                                                                              <w:marLeft w:val="0"/>
                                                                                              <w:marRight w:val="0"/>
                                                                                              <w:marTop w:val="0"/>
                                                                                              <w:marBottom w:val="0"/>
                                                                                              <w:divBdr>
                                                                                                <w:top w:val="none" w:sz="0" w:space="0" w:color="auto"/>
                                                                                                <w:left w:val="none" w:sz="0" w:space="0" w:color="auto"/>
                                                                                                <w:bottom w:val="none" w:sz="0" w:space="0" w:color="auto"/>
                                                                                                <w:right w:val="none" w:sz="0" w:space="0" w:color="auto"/>
                                                                                              </w:divBdr>
                                                                                            </w:div>
                                                                                            <w:div w:id="2028827556">
                                                                                              <w:marLeft w:val="1305"/>
                                                                                              <w:marRight w:val="0"/>
                                                                                              <w:marTop w:val="0"/>
                                                                                              <w:marBottom w:val="0"/>
                                                                                              <w:divBdr>
                                                                                                <w:top w:val="none" w:sz="0" w:space="0" w:color="auto"/>
                                                                                                <w:left w:val="none" w:sz="0" w:space="0" w:color="auto"/>
                                                                                                <w:bottom w:val="none" w:sz="0" w:space="0" w:color="auto"/>
                                                                                                <w:right w:val="none" w:sz="0" w:space="0" w:color="auto"/>
                                                                                              </w:divBdr>
                                                                                            </w:div>
                                                                                            <w:div w:id="2028827563">
                                                                                              <w:marLeft w:val="0"/>
                                                                                              <w:marRight w:val="0"/>
                                                                                              <w:marTop w:val="0"/>
                                                                                              <w:marBottom w:val="0"/>
                                                                                              <w:divBdr>
                                                                                                <w:top w:val="none" w:sz="0" w:space="0" w:color="auto"/>
                                                                                                <w:left w:val="none" w:sz="0" w:space="0" w:color="auto"/>
                                                                                                <w:bottom w:val="none" w:sz="0" w:space="0" w:color="auto"/>
                                                                                                <w:right w:val="none" w:sz="0" w:space="0" w:color="auto"/>
                                                                                              </w:divBdr>
                                                                                            </w:div>
                                                                                            <w:div w:id="2028827565">
                                                                                              <w:marLeft w:val="0"/>
                                                                                              <w:marRight w:val="0"/>
                                                                                              <w:marTop w:val="0"/>
                                                                                              <w:marBottom w:val="0"/>
                                                                                              <w:divBdr>
                                                                                                <w:top w:val="none" w:sz="0" w:space="0" w:color="auto"/>
                                                                                                <w:left w:val="none" w:sz="0" w:space="0" w:color="auto"/>
                                                                                                <w:bottom w:val="none" w:sz="0" w:space="0" w:color="auto"/>
                                                                                                <w:right w:val="none" w:sz="0" w:space="0" w:color="auto"/>
                                                                                              </w:divBdr>
                                                                                            </w:div>
                                                                                            <w:div w:id="2028827567">
                                                                                              <w:marLeft w:val="0"/>
                                                                                              <w:marRight w:val="0"/>
                                                                                              <w:marTop w:val="0"/>
                                                                                              <w:marBottom w:val="0"/>
                                                                                              <w:divBdr>
                                                                                                <w:top w:val="none" w:sz="0" w:space="0" w:color="auto"/>
                                                                                                <w:left w:val="none" w:sz="0" w:space="0" w:color="auto"/>
                                                                                                <w:bottom w:val="none" w:sz="0" w:space="0" w:color="auto"/>
                                                                                                <w:right w:val="none" w:sz="0" w:space="0" w:color="auto"/>
                                                                                              </w:divBdr>
                                                                                            </w:div>
                                                                                            <w:div w:id="2028827579">
                                                                                              <w:marLeft w:val="0"/>
                                                                                              <w:marRight w:val="0"/>
                                                                                              <w:marTop w:val="0"/>
                                                                                              <w:marBottom w:val="0"/>
                                                                                              <w:divBdr>
                                                                                                <w:top w:val="none" w:sz="0" w:space="0" w:color="auto"/>
                                                                                                <w:left w:val="none" w:sz="0" w:space="0" w:color="auto"/>
                                                                                                <w:bottom w:val="none" w:sz="0" w:space="0" w:color="auto"/>
                                                                                                <w:right w:val="none" w:sz="0" w:space="0" w:color="auto"/>
                                                                                              </w:divBdr>
                                                                                            </w:div>
                                                                                            <w:div w:id="2028827581">
                                                                                              <w:marLeft w:val="0"/>
                                                                                              <w:marRight w:val="0"/>
                                                                                              <w:marTop w:val="0"/>
                                                                                              <w:marBottom w:val="0"/>
                                                                                              <w:divBdr>
                                                                                                <w:top w:val="none" w:sz="0" w:space="0" w:color="auto"/>
                                                                                                <w:left w:val="none" w:sz="0" w:space="0" w:color="auto"/>
                                                                                                <w:bottom w:val="none" w:sz="0" w:space="0" w:color="auto"/>
                                                                                                <w:right w:val="none" w:sz="0" w:space="0" w:color="auto"/>
                                                                                              </w:divBdr>
                                                                                            </w:div>
                                                                                            <w:div w:id="2028827587">
                                                                                              <w:marLeft w:val="1440"/>
                                                                                              <w:marRight w:val="0"/>
                                                                                              <w:marTop w:val="0"/>
                                                                                              <w:marBottom w:val="0"/>
                                                                                              <w:divBdr>
                                                                                                <w:top w:val="none" w:sz="0" w:space="0" w:color="auto"/>
                                                                                                <w:left w:val="none" w:sz="0" w:space="0" w:color="auto"/>
                                                                                                <w:bottom w:val="none" w:sz="0" w:space="0" w:color="auto"/>
                                                                                                <w:right w:val="none" w:sz="0" w:space="0" w:color="auto"/>
                                                                                              </w:divBdr>
                                                                                            </w:div>
                                                                                            <w:div w:id="2028827593">
                                                                                              <w:marLeft w:val="0"/>
                                                                                              <w:marRight w:val="0"/>
                                                                                              <w:marTop w:val="0"/>
                                                                                              <w:marBottom w:val="0"/>
                                                                                              <w:divBdr>
                                                                                                <w:top w:val="none" w:sz="0" w:space="0" w:color="auto"/>
                                                                                                <w:left w:val="none" w:sz="0" w:space="0" w:color="auto"/>
                                                                                                <w:bottom w:val="none" w:sz="0" w:space="0" w:color="auto"/>
                                                                                                <w:right w:val="none" w:sz="0" w:space="0" w:color="auto"/>
                                                                                              </w:divBdr>
                                                                                            </w:div>
                                                                                            <w:div w:id="2028827602">
                                                                                              <w:marLeft w:val="0"/>
                                                                                              <w:marRight w:val="0"/>
                                                                                              <w:marTop w:val="0"/>
                                                                                              <w:marBottom w:val="0"/>
                                                                                              <w:divBdr>
                                                                                                <w:top w:val="none" w:sz="0" w:space="0" w:color="auto"/>
                                                                                                <w:left w:val="none" w:sz="0" w:space="0" w:color="auto"/>
                                                                                                <w:bottom w:val="none" w:sz="0" w:space="0" w:color="auto"/>
                                                                                                <w:right w:val="none" w:sz="0" w:space="0" w:color="auto"/>
                                                                                              </w:divBdr>
                                                                                            </w:div>
                                                                                            <w:div w:id="2028827604">
                                                                                              <w:marLeft w:val="0"/>
                                                                                              <w:marRight w:val="0"/>
                                                                                              <w:marTop w:val="0"/>
                                                                                              <w:marBottom w:val="0"/>
                                                                                              <w:divBdr>
                                                                                                <w:top w:val="none" w:sz="0" w:space="0" w:color="auto"/>
                                                                                                <w:left w:val="none" w:sz="0" w:space="0" w:color="auto"/>
                                                                                                <w:bottom w:val="none" w:sz="0" w:space="0" w:color="auto"/>
                                                                                                <w:right w:val="none" w:sz="0" w:space="0" w:color="auto"/>
                                                                                              </w:divBdr>
                                                                                            </w:div>
                                                                                            <w:div w:id="2028827608">
                                                                                              <w:marLeft w:val="0"/>
                                                                                              <w:marRight w:val="0"/>
                                                                                              <w:marTop w:val="0"/>
                                                                                              <w:marBottom w:val="0"/>
                                                                                              <w:divBdr>
                                                                                                <w:top w:val="none" w:sz="0" w:space="0" w:color="auto"/>
                                                                                                <w:left w:val="none" w:sz="0" w:space="0" w:color="auto"/>
                                                                                                <w:bottom w:val="none" w:sz="0" w:space="0" w:color="auto"/>
                                                                                                <w:right w:val="none" w:sz="0" w:space="0" w:color="auto"/>
                                                                                              </w:divBdr>
                                                                                            </w:div>
                                                                                            <w:div w:id="2028827613">
                                                                                              <w:marLeft w:val="0"/>
                                                                                              <w:marRight w:val="0"/>
                                                                                              <w:marTop w:val="0"/>
                                                                                              <w:marBottom w:val="0"/>
                                                                                              <w:divBdr>
                                                                                                <w:top w:val="none" w:sz="0" w:space="0" w:color="auto"/>
                                                                                                <w:left w:val="none" w:sz="0" w:space="0" w:color="auto"/>
                                                                                                <w:bottom w:val="none" w:sz="0" w:space="0" w:color="auto"/>
                                                                                                <w:right w:val="none" w:sz="0" w:space="0" w:color="auto"/>
                                                                                              </w:divBdr>
                                                                                            </w:div>
                                                                                            <w:div w:id="2028827619">
                                                                                              <w:marLeft w:val="0"/>
                                                                                              <w:marRight w:val="0"/>
                                                                                              <w:marTop w:val="0"/>
                                                                                              <w:marBottom w:val="0"/>
                                                                                              <w:divBdr>
                                                                                                <w:top w:val="none" w:sz="0" w:space="0" w:color="auto"/>
                                                                                                <w:left w:val="none" w:sz="0" w:space="0" w:color="auto"/>
                                                                                                <w:bottom w:val="none" w:sz="0" w:space="0" w:color="auto"/>
                                                                                                <w:right w:val="none" w:sz="0" w:space="0" w:color="auto"/>
                                                                                              </w:divBdr>
                                                                                            </w:div>
                                                                                            <w:div w:id="2028827624">
                                                                                              <w:marLeft w:val="0"/>
                                                                                              <w:marRight w:val="0"/>
                                                                                              <w:marTop w:val="0"/>
                                                                                              <w:marBottom w:val="0"/>
                                                                                              <w:divBdr>
                                                                                                <w:top w:val="none" w:sz="0" w:space="0" w:color="auto"/>
                                                                                                <w:left w:val="none" w:sz="0" w:space="0" w:color="auto"/>
                                                                                                <w:bottom w:val="none" w:sz="0" w:space="0" w:color="auto"/>
                                                                                                <w:right w:val="none" w:sz="0" w:space="0" w:color="auto"/>
                                                                                              </w:divBdr>
                                                                                            </w:div>
                                                                                            <w:div w:id="2028827629">
                                                                                              <w:marLeft w:val="0"/>
                                                                                              <w:marRight w:val="0"/>
                                                                                              <w:marTop w:val="0"/>
                                                                                              <w:marBottom w:val="0"/>
                                                                                              <w:divBdr>
                                                                                                <w:top w:val="none" w:sz="0" w:space="0" w:color="auto"/>
                                                                                                <w:left w:val="none" w:sz="0" w:space="0" w:color="auto"/>
                                                                                                <w:bottom w:val="none" w:sz="0" w:space="0" w:color="auto"/>
                                                                                                <w:right w:val="none" w:sz="0" w:space="0" w:color="auto"/>
                                                                                              </w:divBdr>
                                                                                            </w:div>
                                                                                            <w:div w:id="2028827632">
                                                                                              <w:marLeft w:val="0"/>
                                                                                              <w:marRight w:val="0"/>
                                                                                              <w:marTop w:val="0"/>
                                                                                              <w:marBottom w:val="0"/>
                                                                                              <w:divBdr>
                                                                                                <w:top w:val="none" w:sz="0" w:space="0" w:color="auto"/>
                                                                                                <w:left w:val="none" w:sz="0" w:space="0" w:color="auto"/>
                                                                                                <w:bottom w:val="none" w:sz="0" w:space="0" w:color="auto"/>
                                                                                                <w:right w:val="none" w:sz="0" w:space="0" w:color="auto"/>
                                                                                              </w:divBdr>
                                                                                            </w:div>
                                                                                            <w:div w:id="2028827633">
                                                                                              <w:marLeft w:val="0"/>
                                                                                              <w:marRight w:val="0"/>
                                                                                              <w:marTop w:val="0"/>
                                                                                              <w:marBottom w:val="0"/>
                                                                                              <w:divBdr>
                                                                                                <w:top w:val="none" w:sz="0" w:space="0" w:color="auto"/>
                                                                                                <w:left w:val="none" w:sz="0" w:space="0" w:color="auto"/>
                                                                                                <w:bottom w:val="none" w:sz="0" w:space="0" w:color="auto"/>
                                                                                                <w:right w:val="none" w:sz="0" w:space="0" w:color="auto"/>
                                                                                              </w:divBdr>
                                                                                            </w:div>
                                                                                            <w:div w:id="2028827641">
                                                                                              <w:marLeft w:val="0"/>
                                                                                              <w:marRight w:val="0"/>
                                                                                              <w:marTop w:val="0"/>
                                                                                              <w:marBottom w:val="0"/>
                                                                                              <w:divBdr>
                                                                                                <w:top w:val="none" w:sz="0" w:space="0" w:color="auto"/>
                                                                                                <w:left w:val="none" w:sz="0" w:space="0" w:color="auto"/>
                                                                                                <w:bottom w:val="none" w:sz="0" w:space="0" w:color="auto"/>
                                                                                                <w:right w:val="none" w:sz="0" w:space="0" w:color="auto"/>
                                                                                              </w:divBdr>
                                                                                            </w:div>
                                                                                            <w:div w:id="2028827645">
                                                                                              <w:marLeft w:val="0"/>
                                                                                              <w:marRight w:val="0"/>
                                                                                              <w:marTop w:val="0"/>
                                                                                              <w:marBottom w:val="0"/>
                                                                                              <w:divBdr>
                                                                                                <w:top w:val="none" w:sz="0" w:space="0" w:color="auto"/>
                                                                                                <w:left w:val="none" w:sz="0" w:space="0" w:color="auto"/>
                                                                                                <w:bottom w:val="none" w:sz="0" w:space="0" w:color="auto"/>
                                                                                                <w:right w:val="none" w:sz="0" w:space="0" w:color="auto"/>
                                                                                              </w:divBdr>
                                                                                            </w:div>
                                                                                            <w:div w:id="2028827650">
                                                                                              <w:marLeft w:val="0"/>
                                                                                              <w:marRight w:val="0"/>
                                                                                              <w:marTop w:val="0"/>
                                                                                              <w:marBottom w:val="0"/>
                                                                                              <w:divBdr>
                                                                                                <w:top w:val="none" w:sz="0" w:space="0" w:color="auto"/>
                                                                                                <w:left w:val="none" w:sz="0" w:space="0" w:color="auto"/>
                                                                                                <w:bottom w:val="none" w:sz="0" w:space="0" w:color="auto"/>
                                                                                                <w:right w:val="none" w:sz="0" w:space="0" w:color="auto"/>
                                                                                              </w:divBdr>
                                                                                            </w:div>
                                                                                            <w:div w:id="2028827654">
                                                                                              <w:marLeft w:val="0"/>
                                                                                              <w:marRight w:val="0"/>
                                                                                              <w:marTop w:val="0"/>
                                                                                              <w:marBottom w:val="0"/>
                                                                                              <w:divBdr>
                                                                                                <w:top w:val="none" w:sz="0" w:space="0" w:color="auto"/>
                                                                                                <w:left w:val="none" w:sz="0" w:space="0" w:color="auto"/>
                                                                                                <w:bottom w:val="none" w:sz="0" w:space="0" w:color="auto"/>
                                                                                                <w:right w:val="none" w:sz="0" w:space="0" w:color="auto"/>
                                                                                              </w:divBdr>
                                                                                            </w:div>
                                                                                            <w:div w:id="2028827657">
                                                                                              <w:marLeft w:val="0"/>
                                                                                              <w:marRight w:val="0"/>
                                                                                              <w:marTop w:val="0"/>
                                                                                              <w:marBottom w:val="0"/>
                                                                                              <w:divBdr>
                                                                                                <w:top w:val="none" w:sz="0" w:space="0" w:color="auto"/>
                                                                                                <w:left w:val="none" w:sz="0" w:space="0" w:color="auto"/>
                                                                                                <w:bottom w:val="none" w:sz="0" w:space="0" w:color="auto"/>
                                                                                                <w:right w:val="none" w:sz="0" w:space="0" w:color="auto"/>
                                                                                              </w:divBdr>
                                                                                            </w:div>
                                                                                            <w:div w:id="2028827658">
                                                                                              <w:marLeft w:val="0"/>
                                                                                              <w:marRight w:val="0"/>
                                                                                              <w:marTop w:val="0"/>
                                                                                              <w:marBottom w:val="0"/>
                                                                                              <w:divBdr>
                                                                                                <w:top w:val="none" w:sz="0" w:space="0" w:color="auto"/>
                                                                                                <w:left w:val="none" w:sz="0" w:space="0" w:color="auto"/>
                                                                                                <w:bottom w:val="none" w:sz="0" w:space="0" w:color="auto"/>
                                                                                                <w:right w:val="none" w:sz="0" w:space="0" w:color="auto"/>
                                                                                              </w:divBdr>
                                                                                            </w:div>
                                                                                            <w:div w:id="2028827659">
                                                                                              <w:marLeft w:val="0"/>
                                                                                              <w:marRight w:val="0"/>
                                                                                              <w:marTop w:val="0"/>
                                                                                              <w:marBottom w:val="0"/>
                                                                                              <w:divBdr>
                                                                                                <w:top w:val="none" w:sz="0" w:space="0" w:color="auto"/>
                                                                                                <w:left w:val="none" w:sz="0" w:space="0" w:color="auto"/>
                                                                                                <w:bottom w:val="none" w:sz="0" w:space="0" w:color="auto"/>
                                                                                                <w:right w:val="none" w:sz="0" w:space="0" w:color="auto"/>
                                                                                              </w:divBdr>
                                                                                            </w:div>
                                                                                            <w:div w:id="2028827661">
                                                                                              <w:marLeft w:val="0"/>
                                                                                              <w:marRight w:val="0"/>
                                                                                              <w:marTop w:val="0"/>
                                                                                              <w:marBottom w:val="0"/>
                                                                                              <w:divBdr>
                                                                                                <w:top w:val="none" w:sz="0" w:space="0" w:color="auto"/>
                                                                                                <w:left w:val="none" w:sz="0" w:space="0" w:color="auto"/>
                                                                                                <w:bottom w:val="none" w:sz="0" w:space="0" w:color="auto"/>
                                                                                                <w:right w:val="none" w:sz="0" w:space="0" w:color="auto"/>
                                                                                              </w:divBdr>
                                                                                            </w:div>
                                                                                            <w:div w:id="2028827663">
                                                                                              <w:marLeft w:val="0"/>
                                                                                              <w:marRight w:val="0"/>
                                                                                              <w:marTop w:val="0"/>
                                                                                              <w:marBottom w:val="0"/>
                                                                                              <w:divBdr>
                                                                                                <w:top w:val="none" w:sz="0" w:space="0" w:color="auto"/>
                                                                                                <w:left w:val="none" w:sz="0" w:space="0" w:color="auto"/>
                                                                                                <w:bottom w:val="none" w:sz="0" w:space="0" w:color="auto"/>
                                                                                                <w:right w:val="none" w:sz="0" w:space="0" w:color="auto"/>
                                                                                              </w:divBdr>
                                                                                            </w:div>
                                                                                            <w:div w:id="2028827668">
                                                                                              <w:marLeft w:val="0"/>
                                                                                              <w:marRight w:val="0"/>
                                                                                              <w:marTop w:val="0"/>
                                                                                              <w:marBottom w:val="0"/>
                                                                                              <w:divBdr>
                                                                                                <w:top w:val="none" w:sz="0" w:space="0" w:color="auto"/>
                                                                                                <w:left w:val="none" w:sz="0" w:space="0" w:color="auto"/>
                                                                                                <w:bottom w:val="none" w:sz="0" w:space="0" w:color="auto"/>
                                                                                                <w:right w:val="none" w:sz="0" w:space="0" w:color="auto"/>
                                                                                              </w:divBdr>
                                                                                            </w:div>
                                                                                            <w:div w:id="2028827672">
                                                                                              <w:marLeft w:val="0"/>
                                                                                              <w:marRight w:val="0"/>
                                                                                              <w:marTop w:val="0"/>
                                                                                              <w:marBottom w:val="0"/>
                                                                                              <w:divBdr>
                                                                                                <w:top w:val="none" w:sz="0" w:space="0" w:color="auto"/>
                                                                                                <w:left w:val="none" w:sz="0" w:space="0" w:color="auto"/>
                                                                                                <w:bottom w:val="none" w:sz="0" w:space="0" w:color="auto"/>
                                                                                                <w:right w:val="none" w:sz="0" w:space="0" w:color="auto"/>
                                                                                              </w:divBdr>
                                                                                            </w:div>
                                                                                            <w:div w:id="2028827684">
                                                                                              <w:marLeft w:val="720"/>
                                                                                              <w:marRight w:val="0"/>
                                                                                              <w:marTop w:val="0"/>
                                                                                              <w:marBottom w:val="0"/>
                                                                                              <w:divBdr>
                                                                                                <w:top w:val="none" w:sz="0" w:space="0" w:color="auto"/>
                                                                                                <w:left w:val="none" w:sz="0" w:space="0" w:color="auto"/>
                                                                                                <w:bottom w:val="none" w:sz="0" w:space="0" w:color="auto"/>
                                                                                                <w:right w:val="none" w:sz="0" w:space="0" w:color="auto"/>
                                                                                              </w:divBdr>
                                                                                            </w:div>
                                                                                            <w:div w:id="2028827686">
                                                                                              <w:marLeft w:val="0"/>
                                                                                              <w:marRight w:val="0"/>
                                                                                              <w:marTop w:val="0"/>
                                                                                              <w:marBottom w:val="0"/>
                                                                                              <w:divBdr>
                                                                                                <w:top w:val="none" w:sz="0" w:space="0" w:color="auto"/>
                                                                                                <w:left w:val="none" w:sz="0" w:space="0" w:color="auto"/>
                                                                                                <w:bottom w:val="none" w:sz="0" w:space="0" w:color="auto"/>
                                                                                                <w:right w:val="none" w:sz="0" w:space="0" w:color="auto"/>
                                                                                              </w:divBdr>
                                                                                            </w:div>
                                                                                            <w:div w:id="2028827687">
                                                                                              <w:marLeft w:val="0"/>
                                                                                              <w:marRight w:val="0"/>
                                                                                              <w:marTop w:val="0"/>
                                                                                              <w:marBottom w:val="0"/>
                                                                                              <w:divBdr>
                                                                                                <w:top w:val="none" w:sz="0" w:space="0" w:color="auto"/>
                                                                                                <w:left w:val="none" w:sz="0" w:space="0" w:color="auto"/>
                                                                                                <w:bottom w:val="none" w:sz="0" w:space="0" w:color="auto"/>
                                                                                                <w:right w:val="none" w:sz="0" w:space="0" w:color="auto"/>
                                                                                              </w:divBdr>
                                                                                            </w:div>
                                                                                            <w:div w:id="2028827689">
                                                                                              <w:marLeft w:val="0"/>
                                                                                              <w:marRight w:val="0"/>
                                                                                              <w:marTop w:val="0"/>
                                                                                              <w:marBottom w:val="0"/>
                                                                                              <w:divBdr>
                                                                                                <w:top w:val="none" w:sz="0" w:space="0" w:color="auto"/>
                                                                                                <w:left w:val="none" w:sz="0" w:space="0" w:color="auto"/>
                                                                                                <w:bottom w:val="none" w:sz="0" w:space="0" w:color="auto"/>
                                                                                                <w:right w:val="none" w:sz="0" w:space="0" w:color="auto"/>
                                                                                              </w:divBdr>
                                                                                            </w:div>
                                                                                            <w:div w:id="2028827691">
                                                                                              <w:marLeft w:val="0"/>
                                                                                              <w:marRight w:val="0"/>
                                                                                              <w:marTop w:val="0"/>
                                                                                              <w:marBottom w:val="0"/>
                                                                                              <w:divBdr>
                                                                                                <w:top w:val="none" w:sz="0" w:space="0" w:color="auto"/>
                                                                                                <w:left w:val="none" w:sz="0" w:space="0" w:color="auto"/>
                                                                                                <w:bottom w:val="none" w:sz="0" w:space="0" w:color="auto"/>
                                                                                                <w:right w:val="none" w:sz="0" w:space="0" w:color="auto"/>
                                                                                              </w:divBdr>
                                                                                            </w:div>
                                                                                            <w:div w:id="2028827694">
                                                                                              <w:marLeft w:val="0"/>
                                                                                              <w:marRight w:val="0"/>
                                                                                              <w:marTop w:val="0"/>
                                                                                              <w:marBottom w:val="0"/>
                                                                                              <w:divBdr>
                                                                                                <w:top w:val="none" w:sz="0" w:space="0" w:color="auto"/>
                                                                                                <w:left w:val="none" w:sz="0" w:space="0" w:color="auto"/>
                                                                                                <w:bottom w:val="none" w:sz="0" w:space="0" w:color="auto"/>
                                                                                                <w:right w:val="none" w:sz="0" w:space="0" w:color="auto"/>
                                                                                              </w:divBdr>
                                                                                            </w:div>
                                                                                            <w:div w:id="2028827704">
                                                                                              <w:marLeft w:val="0"/>
                                                                                              <w:marRight w:val="0"/>
                                                                                              <w:marTop w:val="0"/>
                                                                                              <w:marBottom w:val="0"/>
                                                                                              <w:divBdr>
                                                                                                <w:top w:val="none" w:sz="0" w:space="0" w:color="auto"/>
                                                                                                <w:left w:val="none" w:sz="0" w:space="0" w:color="auto"/>
                                                                                                <w:bottom w:val="none" w:sz="0" w:space="0" w:color="auto"/>
                                                                                                <w:right w:val="none" w:sz="0" w:space="0" w:color="auto"/>
                                                                                              </w:divBdr>
                                                                                            </w:div>
                                                                                            <w:div w:id="2028827705">
                                                                                              <w:marLeft w:val="0"/>
                                                                                              <w:marRight w:val="0"/>
                                                                                              <w:marTop w:val="0"/>
                                                                                              <w:marBottom w:val="0"/>
                                                                                              <w:divBdr>
                                                                                                <w:top w:val="none" w:sz="0" w:space="0" w:color="auto"/>
                                                                                                <w:left w:val="none" w:sz="0" w:space="0" w:color="auto"/>
                                                                                                <w:bottom w:val="none" w:sz="0" w:space="0" w:color="auto"/>
                                                                                                <w:right w:val="none" w:sz="0" w:space="0" w:color="auto"/>
                                                                                              </w:divBdr>
                                                                                            </w:div>
                                                                                            <w:div w:id="2028827712">
                                                                                              <w:marLeft w:val="0"/>
                                                                                              <w:marRight w:val="0"/>
                                                                                              <w:marTop w:val="0"/>
                                                                                              <w:marBottom w:val="0"/>
                                                                                              <w:divBdr>
                                                                                                <w:top w:val="none" w:sz="0" w:space="0" w:color="auto"/>
                                                                                                <w:left w:val="none" w:sz="0" w:space="0" w:color="auto"/>
                                                                                                <w:bottom w:val="none" w:sz="0" w:space="0" w:color="auto"/>
                                                                                                <w:right w:val="none" w:sz="0" w:space="0" w:color="auto"/>
                                                                                              </w:divBdr>
                                                                                            </w:div>
                                                                                            <w:div w:id="2028827714">
                                                                                              <w:marLeft w:val="0"/>
                                                                                              <w:marRight w:val="0"/>
                                                                                              <w:marTop w:val="0"/>
                                                                                              <w:marBottom w:val="0"/>
                                                                                              <w:divBdr>
                                                                                                <w:top w:val="none" w:sz="0" w:space="0" w:color="auto"/>
                                                                                                <w:left w:val="none" w:sz="0" w:space="0" w:color="auto"/>
                                                                                                <w:bottom w:val="none" w:sz="0" w:space="0" w:color="auto"/>
                                                                                                <w:right w:val="none" w:sz="0" w:space="0" w:color="auto"/>
                                                                                              </w:divBdr>
                                                                                            </w:div>
                                                                                            <w:div w:id="2028827716">
                                                                                              <w:marLeft w:val="0"/>
                                                                                              <w:marRight w:val="0"/>
                                                                                              <w:marTop w:val="0"/>
                                                                                              <w:marBottom w:val="0"/>
                                                                                              <w:divBdr>
                                                                                                <w:top w:val="none" w:sz="0" w:space="0" w:color="auto"/>
                                                                                                <w:left w:val="none" w:sz="0" w:space="0" w:color="auto"/>
                                                                                                <w:bottom w:val="none" w:sz="0" w:space="0" w:color="auto"/>
                                                                                                <w:right w:val="none" w:sz="0" w:space="0" w:color="auto"/>
                                                                                              </w:divBdr>
                                                                                            </w:div>
                                                                                            <w:div w:id="2028827717">
                                                                                              <w:marLeft w:val="0"/>
                                                                                              <w:marRight w:val="0"/>
                                                                                              <w:marTop w:val="0"/>
                                                                                              <w:marBottom w:val="0"/>
                                                                                              <w:divBdr>
                                                                                                <w:top w:val="none" w:sz="0" w:space="0" w:color="auto"/>
                                                                                                <w:left w:val="none" w:sz="0" w:space="0" w:color="auto"/>
                                                                                                <w:bottom w:val="none" w:sz="0" w:space="0" w:color="auto"/>
                                                                                                <w:right w:val="none" w:sz="0" w:space="0" w:color="auto"/>
                                                                                              </w:divBdr>
                                                                                            </w:div>
                                                                                            <w:div w:id="2028827718">
                                                                                              <w:marLeft w:val="0"/>
                                                                                              <w:marRight w:val="0"/>
                                                                                              <w:marTop w:val="0"/>
                                                                                              <w:marBottom w:val="0"/>
                                                                                              <w:divBdr>
                                                                                                <w:top w:val="none" w:sz="0" w:space="0" w:color="auto"/>
                                                                                                <w:left w:val="none" w:sz="0" w:space="0" w:color="auto"/>
                                                                                                <w:bottom w:val="none" w:sz="0" w:space="0" w:color="auto"/>
                                                                                                <w:right w:val="none" w:sz="0" w:space="0" w:color="auto"/>
                                                                                              </w:divBdr>
                                                                                            </w:div>
                                                                                            <w:div w:id="2028827725">
                                                                                              <w:marLeft w:val="0"/>
                                                                                              <w:marRight w:val="0"/>
                                                                                              <w:marTop w:val="0"/>
                                                                                              <w:marBottom w:val="0"/>
                                                                                              <w:divBdr>
                                                                                                <w:top w:val="none" w:sz="0" w:space="0" w:color="auto"/>
                                                                                                <w:left w:val="none" w:sz="0" w:space="0" w:color="auto"/>
                                                                                                <w:bottom w:val="none" w:sz="0" w:space="0" w:color="auto"/>
                                                                                                <w:right w:val="none" w:sz="0" w:space="0" w:color="auto"/>
                                                                                              </w:divBdr>
                                                                                            </w:div>
                                                                                            <w:div w:id="2028827728">
                                                                                              <w:marLeft w:val="0"/>
                                                                                              <w:marRight w:val="0"/>
                                                                                              <w:marTop w:val="0"/>
                                                                                              <w:marBottom w:val="0"/>
                                                                                              <w:divBdr>
                                                                                                <w:top w:val="none" w:sz="0" w:space="0" w:color="auto"/>
                                                                                                <w:left w:val="none" w:sz="0" w:space="0" w:color="auto"/>
                                                                                                <w:bottom w:val="none" w:sz="0" w:space="0" w:color="auto"/>
                                                                                                <w:right w:val="none" w:sz="0" w:space="0" w:color="auto"/>
                                                                                              </w:divBdr>
                                                                                            </w:div>
                                                                                            <w:div w:id="2028827731">
                                                                                              <w:marLeft w:val="0"/>
                                                                                              <w:marRight w:val="0"/>
                                                                                              <w:marTop w:val="0"/>
                                                                                              <w:marBottom w:val="0"/>
                                                                                              <w:divBdr>
                                                                                                <w:top w:val="none" w:sz="0" w:space="0" w:color="auto"/>
                                                                                                <w:left w:val="none" w:sz="0" w:space="0" w:color="auto"/>
                                                                                                <w:bottom w:val="none" w:sz="0" w:space="0" w:color="auto"/>
                                                                                                <w:right w:val="none" w:sz="0" w:space="0" w:color="auto"/>
                                                                                              </w:divBdr>
                                                                                            </w:div>
                                                                                            <w:div w:id="2028827736">
                                                                                              <w:marLeft w:val="0"/>
                                                                                              <w:marRight w:val="0"/>
                                                                                              <w:marTop w:val="0"/>
                                                                                              <w:marBottom w:val="0"/>
                                                                                              <w:divBdr>
                                                                                                <w:top w:val="none" w:sz="0" w:space="0" w:color="auto"/>
                                                                                                <w:left w:val="none" w:sz="0" w:space="0" w:color="auto"/>
                                                                                                <w:bottom w:val="none" w:sz="0" w:space="0" w:color="auto"/>
                                                                                                <w:right w:val="none" w:sz="0" w:space="0" w:color="auto"/>
                                                                                              </w:divBdr>
                                                                                            </w:div>
                                                                                            <w:div w:id="2028827740">
                                                                                              <w:marLeft w:val="0"/>
                                                                                              <w:marRight w:val="0"/>
                                                                                              <w:marTop w:val="0"/>
                                                                                              <w:marBottom w:val="0"/>
                                                                                              <w:divBdr>
                                                                                                <w:top w:val="none" w:sz="0" w:space="0" w:color="auto"/>
                                                                                                <w:left w:val="none" w:sz="0" w:space="0" w:color="auto"/>
                                                                                                <w:bottom w:val="none" w:sz="0" w:space="0" w:color="auto"/>
                                                                                                <w:right w:val="none" w:sz="0" w:space="0" w:color="auto"/>
                                                                                              </w:divBdr>
                                                                                            </w:div>
                                                                                            <w:div w:id="2028827744">
                                                                                              <w:marLeft w:val="0"/>
                                                                                              <w:marRight w:val="0"/>
                                                                                              <w:marTop w:val="0"/>
                                                                                              <w:marBottom w:val="0"/>
                                                                                              <w:divBdr>
                                                                                                <w:top w:val="none" w:sz="0" w:space="0" w:color="auto"/>
                                                                                                <w:left w:val="none" w:sz="0" w:space="0" w:color="auto"/>
                                                                                                <w:bottom w:val="none" w:sz="0" w:space="0" w:color="auto"/>
                                                                                                <w:right w:val="none" w:sz="0" w:space="0" w:color="auto"/>
                                                                                              </w:divBdr>
                                                                                            </w:div>
                                                                                            <w:div w:id="2028827751">
                                                                                              <w:marLeft w:val="0"/>
                                                                                              <w:marRight w:val="0"/>
                                                                                              <w:marTop w:val="0"/>
                                                                                              <w:marBottom w:val="0"/>
                                                                                              <w:divBdr>
                                                                                                <w:top w:val="none" w:sz="0" w:space="0" w:color="auto"/>
                                                                                                <w:left w:val="none" w:sz="0" w:space="0" w:color="auto"/>
                                                                                                <w:bottom w:val="none" w:sz="0" w:space="0" w:color="auto"/>
                                                                                                <w:right w:val="none" w:sz="0" w:space="0" w:color="auto"/>
                                                                                              </w:divBdr>
                                                                                            </w:div>
                                                                                            <w:div w:id="2028827760">
                                                                                              <w:marLeft w:val="0"/>
                                                                                              <w:marRight w:val="0"/>
                                                                                              <w:marTop w:val="0"/>
                                                                                              <w:marBottom w:val="0"/>
                                                                                              <w:divBdr>
                                                                                                <w:top w:val="none" w:sz="0" w:space="0" w:color="auto"/>
                                                                                                <w:left w:val="none" w:sz="0" w:space="0" w:color="auto"/>
                                                                                                <w:bottom w:val="none" w:sz="0" w:space="0" w:color="auto"/>
                                                                                                <w:right w:val="none" w:sz="0" w:space="0" w:color="auto"/>
                                                                                              </w:divBdr>
                                                                                            </w:div>
                                                                                            <w:div w:id="2028827779">
                                                                                              <w:marLeft w:val="0"/>
                                                                                              <w:marRight w:val="0"/>
                                                                                              <w:marTop w:val="0"/>
                                                                                              <w:marBottom w:val="0"/>
                                                                                              <w:divBdr>
                                                                                                <w:top w:val="none" w:sz="0" w:space="0" w:color="auto"/>
                                                                                                <w:left w:val="none" w:sz="0" w:space="0" w:color="auto"/>
                                                                                                <w:bottom w:val="none" w:sz="0" w:space="0" w:color="auto"/>
                                                                                                <w:right w:val="none" w:sz="0" w:space="0" w:color="auto"/>
                                                                                              </w:divBdr>
                                                                                            </w:div>
                                                                                            <w:div w:id="2028827782">
                                                                                              <w:marLeft w:val="0"/>
                                                                                              <w:marRight w:val="0"/>
                                                                                              <w:marTop w:val="0"/>
                                                                                              <w:marBottom w:val="0"/>
                                                                                              <w:divBdr>
                                                                                                <w:top w:val="none" w:sz="0" w:space="0" w:color="auto"/>
                                                                                                <w:left w:val="none" w:sz="0" w:space="0" w:color="auto"/>
                                                                                                <w:bottom w:val="none" w:sz="0" w:space="0" w:color="auto"/>
                                                                                                <w:right w:val="none" w:sz="0" w:space="0" w:color="auto"/>
                                                                                              </w:divBdr>
                                                                                            </w:div>
                                                                                            <w:div w:id="2028827798">
                                                                                              <w:marLeft w:val="0"/>
                                                                                              <w:marRight w:val="0"/>
                                                                                              <w:marTop w:val="0"/>
                                                                                              <w:marBottom w:val="0"/>
                                                                                              <w:divBdr>
                                                                                                <w:top w:val="none" w:sz="0" w:space="0" w:color="auto"/>
                                                                                                <w:left w:val="none" w:sz="0" w:space="0" w:color="auto"/>
                                                                                                <w:bottom w:val="none" w:sz="0" w:space="0" w:color="auto"/>
                                                                                                <w:right w:val="none" w:sz="0" w:space="0" w:color="auto"/>
                                                                                              </w:divBdr>
                                                                                            </w:div>
                                                                                            <w:div w:id="2028827799">
                                                                                              <w:marLeft w:val="0"/>
                                                                                              <w:marRight w:val="0"/>
                                                                                              <w:marTop w:val="0"/>
                                                                                              <w:marBottom w:val="0"/>
                                                                                              <w:divBdr>
                                                                                                <w:top w:val="none" w:sz="0" w:space="0" w:color="auto"/>
                                                                                                <w:left w:val="none" w:sz="0" w:space="0" w:color="auto"/>
                                                                                                <w:bottom w:val="none" w:sz="0" w:space="0" w:color="auto"/>
                                                                                                <w:right w:val="none" w:sz="0" w:space="0" w:color="auto"/>
                                                                                              </w:divBdr>
                                                                                            </w:div>
                                                                                            <w:div w:id="2028827801">
                                                                                              <w:marLeft w:val="0"/>
                                                                                              <w:marRight w:val="0"/>
                                                                                              <w:marTop w:val="0"/>
                                                                                              <w:marBottom w:val="0"/>
                                                                                              <w:divBdr>
                                                                                                <w:top w:val="none" w:sz="0" w:space="0" w:color="auto"/>
                                                                                                <w:left w:val="none" w:sz="0" w:space="0" w:color="auto"/>
                                                                                                <w:bottom w:val="none" w:sz="0" w:space="0" w:color="auto"/>
                                                                                                <w:right w:val="none" w:sz="0" w:space="0" w:color="auto"/>
                                                                                              </w:divBdr>
                                                                                            </w:div>
                                                                                            <w:div w:id="2028827805">
                                                                                              <w:marLeft w:val="0"/>
                                                                                              <w:marRight w:val="0"/>
                                                                                              <w:marTop w:val="0"/>
                                                                                              <w:marBottom w:val="0"/>
                                                                                              <w:divBdr>
                                                                                                <w:top w:val="none" w:sz="0" w:space="0" w:color="auto"/>
                                                                                                <w:left w:val="none" w:sz="0" w:space="0" w:color="auto"/>
                                                                                                <w:bottom w:val="none" w:sz="0" w:space="0" w:color="auto"/>
                                                                                                <w:right w:val="none" w:sz="0" w:space="0" w:color="auto"/>
                                                                                              </w:divBdr>
                                                                                            </w:div>
                                                                                            <w:div w:id="2028827808">
                                                                                              <w:marLeft w:val="0"/>
                                                                                              <w:marRight w:val="0"/>
                                                                                              <w:marTop w:val="0"/>
                                                                                              <w:marBottom w:val="0"/>
                                                                                              <w:divBdr>
                                                                                                <w:top w:val="none" w:sz="0" w:space="0" w:color="auto"/>
                                                                                                <w:left w:val="none" w:sz="0" w:space="0" w:color="auto"/>
                                                                                                <w:bottom w:val="none" w:sz="0" w:space="0" w:color="auto"/>
                                                                                                <w:right w:val="none" w:sz="0" w:space="0" w:color="auto"/>
                                                                                              </w:divBdr>
                                                                                            </w:div>
                                                                                            <w:div w:id="2028827809">
                                                                                              <w:marLeft w:val="0"/>
                                                                                              <w:marRight w:val="0"/>
                                                                                              <w:marTop w:val="0"/>
                                                                                              <w:marBottom w:val="0"/>
                                                                                              <w:divBdr>
                                                                                                <w:top w:val="none" w:sz="0" w:space="0" w:color="auto"/>
                                                                                                <w:left w:val="none" w:sz="0" w:space="0" w:color="auto"/>
                                                                                                <w:bottom w:val="none" w:sz="0" w:space="0" w:color="auto"/>
                                                                                                <w:right w:val="none" w:sz="0" w:space="0" w:color="auto"/>
                                                                                              </w:divBdr>
                                                                                            </w:div>
                                                                                            <w:div w:id="2028827815">
                                                                                              <w:marLeft w:val="0"/>
                                                                                              <w:marRight w:val="0"/>
                                                                                              <w:marTop w:val="0"/>
                                                                                              <w:marBottom w:val="0"/>
                                                                                              <w:divBdr>
                                                                                                <w:top w:val="none" w:sz="0" w:space="0" w:color="auto"/>
                                                                                                <w:left w:val="none" w:sz="0" w:space="0" w:color="auto"/>
                                                                                                <w:bottom w:val="none" w:sz="0" w:space="0" w:color="auto"/>
                                                                                                <w:right w:val="none" w:sz="0" w:space="0" w:color="auto"/>
                                                                                              </w:divBdr>
                                                                                            </w:div>
                                                                                            <w:div w:id="2028827816">
                                                                                              <w:marLeft w:val="0"/>
                                                                                              <w:marRight w:val="0"/>
                                                                                              <w:marTop w:val="0"/>
                                                                                              <w:marBottom w:val="0"/>
                                                                                              <w:divBdr>
                                                                                                <w:top w:val="none" w:sz="0" w:space="0" w:color="auto"/>
                                                                                                <w:left w:val="none" w:sz="0" w:space="0" w:color="auto"/>
                                                                                                <w:bottom w:val="none" w:sz="0" w:space="0" w:color="auto"/>
                                                                                                <w:right w:val="none" w:sz="0" w:space="0" w:color="auto"/>
                                                                                              </w:divBdr>
                                                                                            </w:div>
                                                                                            <w:div w:id="2028827818">
                                                                                              <w:marLeft w:val="0"/>
                                                                                              <w:marRight w:val="0"/>
                                                                                              <w:marTop w:val="0"/>
                                                                                              <w:marBottom w:val="0"/>
                                                                                              <w:divBdr>
                                                                                                <w:top w:val="none" w:sz="0" w:space="0" w:color="auto"/>
                                                                                                <w:left w:val="none" w:sz="0" w:space="0" w:color="auto"/>
                                                                                                <w:bottom w:val="none" w:sz="0" w:space="0" w:color="auto"/>
                                                                                                <w:right w:val="none" w:sz="0" w:space="0" w:color="auto"/>
                                                                                              </w:divBdr>
                                                                                            </w:div>
                                                                                            <w:div w:id="2028827820">
                                                                                              <w:marLeft w:val="0"/>
                                                                                              <w:marRight w:val="0"/>
                                                                                              <w:marTop w:val="0"/>
                                                                                              <w:marBottom w:val="0"/>
                                                                                              <w:divBdr>
                                                                                                <w:top w:val="none" w:sz="0" w:space="0" w:color="auto"/>
                                                                                                <w:left w:val="none" w:sz="0" w:space="0" w:color="auto"/>
                                                                                                <w:bottom w:val="none" w:sz="0" w:space="0" w:color="auto"/>
                                                                                                <w:right w:val="none" w:sz="0" w:space="0" w:color="auto"/>
                                                                                              </w:divBdr>
                                                                                            </w:div>
                                                                                            <w:div w:id="2028827831">
                                                                                              <w:marLeft w:val="0"/>
                                                                                              <w:marRight w:val="0"/>
                                                                                              <w:marTop w:val="0"/>
                                                                                              <w:marBottom w:val="0"/>
                                                                                              <w:divBdr>
                                                                                                <w:top w:val="none" w:sz="0" w:space="0" w:color="auto"/>
                                                                                                <w:left w:val="none" w:sz="0" w:space="0" w:color="auto"/>
                                                                                                <w:bottom w:val="none" w:sz="0" w:space="0" w:color="auto"/>
                                                                                                <w:right w:val="none" w:sz="0" w:space="0" w:color="auto"/>
                                                                                              </w:divBdr>
                                                                                            </w:div>
                                                                                            <w:div w:id="2028827837">
                                                                                              <w:marLeft w:val="0"/>
                                                                                              <w:marRight w:val="0"/>
                                                                                              <w:marTop w:val="0"/>
                                                                                              <w:marBottom w:val="0"/>
                                                                                              <w:divBdr>
                                                                                                <w:top w:val="none" w:sz="0" w:space="0" w:color="auto"/>
                                                                                                <w:left w:val="none" w:sz="0" w:space="0" w:color="auto"/>
                                                                                                <w:bottom w:val="none" w:sz="0" w:space="0" w:color="auto"/>
                                                                                                <w:right w:val="none" w:sz="0" w:space="0" w:color="auto"/>
                                                                                              </w:divBdr>
                                                                                            </w:div>
                                                                                            <w:div w:id="2028827842">
                                                                                              <w:marLeft w:val="0"/>
                                                                                              <w:marRight w:val="0"/>
                                                                                              <w:marTop w:val="0"/>
                                                                                              <w:marBottom w:val="0"/>
                                                                                              <w:divBdr>
                                                                                                <w:top w:val="none" w:sz="0" w:space="0" w:color="auto"/>
                                                                                                <w:left w:val="none" w:sz="0" w:space="0" w:color="auto"/>
                                                                                                <w:bottom w:val="none" w:sz="0" w:space="0" w:color="auto"/>
                                                                                                <w:right w:val="none" w:sz="0" w:space="0" w:color="auto"/>
                                                                                              </w:divBdr>
                                                                                            </w:div>
                                                                                            <w:div w:id="2028827844">
                                                                                              <w:marLeft w:val="0"/>
                                                                                              <w:marRight w:val="0"/>
                                                                                              <w:marTop w:val="0"/>
                                                                                              <w:marBottom w:val="0"/>
                                                                                              <w:divBdr>
                                                                                                <w:top w:val="none" w:sz="0" w:space="0" w:color="auto"/>
                                                                                                <w:left w:val="none" w:sz="0" w:space="0" w:color="auto"/>
                                                                                                <w:bottom w:val="none" w:sz="0" w:space="0" w:color="auto"/>
                                                                                                <w:right w:val="none" w:sz="0" w:space="0" w:color="auto"/>
                                                                                              </w:divBdr>
                                                                                            </w:div>
                                                                                            <w:div w:id="2028827845">
                                                                                              <w:marLeft w:val="0"/>
                                                                                              <w:marRight w:val="0"/>
                                                                                              <w:marTop w:val="0"/>
                                                                                              <w:marBottom w:val="0"/>
                                                                                              <w:divBdr>
                                                                                                <w:top w:val="none" w:sz="0" w:space="0" w:color="auto"/>
                                                                                                <w:left w:val="none" w:sz="0" w:space="0" w:color="auto"/>
                                                                                                <w:bottom w:val="none" w:sz="0" w:space="0" w:color="auto"/>
                                                                                                <w:right w:val="none" w:sz="0" w:space="0" w:color="auto"/>
                                                                                              </w:divBdr>
                                                                                            </w:div>
                                                                                            <w:div w:id="2028827854">
                                                                                              <w:marLeft w:val="0"/>
                                                                                              <w:marRight w:val="0"/>
                                                                                              <w:marTop w:val="0"/>
                                                                                              <w:marBottom w:val="0"/>
                                                                                              <w:divBdr>
                                                                                                <w:top w:val="none" w:sz="0" w:space="0" w:color="auto"/>
                                                                                                <w:left w:val="none" w:sz="0" w:space="0" w:color="auto"/>
                                                                                                <w:bottom w:val="none" w:sz="0" w:space="0" w:color="auto"/>
                                                                                                <w:right w:val="none" w:sz="0" w:space="0" w:color="auto"/>
                                                                                              </w:divBdr>
                                                                                            </w:div>
                                                                                            <w:div w:id="2028827856">
                                                                                              <w:marLeft w:val="0"/>
                                                                                              <w:marRight w:val="0"/>
                                                                                              <w:marTop w:val="0"/>
                                                                                              <w:marBottom w:val="0"/>
                                                                                              <w:divBdr>
                                                                                                <w:top w:val="none" w:sz="0" w:space="0" w:color="auto"/>
                                                                                                <w:left w:val="none" w:sz="0" w:space="0" w:color="auto"/>
                                                                                                <w:bottom w:val="none" w:sz="0" w:space="0" w:color="auto"/>
                                                                                                <w:right w:val="none" w:sz="0" w:space="0" w:color="auto"/>
                                                                                              </w:divBdr>
                                                                                            </w:div>
                                                                                            <w:div w:id="2028827862">
                                                                                              <w:marLeft w:val="0"/>
                                                                                              <w:marRight w:val="0"/>
                                                                                              <w:marTop w:val="0"/>
                                                                                              <w:marBottom w:val="0"/>
                                                                                              <w:divBdr>
                                                                                                <w:top w:val="none" w:sz="0" w:space="0" w:color="auto"/>
                                                                                                <w:left w:val="none" w:sz="0" w:space="0" w:color="auto"/>
                                                                                                <w:bottom w:val="none" w:sz="0" w:space="0" w:color="auto"/>
                                                                                                <w:right w:val="none" w:sz="0" w:space="0" w:color="auto"/>
                                                                                              </w:divBdr>
                                                                                            </w:div>
                                                                                            <w:div w:id="2028827869">
                                                                                              <w:marLeft w:val="0"/>
                                                                                              <w:marRight w:val="0"/>
                                                                                              <w:marTop w:val="0"/>
                                                                                              <w:marBottom w:val="0"/>
                                                                                              <w:divBdr>
                                                                                                <w:top w:val="none" w:sz="0" w:space="0" w:color="auto"/>
                                                                                                <w:left w:val="none" w:sz="0" w:space="0" w:color="auto"/>
                                                                                                <w:bottom w:val="none" w:sz="0" w:space="0" w:color="auto"/>
                                                                                                <w:right w:val="none" w:sz="0" w:space="0" w:color="auto"/>
                                                                                              </w:divBdr>
                                                                                            </w:div>
                                                                                            <w:div w:id="2028827872">
                                                                                              <w:marLeft w:val="0"/>
                                                                                              <w:marRight w:val="0"/>
                                                                                              <w:marTop w:val="0"/>
                                                                                              <w:marBottom w:val="0"/>
                                                                                              <w:divBdr>
                                                                                                <w:top w:val="none" w:sz="0" w:space="0" w:color="auto"/>
                                                                                                <w:left w:val="none" w:sz="0" w:space="0" w:color="auto"/>
                                                                                                <w:bottom w:val="none" w:sz="0" w:space="0" w:color="auto"/>
                                                                                                <w:right w:val="none" w:sz="0" w:space="0" w:color="auto"/>
                                                                                              </w:divBdr>
                                                                                            </w:div>
                                                                                            <w:div w:id="2028827884">
                                                                                              <w:marLeft w:val="0"/>
                                                                                              <w:marRight w:val="0"/>
                                                                                              <w:marTop w:val="0"/>
                                                                                              <w:marBottom w:val="0"/>
                                                                                              <w:divBdr>
                                                                                                <w:top w:val="none" w:sz="0" w:space="0" w:color="auto"/>
                                                                                                <w:left w:val="none" w:sz="0" w:space="0" w:color="auto"/>
                                                                                                <w:bottom w:val="none" w:sz="0" w:space="0" w:color="auto"/>
                                                                                                <w:right w:val="none" w:sz="0" w:space="0" w:color="auto"/>
                                                                                              </w:divBdr>
                                                                                            </w:div>
                                                                                            <w:div w:id="2028827887">
                                                                                              <w:marLeft w:val="0"/>
                                                                                              <w:marRight w:val="0"/>
                                                                                              <w:marTop w:val="0"/>
                                                                                              <w:marBottom w:val="0"/>
                                                                                              <w:divBdr>
                                                                                                <w:top w:val="none" w:sz="0" w:space="0" w:color="auto"/>
                                                                                                <w:left w:val="none" w:sz="0" w:space="0" w:color="auto"/>
                                                                                                <w:bottom w:val="none" w:sz="0" w:space="0" w:color="auto"/>
                                                                                                <w:right w:val="none" w:sz="0" w:space="0" w:color="auto"/>
                                                                                              </w:divBdr>
                                                                                            </w:div>
                                                                                            <w:div w:id="2028827891">
                                                                                              <w:marLeft w:val="0"/>
                                                                                              <w:marRight w:val="0"/>
                                                                                              <w:marTop w:val="0"/>
                                                                                              <w:marBottom w:val="0"/>
                                                                                              <w:divBdr>
                                                                                                <w:top w:val="none" w:sz="0" w:space="0" w:color="auto"/>
                                                                                                <w:left w:val="none" w:sz="0" w:space="0" w:color="auto"/>
                                                                                                <w:bottom w:val="none" w:sz="0" w:space="0" w:color="auto"/>
                                                                                                <w:right w:val="none" w:sz="0" w:space="0" w:color="auto"/>
                                                                                              </w:divBdr>
                                                                                            </w:div>
                                                                                            <w:div w:id="2028827899">
                                                                                              <w:marLeft w:val="0"/>
                                                                                              <w:marRight w:val="0"/>
                                                                                              <w:marTop w:val="0"/>
                                                                                              <w:marBottom w:val="0"/>
                                                                                              <w:divBdr>
                                                                                                <w:top w:val="none" w:sz="0" w:space="0" w:color="auto"/>
                                                                                                <w:left w:val="none" w:sz="0" w:space="0" w:color="auto"/>
                                                                                                <w:bottom w:val="none" w:sz="0" w:space="0" w:color="auto"/>
                                                                                                <w:right w:val="none" w:sz="0" w:space="0" w:color="auto"/>
                                                                                              </w:divBdr>
                                                                                            </w:div>
                                                                                            <w:div w:id="2028827904">
                                                                                              <w:marLeft w:val="0"/>
                                                                                              <w:marRight w:val="0"/>
                                                                                              <w:marTop w:val="0"/>
                                                                                              <w:marBottom w:val="0"/>
                                                                                              <w:divBdr>
                                                                                                <w:top w:val="none" w:sz="0" w:space="0" w:color="auto"/>
                                                                                                <w:left w:val="none" w:sz="0" w:space="0" w:color="auto"/>
                                                                                                <w:bottom w:val="none" w:sz="0" w:space="0" w:color="auto"/>
                                                                                                <w:right w:val="none" w:sz="0" w:space="0" w:color="auto"/>
                                                                                              </w:divBdr>
                                                                                            </w:div>
                                                                                            <w:div w:id="2028827911">
                                                                                              <w:marLeft w:val="0"/>
                                                                                              <w:marRight w:val="0"/>
                                                                                              <w:marTop w:val="0"/>
                                                                                              <w:marBottom w:val="0"/>
                                                                                              <w:divBdr>
                                                                                                <w:top w:val="none" w:sz="0" w:space="0" w:color="auto"/>
                                                                                                <w:left w:val="none" w:sz="0" w:space="0" w:color="auto"/>
                                                                                                <w:bottom w:val="none" w:sz="0" w:space="0" w:color="auto"/>
                                                                                                <w:right w:val="none" w:sz="0" w:space="0" w:color="auto"/>
                                                                                              </w:divBdr>
                                                                                            </w:div>
                                                                                            <w:div w:id="2028827912">
                                                                                              <w:marLeft w:val="0"/>
                                                                                              <w:marRight w:val="0"/>
                                                                                              <w:marTop w:val="0"/>
                                                                                              <w:marBottom w:val="0"/>
                                                                                              <w:divBdr>
                                                                                                <w:top w:val="none" w:sz="0" w:space="0" w:color="auto"/>
                                                                                                <w:left w:val="none" w:sz="0" w:space="0" w:color="auto"/>
                                                                                                <w:bottom w:val="none" w:sz="0" w:space="0" w:color="auto"/>
                                                                                                <w:right w:val="none" w:sz="0" w:space="0" w:color="auto"/>
                                                                                              </w:divBdr>
                                                                                            </w:div>
                                                                                            <w:div w:id="2028827914">
                                                                                              <w:marLeft w:val="0"/>
                                                                                              <w:marRight w:val="0"/>
                                                                                              <w:marTop w:val="0"/>
                                                                                              <w:marBottom w:val="0"/>
                                                                                              <w:divBdr>
                                                                                                <w:top w:val="none" w:sz="0" w:space="0" w:color="auto"/>
                                                                                                <w:left w:val="none" w:sz="0" w:space="0" w:color="auto"/>
                                                                                                <w:bottom w:val="none" w:sz="0" w:space="0" w:color="auto"/>
                                                                                                <w:right w:val="none" w:sz="0" w:space="0" w:color="auto"/>
                                                                                              </w:divBdr>
                                                                                            </w:div>
                                                                                            <w:div w:id="2028827915">
                                                                                              <w:marLeft w:val="0"/>
                                                                                              <w:marRight w:val="0"/>
                                                                                              <w:marTop w:val="0"/>
                                                                                              <w:marBottom w:val="0"/>
                                                                                              <w:divBdr>
                                                                                                <w:top w:val="none" w:sz="0" w:space="0" w:color="auto"/>
                                                                                                <w:left w:val="none" w:sz="0" w:space="0" w:color="auto"/>
                                                                                                <w:bottom w:val="none" w:sz="0" w:space="0" w:color="auto"/>
                                                                                                <w:right w:val="none" w:sz="0" w:space="0" w:color="auto"/>
                                                                                              </w:divBdr>
                                                                                            </w:div>
                                                                                            <w:div w:id="2028827924">
                                                                                              <w:marLeft w:val="0"/>
                                                                                              <w:marRight w:val="0"/>
                                                                                              <w:marTop w:val="0"/>
                                                                                              <w:marBottom w:val="0"/>
                                                                                              <w:divBdr>
                                                                                                <w:top w:val="none" w:sz="0" w:space="0" w:color="auto"/>
                                                                                                <w:left w:val="none" w:sz="0" w:space="0" w:color="auto"/>
                                                                                                <w:bottom w:val="none" w:sz="0" w:space="0" w:color="auto"/>
                                                                                                <w:right w:val="none" w:sz="0" w:space="0" w:color="auto"/>
                                                                                              </w:divBdr>
                                                                                            </w:div>
                                                                                            <w:div w:id="2028827925">
                                                                                              <w:marLeft w:val="0"/>
                                                                                              <w:marRight w:val="0"/>
                                                                                              <w:marTop w:val="0"/>
                                                                                              <w:marBottom w:val="0"/>
                                                                                              <w:divBdr>
                                                                                                <w:top w:val="none" w:sz="0" w:space="0" w:color="auto"/>
                                                                                                <w:left w:val="none" w:sz="0" w:space="0" w:color="auto"/>
                                                                                                <w:bottom w:val="none" w:sz="0" w:space="0" w:color="auto"/>
                                                                                                <w:right w:val="none" w:sz="0" w:space="0" w:color="auto"/>
                                                                                              </w:divBdr>
                                                                                            </w:div>
                                                                                            <w:div w:id="2028827933">
                                                                                              <w:marLeft w:val="0"/>
                                                                                              <w:marRight w:val="0"/>
                                                                                              <w:marTop w:val="0"/>
                                                                                              <w:marBottom w:val="0"/>
                                                                                              <w:divBdr>
                                                                                                <w:top w:val="none" w:sz="0" w:space="0" w:color="auto"/>
                                                                                                <w:left w:val="none" w:sz="0" w:space="0" w:color="auto"/>
                                                                                                <w:bottom w:val="none" w:sz="0" w:space="0" w:color="auto"/>
                                                                                                <w:right w:val="none" w:sz="0" w:space="0" w:color="auto"/>
                                                                                              </w:divBdr>
                                                                                            </w:div>
                                                                                            <w:div w:id="2028827938">
                                                                                              <w:marLeft w:val="0"/>
                                                                                              <w:marRight w:val="0"/>
                                                                                              <w:marTop w:val="0"/>
                                                                                              <w:marBottom w:val="0"/>
                                                                                              <w:divBdr>
                                                                                                <w:top w:val="none" w:sz="0" w:space="0" w:color="auto"/>
                                                                                                <w:left w:val="none" w:sz="0" w:space="0" w:color="auto"/>
                                                                                                <w:bottom w:val="none" w:sz="0" w:space="0" w:color="auto"/>
                                                                                                <w:right w:val="none" w:sz="0" w:space="0" w:color="auto"/>
                                                                                              </w:divBdr>
                                                                                            </w:div>
                                                                                            <w:div w:id="2028827940">
                                                                                              <w:marLeft w:val="0"/>
                                                                                              <w:marRight w:val="0"/>
                                                                                              <w:marTop w:val="0"/>
                                                                                              <w:marBottom w:val="0"/>
                                                                                              <w:divBdr>
                                                                                                <w:top w:val="none" w:sz="0" w:space="0" w:color="auto"/>
                                                                                                <w:left w:val="none" w:sz="0" w:space="0" w:color="auto"/>
                                                                                                <w:bottom w:val="none" w:sz="0" w:space="0" w:color="auto"/>
                                                                                                <w:right w:val="none" w:sz="0" w:space="0" w:color="auto"/>
                                                                                              </w:divBdr>
                                                                                            </w:div>
                                                                                            <w:div w:id="2028827942">
                                                                                              <w:marLeft w:val="720"/>
                                                                                              <w:marRight w:val="0"/>
                                                                                              <w:marTop w:val="0"/>
                                                                                              <w:marBottom w:val="0"/>
                                                                                              <w:divBdr>
                                                                                                <w:top w:val="none" w:sz="0" w:space="0" w:color="auto"/>
                                                                                                <w:left w:val="none" w:sz="0" w:space="0" w:color="auto"/>
                                                                                                <w:bottom w:val="none" w:sz="0" w:space="0" w:color="auto"/>
                                                                                                <w:right w:val="none" w:sz="0" w:space="0" w:color="auto"/>
                                                                                              </w:divBdr>
                                                                                            </w:div>
                                                                                            <w:div w:id="2028827944">
                                                                                              <w:marLeft w:val="0"/>
                                                                                              <w:marRight w:val="0"/>
                                                                                              <w:marTop w:val="0"/>
                                                                                              <w:marBottom w:val="0"/>
                                                                                              <w:divBdr>
                                                                                                <w:top w:val="none" w:sz="0" w:space="0" w:color="auto"/>
                                                                                                <w:left w:val="none" w:sz="0" w:space="0" w:color="auto"/>
                                                                                                <w:bottom w:val="none" w:sz="0" w:space="0" w:color="auto"/>
                                                                                                <w:right w:val="none" w:sz="0" w:space="0" w:color="auto"/>
                                                                                              </w:divBdr>
                                                                                            </w:div>
                                                                                            <w:div w:id="2028827950">
                                                                                              <w:marLeft w:val="0"/>
                                                                                              <w:marRight w:val="0"/>
                                                                                              <w:marTop w:val="0"/>
                                                                                              <w:marBottom w:val="0"/>
                                                                                              <w:divBdr>
                                                                                                <w:top w:val="none" w:sz="0" w:space="0" w:color="auto"/>
                                                                                                <w:left w:val="none" w:sz="0" w:space="0" w:color="auto"/>
                                                                                                <w:bottom w:val="none" w:sz="0" w:space="0" w:color="auto"/>
                                                                                                <w:right w:val="none" w:sz="0" w:space="0" w:color="auto"/>
                                                                                              </w:divBdr>
                                                                                            </w:div>
                                                                                            <w:div w:id="2028827958">
                                                                                              <w:marLeft w:val="0"/>
                                                                                              <w:marRight w:val="0"/>
                                                                                              <w:marTop w:val="0"/>
                                                                                              <w:marBottom w:val="0"/>
                                                                                              <w:divBdr>
                                                                                                <w:top w:val="none" w:sz="0" w:space="0" w:color="auto"/>
                                                                                                <w:left w:val="none" w:sz="0" w:space="0" w:color="auto"/>
                                                                                                <w:bottom w:val="none" w:sz="0" w:space="0" w:color="auto"/>
                                                                                                <w:right w:val="none" w:sz="0" w:space="0" w:color="auto"/>
                                                                                              </w:divBdr>
                                                                                            </w:div>
                                                                                            <w:div w:id="2028827959">
                                                                                              <w:marLeft w:val="0"/>
                                                                                              <w:marRight w:val="0"/>
                                                                                              <w:marTop w:val="0"/>
                                                                                              <w:marBottom w:val="0"/>
                                                                                              <w:divBdr>
                                                                                                <w:top w:val="none" w:sz="0" w:space="0" w:color="auto"/>
                                                                                                <w:left w:val="none" w:sz="0" w:space="0" w:color="auto"/>
                                                                                                <w:bottom w:val="none" w:sz="0" w:space="0" w:color="auto"/>
                                                                                                <w:right w:val="none" w:sz="0" w:space="0" w:color="auto"/>
                                                                                              </w:divBdr>
                                                                                            </w:div>
                                                                                            <w:div w:id="2028827964">
                                                                                              <w:marLeft w:val="0"/>
                                                                                              <w:marRight w:val="0"/>
                                                                                              <w:marTop w:val="0"/>
                                                                                              <w:marBottom w:val="0"/>
                                                                                              <w:divBdr>
                                                                                                <w:top w:val="none" w:sz="0" w:space="0" w:color="auto"/>
                                                                                                <w:left w:val="none" w:sz="0" w:space="0" w:color="auto"/>
                                                                                                <w:bottom w:val="none" w:sz="0" w:space="0" w:color="auto"/>
                                                                                                <w:right w:val="none" w:sz="0" w:space="0" w:color="auto"/>
                                                                                              </w:divBdr>
                                                                                            </w:div>
                                                                                            <w:div w:id="2028827967">
                                                                                              <w:marLeft w:val="0"/>
                                                                                              <w:marRight w:val="0"/>
                                                                                              <w:marTop w:val="0"/>
                                                                                              <w:marBottom w:val="0"/>
                                                                                              <w:divBdr>
                                                                                                <w:top w:val="none" w:sz="0" w:space="0" w:color="auto"/>
                                                                                                <w:left w:val="none" w:sz="0" w:space="0" w:color="auto"/>
                                                                                                <w:bottom w:val="none" w:sz="0" w:space="0" w:color="auto"/>
                                                                                                <w:right w:val="none" w:sz="0" w:space="0" w:color="auto"/>
                                                                                              </w:divBdr>
                                                                                            </w:div>
                                                                                            <w:div w:id="2028827975">
                                                                                              <w:marLeft w:val="0"/>
                                                                                              <w:marRight w:val="0"/>
                                                                                              <w:marTop w:val="0"/>
                                                                                              <w:marBottom w:val="0"/>
                                                                                              <w:divBdr>
                                                                                                <w:top w:val="none" w:sz="0" w:space="0" w:color="auto"/>
                                                                                                <w:left w:val="none" w:sz="0" w:space="0" w:color="auto"/>
                                                                                                <w:bottom w:val="none" w:sz="0" w:space="0" w:color="auto"/>
                                                                                                <w:right w:val="none" w:sz="0" w:space="0" w:color="auto"/>
                                                                                              </w:divBdr>
                                                                                            </w:div>
                                                                                            <w:div w:id="2028827978">
                                                                                              <w:marLeft w:val="0"/>
                                                                                              <w:marRight w:val="0"/>
                                                                                              <w:marTop w:val="0"/>
                                                                                              <w:marBottom w:val="0"/>
                                                                                              <w:divBdr>
                                                                                                <w:top w:val="none" w:sz="0" w:space="0" w:color="auto"/>
                                                                                                <w:left w:val="none" w:sz="0" w:space="0" w:color="auto"/>
                                                                                                <w:bottom w:val="none" w:sz="0" w:space="0" w:color="auto"/>
                                                                                                <w:right w:val="none" w:sz="0" w:space="0" w:color="auto"/>
                                                                                              </w:divBdr>
                                                                                            </w:div>
                                                                                            <w:div w:id="2028827979">
                                                                                              <w:marLeft w:val="0"/>
                                                                                              <w:marRight w:val="0"/>
                                                                                              <w:marTop w:val="0"/>
                                                                                              <w:marBottom w:val="0"/>
                                                                                              <w:divBdr>
                                                                                                <w:top w:val="none" w:sz="0" w:space="0" w:color="auto"/>
                                                                                                <w:left w:val="none" w:sz="0" w:space="0" w:color="auto"/>
                                                                                                <w:bottom w:val="none" w:sz="0" w:space="0" w:color="auto"/>
                                                                                                <w:right w:val="none" w:sz="0" w:space="0" w:color="auto"/>
                                                                                              </w:divBdr>
                                                                                            </w:div>
                                                                                            <w:div w:id="2028827980">
                                                                                              <w:marLeft w:val="0"/>
                                                                                              <w:marRight w:val="0"/>
                                                                                              <w:marTop w:val="0"/>
                                                                                              <w:marBottom w:val="0"/>
                                                                                              <w:divBdr>
                                                                                                <w:top w:val="none" w:sz="0" w:space="0" w:color="auto"/>
                                                                                                <w:left w:val="none" w:sz="0" w:space="0" w:color="auto"/>
                                                                                                <w:bottom w:val="none" w:sz="0" w:space="0" w:color="auto"/>
                                                                                                <w:right w:val="none" w:sz="0" w:space="0" w:color="auto"/>
                                                                                              </w:divBdr>
                                                                                            </w:div>
                                                                                            <w:div w:id="2028827982">
                                                                                              <w:marLeft w:val="0"/>
                                                                                              <w:marRight w:val="0"/>
                                                                                              <w:marTop w:val="0"/>
                                                                                              <w:marBottom w:val="0"/>
                                                                                              <w:divBdr>
                                                                                                <w:top w:val="none" w:sz="0" w:space="0" w:color="auto"/>
                                                                                                <w:left w:val="none" w:sz="0" w:space="0" w:color="auto"/>
                                                                                                <w:bottom w:val="none" w:sz="0" w:space="0" w:color="auto"/>
                                                                                                <w:right w:val="none" w:sz="0" w:space="0" w:color="auto"/>
                                                                                              </w:divBdr>
                                                                                            </w:div>
                                                                                            <w:div w:id="2028827991">
                                                                                              <w:marLeft w:val="0"/>
                                                                                              <w:marRight w:val="0"/>
                                                                                              <w:marTop w:val="0"/>
                                                                                              <w:marBottom w:val="0"/>
                                                                                              <w:divBdr>
                                                                                                <w:top w:val="none" w:sz="0" w:space="0" w:color="auto"/>
                                                                                                <w:left w:val="none" w:sz="0" w:space="0" w:color="auto"/>
                                                                                                <w:bottom w:val="none" w:sz="0" w:space="0" w:color="auto"/>
                                                                                                <w:right w:val="none" w:sz="0" w:space="0" w:color="auto"/>
                                                                                              </w:divBdr>
                                                                                            </w:div>
                                                                                            <w:div w:id="2028827992">
                                                                                              <w:marLeft w:val="0"/>
                                                                                              <w:marRight w:val="0"/>
                                                                                              <w:marTop w:val="0"/>
                                                                                              <w:marBottom w:val="0"/>
                                                                                              <w:divBdr>
                                                                                                <w:top w:val="none" w:sz="0" w:space="0" w:color="auto"/>
                                                                                                <w:left w:val="none" w:sz="0" w:space="0" w:color="auto"/>
                                                                                                <w:bottom w:val="none" w:sz="0" w:space="0" w:color="auto"/>
                                                                                                <w:right w:val="none" w:sz="0" w:space="0" w:color="auto"/>
                                                                                              </w:divBdr>
                                                                                            </w:div>
                                                                                            <w:div w:id="2028827999">
                                                                                              <w:marLeft w:val="0"/>
                                                                                              <w:marRight w:val="0"/>
                                                                                              <w:marTop w:val="0"/>
                                                                                              <w:marBottom w:val="0"/>
                                                                                              <w:divBdr>
                                                                                                <w:top w:val="none" w:sz="0" w:space="0" w:color="auto"/>
                                                                                                <w:left w:val="none" w:sz="0" w:space="0" w:color="auto"/>
                                                                                                <w:bottom w:val="none" w:sz="0" w:space="0" w:color="auto"/>
                                                                                                <w:right w:val="none" w:sz="0" w:space="0" w:color="auto"/>
                                                                                              </w:divBdr>
                                                                                            </w:div>
                                                                                            <w:div w:id="2028828002">
                                                                                              <w:marLeft w:val="0"/>
                                                                                              <w:marRight w:val="0"/>
                                                                                              <w:marTop w:val="0"/>
                                                                                              <w:marBottom w:val="0"/>
                                                                                              <w:divBdr>
                                                                                                <w:top w:val="none" w:sz="0" w:space="0" w:color="auto"/>
                                                                                                <w:left w:val="none" w:sz="0" w:space="0" w:color="auto"/>
                                                                                                <w:bottom w:val="none" w:sz="0" w:space="0" w:color="auto"/>
                                                                                                <w:right w:val="none" w:sz="0" w:space="0" w:color="auto"/>
                                                                                              </w:divBdr>
                                                                                            </w:div>
                                                                                            <w:div w:id="2028828005">
                                                                                              <w:marLeft w:val="0"/>
                                                                                              <w:marRight w:val="0"/>
                                                                                              <w:marTop w:val="0"/>
                                                                                              <w:marBottom w:val="0"/>
                                                                                              <w:divBdr>
                                                                                                <w:top w:val="none" w:sz="0" w:space="0" w:color="auto"/>
                                                                                                <w:left w:val="none" w:sz="0" w:space="0" w:color="auto"/>
                                                                                                <w:bottom w:val="none" w:sz="0" w:space="0" w:color="auto"/>
                                                                                                <w:right w:val="none" w:sz="0" w:space="0" w:color="auto"/>
                                                                                              </w:divBdr>
                                                                                            </w:div>
                                                                                            <w:div w:id="2028828006">
                                                                                              <w:marLeft w:val="0"/>
                                                                                              <w:marRight w:val="0"/>
                                                                                              <w:marTop w:val="0"/>
                                                                                              <w:marBottom w:val="0"/>
                                                                                              <w:divBdr>
                                                                                                <w:top w:val="none" w:sz="0" w:space="0" w:color="auto"/>
                                                                                                <w:left w:val="none" w:sz="0" w:space="0" w:color="auto"/>
                                                                                                <w:bottom w:val="none" w:sz="0" w:space="0" w:color="auto"/>
                                                                                                <w:right w:val="none" w:sz="0" w:space="0" w:color="auto"/>
                                                                                              </w:divBdr>
                                                                                            </w:div>
                                                                                            <w:div w:id="2028828014">
                                                                                              <w:marLeft w:val="0"/>
                                                                                              <w:marRight w:val="0"/>
                                                                                              <w:marTop w:val="0"/>
                                                                                              <w:marBottom w:val="0"/>
                                                                                              <w:divBdr>
                                                                                                <w:top w:val="none" w:sz="0" w:space="0" w:color="auto"/>
                                                                                                <w:left w:val="none" w:sz="0" w:space="0" w:color="auto"/>
                                                                                                <w:bottom w:val="none" w:sz="0" w:space="0" w:color="auto"/>
                                                                                                <w:right w:val="none" w:sz="0" w:space="0" w:color="auto"/>
                                                                                              </w:divBdr>
                                                                                            </w:div>
                                                                                            <w:div w:id="2028828017">
                                                                                              <w:marLeft w:val="0"/>
                                                                                              <w:marRight w:val="0"/>
                                                                                              <w:marTop w:val="0"/>
                                                                                              <w:marBottom w:val="0"/>
                                                                                              <w:divBdr>
                                                                                                <w:top w:val="none" w:sz="0" w:space="0" w:color="auto"/>
                                                                                                <w:left w:val="none" w:sz="0" w:space="0" w:color="auto"/>
                                                                                                <w:bottom w:val="none" w:sz="0" w:space="0" w:color="auto"/>
                                                                                                <w:right w:val="none" w:sz="0" w:space="0" w:color="auto"/>
                                                                                              </w:divBdr>
                                                                                            </w:div>
                                                                                            <w:div w:id="2028828027">
                                                                                              <w:marLeft w:val="0"/>
                                                                                              <w:marRight w:val="0"/>
                                                                                              <w:marTop w:val="0"/>
                                                                                              <w:marBottom w:val="0"/>
                                                                                              <w:divBdr>
                                                                                                <w:top w:val="none" w:sz="0" w:space="0" w:color="auto"/>
                                                                                                <w:left w:val="none" w:sz="0" w:space="0" w:color="auto"/>
                                                                                                <w:bottom w:val="none" w:sz="0" w:space="0" w:color="auto"/>
                                                                                                <w:right w:val="none" w:sz="0" w:space="0" w:color="auto"/>
                                                                                              </w:divBdr>
                                                                                            </w:div>
                                                                                            <w:div w:id="2028828029">
                                                                                              <w:marLeft w:val="0"/>
                                                                                              <w:marRight w:val="0"/>
                                                                                              <w:marTop w:val="0"/>
                                                                                              <w:marBottom w:val="0"/>
                                                                                              <w:divBdr>
                                                                                                <w:top w:val="none" w:sz="0" w:space="0" w:color="auto"/>
                                                                                                <w:left w:val="none" w:sz="0" w:space="0" w:color="auto"/>
                                                                                                <w:bottom w:val="none" w:sz="0" w:space="0" w:color="auto"/>
                                                                                                <w:right w:val="none" w:sz="0" w:space="0" w:color="auto"/>
                                                                                              </w:divBdr>
                                                                                            </w:div>
                                                                                            <w:div w:id="2028828037">
                                                                                              <w:marLeft w:val="0"/>
                                                                                              <w:marRight w:val="0"/>
                                                                                              <w:marTop w:val="0"/>
                                                                                              <w:marBottom w:val="0"/>
                                                                                              <w:divBdr>
                                                                                                <w:top w:val="none" w:sz="0" w:space="0" w:color="auto"/>
                                                                                                <w:left w:val="none" w:sz="0" w:space="0" w:color="auto"/>
                                                                                                <w:bottom w:val="none" w:sz="0" w:space="0" w:color="auto"/>
                                                                                                <w:right w:val="none" w:sz="0" w:space="0" w:color="auto"/>
                                                                                              </w:divBdr>
                                                                                            </w:div>
                                                                                            <w:div w:id="2028828040">
                                                                                              <w:marLeft w:val="0"/>
                                                                                              <w:marRight w:val="0"/>
                                                                                              <w:marTop w:val="0"/>
                                                                                              <w:marBottom w:val="0"/>
                                                                                              <w:divBdr>
                                                                                                <w:top w:val="none" w:sz="0" w:space="0" w:color="auto"/>
                                                                                                <w:left w:val="none" w:sz="0" w:space="0" w:color="auto"/>
                                                                                                <w:bottom w:val="none" w:sz="0" w:space="0" w:color="auto"/>
                                                                                                <w:right w:val="none" w:sz="0" w:space="0" w:color="auto"/>
                                                                                              </w:divBdr>
                                                                                            </w:div>
                                                                                            <w:div w:id="2028828042">
                                                                                              <w:marLeft w:val="0"/>
                                                                                              <w:marRight w:val="0"/>
                                                                                              <w:marTop w:val="0"/>
                                                                                              <w:marBottom w:val="0"/>
                                                                                              <w:divBdr>
                                                                                                <w:top w:val="none" w:sz="0" w:space="0" w:color="auto"/>
                                                                                                <w:left w:val="none" w:sz="0" w:space="0" w:color="auto"/>
                                                                                                <w:bottom w:val="none" w:sz="0" w:space="0" w:color="auto"/>
                                                                                                <w:right w:val="none" w:sz="0" w:space="0" w:color="auto"/>
                                                                                              </w:divBdr>
                                                                                            </w:div>
                                                                                            <w:div w:id="2028828043">
                                                                                              <w:marLeft w:val="0"/>
                                                                                              <w:marRight w:val="0"/>
                                                                                              <w:marTop w:val="0"/>
                                                                                              <w:marBottom w:val="0"/>
                                                                                              <w:divBdr>
                                                                                                <w:top w:val="none" w:sz="0" w:space="0" w:color="auto"/>
                                                                                                <w:left w:val="none" w:sz="0" w:space="0" w:color="auto"/>
                                                                                                <w:bottom w:val="none" w:sz="0" w:space="0" w:color="auto"/>
                                                                                                <w:right w:val="none" w:sz="0" w:space="0" w:color="auto"/>
                                                                                              </w:divBdr>
                                                                                            </w:div>
                                                                                            <w:div w:id="2028828045">
                                                                                              <w:marLeft w:val="0"/>
                                                                                              <w:marRight w:val="0"/>
                                                                                              <w:marTop w:val="0"/>
                                                                                              <w:marBottom w:val="0"/>
                                                                                              <w:divBdr>
                                                                                                <w:top w:val="none" w:sz="0" w:space="0" w:color="auto"/>
                                                                                                <w:left w:val="none" w:sz="0" w:space="0" w:color="auto"/>
                                                                                                <w:bottom w:val="none" w:sz="0" w:space="0" w:color="auto"/>
                                                                                                <w:right w:val="none" w:sz="0" w:space="0" w:color="auto"/>
                                                                                              </w:divBdr>
                                                                                            </w:div>
                                                                                            <w:div w:id="2028828049">
                                                                                              <w:marLeft w:val="0"/>
                                                                                              <w:marRight w:val="0"/>
                                                                                              <w:marTop w:val="0"/>
                                                                                              <w:marBottom w:val="0"/>
                                                                                              <w:divBdr>
                                                                                                <w:top w:val="none" w:sz="0" w:space="0" w:color="auto"/>
                                                                                                <w:left w:val="none" w:sz="0" w:space="0" w:color="auto"/>
                                                                                                <w:bottom w:val="none" w:sz="0" w:space="0" w:color="auto"/>
                                                                                                <w:right w:val="none" w:sz="0" w:space="0" w:color="auto"/>
                                                                                              </w:divBdr>
                                                                                            </w:div>
                                                                                            <w:div w:id="2028828067">
                                                                                              <w:marLeft w:val="0"/>
                                                                                              <w:marRight w:val="0"/>
                                                                                              <w:marTop w:val="0"/>
                                                                                              <w:marBottom w:val="0"/>
                                                                                              <w:divBdr>
                                                                                                <w:top w:val="none" w:sz="0" w:space="0" w:color="auto"/>
                                                                                                <w:left w:val="none" w:sz="0" w:space="0" w:color="auto"/>
                                                                                                <w:bottom w:val="none" w:sz="0" w:space="0" w:color="auto"/>
                                                                                                <w:right w:val="none" w:sz="0" w:space="0" w:color="auto"/>
                                                                                              </w:divBdr>
                                                                                            </w:div>
                                                                                            <w:div w:id="2028828068">
                                                                                              <w:marLeft w:val="0"/>
                                                                                              <w:marRight w:val="0"/>
                                                                                              <w:marTop w:val="0"/>
                                                                                              <w:marBottom w:val="0"/>
                                                                                              <w:divBdr>
                                                                                                <w:top w:val="none" w:sz="0" w:space="0" w:color="auto"/>
                                                                                                <w:left w:val="none" w:sz="0" w:space="0" w:color="auto"/>
                                                                                                <w:bottom w:val="none" w:sz="0" w:space="0" w:color="auto"/>
                                                                                                <w:right w:val="none" w:sz="0" w:space="0" w:color="auto"/>
                                                                                              </w:divBdr>
                                                                                            </w:div>
                                                                                            <w:div w:id="2028828070">
                                                                                              <w:marLeft w:val="0"/>
                                                                                              <w:marRight w:val="0"/>
                                                                                              <w:marTop w:val="0"/>
                                                                                              <w:marBottom w:val="0"/>
                                                                                              <w:divBdr>
                                                                                                <w:top w:val="none" w:sz="0" w:space="0" w:color="auto"/>
                                                                                                <w:left w:val="none" w:sz="0" w:space="0" w:color="auto"/>
                                                                                                <w:bottom w:val="none" w:sz="0" w:space="0" w:color="auto"/>
                                                                                                <w:right w:val="none" w:sz="0" w:space="0" w:color="auto"/>
                                                                                              </w:divBdr>
                                                                                            </w:div>
                                                                                            <w:div w:id="2028828072">
                                                                                              <w:marLeft w:val="720"/>
                                                                                              <w:marRight w:val="0"/>
                                                                                              <w:marTop w:val="0"/>
                                                                                              <w:marBottom w:val="0"/>
                                                                                              <w:divBdr>
                                                                                                <w:top w:val="none" w:sz="0" w:space="0" w:color="auto"/>
                                                                                                <w:left w:val="none" w:sz="0" w:space="0" w:color="auto"/>
                                                                                                <w:bottom w:val="none" w:sz="0" w:space="0" w:color="auto"/>
                                                                                                <w:right w:val="none" w:sz="0" w:space="0" w:color="auto"/>
                                                                                              </w:divBdr>
                                                                                            </w:div>
                                                                                            <w:div w:id="2028828077">
                                                                                              <w:marLeft w:val="0"/>
                                                                                              <w:marRight w:val="0"/>
                                                                                              <w:marTop w:val="0"/>
                                                                                              <w:marBottom w:val="0"/>
                                                                                              <w:divBdr>
                                                                                                <w:top w:val="none" w:sz="0" w:space="0" w:color="auto"/>
                                                                                                <w:left w:val="none" w:sz="0" w:space="0" w:color="auto"/>
                                                                                                <w:bottom w:val="none" w:sz="0" w:space="0" w:color="auto"/>
                                                                                                <w:right w:val="none" w:sz="0" w:space="0" w:color="auto"/>
                                                                                              </w:divBdr>
                                                                                            </w:div>
                                                                                            <w:div w:id="2028828080">
                                                                                              <w:marLeft w:val="720"/>
                                                                                              <w:marRight w:val="0"/>
                                                                                              <w:marTop w:val="0"/>
                                                                                              <w:marBottom w:val="0"/>
                                                                                              <w:divBdr>
                                                                                                <w:top w:val="none" w:sz="0" w:space="0" w:color="auto"/>
                                                                                                <w:left w:val="none" w:sz="0" w:space="0" w:color="auto"/>
                                                                                                <w:bottom w:val="none" w:sz="0" w:space="0" w:color="auto"/>
                                                                                                <w:right w:val="none" w:sz="0" w:space="0" w:color="auto"/>
                                                                                              </w:divBdr>
                                                                                            </w:div>
                                                                                            <w:div w:id="2028828083">
                                                                                              <w:marLeft w:val="0"/>
                                                                                              <w:marRight w:val="0"/>
                                                                                              <w:marTop w:val="0"/>
                                                                                              <w:marBottom w:val="0"/>
                                                                                              <w:divBdr>
                                                                                                <w:top w:val="none" w:sz="0" w:space="0" w:color="auto"/>
                                                                                                <w:left w:val="none" w:sz="0" w:space="0" w:color="auto"/>
                                                                                                <w:bottom w:val="none" w:sz="0" w:space="0" w:color="auto"/>
                                                                                                <w:right w:val="none" w:sz="0" w:space="0" w:color="auto"/>
                                                                                              </w:divBdr>
                                                                                            </w:div>
                                                                                            <w:div w:id="2028828084">
                                                                                              <w:marLeft w:val="0"/>
                                                                                              <w:marRight w:val="0"/>
                                                                                              <w:marTop w:val="0"/>
                                                                                              <w:marBottom w:val="0"/>
                                                                                              <w:divBdr>
                                                                                                <w:top w:val="none" w:sz="0" w:space="0" w:color="auto"/>
                                                                                                <w:left w:val="none" w:sz="0" w:space="0" w:color="auto"/>
                                                                                                <w:bottom w:val="none" w:sz="0" w:space="0" w:color="auto"/>
                                                                                                <w:right w:val="none" w:sz="0" w:space="0" w:color="auto"/>
                                                                                              </w:divBdr>
                                                                                            </w:div>
                                                                                            <w:div w:id="2028828085">
                                                                                              <w:marLeft w:val="0"/>
                                                                                              <w:marRight w:val="0"/>
                                                                                              <w:marTop w:val="0"/>
                                                                                              <w:marBottom w:val="0"/>
                                                                                              <w:divBdr>
                                                                                                <w:top w:val="none" w:sz="0" w:space="0" w:color="auto"/>
                                                                                                <w:left w:val="none" w:sz="0" w:space="0" w:color="auto"/>
                                                                                                <w:bottom w:val="none" w:sz="0" w:space="0" w:color="auto"/>
                                                                                                <w:right w:val="none" w:sz="0" w:space="0" w:color="auto"/>
                                                                                              </w:divBdr>
                                                                                            </w:div>
                                                                                            <w:div w:id="2028828088">
                                                                                              <w:marLeft w:val="0"/>
                                                                                              <w:marRight w:val="0"/>
                                                                                              <w:marTop w:val="0"/>
                                                                                              <w:marBottom w:val="0"/>
                                                                                              <w:divBdr>
                                                                                                <w:top w:val="none" w:sz="0" w:space="0" w:color="auto"/>
                                                                                                <w:left w:val="none" w:sz="0" w:space="0" w:color="auto"/>
                                                                                                <w:bottom w:val="none" w:sz="0" w:space="0" w:color="auto"/>
                                                                                                <w:right w:val="none" w:sz="0" w:space="0" w:color="auto"/>
                                                                                              </w:divBdr>
                                                                                            </w:div>
                                                                                            <w:div w:id="2028828090">
                                                                                              <w:marLeft w:val="0"/>
                                                                                              <w:marRight w:val="0"/>
                                                                                              <w:marTop w:val="0"/>
                                                                                              <w:marBottom w:val="0"/>
                                                                                              <w:divBdr>
                                                                                                <w:top w:val="none" w:sz="0" w:space="0" w:color="auto"/>
                                                                                                <w:left w:val="none" w:sz="0" w:space="0" w:color="auto"/>
                                                                                                <w:bottom w:val="none" w:sz="0" w:space="0" w:color="auto"/>
                                                                                                <w:right w:val="none" w:sz="0" w:space="0" w:color="auto"/>
                                                                                              </w:divBdr>
                                                                                            </w:div>
                                                                                            <w:div w:id="2028828093">
                                                                                              <w:marLeft w:val="0"/>
                                                                                              <w:marRight w:val="0"/>
                                                                                              <w:marTop w:val="0"/>
                                                                                              <w:marBottom w:val="0"/>
                                                                                              <w:divBdr>
                                                                                                <w:top w:val="none" w:sz="0" w:space="0" w:color="auto"/>
                                                                                                <w:left w:val="none" w:sz="0" w:space="0" w:color="auto"/>
                                                                                                <w:bottom w:val="none" w:sz="0" w:space="0" w:color="auto"/>
                                                                                                <w:right w:val="none" w:sz="0" w:space="0" w:color="auto"/>
                                                                                              </w:divBdr>
                                                                                            </w:div>
                                                                                            <w:div w:id="2028828094">
                                                                                              <w:marLeft w:val="0"/>
                                                                                              <w:marRight w:val="0"/>
                                                                                              <w:marTop w:val="0"/>
                                                                                              <w:marBottom w:val="0"/>
                                                                                              <w:divBdr>
                                                                                                <w:top w:val="none" w:sz="0" w:space="0" w:color="auto"/>
                                                                                                <w:left w:val="none" w:sz="0" w:space="0" w:color="auto"/>
                                                                                                <w:bottom w:val="none" w:sz="0" w:space="0" w:color="auto"/>
                                                                                                <w:right w:val="none" w:sz="0" w:space="0" w:color="auto"/>
                                                                                              </w:divBdr>
                                                                                            </w:div>
                                                                                            <w:div w:id="2028828096">
                                                                                              <w:marLeft w:val="0"/>
                                                                                              <w:marRight w:val="0"/>
                                                                                              <w:marTop w:val="0"/>
                                                                                              <w:marBottom w:val="0"/>
                                                                                              <w:divBdr>
                                                                                                <w:top w:val="none" w:sz="0" w:space="0" w:color="auto"/>
                                                                                                <w:left w:val="none" w:sz="0" w:space="0" w:color="auto"/>
                                                                                                <w:bottom w:val="none" w:sz="0" w:space="0" w:color="auto"/>
                                                                                                <w:right w:val="none" w:sz="0" w:space="0" w:color="auto"/>
                                                                                              </w:divBdr>
                                                                                            </w:div>
                                                                                            <w:div w:id="2028828098">
                                                                                              <w:marLeft w:val="0"/>
                                                                                              <w:marRight w:val="0"/>
                                                                                              <w:marTop w:val="0"/>
                                                                                              <w:marBottom w:val="0"/>
                                                                                              <w:divBdr>
                                                                                                <w:top w:val="none" w:sz="0" w:space="0" w:color="auto"/>
                                                                                                <w:left w:val="none" w:sz="0" w:space="0" w:color="auto"/>
                                                                                                <w:bottom w:val="none" w:sz="0" w:space="0" w:color="auto"/>
                                                                                                <w:right w:val="none" w:sz="0" w:space="0" w:color="auto"/>
                                                                                              </w:divBdr>
                                                                                            </w:div>
                                                                                            <w:div w:id="2028828099">
                                                                                              <w:marLeft w:val="0"/>
                                                                                              <w:marRight w:val="0"/>
                                                                                              <w:marTop w:val="0"/>
                                                                                              <w:marBottom w:val="0"/>
                                                                                              <w:divBdr>
                                                                                                <w:top w:val="none" w:sz="0" w:space="0" w:color="auto"/>
                                                                                                <w:left w:val="none" w:sz="0" w:space="0" w:color="auto"/>
                                                                                                <w:bottom w:val="none" w:sz="0" w:space="0" w:color="auto"/>
                                                                                                <w:right w:val="none" w:sz="0" w:space="0" w:color="auto"/>
                                                                                              </w:divBdr>
                                                                                            </w:div>
                                                                                            <w:div w:id="2028828100">
                                                                                              <w:marLeft w:val="0"/>
                                                                                              <w:marRight w:val="0"/>
                                                                                              <w:marTop w:val="0"/>
                                                                                              <w:marBottom w:val="0"/>
                                                                                              <w:divBdr>
                                                                                                <w:top w:val="none" w:sz="0" w:space="0" w:color="auto"/>
                                                                                                <w:left w:val="none" w:sz="0" w:space="0" w:color="auto"/>
                                                                                                <w:bottom w:val="none" w:sz="0" w:space="0" w:color="auto"/>
                                                                                                <w:right w:val="none" w:sz="0" w:space="0" w:color="auto"/>
                                                                                              </w:divBdr>
                                                                                            </w:div>
                                                                                            <w:div w:id="2028828102">
                                                                                              <w:marLeft w:val="0"/>
                                                                                              <w:marRight w:val="0"/>
                                                                                              <w:marTop w:val="0"/>
                                                                                              <w:marBottom w:val="0"/>
                                                                                              <w:divBdr>
                                                                                                <w:top w:val="none" w:sz="0" w:space="0" w:color="auto"/>
                                                                                                <w:left w:val="none" w:sz="0" w:space="0" w:color="auto"/>
                                                                                                <w:bottom w:val="none" w:sz="0" w:space="0" w:color="auto"/>
                                                                                                <w:right w:val="none" w:sz="0" w:space="0" w:color="auto"/>
                                                                                              </w:divBdr>
                                                                                            </w:div>
                                                                                          </w:divsChild>
                                                                                        </w:div>
                                                                                        <w:div w:id="2028827989">
                                                                                          <w:marLeft w:val="0"/>
                                                                                          <w:marRight w:val="0"/>
                                                                                          <w:marTop w:val="0"/>
                                                                                          <w:marBottom w:val="0"/>
                                                                                          <w:divBdr>
                                                                                            <w:top w:val="none" w:sz="0" w:space="0" w:color="auto"/>
                                                                                            <w:left w:val="none" w:sz="0" w:space="0" w:color="auto"/>
                                                                                            <w:bottom w:val="none" w:sz="0" w:space="0" w:color="auto"/>
                                                                                            <w:right w:val="none" w:sz="0" w:space="0" w:color="auto"/>
                                                                                          </w:divBdr>
                                                                                        </w:div>
                                                                                        <w:div w:id="2028827990">
                                                                                          <w:marLeft w:val="0"/>
                                                                                          <w:marRight w:val="0"/>
                                                                                          <w:marTop w:val="0"/>
                                                                                          <w:marBottom w:val="0"/>
                                                                                          <w:divBdr>
                                                                                            <w:top w:val="none" w:sz="0" w:space="0" w:color="auto"/>
                                                                                            <w:left w:val="none" w:sz="0" w:space="0" w:color="auto"/>
                                                                                            <w:bottom w:val="none" w:sz="0" w:space="0" w:color="auto"/>
                                                                                            <w:right w:val="none" w:sz="0" w:space="0" w:color="auto"/>
                                                                                          </w:divBdr>
                                                                                        </w:div>
                                                                                        <w:div w:id="2028827993">
                                                                                          <w:marLeft w:val="0"/>
                                                                                          <w:marRight w:val="0"/>
                                                                                          <w:marTop w:val="0"/>
                                                                                          <w:marBottom w:val="0"/>
                                                                                          <w:divBdr>
                                                                                            <w:top w:val="none" w:sz="0" w:space="0" w:color="auto"/>
                                                                                            <w:left w:val="none" w:sz="0" w:space="0" w:color="auto"/>
                                                                                            <w:bottom w:val="none" w:sz="0" w:space="0" w:color="auto"/>
                                                                                            <w:right w:val="none" w:sz="0" w:space="0" w:color="auto"/>
                                                                                          </w:divBdr>
                                                                                        </w:div>
                                                                                        <w:div w:id="2028827997">
                                                                                          <w:marLeft w:val="0"/>
                                                                                          <w:marRight w:val="0"/>
                                                                                          <w:marTop w:val="0"/>
                                                                                          <w:marBottom w:val="0"/>
                                                                                          <w:divBdr>
                                                                                            <w:top w:val="none" w:sz="0" w:space="0" w:color="auto"/>
                                                                                            <w:left w:val="none" w:sz="0" w:space="0" w:color="auto"/>
                                                                                            <w:bottom w:val="none" w:sz="0" w:space="0" w:color="auto"/>
                                                                                            <w:right w:val="none" w:sz="0" w:space="0" w:color="auto"/>
                                                                                          </w:divBdr>
                                                                                        </w:div>
                                                                                        <w:div w:id="2028827998">
                                                                                          <w:marLeft w:val="0"/>
                                                                                          <w:marRight w:val="0"/>
                                                                                          <w:marTop w:val="0"/>
                                                                                          <w:marBottom w:val="0"/>
                                                                                          <w:divBdr>
                                                                                            <w:top w:val="none" w:sz="0" w:space="0" w:color="auto"/>
                                                                                            <w:left w:val="none" w:sz="0" w:space="0" w:color="auto"/>
                                                                                            <w:bottom w:val="none" w:sz="0" w:space="0" w:color="auto"/>
                                                                                            <w:right w:val="none" w:sz="0" w:space="0" w:color="auto"/>
                                                                                          </w:divBdr>
                                                                                        </w:div>
                                                                                        <w:div w:id="2028828000">
                                                                                          <w:marLeft w:val="0"/>
                                                                                          <w:marRight w:val="0"/>
                                                                                          <w:marTop w:val="0"/>
                                                                                          <w:marBottom w:val="0"/>
                                                                                          <w:divBdr>
                                                                                            <w:top w:val="none" w:sz="0" w:space="0" w:color="auto"/>
                                                                                            <w:left w:val="none" w:sz="0" w:space="0" w:color="auto"/>
                                                                                            <w:bottom w:val="none" w:sz="0" w:space="0" w:color="auto"/>
                                                                                            <w:right w:val="none" w:sz="0" w:space="0" w:color="auto"/>
                                                                                          </w:divBdr>
                                                                                        </w:div>
                                                                                        <w:div w:id="2028828001">
                                                                                          <w:marLeft w:val="0"/>
                                                                                          <w:marRight w:val="0"/>
                                                                                          <w:marTop w:val="0"/>
                                                                                          <w:marBottom w:val="0"/>
                                                                                          <w:divBdr>
                                                                                            <w:top w:val="none" w:sz="0" w:space="0" w:color="auto"/>
                                                                                            <w:left w:val="none" w:sz="0" w:space="0" w:color="auto"/>
                                                                                            <w:bottom w:val="none" w:sz="0" w:space="0" w:color="auto"/>
                                                                                            <w:right w:val="none" w:sz="0" w:space="0" w:color="auto"/>
                                                                                          </w:divBdr>
                                                                                        </w:div>
                                                                                        <w:div w:id="2028828003">
                                                                                          <w:marLeft w:val="0"/>
                                                                                          <w:marRight w:val="0"/>
                                                                                          <w:marTop w:val="0"/>
                                                                                          <w:marBottom w:val="0"/>
                                                                                          <w:divBdr>
                                                                                            <w:top w:val="none" w:sz="0" w:space="0" w:color="auto"/>
                                                                                            <w:left w:val="none" w:sz="0" w:space="0" w:color="auto"/>
                                                                                            <w:bottom w:val="none" w:sz="0" w:space="0" w:color="auto"/>
                                                                                            <w:right w:val="none" w:sz="0" w:space="0" w:color="auto"/>
                                                                                          </w:divBdr>
                                                                                        </w:div>
                                                                                        <w:div w:id="2028828004">
                                                                                          <w:marLeft w:val="0"/>
                                                                                          <w:marRight w:val="0"/>
                                                                                          <w:marTop w:val="0"/>
                                                                                          <w:marBottom w:val="0"/>
                                                                                          <w:divBdr>
                                                                                            <w:top w:val="none" w:sz="0" w:space="0" w:color="auto"/>
                                                                                            <w:left w:val="none" w:sz="0" w:space="0" w:color="auto"/>
                                                                                            <w:bottom w:val="none" w:sz="0" w:space="0" w:color="auto"/>
                                                                                            <w:right w:val="none" w:sz="0" w:space="0" w:color="auto"/>
                                                                                          </w:divBdr>
                                                                                        </w:div>
                                                                                        <w:div w:id="2028828007">
                                                                                          <w:marLeft w:val="0"/>
                                                                                          <w:marRight w:val="0"/>
                                                                                          <w:marTop w:val="0"/>
                                                                                          <w:marBottom w:val="0"/>
                                                                                          <w:divBdr>
                                                                                            <w:top w:val="none" w:sz="0" w:space="0" w:color="auto"/>
                                                                                            <w:left w:val="none" w:sz="0" w:space="0" w:color="auto"/>
                                                                                            <w:bottom w:val="none" w:sz="0" w:space="0" w:color="auto"/>
                                                                                            <w:right w:val="none" w:sz="0" w:space="0" w:color="auto"/>
                                                                                          </w:divBdr>
                                                                                        </w:div>
                                                                                        <w:div w:id="2028828008">
                                                                                          <w:marLeft w:val="0"/>
                                                                                          <w:marRight w:val="0"/>
                                                                                          <w:marTop w:val="0"/>
                                                                                          <w:marBottom w:val="0"/>
                                                                                          <w:divBdr>
                                                                                            <w:top w:val="none" w:sz="0" w:space="0" w:color="auto"/>
                                                                                            <w:left w:val="none" w:sz="0" w:space="0" w:color="auto"/>
                                                                                            <w:bottom w:val="none" w:sz="0" w:space="0" w:color="auto"/>
                                                                                            <w:right w:val="none" w:sz="0" w:space="0" w:color="auto"/>
                                                                                          </w:divBdr>
                                                                                        </w:div>
                                                                                        <w:div w:id="2028828010">
                                                                                          <w:marLeft w:val="0"/>
                                                                                          <w:marRight w:val="0"/>
                                                                                          <w:marTop w:val="0"/>
                                                                                          <w:marBottom w:val="0"/>
                                                                                          <w:divBdr>
                                                                                            <w:top w:val="none" w:sz="0" w:space="0" w:color="auto"/>
                                                                                            <w:left w:val="none" w:sz="0" w:space="0" w:color="auto"/>
                                                                                            <w:bottom w:val="none" w:sz="0" w:space="0" w:color="auto"/>
                                                                                            <w:right w:val="none" w:sz="0" w:space="0" w:color="auto"/>
                                                                                          </w:divBdr>
                                                                                        </w:div>
                                                                                        <w:div w:id="2028828015">
                                                                                          <w:marLeft w:val="0"/>
                                                                                          <w:marRight w:val="0"/>
                                                                                          <w:marTop w:val="0"/>
                                                                                          <w:marBottom w:val="0"/>
                                                                                          <w:divBdr>
                                                                                            <w:top w:val="none" w:sz="0" w:space="0" w:color="auto"/>
                                                                                            <w:left w:val="none" w:sz="0" w:space="0" w:color="auto"/>
                                                                                            <w:bottom w:val="none" w:sz="0" w:space="0" w:color="auto"/>
                                                                                            <w:right w:val="none" w:sz="0" w:space="0" w:color="auto"/>
                                                                                          </w:divBdr>
                                                                                        </w:div>
                                                                                        <w:div w:id="2028828016">
                                                                                          <w:marLeft w:val="0"/>
                                                                                          <w:marRight w:val="0"/>
                                                                                          <w:marTop w:val="0"/>
                                                                                          <w:marBottom w:val="0"/>
                                                                                          <w:divBdr>
                                                                                            <w:top w:val="none" w:sz="0" w:space="0" w:color="auto"/>
                                                                                            <w:left w:val="none" w:sz="0" w:space="0" w:color="auto"/>
                                                                                            <w:bottom w:val="none" w:sz="0" w:space="0" w:color="auto"/>
                                                                                            <w:right w:val="none" w:sz="0" w:space="0" w:color="auto"/>
                                                                                          </w:divBdr>
                                                                                        </w:div>
                                                                                        <w:div w:id="2028828020">
                                                                                          <w:marLeft w:val="0"/>
                                                                                          <w:marRight w:val="0"/>
                                                                                          <w:marTop w:val="0"/>
                                                                                          <w:marBottom w:val="0"/>
                                                                                          <w:divBdr>
                                                                                            <w:top w:val="none" w:sz="0" w:space="0" w:color="auto"/>
                                                                                            <w:left w:val="none" w:sz="0" w:space="0" w:color="auto"/>
                                                                                            <w:bottom w:val="none" w:sz="0" w:space="0" w:color="auto"/>
                                                                                            <w:right w:val="none" w:sz="0" w:space="0" w:color="auto"/>
                                                                                          </w:divBdr>
                                                                                        </w:div>
                                                                                        <w:div w:id="2028828021">
                                                                                          <w:marLeft w:val="0"/>
                                                                                          <w:marRight w:val="0"/>
                                                                                          <w:marTop w:val="0"/>
                                                                                          <w:marBottom w:val="0"/>
                                                                                          <w:divBdr>
                                                                                            <w:top w:val="none" w:sz="0" w:space="0" w:color="auto"/>
                                                                                            <w:left w:val="none" w:sz="0" w:space="0" w:color="auto"/>
                                                                                            <w:bottom w:val="none" w:sz="0" w:space="0" w:color="auto"/>
                                                                                            <w:right w:val="none" w:sz="0" w:space="0" w:color="auto"/>
                                                                                          </w:divBdr>
                                                                                        </w:div>
                                                                                        <w:div w:id="2028828022">
                                                                                          <w:marLeft w:val="0"/>
                                                                                          <w:marRight w:val="0"/>
                                                                                          <w:marTop w:val="0"/>
                                                                                          <w:marBottom w:val="0"/>
                                                                                          <w:divBdr>
                                                                                            <w:top w:val="none" w:sz="0" w:space="0" w:color="auto"/>
                                                                                            <w:left w:val="none" w:sz="0" w:space="0" w:color="auto"/>
                                                                                            <w:bottom w:val="none" w:sz="0" w:space="0" w:color="auto"/>
                                                                                            <w:right w:val="none" w:sz="0" w:space="0" w:color="auto"/>
                                                                                          </w:divBdr>
                                                                                        </w:div>
                                                                                        <w:div w:id="2028828023">
                                                                                          <w:marLeft w:val="0"/>
                                                                                          <w:marRight w:val="0"/>
                                                                                          <w:marTop w:val="0"/>
                                                                                          <w:marBottom w:val="0"/>
                                                                                          <w:divBdr>
                                                                                            <w:top w:val="none" w:sz="0" w:space="0" w:color="auto"/>
                                                                                            <w:left w:val="none" w:sz="0" w:space="0" w:color="auto"/>
                                                                                            <w:bottom w:val="none" w:sz="0" w:space="0" w:color="auto"/>
                                                                                            <w:right w:val="none" w:sz="0" w:space="0" w:color="auto"/>
                                                                                          </w:divBdr>
                                                                                        </w:div>
                                                                                        <w:div w:id="2028828024">
                                                                                          <w:marLeft w:val="0"/>
                                                                                          <w:marRight w:val="0"/>
                                                                                          <w:marTop w:val="0"/>
                                                                                          <w:marBottom w:val="0"/>
                                                                                          <w:divBdr>
                                                                                            <w:top w:val="none" w:sz="0" w:space="0" w:color="auto"/>
                                                                                            <w:left w:val="none" w:sz="0" w:space="0" w:color="auto"/>
                                                                                            <w:bottom w:val="none" w:sz="0" w:space="0" w:color="auto"/>
                                                                                            <w:right w:val="none" w:sz="0" w:space="0" w:color="auto"/>
                                                                                          </w:divBdr>
                                                                                        </w:div>
                                                                                        <w:div w:id="2028828025">
                                                                                          <w:marLeft w:val="0"/>
                                                                                          <w:marRight w:val="0"/>
                                                                                          <w:marTop w:val="0"/>
                                                                                          <w:marBottom w:val="0"/>
                                                                                          <w:divBdr>
                                                                                            <w:top w:val="none" w:sz="0" w:space="0" w:color="auto"/>
                                                                                            <w:left w:val="none" w:sz="0" w:space="0" w:color="auto"/>
                                                                                            <w:bottom w:val="none" w:sz="0" w:space="0" w:color="auto"/>
                                                                                            <w:right w:val="none" w:sz="0" w:space="0" w:color="auto"/>
                                                                                          </w:divBdr>
                                                                                        </w:div>
                                                                                        <w:div w:id="2028828030">
                                                                                          <w:marLeft w:val="0"/>
                                                                                          <w:marRight w:val="0"/>
                                                                                          <w:marTop w:val="0"/>
                                                                                          <w:marBottom w:val="0"/>
                                                                                          <w:divBdr>
                                                                                            <w:top w:val="none" w:sz="0" w:space="0" w:color="auto"/>
                                                                                            <w:left w:val="none" w:sz="0" w:space="0" w:color="auto"/>
                                                                                            <w:bottom w:val="none" w:sz="0" w:space="0" w:color="auto"/>
                                                                                            <w:right w:val="none" w:sz="0" w:space="0" w:color="auto"/>
                                                                                          </w:divBdr>
                                                                                        </w:div>
                                                                                        <w:div w:id="2028828031">
                                                                                          <w:marLeft w:val="0"/>
                                                                                          <w:marRight w:val="0"/>
                                                                                          <w:marTop w:val="0"/>
                                                                                          <w:marBottom w:val="0"/>
                                                                                          <w:divBdr>
                                                                                            <w:top w:val="none" w:sz="0" w:space="0" w:color="auto"/>
                                                                                            <w:left w:val="none" w:sz="0" w:space="0" w:color="auto"/>
                                                                                            <w:bottom w:val="none" w:sz="0" w:space="0" w:color="auto"/>
                                                                                            <w:right w:val="none" w:sz="0" w:space="0" w:color="auto"/>
                                                                                          </w:divBdr>
                                                                                        </w:div>
                                                                                        <w:div w:id="2028828032">
                                                                                          <w:marLeft w:val="0"/>
                                                                                          <w:marRight w:val="0"/>
                                                                                          <w:marTop w:val="0"/>
                                                                                          <w:marBottom w:val="0"/>
                                                                                          <w:divBdr>
                                                                                            <w:top w:val="none" w:sz="0" w:space="0" w:color="auto"/>
                                                                                            <w:left w:val="none" w:sz="0" w:space="0" w:color="auto"/>
                                                                                            <w:bottom w:val="none" w:sz="0" w:space="0" w:color="auto"/>
                                                                                            <w:right w:val="none" w:sz="0" w:space="0" w:color="auto"/>
                                                                                          </w:divBdr>
                                                                                        </w:div>
                                                                                        <w:div w:id="2028828033">
                                                                                          <w:marLeft w:val="0"/>
                                                                                          <w:marRight w:val="0"/>
                                                                                          <w:marTop w:val="0"/>
                                                                                          <w:marBottom w:val="0"/>
                                                                                          <w:divBdr>
                                                                                            <w:top w:val="none" w:sz="0" w:space="0" w:color="auto"/>
                                                                                            <w:left w:val="none" w:sz="0" w:space="0" w:color="auto"/>
                                                                                            <w:bottom w:val="none" w:sz="0" w:space="0" w:color="auto"/>
                                                                                            <w:right w:val="none" w:sz="0" w:space="0" w:color="auto"/>
                                                                                          </w:divBdr>
                                                                                        </w:div>
                                                                                        <w:div w:id="2028828034">
                                                                                          <w:marLeft w:val="0"/>
                                                                                          <w:marRight w:val="0"/>
                                                                                          <w:marTop w:val="0"/>
                                                                                          <w:marBottom w:val="0"/>
                                                                                          <w:divBdr>
                                                                                            <w:top w:val="none" w:sz="0" w:space="0" w:color="auto"/>
                                                                                            <w:left w:val="none" w:sz="0" w:space="0" w:color="auto"/>
                                                                                            <w:bottom w:val="none" w:sz="0" w:space="0" w:color="auto"/>
                                                                                            <w:right w:val="none" w:sz="0" w:space="0" w:color="auto"/>
                                                                                          </w:divBdr>
                                                                                        </w:div>
                                                                                        <w:div w:id="2028828035">
                                                                                          <w:marLeft w:val="0"/>
                                                                                          <w:marRight w:val="0"/>
                                                                                          <w:marTop w:val="0"/>
                                                                                          <w:marBottom w:val="0"/>
                                                                                          <w:divBdr>
                                                                                            <w:top w:val="none" w:sz="0" w:space="0" w:color="auto"/>
                                                                                            <w:left w:val="none" w:sz="0" w:space="0" w:color="auto"/>
                                                                                            <w:bottom w:val="none" w:sz="0" w:space="0" w:color="auto"/>
                                                                                            <w:right w:val="none" w:sz="0" w:space="0" w:color="auto"/>
                                                                                          </w:divBdr>
                                                                                        </w:div>
                                                                                        <w:div w:id="2028828036">
                                                                                          <w:marLeft w:val="0"/>
                                                                                          <w:marRight w:val="0"/>
                                                                                          <w:marTop w:val="0"/>
                                                                                          <w:marBottom w:val="0"/>
                                                                                          <w:divBdr>
                                                                                            <w:top w:val="none" w:sz="0" w:space="0" w:color="auto"/>
                                                                                            <w:left w:val="none" w:sz="0" w:space="0" w:color="auto"/>
                                                                                            <w:bottom w:val="none" w:sz="0" w:space="0" w:color="auto"/>
                                                                                            <w:right w:val="none" w:sz="0" w:space="0" w:color="auto"/>
                                                                                          </w:divBdr>
                                                                                        </w:div>
                                                                                        <w:div w:id="2028828039">
                                                                                          <w:marLeft w:val="0"/>
                                                                                          <w:marRight w:val="0"/>
                                                                                          <w:marTop w:val="0"/>
                                                                                          <w:marBottom w:val="0"/>
                                                                                          <w:divBdr>
                                                                                            <w:top w:val="none" w:sz="0" w:space="0" w:color="auto"/>
                                                                                            <w:left w:val="none" w:sz="0" w:space="0" w:color="auto"/>
                                                                                            <w:bottom w:val="none" w:sz="0" w:space="0" w:color="auto"/>
                                                                                            <w:right w:val="none" w:sz="0" w:space="0" w:color="auto"/>
                                                                                          </w:divBdr>
                                                                                        </w:div>
                                                                                        <w:div w:id="2028828041">
                                                                                          <w:marLeft w:val="0"/>
                                                                                          <w:marRight w:val="0"/>
                                                                                          <w:marTop w:val="0"/>
                                                                                          <w:marBottom w:val="0"/>
                                                                                          <w:divBdr>
                                                                                            <w:top w:val="none" w:sz="0" w:space="0" w:color="auto"/>
                                                                                            <w:left w:val="none" w:sz="0" w:space="0" w:color="auto"/>
                                                                                            <w:bottom w:val="none" w:sz="0" w:space="0" w:color="auto"/>
                                                                                            <w:right w:val="none" w:sz="0" w:space="0" w:color="auto"/>
                                                                                          </w:divBdr>
                                                                                        </w:div>
                                                                                        <w:div w:id="2028828047">
                                                                                          <w:marLeft w:val="0"/>
                                                                                          <w:marRight w:val="0"/>
                                                                                          <w:marTop w:val="0"/>
                                                                                          <w:marBottom w:val="0"/>
                                                                                          <w:divBdr>
                                                                                            <w:top w:val="none" w:sz="0" w:space="0" w:color="auto"/>
                                                                                            <w:left w:val="none" w:sz="0" w:space="0" w:color="auto"/>
                                                                                            <w:bottom w:val="none" w:sz="0" w:space="0" w:color="auto"/>
                                                                                            <w:right w:val="none" w:sz="0" w:space="0" w:color="auto"/>
                                                                                          </w:divBdr>
                                                                                        </w:div>
                                                                                        <w:div w:id="2028828048">
                                                                                          <w:marLeft w:val="0"/>
                                                                                          <w:marRight w:val="0"/>
                                                                                          <w:marTop w:val="0"/>
                                                                                          <w:marBottom w:val="0"/>
                                                                                          <w:divBdr>
                                                                                            <w:top w:val="none" w:sz="0" w:space="0" w:color="auto"/>
                                                                                            <w:left w:val="none" w:sz="0" w:space="0" w:color="auto"/>
                                                                                            <w:bottom w:val="none" w:sz="0" w:space="0" w:color="auto"/>
                                                                                            <w:right w:val="none" w:sz="0" w:space="0" w:color="auto"/>
                                                                                          </w:divBdr>
                                                                                        </w:div>
                                                                                        <w:div w:id="2028828050">
                                                                                          <w:marLeft w:val="0"/>
                                                                                          <w:marRight w:val="0"/>
                                                                                          <w:marTop w:val="0"/>
                                                                                          <w:marBottom w:val="0"/>
                                                                                          <w:divBdr>
                                                                                            <w:top w:val="none" w:sz="0" w:space="0" w:color="auto"/>
                                                                                            <w:left w:val="none" w:sz="0" w:space="0" w:color="auto"/>
                                                                                            <w:bottom w:val="none" w:sz="0" w:space="0" w:color="auto"/>
                                                                                            <w:right w:val="none" w:sz="0" w:space="0" w:color="auto"/>
                                                                                          </w:divBdr>
                                                                                        </w:div>
                                                                                        <w:div w:id="2028828053">
                                                                                          <w:marLeft w:val="720"/>
                                                                                          <w:marRight w:val="0"/>
                                                                                          <w:marTop w:val="0"/>
                                                                                          <w:marBottom w:val="0"/>
                                                                                          <w:divBdr>
                                                                                            <w:top w:val="none" w:sz="0" w:space="0" w:color="auto"/>
                                                                                            <w:left w:val="none" w:sz="0" w:space="0" w:color="auto"/>
                                                                                            <w:bottom w:val="none" w:sz="0" w:space="0" w:color="auto"/>
                                                                                            <w:right w:val="none" w:sz="0" w:space="0" w:color="auto"/>
                                                                                          </w:divBdr>
                                                                                        </w:div>
                                                                                        <w:div w:id="2028828054">
                                                                                          <w:marLeft w:val="0"/>
                                                                                          <w:marRight w:val="0"/>
                                                                                          <w:marTop w:val="0"/>
                                                                                          <w:marBottom w:val="0"/>
                                                                                          <w:divBdr>
                                                                                            <w:top w:val="none" w:sz="0" w:space="0" w:color="auto"/>
                                                                                            <w:left w:val="none" w:sz="0" w:space="0" w:color="auto"/>
                                                                                            <w:bottom w:val="none" w:sz="0" w:space="0" w:color="auto"/>
                                                                                            <w:right w:val="none" w:sz="0" w:space="0" w:color="auto"/>
                                                                                          </w:divBdr>
                                                                                        </w:div>
                                                                                        <w:div w:id="2028828056">
                                                                                          <w:marLeft w:val="0"/>
                                                                                          <w:marRight w:val="0"/>
                                                                                          <w:marTop w:val="0"/>
                                                                                          <w:marBottom w:val="0"/>
                                                                                          <w:divBdr>
                                                                                            <w:top w:val="none" w:sz="0" w:space="0" w:color="auto"/>
                                                                                            <w:left w:val="none" w:sz="0" w:space="0" w:color="auto"/>
                                                                                            <w:bottom w:val="none" w:sz="0" w:space="0" w:color="auto"/>
                                                                                            <w:right w:val="none" w:sz="0" w:space="0" w:color="auto"/>
                                                                                          </w:divBdr>
                                                                                        </w:div>
                                                                                        <w:div w:id="2028828059">
                                                                                          <w:marLeft w:val="0"/>
                                                                                          <w:marRight w:val="0"/>
                                                                                          <w:marTop w:val="0"/>
                                                                                          <w:marBottom w:val="0"/>
                                                                                          <w:divBdr>
                                                                                            <w:top w:val="none" w:sz="0" w:space="0" w:color="auto"/>
                                                                                            <w:left w:val="none" w:sz="0" w:space="0" w:color="auto"/>
                                                                                            <w:bottom w:val="none" w:sz="0" w:space="0" w:color="auto"/>
                                                                                            <w:right w:val="none" w:sz="0" w:space="0" w:color="auto"/>
                                                                                          </w:divBdr>
                                                                                        </w:div>
                                                                                        <w:div w:id="2028828063">
                                                                                          <w:marLeft w:val="0"/>
                                                                                          <w:marRight w:val="0"/>
                                                                                          <w:marTop w:val="0"/>
                                                                                          <w:marBottom w:val="0"/>
                                                                                          <w:divBdr>
                                                                                            <w:top w:val="none" w:sz="0" w:space="0" w:color="auto"/>
                                                                                            <w:left w:val="none" w:sz="0" w:space="0" w:color="auto"/>
                                                                                            <w:bottom w:val="none" w:sz="0" w:space="0" w:color="auto"/>
                                                                                            <w:right w:val="none" w:sz="0" w:space="0" w:color="auto"/>
                                                                                          </w:divBdr>
                                                                                        </w:div>
                                                                                        <w:div w:id="2028828064">
                                                                                          <w:marLeft w:val="0"/>
                                                                                          <w:marRight w:val="0"/>
                                                                                          <w:marTop w:val="0"/>
                                                                                          <w:marBottom w:val="0"/>
                                                                                          <w:divBdr>
                                                                                            <w:top w:val="none" w:sz="0" w:space="0" w:color="auto"/>
                                                                                            <w:left w:val="none" w:sz="0" w:space="0" w:color="auto"/>
                                                                                            <w:bottom w:val="none" w:sz="0" w:space="0" w:color="auto"/>
                                                                                            <w:right w:val="none" w:sz="0" w:space="0" w:color="auto"/>
                                                                                          </w:divBdr>
                                                                                        </w:div>
                                                                                        <w:div w:id="2028828069">
                                                                                          <w:marLeft w:val="0"/>
                                                                                          <w:marRight w:val="0"/>
                                                                                          <w:marTop w:val="0"/>
                                                                                          <w:marBottom w:val="0"/>
                                                                                          <w:divBdr>
                                                                                            <w:top w:val="none" w:sz="0" w:space="0" w:color="auto"/>
                                                                                            <w:left w:val="none" w:sz="0" w:space="0" w:color="auto"/>
                                                                                            <w:bottom w:val="none" w:sz="0" w:space="0" w:color="auto"/>
                                                                                            <w:right w:val="none" w:sz="0" w:space="0" w:color="auto"/>
                                                                                          </w:divBdr>
                                                                                        </w:div>
                                                                                        <w:div w:id="2028828073">
                                                                                          <w:marLeft w:val="0"/>
                                                                                          <w:marRight w:val="0"/>
                                                                                          <w:marTop w:val="0"/>
                                                                                          <w:marBottom w:val="0"/>
                                                                                          <w:divBdr>
                                                                                            <w:top w:val="none" w:sz="0" w:space="0" w:color="auto"/>
                                                                                            <w:left w:val="none" w:sz="0" w:space="0" w:color="auto"/>
                                                                                            <w:bottom w:val="none" w:sz="0" w:space="0" w:color="auto"/>
                                                                                            <w:right w:val="none" w:sz="0" w:space="0" w:color="auto"/>
                                                                                          </w:divBdr>
                                                                                        </w:div>
                                                                                        <w:div w:id="2028828075">
                                                                                          <w:marLeft w:val="0"/>
                                                                                          <w:marRight w:val="0"/>
                                                                                          <w:marTop w:val="0"/>
                                                                                          <w:marBottom w:val="0"/>
                                                                                          <w:divBdr>
                                                                                            <w:top w:val="none" w:sz="0" w:space="0" w:color="auto"/>
                                                                                            <w:left w:val="none" w:sz="0" w:space="0" w:color="auto"/>
                                                                                            <w:bottom w:val="none" w:sz="0" w:space="0" w:color="auto"/>
                                                                                            <w:right w:val="none" w:sz="0" w:space="0" w:color="auto"/>
                                                                                          </w:divBdr>
                                                                                        </w:div>
                                                                                        <w:div w:id="2028828076">
                                                                                          <w:marLeft w:val="0"/>
                                                                                          <w:marRight w:val="0"/>
                                                                                          <w:marTop w:val="0"/>
                                                                                          <w:marBottom w:val="0"/>
                                                                                          <w:divBdr>
                                                                                            <w:top w:val="none" w:sz="0" w:space="0" w:color="auto"/>
                                                                                            <w:left w:val="none" w:sz="0" w:space="0" w:color="auto"/>
                                                                                            <w:bottom w:val="none" w:sz="0" w:space="0" w:color="auto"/>
                                                                                            <w:right w:val="none" w:sz="0" w:space="0" w:color="auto"/>
                                                                                          </w:divBdr>
                                                                                        </w:div>
                                                                                        <w:div w:id="2028828079">
                                                                                          <w:marLeft w:val="0"/>
                                                                                          <w:marRight w:val="0"/>
                                                                                          <w:marTop w:val="0"/>
                                                                                          <w:marBottom w:val="0"/>
                                                                                          <w:divBdr>
                                                                                            <w:top w:val="none" w:sz="0" w:space="0" w:color="auto"/>
                                                                                            <w:left w:val="none" w:sz="0" w:space="0" w:color="auto"/>
                                                                                            <w:bottom w:val="none" w:sz="0" w:space="0" w:color="auto"/>
                                                                                            <w:right w:val="none" w:sz="0" w:space="0" w:color="auto"/>
                                                                                          </w:divBdr>
                                                                                        </w:div>
                                                                                        <w:div w:id="2028828081">
                                                                                          <w:marLeft w:val="0"/>
                                                                                          <w:marRight w:val="0"/>
                                                                                          <w:marTop w:val="0"/>
                                                                                          <w:marBottom w:val="0"/>
                                                                                          <w:divBdr>
                                                                                            <w:top w:val="none" w:sz="0" w:space="0" w:color="auto"/>
                                                                                            <w:left w:val="none" w:sz="0" w:space="0" w:color="auto"/>
                                                                                            <w:bottom w:val="none" w:sz="0" w:space="0" w:color="auto"/>
                                                                                            <w:right w:val="none" w:sz="0" w:space="0" w:color="auto"/>
                                                                                          </w:divBdr>
                                                                                        </w:div>
                                                                                        <w:div w:id="2028828082">
                                                                                          <w:marLeft w:val="0"/>
                                                                                          <w:marRight w:val="0"/>
                                                                                          <w:marTop w:val="0"/>
                                                                                          <w:marBottom w:val="0"/>
                                                                                          <w:divBdr>
                                                                                            <w:top w:val="none" w:sz="0" w:space="0" w:color="auto"/>
                                                                                            <w:left w:val="none" w:sz="0" w:space="0" w:color="auto"/>
                                                                                            <w:bottom w:val="none" w:sz="0" w:space="0" w:color="auto"/>
                                                                                            <w:right w:val="none" w:sz="0" w:space="0" w:color="auto"/>
                                                                                          </w:divBdr>
                                                                                        </w:div>
                                                                                        <w:div w:id="2028828086">
                                                                                          <w:marLeft w:val="0"/>
                                                                                          <w:marRight w:val="0"/>
                                                                                          <w:marTop w:val="0"/>
                                                                                          <w:marBottom w:val="0"/>
                                                                                          <w:divBdr>
                                                                                            <w:top w:val="none" w:sz="0" w:space="0" w:color="auto"/>
                                                                                            <w:left w:val="none" w:sz="0" w:space="0" w:color="auto"/>
                                                                                            <w:bottom w:val="none" w:sz="0" w:space="0" w:color="auto"/>
                                                                                            <w:right w:val="none" w:sz="0" w:space="0" w:color="auto"/>
                                                                                          </w:divBdr>
                                                                                        </w:div>
                                                                                        <w:div w:id="2028828087">
                                                                                          <w:marLeft w:val="0"/>
                                                                                          <w:marRight w:val="0"/>
                                                                                          <w:marTop w:val="0"/>
                                                                                          <w:marBottom w:val="0"/>
                                                                                          <w:divBdr>
                                                                                            <w:top w:val="none" w:sz="0" w:space="0" w:color="auto"/>
                                                                                            <w:left w:val="none" w:sz="0" w:space="0" w:color="auto"/>
                                                                                            <w:bottom w:val="none" w:sz="0" w:space="0" w:color="auto"/>
                                                                                            <w:right w:val="none" w:sz="0" w:space="0" w:color="auto"/>
                                                                                          </w:divBdr>
                                                                                        </w:div>
                                                                                        <w:div w:id="2028828089">
                                                                                          <w:marLeft w:val="0"/>
                                                                                          <w:marRight w:val="0"/>
                                                                                          <w:marTop w:val="0"/>
                                                                                          <w:marBottom w:val="0"/>
                                                                                          <w:divBdr>
                                                                                            <w:top w:val="none" w:sz="0" w:space="0" w:color="auto"/>
                                                                                            <w:left w:val="none" w:sz="0" w:space="0" w:color="auto"/>
                                                                                            <w:bottom w:val="none" w:sz="0" w:space="0" w:color="auto"/>
                                                                                            <w:right w:val="none" w:sz="0" w:space="0" w:color="auto"/>
                                                                                          </w:divBdr>
                                                                                        </w:div>
                                                                                        <w:div w:id="2028828091">
                                                                                          <w:marLeft w:val="0"/>
                                                                                          <w:marRight w:val="0"/>
                                                                                          <w:marTop w:val="0"/>
                                                                                          <w:marBottom w:val="0"/>
                                                                                          <w:divBdr>
                                                                                            <w:top w:val="none" w:sz="0" w:space="0" w:color="auto"/>
                                                                                            <w:left w:val="none" w:sz="0" w:space="0" w:color="auto"/>
                                                                                            <w:bottom w:val="none" w:sz="0" w:space="0" w:color="auto"/>
                                                                                            <w:right w:val="none" w:sz="0" w:space="0" w:color="auto"/>
                                                                                          </w:divBdr>
                                                                                        </w:div>
                                                                                        <w:div w:id="2028828092">
                                                                                          <w:marLeft w:val="0"/>
                                                                                          <w:marRight w:val="0"/>
                                                                                          <w:marTop w:val="0"/>
                                                                                          <w:marBottom w:val="0"/>
                                                                                          <w:divBdr>
                                                                                            <w:top w:val="none" w:sz="0" w:space="0" w:color="auto"/>
                                                                                            <w:left w:val="none" w:sz="0" w:space="0" w:color="auto"/>
                                                                                            <w:bottom w:val="none" w:sz="0" w:space="0" w:color="auto"/>
                                                                                            <w:right w:val="none" w:sz="0" w:space="0" w:color="auto"/>
                                                                                          </w:divBdr>
                                                                                        </w:div>
                                                                                        <w:div w:id="2028828095">
                                                                                          <w:marLeft w:val="0"/>
                                                                                          <w:marRight w:val="0"/>
                                                                                          <w:marTop w:val="0"/>
                                                                                          <w:marBottom w:val="0"/>
                                                                                          <w:divBdr>
                                                                                            <w:top w:val="none" w:sz="0" w:space="0" w:color="auto"/>
                                                                                            <w:left w:val="none" w:sz="0" w:space="0" w:color="auto"/>
                                                                                            <w:bottom w:val="none" w:sz="0" w:space="0" w:color="auto"/>
                                                                                            <w:right w:val="none" w:sz="0" w:space="0" w:color="auto"/>
                                                                                          </w:divBdr>
                                                                                        </w:div>
                                                                                        <w:div w:id="2028828097">
                                                                                          <w:marLeft w:val="0"/>
                                                                                          <w:marRight w:val="0"/>
                                                                                          <w:marTop w:val="0"/>
                                                                                          <w:marBottom w:val="0"/>
                                                                                          <w:divBdr>
                                                                                            <w:top w:val="none" w:sz="0" w:space="0" w:color="auto"/>
                                                                                            <w:left w:val="none" w:sz="0" w:space="0" w:color="auto"/>
                                                                                            <w:bottom w:val="none" w:sz="0" w:space="0" w:color="auto"/>
                                                                                            <w:right w:val="none" w:sz="0" w:space="0" w:color="auto"/>
                                                                                          </w:divBdr>
                                                                                        </w:div>
                                                                                        <w:div w:id="2028828103">
                                                                                          <w:marLeft w:val="0"/>
                                                                                          <w:marRight w:val="0"/>
                                                                                          <w:marTop w:val="0"/>
                                                                                          <w:marBottom w:val="0"/>
                                                                                          <w:divBdr>
                                                                                            <w:top w:val="none" w:sz="0" w:space="0" w:color="auto"/>
                                                                                            <w:left w:val="none" w:sz="0" w:space="0" w:color="auto"/>
                                                                                            <w:bottom w:val="none" w:sz="0" w:space="0" w:color="auto"/>
                                                                                            <w:right w:val="none" w:sz="0" w:space="0" w:color="auto"/>
                                                                                          </w:divBdr>
                                                                                        </w:div>
                                                                                      </w:divsChild>
                                                                                    </w:div>
                                                                                    <w:div w:id="2028826590">
                                                                                      <w:marLeft w:val="0"/>
                                                                                      <w:marRight w:val="0"/>
                                                                                      <w:marTop w:val="0"/>
                                                                                      <w:marBottom w:val="0"/>
                                                                                      <w:divBdr>
                                                                                        <w:top w:val="none" w:sz="0" w:space="0" w:color="auto"/>
                                                                                        <w:left w:val="none" w:sz="0" w:space="0" w:color="auto"/>
                                                                                        <w:bottom w:val="none" w:sz="0" w:space="0" w:color="auto"/>
                                                                                        <w:right w:val="none" w:sz="0" w:space="0" w:color="auto"/>
                                                                                      </w:divBdr>
                                                                                    </w:div>
                                                                                    <w:div w:id="2028826591">
                                                                                      <w:marLeft w:val="0"/>
                                                                                      <w:marRight w:val="0"/>
                                                                                      <w:marTop w:val="0"/>
                                                                                      <w:marBottom w:val="0"/>
                                                                                      <w:divBdr>
                                                                                        <w:top w:val="none" w:sz="0" w:space="0" w:color="auto"/>
                                                                                        <w:left w:val="none" w:sz="0" w:space="0" w:color="auto"/>
                                                                                        <w:bottom w:val="none" w:sz="0" w:space="0" w:color="auto"/>
                                                                                        <w:right w:val="none" w:sz="0" w:space="0" w:color="auto"/>
                                                                                      </w:divBdr>
                                                                                    </w:div>
                                                                                    <w:div w:id="2028826595">
                                                                                      <w:marLeft w:val="0"/>
                                                                                      <w:marRight w:val="0"/>
                                                                                      <w:marTop w:val="0"/>
                                                                                      <w:marBottom w:val="0"/>
                                                                                      <w:divBdr>
                                                                                        <w:top w:val="none" w:sz="0" w:space="0" w:color="auto"/>
                                                                                        <w:left w:val="none" w:sz="0" w:space="0" w:color="auto"/>
                                                                                        <w:bottom w:val="none" w:sz="0" w:space="0" w:color="auto"/>
                                                                                        <w:right w:val="none" w:sz="0" w:space="0" w:color="auto"/>
                                                                                      </w:divBdr>
                                                                                    </w:div>
                                                                                    <w:div w:id="2028826603">
                                                                                      <w:marLeft w:val="0"/>
                                                                                      <w:marRight w:val="0"/>
                                                                                      <w:marTop w:val="0"/>
                                                                                      <w:marBottom w:val="0"/>
                                                                                      <w:divBdr>
                                                                                        <w:top w:val="none" w:sz="0" w:space="0" w:color="auto"/>
                                                                                        <w:left w:val="none" w:sz="0" w:space="0" w:color="auto"/>
                                                                                        <w:bottom w:val="none" w:sz="0" w:space="0" w:color="auto"/>
                                                                                        <w:right w:val="none" w:sz="0" w:space="0" w:color="auto"/>
                                                                                      </w:divBdr>
                                                                                    </w:div>
                                                                                    <w:div w:id="2028826604">
                                                                                      <w:marLeft w:val="0"/>
                                                                                      <w:marRight w:val="0"/>
                                                                                      <w:marTop w:val="0"/>
                                                                                      <w:marBottom w:val="0"/>
                                                                                      <w:divBdr>
                                                                                        <w:top w:val="none" w:sz="0" w:space="0" w:color="auto"/>
                                                                                        <w:left w:val="none" w:sz="0" w:space="0" w:color="auto"/>
                                                                                        <w:bottom w:val="none" w:sz="0" w:space="0" w:color="auto"/>
                                                                                        <w:right w:val="none" w:sz="0" w:space="0" w:color="auto"/>
                                                                                      </w:divBdr>
                                                                                    </w:div>
                                                                                    <w:div w:id="2028826607">
                                                                                      <w:marLeft w:val="0"/>
                                                                                      <w:marRight w:val="0"/>
                                                                                      <w:marTop w:val="0"/>
                                                                                      <w:marBottom w:val="0"/>
                                                                                      <w:divBdr>
                                                                                        <w:top w:val="none" w:sz="0" w:space="0" w:color="auto"/>
                                                                                        <w:left w:val="none" w:sz="0" w:space="0" w:color="auto"/>
                                                                                        <w:bottom w:val="none" w:sz="0" w:space="0" w:color="auto"/>
                                                                                        <w:right w:val="none" w:sz="0" w:space="0" w:color="auto"/>
                                                                                      </w:divBdr>
                                                                                    </w:div>
                                                                                    <w:div w:id="2028826608">
                                                                                      <w:marLeft w:val="0"/>
                                                                                      <w:marRight w:val="0"/>
                                                                                      <w:marTop w:val="0"/>
                                                                                      <w:marBottom w:val="0"/>
                                                                                      <w:divBdr>
                                                                                        <w:top w:val="none" w:sz="0" w:space="0" w:color="auto"/>
                                                                                        <w:left w:val="none" w:sz="0" w:space="0" w:color="auto"/>
                                                                                        <w:bottom w:val="none" w:sz="0" w:space="0" w:color="auto"/>
                                                                                        <w:right w:val="none" w:sz="0" w:space="0" w:color="auto"/>
                                                                                      </w:divBdr>
                                                                                    </w:div>
                                                                                    <w:div w:id="2028826609">
                                                                                      <w:marLeft w:val="0"/>
                                                                                      <w:marRight w:val="0"/>
                                                                                      <w:marTop w:val="0"/>
                                                                                      <w:marBottom w:val="0"/>
                                                                                      <w:divBdr>
                                                                                        <w:top w:val="none" w:sz="0" w:space="0" w:color="auto"/>
                                                                                        <w:left w:val="none" w:sz="0" w:space="0" w:color="auto"/>
                                                                                        <w:bottom w:val="none" w:sz="0" w:space="0" w:color="auto"/>
                                                                                        <w:right w:val="none" w:sz="0" w:space="0" w:color="auto"/>
                                                                                      </w:divBdr>
                                                                                    </w:div>
                                                                                    <w:div w:id="2028826610">
                                                                                      <w:marLeft w:val="0"/>
                                                                                      <w:marRight w:val="0"/>
                                                                                      <w:marTop w:val="0"/>
                                                                                      <w:marBottom w:val="0"/>
                                                                                      <w:divBdr>
                                                                                        <w:top w:val="none" w:sz="0" w:space="0" w:color="auto"/>
                                                                                        <w:left w:val="none" w:sz="0" w:space="0" w:color="auto"/>
                                                                                        <w:bottom w:val="none" w:sz="0" w:space="0" w:color="auto"/>
                                                                                        <w:right w:val="none" w:sz="0" w:space="0" w:color="auto"/>
                                                                                      </w:divBdr>
                                                                                    </w:div>
                                                                                    <w:div w:id="2028826616">
                                                                                      <w:marLeft w:val="0"/>
                                                                                      <w:marRight w:val="0"/>
                                                                                      <w:marTop w:val="0"/>
                                                                                      <w:marBottom w:val="0"/>
                                                                                      <w:divBdr>
                                                                                        <w:top w:val="none" w:sz="0" w:space="0" w:color="auto"/>
                                                                                        <w:left w:val="none" w:sz="0" w:space="0" w:color="auto"/>
                                                                                        <w:bottom w:val="none" w:sz="0" w:space="0" w:color="auto"/>
                                                                                        <w:right w:val="none" w:sz="0" w:space="0" w:color="auto"/>
                                                                                      </w:divBdr>
                                                                                    </w:div>
                                                                                    <w:div w:id="2028826617">
                                                                                      <w:marLeft w:val="0"/>
                                                                                      <w:marRight w:val="0"/>
                                                                                      <w:marTop w:val="0"/>
                                                                                      <w:marBottom w:val="0"/>
                                                                                      <w:divBdr>
                                                                                        <w:top w:val="none" w:sz="0" w:space="0" w:color="auto"/>
                                                                                        <w:left w:val="none" w:sz="0" w:space="0" w:color="auto"/>
                                                                                        <w:bottom w:val="none" w:sz="0" w:space="0" w:color="auto"/>
                                                                                        <w:right w:val="none" w:sz="0" w:space="0" w:color="auto"/>
                                                                                      </w:divBdr>
                                                                                    </w:div>
                                                                                    <w:div w:id="2028826624">
                                                                                      <w:marLeft w:val="0"/>
                                                                                      <w:marRight w:val="0"/>
                                                                                      <w:marTop w:val="0"/>
                                                                                      <w:marBottom w:val="0"/>
                                                                                      <w:divBdr>
                                                                                        <w:top w:val="none" w:sz="0" w:space="0" w:color="auto"/>
                                                                                        <w:left w:val="none" w:sz="0" w:space="0" w:color="auto"/>
                                                                                        <w:bottom w:val="none" w:sz="0" w:space="0" w:color="auto"/>
                                                                                        <w:right w:val="none" w:sz="0" w:space="0" w:color="auto"/>
                                                                                      </w:divBdr>
                                                                                    </w:div>
                                                                                    <w:div w:id="2028826625">
                                                                                      <w:marLeft w:val="0"/>
                                                                                      <w:marRight w:val="0"/>
                                                                                      <w:marTop w:val="0"/>
                                                                                      <w:marBottom w:val="0"/>
                                                                                      <w:divBdr>
                                                                                        <w:top w:val="none" w:sz="0" w:space="0" w:color="auto"/>
                                                                                        <w:left w:val="none" w:sz="0" w:space="0" w:color="auto"/>
                                                                                        <w:bottom w:val="none" w:sz="0" w:space="0" w:color="auto"/>
                                                                                        <w:right w:val="none" w:sz="0" w:space="0" w:color="auto"/>
                                                                                      </w:divBdr>
                                                                                    </w:div>
                                                                                    <w:div w:id="2028826639">
                                                                                      <w:marLeft w:val="0"/>
                                                                                      <w:marRight w:val="0"/>
                                                                                      <w:marTop w:val="0"/>
                                                                                      <w:marBottom w:val="0"/>
                                                                                      <w:divBdr>
                                                                                        <w:top w:val="none" w:sz="0" w:space="0" w:color="auto"/>
                                                                                        <w:left w:val="none" w:sz="0" w:space="0" w:color="auto"/>
                                                                                        <w:bottom w:val="none" w:sz="0" w:space="0" w:color="auto"/>
                                                                                        <w:right w:val="none" w:sz="0" w:space="0" w:color="auto"/>
                                                                                      </w:divBdr>
                                                                                    </w:div>
                                                                                    <w:div w:id="2028826657">
                                                                                      <w:marLeft w:val="1440"/>
                                                                                      <w:marRight w:val="0"/>
                                                                                      <w:marTop w:val="0"/>
                                                                                      <w:marBottom w:val="0"/>
                                                                                      <w:divBdr>
                                                                                        <w:top w:val="none" w:sz="0" w:space="0" w:color="auto"/>
                                                                                        <w:left w:val="none" w:sz="0" w:space="0" w:color="auto"/>
                                                                                        <w:bottom w:val="none" w:sz="0" w:space="0" w:color="auto"/>
                                                                                        <w:right w:val="none" w:sz="0" w:space="0" w:color="auto"/>
                                                                                      </w:divBdr>
                                                                                    </w:div>
                                                                                    <w:div w:id="2028826663">
                                                                                      <w:marLeft w:val="0"/>
                                                                                      <w:marRight w:val="0"/>
                                                                                      <w:marTop w:val="0"/>
                                                                                      <w:marBottom w:val="0"/>
                                                                                      <w:divBdr>
                                                                                        <w:top w:val="none" w:sz="0" w:space="0" w:color="auto"/>
                                                                                        <w:left w:val="none" w:sz="0" w:space="0" w:color="auto"/>
                                                                                        <w:bottom w:val="none" w:sz="0" w:space="0" w:color="auto"/>
                                                                                        <w:right w:val="none" w:sz="0" w:space="0" w:color="auto"/>
                                                                                      </w:divBdr>
                                                                                    </w:div>
                                                                                    <w:div w:id="2028826664">
                                                                                      <w:marLeft w:val="0"/>
                                                                                      <w:marRight w:val="0"/>
                                                                                      <w:marTop w:val="0"/>
                                                                                      <w:marBottom w:val="0"/>
                                                                                      <w:divBdr>
                                                                                        <w:top w:val="none" w:sz="0" w:space="0" w:color="auto"/>
                                                                                        <w:left w:val="none" w:sz="0" w:space="0" w:color="auto"/>
                                                                                        <w:bottom w:val="none" w:sz="0" w:space="0" w:color="auto"/>
                                                                                        <w:right w:val="none" w:sz="0" w:space="0" w:color="auto"/>
                                                                                      </w:divBdr>
                                                                                    </w:div>
                                                                                    <w:div w:id="2028826673">
                                                                                      <w:marLeft w:val="0"/>
                                                                                      <w:marRight w:val="0"/>
                                                                                      <w:marTop w:val="0"/>
                                                                                      <w:marBottom w:val="0"/>
                                                                                      <w:divBdr>
                                                                                        <w:top w:val="none" w:sz="0" w:space="0" w:color="auto"/>
                                                                                        <w:left w:val="none" w:sz="0" w:space="0" w:color="auto"/>
                                                                                        <w:bottom w:val="none" w:sz="0" w:space="0" w:color="auto"/>
                                                                                        <w:right w:val="none" w:sz="0" w:space="0" w:color="auto"/>
                                                                                      </w:divBdr>
                                                                                    </w:div>
                                                                                    <w:div w:id="2028826676">
                                                                                      <w:marLeft w:val="0"/>
                                                                                      <w:marRight w:val="0"/>
                                                                                      <w:marTop w:val="0"/>
                                                                                      <w:marBottom w:val="0"/>
                                                                                      <w:divBdr>
                                                                                        <w:top w:val="none" w:sz="0" w:space="0" w:color="auto"/>
                                                                                        <w:left w:val="none" w:sz="0" w:space="0" w:color="auto"/>
                                                                                        <w:bottom w:val="none" w:sz="0" w:space="0" w:color="auto"/>
                                                                                        <w:right w:val="none" w:sz="0" w:space="0" w:color="auto"/>
                                                                                      </w:divBdr>
                                                                                    </w:div>
                                                                                    <w:div w:id="2028826679">
                                                                                      <w:marLeft w:val="0"/>
                                                                                      <w:marRight w:val="0"/>
                                                                                      <w:marTop w:val="0"/>
                                                                                      <w:marBottom w:val="0"/>
                                                                                      <w:divBdr>
                                                                                        <w:top w:val="none" w:sz="0" w:space="0" w:color="auto"/>
                                                                                        <w:left w:val="none" w:sz="0" w:space="0" w:color="auto"/>
                                                                                        <w:bottom w:val="none" w:sz="0" w:space="0" w:color="auto"/>
                                                                                        <w:right w:val="none" w:sz="0" w:space="0" w:color="auto"/>
                                                                                      </w:divBdr>
                                                                                    </w:div>
                                                                                    <w:div w:id="2028826681">
                                                                                      <w:marLeft w:val="0"/>
                                                                                      <w:marRight w:val="0"/>
                                                                                      <w:marTop w:val="0"/>
                                                                                      <w:marBottom w:val="0"/>
                                                                                      <w:divBdr>
                                                                                        <w:top w:val="none" w:sz="0" w:space="0" w:color="auto"/>
                                                                                        <w:left w:val="none" w:sz="0" w:space="0" w:color="auto"/>
                                                                                        <w:bottom w:val="none" w:sz="0" w:space="0" w:color="auto"/>
                                                                                        <w:right w:val="none" w:sz="0" w:space="0" w:color="auto"/>
                                                                                      </w:divBdr>
                                                                                    </w:div>
                                                                                    <w:div w:id="2028826693">
                                                                                      <w:marLeft w:val="0"/>
                                                                                      <w:marRight w:val="0"/>
                                                                                      <w:marTop w:val="0"/>
                                                                                      <w:marBottom w:val="0"/>
                                                                                      <w:divBdr>
                                                                                        <w:top w:val="none" w:sz="0" w:space="0" w:color="auto"/>
                                                                                        <w:left w:val="none" w:sz="0" w:space="0" w:color="auto"/>
                                                                                        <w:bottom w:val="none" w:sz="0" w:space="0" w:color="auto"/>
                                                                                        <w:right w:val="none" w:sz="0" w:space="0" w:color="auto"/>
                                                                                      </w:divBdr>
                                                                                    </w:div>
                                                                                    <w:div w:id="2028826696">
                                                                                      <w:marLeft w:val="0"/>
                                                                                      <w:marRight w:val="0"/>
                                                                                      <w:marTop w:val="0"/>
                                                                                      <w:marBottom w:val="0"/>
                                                                                      <w:divBdr>
                                                                                        <w:top w:val="none" w:sz="0" w:space="0" w:color="auto"/>
                                                                                        <w:left w:val="none" w:sz="0" w:space="0" w:color="auto"/>
                                                                                        <w:bottom w:val="none" w:sz="0" w:space="0" w:color="auto"/>
                                                                                        <w:right w:val="none" w:sz="0" w:space="0" w:color="auto"/>
                                                                                      </w:divBdr>
                                                                                    </w:div>
                                                                                    <w:div w:id="2028826707">
                                                                                      <w:marLeft w:val="0"/>
                                                                                      <w:marRight w:val="0"/>
                                                                                      <w:marTop w:val="0"/>
                                                                                      <w:marBottom w:val="0"/>
                                                                                      <w:divBdr>
                                                                                        <w:top w:val="none" w:sz="0" w:space="0" w:color="auto"/>
                                                                                        <w:left w:val="none" w:sz="0" w:space="0" w:color="auto"/>
                                                                                        <w:bottom w:val="none" w:sz="0" w:space="0" w:color="auto"/>
                                                                                        <w:right w:val="none" w:sz="0" w:space="0" w:color="auto"/>
                                                                                      </w:divBdr>
                                                                                    </w:div>
                                                                                    <w:div w:id="2028826709">
                                                                                      <w:marLeft w:val="0"/>
                                                                                      <w:marRight w:val="0"/>
                                                                                      <w:marTop w:val="0"/>
                                                                                      <w:marBottom w:val="0"/>
                                                                                      <w:divBdr>
                                                                                        <w:top w:val="none" w:sz="0" w:space="0" w:color="auto"/>
                                                                                        <w:left w:val="none" w:sz="0" w:space="0" w:color="auto"/>
                                                                                        <w:bottom w:val="none" w:sz="0" w:space="0" w:color="auto"/>
                                                                                        <w:right w:val="none" w:sz="0" w:space="0" w:color="auto"/>
                                                                                      </w:divBdr>
                                                                                    </w:div>
                                                                                    <w:div w:id="2028826712">
                                                                                      <w:marLeft w:val="0"/>
                                                                                      <w:marRight w:val="0"/>
                                                                                      <w:marTop w:val="0"/>
                                                                                      <w:marBottom w:val="0"/>
                                                                                      <w:divBdr>
                                                                                        <w:top w:val="none" w:sz="0" w:space="0" w:color="auto"/>
                                                                                        <w:left w:val="none" w:sz="0" w:space="0" w:color="auto"/>
                                                                                        <w:bottom w:val="none" w:sz="0" w:space="0" w:color="auto"/>
                                                                                        <w:right w:val="none" w:sz="0" w:space="0" w:color="auto"/>
                                                                                      </w:divBdr>
                                                                                    </w:div>
                                                                                    <w:div w:id="2028826719">
                                                                                      <w:marLeft w:val="0"/>
                                                                                      <w:marRight w:val="0"/>
                                                                                      <w:marTop w:val="0"/>
                                                                                      <w:marBottom w:val="0"/>
                                                                                      <w:divBdr>
                                                                                        <w:top w:val="none" w:sz="0" w:space="0" w:color="auto"/>
                                                                                        <w:left w:val="none" w:sz="0" w:space="0" w:color="auto"/>
                                                                                        <w:bottom w:val="none" w:sz="0" w:space="0" w:color="auto"/>
                                                                                        <w:right w:val="none" w:sz="0" w:space="0" w:color="auto"/>
                                                                                      </w:divBdr>
                                                                                    </w:div>
                                                                                    <w:div w:id="2028826721">
                                                                                      <w:marLeft w:val="0"/>
                                                                                      <w:marRight w:val="0"/>
                                                                                      <w:marTop w:val="0"/>
                                                                                      <w:marBottom w:val="0"/>
                                                                                      <w:divBdr>
                                                                                        <w:top w:val="none" w:sz="0" w:space="0" w:color="auto"/>
                                                                                        <w:left w:val="none" w:sz="0" w:space="0" w:color="auto"/>
                                                                                        <w:bottom w:val="none" w:sz="0" w:space="0" w:color="auto"/>
                                                                                        <w:right w:val="none" w:sz="0" w:space="0" w:color="auto"/>
                                                                                      </w:divBdr>
                                                                                    </w:div>
                                                                                    <w:div w:id="2028826724">
                                                                                      <w:marLeft w:val="0"/>
                                                                                      <w:marRight w:val="0"/>
                                                                                      <w:marTop w:val="0"/>
                                                                                      <w:marBottom w:val="0"/>
                                                                                      <w:divBdr>
                                                                                        <w:top w:val="none" w:sz="0" w:space="0" w:color="auto"/>
                                                                                        <w:left w:val="none" w:sz="0" w:space="0" w:color="auto"/>
                                                                                        <w:bottom w:val="none" w:sz="0" w:space="0" w:color="auto"/>
                                                                                        <w:right w:val="none" w:sz="0" w:space="0" w:color="auto"/>
                                                                                      </w:divBdr>
                                                                                    </w:div>
                                                                                    <w:div w:id="2028826735">
                                                                                      <w:marLeft w:val="0"/>
                                                                                      <w:marRight w:val="0"/>
                                                                                      <w:marTop w:val="0"/>
                                                                                      <w:marBottom w:val="0"/>
                                                                                      <w:divBdr>
                                                                                        <w:top w:val="none" w:sz="0" w:space="0" w:color="auto"/>
                                                                                        <w:left w:val="none" w:sz="0" w:space="0" w:color="auto"/>
                                                                                        <w:bottom w:val="none" w:sz="0" w:space="0" w:color="auto"/>
                                                                                        <w:right w:val="none" w:sz="0" w:space="0" w:color="auto"/>
                                                                                      </w:divBdr>
                                                                                    </w:div>
                                                                                    <w:div w:id="2028826736">
                                                                                      <w:marLeft w:val="0"/>
                                                                                      <w:marRight w:val="0"/>
                                                                                      <w:marTop w:val="0"/>
                                                                                      <w:marBottom w:val="0"/>
                                                                                      <w:divBdr>
                                                                                        <w:top w:val="none" w:sz="0" w:space="0" w:color="auto"/>
                                                                                        <w:left w:val="none" w:sz="0" w:space="0" w:color="auto"/>
                                                                                        <w:bottom w:val="none" w:sz="0" w:space="0" w:color="auto"/>
                                                                                        <w:right w:val="none" w:sz="0" w:space="0" w:color="auto"/>
                                                                                      </w:divBdr>
                                                                                    </w:div>
                                                                                    <w:div w:id="2028826738">
                                                                                      <w:marLeft w:val="0"/>
                                                                                      <w:marRight w:val="0"/>
                                                                                      <w:marTop w:val="0"/>
                                                                                      <w:marBottom w:val="0"/>
                                                                                      <w:divBdr>
                                                                                        <w:top w:val="none" w:sz="0" w:space="0" w:color="auto"/>
                                                                                        <w:left w:val="none" w:sz="0" w:space="0" w:color="auto"/>
                                                                                        <w:bottom w:val="none" w:sz="0" w:space="0" w:color="auto"/>
                                                                                        <w:right w:val="none" w:sz="0" w:space="0" w:color="auto"/>
                                                                                      </w:divBdr>
                                                                                    </w:div>
                                                                                    <w:div w:id="2028826757">
                                                                                      <w:marLeft w:val="0"/>
                                                                                      <w:marRight w:val="0"/>
                                                                                      <w:marTop w:val="0"/>
                                                                                      <w:marBottom w:val="0"/>
                                                                                      <w:divBdr>
                                                                                        <w:top w:val="none" w:sz="0" w:space="0" w:color="auto"/>
                                                                                        <w:left w:val="none" w:sz="0" w:space="0" w:color="auto"/>
                                                                                        <w:bottom w:val="none" w:sz="0" w:space="0" w:color="auto"/>
                                                                                        <w:right w:val="none" w:sz="0" w:space="0" w:color="auto"/>
                                                                                      </w:divBdr>
                                                                                    </w:div>
                                                                                    <w:div w:id="2028826768">
                                                                                      <w:marLeft w:val="0"/>
                                                                                      <w:marRight w:val="0"/>
                                                                                      <w:marTop w:val="0"/>
                                                                                      <w:marBottom w:val="0"/>
                                                                                      <w:divBdr>
                                                                                        <w:top w:val="none" w:sz="0" w:space="0" w:color="auto"/>
                                                                                        <w:left w:val="none" w:sz="0" w:space="0" w:color="auto"/>
                                                                                        <w:bottom w:val="none" w:sz="0" w:space="0" w:color="auto"/>
                                                                                        <w:right w:val="none" w:sz="0" w:space="0" w:color="auto"/>
                                                                                      </w:divBdr>
                                                                                    </w:div>
                                                                                    <w:div w:id="2028826787">
                                                                                      <w:marLeft w:val="0"/>
                                                                                      <w:marRight w:val="0"/>
                                                                                      <w:marTop w:val="0"/>
                                                                                      <w:marBottom w:val="0"/>
                                                                                      <w:divBdr>
                                                                                        <w:top w:val="none" w:sz="0" w:space="0" w:color="auto"/>
                                                                                        <w:left w:val="none" w:sz="0" w:space="0" w:color="auto"/>
                                                                                        <w:bottom w:val="none" w:sz="0" w:space="0" w:color="auto"/>
                                                                                        <w:right w:val="none" w:sz="0" w:space="0" w:color="auto"/>
                                                                                      </w:divBdr>
                                                                                    </w:div>
                                                                                    <w:div w:id="2028826795">
                                                                                      <w:marLeft w:val="0"/>
                                                                                      <w:marRight w:val="0"/>
                                                                                      <w:marTop w:val="0"/>
                                                                                      <w:marBottom w:val="0"/>
                                                                                      <w:divBdr>
                                                                                        <w:top w:val="none" w:sz="0" w:space="0" w:color="auto"/>
                                                                                        <w:left w:val="none" w:sz="0" w:space="0" w:color="auto"/>
                                                                                        <w:bottom w:val="none" w:sz="0" w:space="0" w:color="auto"/>
                                                                                        <w:right w:val="none" w:sz="0" w:space="0" w:color="auto"/>
                                                                                      </w:divBdr>
                                                                                    </w:div>
                                                                                    <w:div w:id="2028826798">
                                                                                      <w:marLeft w:val="0"/>
                                                                                      <w:marRight w:val="0"/>
                                                                                      <w:marTop w:val="0"/>
                                                                                      <w:marBottom w:val="0"/>
                                                                                      <w:divBdr>
                                                                                        <w:top w:val="none" w:sz="0" w:space="0" w:color="auto"/>
                                                                                        <w:left w:val="none" w:sz="0" w:space="0" w:color="auto"/>
                                                                                        <w:bottom w:val="none" w:sz="0" w:space="0" w:color="auto"/>
                                                                                        <w:right w:val="none" w:sz="0" w:space="0" w:color="auto"/>
                                                                                      </w:divBdr>
                                                                                    </w:div>
                                                                                    <w:div w:id="2028826806">
                                                                                      <w:marLeft w:val="0"/>
                                                                                      <w:marRight w:val="0"/>
                                                                                      <w:marTop w:val="0"/>
                                                                                      <w:marBottom w:val="0"/>
                                                                                      <w:divBdr>
                                                                                        <w:top w:val="none" w:sz="0" w:space="0" w:color="auto"/>
                                                                                        <w:left w:val="none" w:sz="0" w:space="0" w:color="auto"/>
                                                                                        <w:bottom w:val="none" w:sz="0" w:space="0" w:color="auto"/>
                                                                                        <w:right w:val="none" w:sz="0" w:space="0" w:color="auto"/>
                                                                                      </w:divBdr>
                                                                                    </w:div>
                                                                                    <w:div w:id="2028826822">
                                                                                      <w:marLeft w:val="0"/>
                                                                                      <w:marRight w:val="0"/>
                                                                                      <w:marTop w:val="0"/>
                                                                                      <w:marBottom w:val="0"/>
                                                                                      <w:divBdr>
                                                                                        <w:top w:val="none" w:sz="0" w:space="0" w:color="auto"/>
                                                                                        <w:left w:val="none" w:sz="0" w:space="0" w:color="auto"/>
                                                                                        <w:bottom w:val="none" w:sz="0" w:space="0" w:color="auto"/>
                                                                                        <w:right w:val="none" w:sz="0" w:space="0" w:color="auto"/>
                                                                                      </w:divBdr>
                                                                                    </w:div>
                                                                                    <w:div w:id="2028826823">
                                                                                      <w:marLeft w:val="0"/>
                                                                                      <w:marRight w:val="0"/>
                                                                                      <w:marTop w:val="0"/>
                                                                                      <w:marBottom w:val="0"/>
                                                                                      <w:divBdr>
                                                                                        <w:top w:val="none" w:sz="0" w:space="0" w:color="auto"/>
                                                                                        <w:left w:val="none" w:sz="0" w:space="0" w:color="auto"/>
                                                                                        <w:bottom w:val="none" w:sz="0" w:space="0" w:color="auto"/>
                                                                                        <w:right w:val="none" w:sz="0" w:space="0" w:color="auto"/>
                                                                                      </w:divBdr>
                                                                                    </w:div>
                                                                                    <w:div w:id="2028826824">
                                                                                      <w:marLeft w:val="0"/>
                                                                                      <w:marRight w:val="0"/>
                                                                                      <w:marTop w:val="0"/>
                                                                                      <w:marBottom w:val="0"/>
                                                                                      <w:divBdr>
                                                                                        <w:top w:val="none" w:sz="0" w:space="0" w:color="auto"/>
                                                                                        <w:left w:val="none" w:sz="0" w:space="0" w:color="auto"/>
                                                                                        <w:bottom w:val="none" w:sz="0" w:space="0" w:color="auto"/>
                                                                                        <w:right w:val="none" w:sz="0" w:space="0" w:color="auto"/>
                                                                                      </w:divBdr>
                                                                                    </w:div>
                                                                                    <w:div w:id="2028826827">
                                                                                      <w:marLeft w:val="0"/>
                                                                                      <w:marRight w:val="0"/>
                                                                                      <w:marTop w:val="0"/>
                                                                                      <w:marBottom w:val="0"/>
                                                                                      <w:divBdr>
                                                                                        <w:top w:val="none" w:sz="0" w:space="0" w:color="auto"/>
                                                                                        <w:left w:val="none" w:sz="0" w:space="0" w:color="auto"/>
                                                                                        <w:bottom w:val="none" w:sz="0" w:space="0" w:color="auto"/>
                                                                                        <w:right w:val="none" w:sz="0" w:space="0" w:color="auto"/>
                                                                                      </w:divBdr>
                                                                                    </w:div>
                                                                                    <w:div w:id="2028826836">
                                                                                      <w:marLeft w:val="720"/>
                                                                                      <w:marRight w:val="0"/>
                                                                                      <w:marTop w:val="0"/>
                                                                                      <w:marBottom w:val="0"/>
                                                                                      <w:divBdr>
                                                                                        <w:top w:val="none" w:sz="0" w:space="0" w:color="auto"/>
                                                                                        <w:left w:val="none" w:sz="0" w:space="0" w:color="auto"/>
                                                                                        <w:bottom w:val="none" w:sz="0" w:space="0" w:color="auto"/>
                                                                                        <w:right w:val="none" w:sz="0" w:space="0" w:color="auto"/>
                                                                                      </w:divBdr>
                                                                                    </w:div>
                                                                                    <w:div w:id="2028826841">
                                                                                      <w:marLeft w:val="0"/>
                                                                                      <w:marRight w:val="0"/>
                                                                                      <w:marTop w:val="0"/>
                                                                                      <w:marBottom w:val="0"/>
                                                                                      <w:divBdr>
                                                                                        <w:top w:val="none" w:sz="0" w:space="0" w:color="auto"/>
                                                                                        <w:left w:val="none" w:sz="0" w:space="0" w:color="auto"/>
                                                                                        <w:bottom w:val="none" w:sz="0" w:space="0" w:color="auto"/>
                                                                                        <w:right w:val="none" w:sz="0" w:space="0" w:color="auto"/>
                                                                                      </w:divBdr>
                                                                                    </w:div>
                                                                                    <w:div w:id="2028826849">
                                                                                      <w:marLeft w:val="0"/>
                                                                                      <w:marRight w:val="0"/>
                                                                                      <w:marTop w:val="0"/>
                                                                                      <w:marBottom w:val="0"/>
                                                                                      <w:divBdr>
                                                                                        <w:top w:val="none" w:sz="0" w:space="0" w:color="auto"/>
                                                                                        <w:left w:val="none" w:sz="0" w:space="0" w:color="auto"/>
                                                                                        <w:bottom w:val="none" w:sz="0" w:space="0" w:color="auto"/>
                                                                                        <w:right w:val="none" w:sz="0" w:space="0" w:color="auto"/>
                                                                                      </w:divBdr>
                                                                                    </w:div>
                                                                                    <w:div w:id="2028826866">
                                                                                      <w:marLeft w:val="0"/>
                                                                                      <w:marRight w:val="0"/>
                                                                                      <w:marTop w:val="0"/>
                                                                                      <w:marBottom w:val="0"/>
                                                                                      <w:divBdr>
                                                                                        <w:top w:val="none" w:sz="0" w:space="0" w:color="auto"/>
                                                                                        <w:left w:val="none" w:sz="0" w:space="0" w:color="auto"/>
                                                                                        <w:bottom w:val="none" w:sz="0" w:space="0" w:color="auto"/>
                                                                                        <w:right w:val="none" w:sz="0" w:space="0" w:color="auto"/>
                                                                                      </w:divBdr>
                                                                                    </w:div>
                                                                                    <w:div w:id="2028826870">
                                                                                      <w:marLeft w:val="0"/>
                                                                                      <w:marRight w:val="0"/>
                                                                                      <w:marTop w:val="0"/>
                                                                                      <w:marBottom w:val="0"/>
                                                                                      <w:divBdr>
                                                                                        <w:top w:val="none" w:sz="0" w:space="0" w:color="auto"/>
                                                                                        <w:left w:val="none" w:sz="0" w:space="0" w:color="auto"/>
                                                                                        <w:bottom w:val="none" w:sz="0" w:space="0" w:color="auto"/>
                                                                                        <w:right w:val="none" w:sz="0" w:space="0" w:color="auto"/>
                                                                                      </w:divBdr>
                                                                                    </w:div>
                                                                                    <w:div w:id="2028826871">
                                                                                      <w:marLeft w:val="0"/>
                                                                                      <w:marRight w:val="0"/>
                                                                                      <w:marTop w:val="0"/>
                                                                                      <w:marBottom w:val="0"/>
                                                                                      <w:divBdr>
                                                                                        <w:top w:val="none" w:sz="0" w:space="0" w:color="auto"/>
                                                                                        <w:left w:val="none" w:sz="0" w:space="0" w:color="auto"/>
                                                                                        <w:bottom w:val="none" w:sz="0" w:space="0" w:color="auto"/>
                                                                                        <w:right w:val="none" w:sz="0" w:space="0" w:color="auto"/>
                                                                                      </w:divBdr>
                                                                                    </w:div>
                                                                                    <w:div w:id="2028826872">
                                                                                      <w:marLeft w:val="0"/>
                                                                                      <w:marRight w:val="0"/>
                                                                                      <w:marTop w:val="0"/>
                                                                                      <w:marBottom w:val="0"/>
                                                                                      <w:divBdr>
                                                                                        <w:top w:val="none" w:sz="0" w:space="0" w:color="auto"/>
                                                                                        <w:left w:val="none" w:sz="0" w:space="0" w:color="auto"/>
                                                                                        <w:bottom w:val="none" w:sz="0" w:space="0" w:color="auto"/>
                                                                                        <w:right w:val="none" w:sz="0" w:space="0" w:color="auto"/>
                                                                                      </w:divBdr>
                                                                                    </w:div>
                                                                                    <w:div w:id="2028826893">
                                                                                      <w:marLeft w:val="0"/>
                                                                                      <w:marRight w:val="0"/>
                                                                                      <w:marTop w:val="0"/>
                                                                                      <w:marBottom w:val="0"/>
                                                                                      <w:divBdr>
                                                                                        <w:top w:val="none" w:sz="0" w:space="0" w:color="auto"/>
                                                                                        <w:left w:val="none" w:sz="0" w:space="0" w:color="auto"/>
                                                                                        <w:bottom w:val="none" w:sz="0" w:space="0" w:color="auto"/>
                                                                                        <w:right w:val="none" w:sz="0" w:space="0" w:color="auto"/>
                                                                                      </w:divBdr>
                                                                                    </w:div>
                                                                                    <w:div w:id="2028826895">
                                                                                      <w:marLeft w:val="0"/>
                                                                                      <w:marRight w:val="0"/>
                                                                                      <w:marTop w:val="0"/>
                                                                                      <w:marBottom w:val="0"/>
                                                                                      <w:divBdr>
                                                                                        <w:top w:val="none" w:sz="0" w:space="0" w:color="auto"/>
                                                                                        <w:left w:val="none" w:sz="0" w:space="0" w:color="auto"/>
                                                                                        <w:bottom w:val="none" w:sz="0" w:space="0" w:color="auto"/>
                                                                                        <w:right w:val="none" w:sz="0" w:space="0" w:color="auto"/>
                                                                                      </w:divBdr>
                                                                                    </w:div>
                                                                                    <w:div w:id="2028826896">
                                                                                      <w:marLeft w:val="0"/>
                                                                                      <w:marRight w:val="0"/>
                                                                                      <w:marTop w:val="0"/>
                                                                                      <w:marBottom w:val="0"/>
                                                                                      <w:divBdr>
                                                                                        <w:top w:val="none" w:sz="0" w:space="0" w:color="auto"/>
                                                                                        <w:left w:val="none" w:sz="0" w:space="0" w:color="auto"/>
                                                                                        <w:bottom w:val="none" w:sz="0" w:space="0" w:color="auto"/>
                                                                                        <w:right w:val="none" w:sz="0" w:space="0" w:color="auto"/>
                                                                                      </w:divBdr>
                                                                                    </w:div>
                                                                                    <w:div w:id="2028826897">
                                                                                      <w:marLeft w:val="0"/>
                                                                                      <w:marRight w:val="0"/>
                                                                                      <w:marTop w:val="0"/>
                                                                                      <w:marBottom w:val="0"/>
                                                                                      <w:divBdr>
                                                                                        <w:top w:val="none" w:sz="0" w:space="0" w:color="auto"/>
                                                                                        <w:left w:val="none" w:sz="0" w:space="0" w:color="auto"/>
                                                                                        <w:bottom w:val="none" w:sz="0" w:space="0" w:color="auto"/>
                                                                                        <w:right w:val="none" w:sz="0" w:space="0" w:color="auto"/>
                                                                                      </w:divBdr>
                                                                                    </w:div>
                                                                                    <w:div w:id="2028826902">
                                                                                      <w:marLeft w:val="0"/>
                                                                                      <w:marRight w:val="0"/>
                                                                                      <w:marTop w:val="0"/>
                                                                                      <w:marBottom w:val="0"/>
                                                                                      <w:divBdr>
                                                                                        <w:top w:val="none" w:sz="0" w:space="0" w:color="auto"/>
                                                                                        <w:left w:val="none" w:sz="0" w:space="0" w:color="auto"/>
                                                                                        <w:bottom w:val="none" w:sz="0" w:space="0" w:color="auto"/>
                                                                                        <w:right w:val="none" w:sz="0" w:space="0" w:color="auto"/>
                                                                                      </w:divBdr>
                                                                                    </w:div>
                                                                                    <w:div w:id="2028826903">
                                                                                      <w:marLeft w:val="0"/>
                                                                                      <w:marRight w:val="0"/>
                                                                                      <w:marTop w:val="0"/>
                                                                                      <w:marBottom w:val="0"/>
                                                                                      <w:divBdr>
                                                                                        <w:top w:val="none" w:sz="0" w:space="0" w:color="auto"/>
                                                                                        <w:left w:val="none" w:sz="0" w:space="0" w:color="auto"/>
                                                                                        <w:bottom w:val="none" w:sz="0" w:space="0" w:color="auto"/>
                                                                                        <w:right w:val="none" w:sz="0" w:space="0" w:color="auto"/>
                                                                                      </w:divBdr>
                                                                                    </w:div>
                                                                                    <w:div w:id="2028826907">
                                                                                      <w:marLeft w:val="0"/>
                                                                                      <w:marRight w:val="0"/>
                                                                                      <w:marTop w:val="0"/>
                                                                                      <w:marBottom w:val="0"/>
                                                                                      <w:divBdr>
                                                                                        <w:top w:val="none" w:sz="0" w:space="0" w:color="auto"/>
                                                                                        <w:left w:val="none" w:sz="0" w:space="0" w:color="auto"/>
                                                                                        <w:bottom w:val="none" w:sz="0" w:space="0" w:color="auto"/>
                                                                                        <w:right w:val="none" w:sz="0" w:space="0" w:color="auto"/>
                                                                                      </w:divBdr>
                                                                                    </w:div>
                                                                                    <w:div w:id="2028826908">
                                                                                      <w:marLeft w:val="0"/>
                                                                                      <w:marRight w:val="0"/>
                                                                                      <w:marTop w:val="0"/>
                                                                                      <w:marBottom w:val="0"/>
                                                                                      <w:divBdr>
                                                                                        <w:top w:val="none" w:sz="0" w:space="0" w:color="auto"/>
                                                                                        <w:left w:val="none" w:sz="0" w:space="0" w:color="auto"/>
                                                                                        <w:bottom w:val="none" w:sz="0" w:space="0" w:color="auto"/>
                                                                                        <w:right w:val="none" w:sz="0" w:space="0" w:color="auto"/>
                                                                                      </w:divBdr>
                                                                                    </w:div>
                                                                                    <w:div w:id="2028826910">
                                                                                      <w:marLeft w:val="0"/>
                                                                                      <w:marRight w:val="0"/>
                                                                                      <w:marTop w:val="0"/>
                                                                                      <w:marBottom w:val="0"/>
                                                                                      <w:divBdr>
                                                                                        <w:top w:val="none" w:sz="0" w:space="0" w:color="auto"/>
                                                                                        <w:left w:val="none" w:sz="0" w:space="0" w:color="auto"/>
                                                                                        <w:bottom w:val="none" w:sz="0" w:space="0" w:color="auto"/>
                                                                                        <w:right w:val="none" w:sz="0" w:space="0" w:color="auto"/>
                                                                                      </w:divBdr>
                                                                                    </w:div>
                                                                                    <w:div w:id="2028826915">
                                                                                      <w:marLeft w:val="0"/>
                                                                                      <w:marRight w:val="0"/>
                                                                                      <w:marTop w:val="0"/>
                                                                                      <w:marBottom w:val="0"/>
                                                                                      <w:divBdr>
                                                                                        <w:top w:val="none" w:sz="0" w:space="0" w:color="auto"/>
                                                                                        <w:left w:val="none" w:sz="0" w:space="0" w:color="auto"/>
                                                                                        <w:bottom w:val="none" w:sz="0" w:space="0" w:color="auto"/>
                                                                                        <w:right w:val="none" w:sz="0" w:space="0" w:color="auto"/>
                                                                                      </w:divBdr>
                                                                                    </w:div>
                                                                                    <w:div w:id="2028826920">
                                                                                      <w:marLeft w:val="0"/>
                                                                                      <w:marRight w:val="0"/>
                                                                                      <w:marTop w:val="0"/>
                                                                                      <w:marBottom w:val="0"/>
                                                                                      <w:divBdr>
                                                                                        <w:top w:val="none" w:sz="0" w:space="0" w:color="auto"/>
                                                                                        <w:left w:val="none" w:sz="0" w:space="0" w:color="auto"/>
                                                                                        <w:bottom w:val="none" w:sz="0" w:space="0" w:color="auto"/>
                                                                                        <w:right w:val="none" w:sz="0" w:space="0" w:color="auto"/>
                                                                                      </w:divBdr>
                                                                                    </w:div>
                                                                                    <w:div w:id="2028826921">
                                                                                      <w:marLeft w:val="0"/>
                                                                                      <w:marRight w:val="0"/>
                                                                                      <w:marTop w:val="0"/>
                                                                                      <w:marBottom w:val="0"/>
                                                                                      <w:divBdr>
                                                                                        <w:top w:val="none" w:sz="0" w:space="0" w:color="auto"/>
                                                                                        <w:left w:val="none" w:sz="0" w:space="0" w:color="auto"/>
                                                                                        <w:bottom w:val="none" w:sz="0" w:space="0" w:color="auto"/>
                                                                                        <w:right w:val="none" w:sz="0" w:space="0" w:color="auto"/>
                                                                                      </w:divBdr>
                                                                                    </w:div>
                                                                                    <w:div w:id="2028826922">
                                                                                      <w:marLeft w:val="0"/>
                                                                                      <w:marRight w:val="0"/>
                                                                                      <w:marTop w:val="0"/>
                                                                                      <w:marBottom w:val="0"/>
                                                                                      <w:divBdr>
                                                                                        <w:top w:val="none" w:sz="0" w:space="0" w:color="auto"/>
                                                                                        <w:left w:val="none" w:sz="0" w:space="0" w:color="auto"/>
                                                                                        <w:bottom w:val="none" w:sz="0" w:space="0" w:color="auto"/>
                                                                                        <w:right w:val="none" w:sz="0" w:space="0" w:color="auto"/>
                                                                                      </w:divBdr>
                                                                                    </w:div>
                                                                                    <w:div w:id="2028826941">
                                                                                      <w:marLeft w:val="0"/>
                                                                                      <w:marRight w:val="0"/>
                                                                                      <w:marTop w:val="0"/>
                                                                                      <w:marBottom w:val="0"/>
                                                                                      <w:divBdr>
                                                                                        <w:top w:val="none" w:sz="0" w:space="0" w:color="auto"/>
                                                                                        <w:left w:val="none" w:sz="0" w:space="0" w:color="auto"/>
                                                                                        <w:bottom w:val="none" w:sz="0" w:space="0" w:color="auto"/>
                                                                                        <w:right w:val="none" w:sz="0" w:space="0" w:color="auto"/>
                                                                                      </w:divBdr>
                                                                                    </w:div>
                                                                                    <w:div w:id="2028826943">
                                                                                      <w:marLeft w:val="0"/>
                                                                                      <w:marRight w:val="0"/>
                                                                                      <w:marTop w:val="0"/>
                                                                                      <w:marBottom w:val="0"/>
                                                                                      <w:divBdr>
                                                                                        <w:top w:val="none" w:sz="0" w:space="0" w:color="auto"/>
                                                                                        <w:left w:val="none" w:sz="0" w:space="0" w:color="auto"/>
                                                                                        <w:bottom w:val="none" w:sz="0" w:space="0" w:color="auto"/>
                                                                                        <w:right w:val="none" w:sz="0" w:space="0" w:color="auto"/>
                                                                                      </w:divBdr>
                                                                                    </w:div>
                                                                                    <w:div w:id="2028826957">
                                                                                      <w:marLeft w:val="0"/>
                                                                                      <w:marRight w:val="0"/>
                                                                                      <w:marTop w:val="0"/>
                                                                                      <w:marBottom w:val="0"/>
                                                                                      <w:divBdr>
                                                                                        <w:top w:val="none" w:sz="0" w:space="0" w:color="auto"/>
                                                                                        <w:left w:val="none" w:sz="0" w:space="0" w:color="auto"/>
                                                                                        <w:bottom w:val="none" w:sz="0" w:space="0" w:color="auto"/>
                                                                                        <w:right w:val="none" w:sz="0" w:space="0" w:color="auto"/>
                                                                                      </w:divBdr>
                                                                                    </w:div>
                                                                                    <w:div w:id="2028826958">
                                                                                      <w:marLeft w:val="0"/>
                                                                                      <w:marRight w:val="0"/>
                                                                                      <w:marTop w:val="0"/>
                                                                                      <w:marBottom w:val="0"/>
                                                                                      <w:divBdr>
                                                                                        <w:top w:val="none" w:sz="0" w:space="0" w:color="auto"/>
                                                                                        <w:left w:val="none" w:sz="0" w:space="0" w:color="auto"/>
                                                                                        <w:bottom w:val="none" w:sz="0" w:space="0" w:color="auto"/>
                                                                                        <w:right w:val="none" w:sz="0" w:space="0" w:color="auto"/>
                                                                                      </w:divBdr>
                                                                                    </w:div>
                                                                                    <w:div w:id="2028826966">
                                                                                      <w:marLeft w:val="0"/>
                                                                                      <w:marRight w:val="0"/>
                                                                                      <w:marTop w:val="0"/>
                                                                                      <w:marBottom w:val="0"/>
                                                                                      <w:divBdr>
                                                                                        <w:top w:val="none" w:sz="0" w:space="0" w:color="auto"/>
                                                                                        <w:left w:val="none" w:sz="0" w:space="0" w:color="auto"/>
                                                                                        <w:bottom w:val="none" w:sz="0" w:space="0" w:color="auto"/>
                                                                                        <w:right w:val="none" w:sz="0" w:space="0" w:color="auto"/>
                                                                                      </w:divBdr>
                                                                                    </w:div>
                                                                                    <w:div w:id="2028826971">
                                                                                      <w:marLeft w:val="0"/>
                                                                                      <w:marRight w:val="0"/>
                                                                                      <w:marTop w:val="0"/>
                                                                                      <w:marBottom w:val="0"/>
                                                                                      <w:divBdr>
                                                                                        <w:top w:val="none" w:sz="0" w:space="0" w:color="auto"/>
                                                                                        <w:left w:val="none" w:sz="0" w:space="0" w:color="auto"/>
                                                                                        <w:bottom w:val="none" w:sz="0" w:space="0" w:color="auto"/>
                                                                                        <w:right w:val="none" w:sz="0" w:space="0" w:color="auto"/>
                                                                                      </w:divBdr>
                                                                                    </w:div>
                                                                                    <w:div w:id="2028826974">
                                                                                      <w:marLeft w:val="0"/>
                                                                                      <w:marRight w:val="0"/>
                                                                                      <w:marTop w:val="0"/>
                                                                                      <w:marBottom w:val="0"/>
                                                                                      <w:divBdr>
                                                                                        <w:top w:val="none" w:sz="0" w:space="0" w:color="auto"/>
                                                                                        <w:left w:val="none" w:sz="0" w:space="0" w:color="auto"/>
                                                                                        <w:bottom w:val="none" w:sz="0" w:space="0" w:color="auto"/>
                                                                                        <w:right w:val="none" w:sz="0" w:space="0" w:color="auto"/>
                                                                                      </w:divBdr>
                                                                                    </w:div>
                                                                                    <w:div w:id="2028826979">
                                                                                      <w:marLeft w:val="0"/>
                                                                                      <w:marRight w:val="0"/>
                                                                                      <w:marTop w:val="0"/>
                                                                                      <w:marBottom w:val="0"/>
                                                                                      <w:divBdr>
                                                                                        <w:top w:val="none" w:sz="0" w:space="0" w:color="auto"/>
                                                                                        <w:left w:val="none" w:sz="0" w:space="0" w:color="auto"/>
                                                                                        <w:bottom w:val="none" w:sz="0" w:space="0" w:color="auto"/>
                                                                                        <w:right w:val="none" w:sz="0" w:space="0" w:color="auto"/>
                                                                                      </w:divBdr>
                                                                                    </w:div>
                                                                                    <w:div w:id="2028826989">
                                                                                      <w:marLeft w:val="0"/>
                                                                                      <w:marRight w:val="0"/>
                                                                                      <w:marTop w:val="0"/>
                                                                                      <w:marBottom w:val="0"/>
                                                                                      <w:divBdr>
                                                                                        <w:top w:val="none" w:sz="0" w:space="0" w:color="auto"/>
                                                                                        <w:left w:val="none" w:sz="0" w:space="0" w:color="auto"/>
                                                                                        <w:bottom w:val="none" w:sz="0" w:space="0" w:color="auto"/>
                                                                                        <w:right w:val="none" w:sz="0" w:space="0" w:color="auto"/>
                                                                                      </w:divBdr>
                                                                                    </w:div>
                                                                                    <w:div w:id="2028826992">
                                                                                      <w:marLeft w:val="0"/>
                                                                                      <w:marRight w:val="0"/>
                                                                                      <w:marTop w:val="0"/>
                                                                                      <w:marBottom w:val="0"/>
                                                                                      <w:divBdr>
                                                                                        <w:top w:val="none" w:sz="0" w:space="0" w:color="auto"/>
                                                                                        <w:left w:val="none" w:sz="0" w:space="0" w:color="auto"/>
                                                                                        <w:bottom w:val="none" w:sz="0" w:space="0" w:color="auto"/>
                                                                                        <w:right w:val="none" w:sz="0" w:space="0" w:color="auto"/>
                                                                                      </w:divBdr>
                                                                                    </w:div>
                                                                                    <w:div w:id="2028827026">
                                                                                      <w:marLeft w:val="0"/>
                                                                                      <w:marRight w:val="0"/>
                                                                                      <w:marTop w:val="0"/>
                                                                                      <w:marBottom w:val="0"/>
                                                                                      <w:divBdr>
                                                                                        <w:top w:val="none" w:sz="0" w:space="0" w:color="auto"/>
                                                                                        <w:left w:val="none" w:sz="0" w:space="0" w:color="auto"/>
                                                                                        <w:bottom w:val="none" w:sz="0" w:space="0" w:color="auto"/>
                                                                                        <w:right w:val="none" w:sz="0" w:space="0" w:color="auto"/>
                                                                                      </w:divBdr>
                                                                                    </w:div>
                                                                                    <w:div w:id="2028827028">
                                                                                      <w:marLeft w:val="720"/>
                                                                                      <w:marRight w:val="0"/>
                                                                                      <w:marTop w:val="0"/>
                                                                                      <w:marBottom w:val="0"/>
                                                                                      <w:divBdr>
                                                                                        <w:top w:val="none" w:sz="0" w:space="0" w:color="auto"/>
                                                                                        <w:left w:val="none" w:sz="0" w:space="0" w:color="auto"/>
                                                                                        <w:bottom w:val="none" w:sz="0" w:space="0" w:color="auto"/>
                                                                                        <w:right w:val="none" w:sz="0" w:space="0" w:color="auto"/>
                                                                                      </w:divBdr>
                                                                                    </w:div>
                                                                                    <w:div w:id="2028827037">
                                                                                      <w:marLeft w:val="0"/>
                                                                                      <w:marRight w:val="0"/>
                                                                                      <w:marTop w:val="0"/>
                                                                                      <w:marBottom w:val="0"/>
                                                                                      <w:divBdr>
                                                                                        <w:top w:val="none" w:sz="0" w:space="0" w:color="auto"/>
                                                                                        <w:left w:val="none" w:sz="0" w:space="0" w:color="auto"/>
                                                                                        <w:bottom w:val="none" w:sz="0" w:space="0" w:color="auto"/>
                                                                                        <w:right w:val="none" w:sz="0" w:space="0" w:color="auto"/>
                                                                                      </w:divBdr>
                                                                                    </w:div>
                                                                                    <w:div w:id="2028827047">
                                                                                      <w:marLeft w:val="0"/>
                                                                                      <w:marRight w:val="0"/>
                                                                                      <w:marTop w:val="0"/>
                                                                                      <w:marBottom w:val="0"/>
                                                                                      <w:divBdr>
                                                                                        <w:top w:val="none" w:sz="0" w:space="0" w:color="auto"/>
                                                                                        <w:left w:val="none" w:sz="0" w:space="0" w:color="auto"/>
                                                                                        <w:bottom w:val="none" w:sz="0" w:space="0" w:color="auto"/>
                                                                                        <w:right w:val="none" w:sz="0" w:space="0" w:color="auto"/>
                                                                                      </w:divBdr>
                                                                                    </w:div>
                                                                                    <w:div w:id="2028827056">
                                                                                      <w:marLeft w:val="720"/>
                                                                                      <w:marRight w:val="0"/>
                                                                                      <w:marTop w:val="0"/>
                                                                                      <w:marBottom w:val="0"/>
                                                                                      <w:divBdr>
                                                                                        <w:top w:val="none" w:sz="0" w:space="0" w:color="auto"/>
                                                                                        <w:left w:val="none" w:sz="0" w:space="0" w:color="auto"/>
                                                                                        <w:bottom w:val="none" w:sz="0" w:space="0" w:color="auto"/>
                                                                                        <w:right w:val="none" w:sz="0" w:space="0" w:color="auto"/>
                                                                                      </w:divBdr>
                                                                                    </w:div>
                                                                                    <w:div w:id="2028827062">
                                                                                      <w:marLeft w:val="0"/>
                                                                                      <w:marRight w:val="0"/>
                                                                                      <w:marTop w:val="0"/>
                                                                                      <w:marBottom w:val="0"/>
                                                                                      <w:divBdr>
                                                                                        <w:top w:val="none" w:sz="0" w:space="0" w:color="auto"/>
                                                                                        <w:left w:val="none" w:sz="0" w:space="0" w:color="auto"/>
                                                                                        <w:bottom w:val="none" w:sz="0" w:space="0" w:color="auto"/>
                                                                                        <w:right w:val="none" w:sz="0" w:space="0" w:color="auto"/>
                                                                                      </w:divBdr>
                                                                                    </w:div>
                                                                                    <w:div w:id="2028827067">
                                                                                      <w:marLeft w:val="0"/>
                                                                                      <w:marRight w:val="0"/>
                                                                                      <w:marTop w:val="0"/>
                                                                                      <w:marBottom w:val="0"/>
                                                                                      <w:divBdr>
                                                                                        <w:top w:val="none" w:sz="0" w:space="0" w:color="auto"/>
                                                                                        <w:left w:val="none" w:sz="0" w:space="0" w:color="auto"/>
                                                                                        <w:bottom w:val="none" w:sz="0" w:space="0" w:color="auto"/>
                                                                                        <w:right w:val="none" w:sz="0" w:space="0" w:color="auto"/>
                                                                                      </w:divBdr>
                                                                                    </w:div>
                                                                                    <w:div w:id="2028827070">
                                                                                      <w:marLeft w:val="0"/>
                                                                                      <w:marRight w:val="0"/>
                                                                                      <w:marTop w:val="0"/>
                                                                                      <w:marBottom w:val="0"/>
                                                                                      <w:divBdr>
                                                                                        <w:top w:val="none" w:sz="0" w:space="0" w:color="auto"/>
                                                                                        <w:left w:val="none" w:sz="0" w:space="0" w:color="auto"/>
                                                                                        <w:bottom w:val="none" w:sz="0" w:space="0" w:color="auto"/>
                                                                                        <w:right w:val="none" w:sz="0" w:space="0" w:color="auto"/>
                                                                                      </w:divBdr>
                                                                                    </w:div>
                                                                                    <w:div w:id="2028827072">
                                                                                      <w:marLeft w:val="0"/>
                                                                                      <w:marRight w:val="0"/>
                                                                                      <w:marTop w:val="0"/>
                                                                                      <w:marBottom w:val="0"/>
                                                                                      <w:divBdr>
                                                                                        <w:top w:val="none" w:sz="0" w:space="0" w:color="auto"/>
                                                                                        <w:left w:val="none" w:sz="0" w:space="0" w:color="auto"/>
                                                                                        <w:bottom w:val="none" w:sz="0" w:space="0" w:color="auto"/>
                                                                                        <w:right w:val="none" w:sz="0" w:space="0" w:color="auto"/>
                                                                                      </w:divBdr>
                                                                                    </w:div>
                                                                                    <w:div w:id="2028827077">
                                                                                      <w:marLeft w:val="720"/>
                                                                                      <w:marRight w:val="0"/>
                                                                                      <w:marTop w:val="0"/>
                                                                                      <w:marBottom w:val="0"/>
                                                                                      <w:divBdr>
                                                                                        <w:top w:val="none" w:sz="0" w:space="0" w:color="auto"/>
                                                                                        <w:left w:val="none" w:sz="0" w:space="0" w:color="auto"/>
                                                                                        <w:bottom w:val="none" w:sz="0" w:space="0" w:color="auto"/>
                                                                                        <w:right w:val="none" w:sz="0" w:space="0" w:color="auto"/>
                                                                                      </w:divBdr>
                                                                                    </w:div>
                                                                                    <w:div w:id="2028827082">
                                                                                      <w:marLeft w:val="0"/>
                                                                                      <w:marRight w:val="0"/>
                                                                                      <w:marTop w:val="0"/>
                                                                                      <w:marBottom w:val="0"/>
                                                                                      <w:divBdr>
                                                                                        <w:top w:val="none" w:sz="0" w:space="0" w:color="auto"/>
                                                                                        <w:left w:val="none" w:sz="0" w:space="0" w:color="auto"/>
                                                                                        <w:bottom w:val="none" w:sz="0" w:space="0" w:color="auto"/>
                                                                                        <w:right w:val="none" w:sz="0" w:space="0" w:color="auto"/>
                                                                                      </w:divBdr>
                                                                                    </w:div>
                                                                                    <w:div w:id="2028827089">
                                                                                      <w:marLeft w:val="0"/>
                                                                                      <w:marRight w:val="0"/>
                                                                                      <w:marTop w:val="0"/>
                                                                                      <w:marBottom w:val="0"/>
                                                                                      <w:divBdr>
                                                                                        <w:top w:val="none" w:sz="0" w:space="0" w:color="auto"/>
                                                                                        <w:left w:val="none" w:sz="0" w:space="0" w:color="auto"/>
                                                                                        <w:bottom w:val="none" w:sz="0" w:space="0" w:color="auto"/>
                                                                                        <w:right w:val="none" w:sz="0" w:space="0" w:color="auto"/>
                                                                                      </w:divBdr>
                                                                                    </w:div>
                                                                                    <w:div w:id="2028827090">
                                                                                      <w:marLeft w:val="0"/>
                                                                                      <w:marRight w:val="0"/>
                                                                                      <w:marTop w:val="0"/>
                                                                                      <w:marBottom w:val="0"/>
                                                                                      <w:divBdr>
                                                                                        <w:top w:val="none" w:sz="0" w:space="0" w:color="auto"/>
                                                                                        <w:left w:val="none" w:sz="0" w:space="0" w:color="auto"/>
                                                                                        <w:bottom w:val="none" w:sz="0" w:space="0" w:color="auto"/>
                                                                                        <w:right w:val="none" w:sz="0" w:space="0" w:color="auto"/>
                                                                                      </w:divBdr>
                                                                                    </w:div>
                                                                                    <w:div w:id="2028827108">
                                                                                      <w:marLeft w:val="0"/>
                                                                                      <w:marRight w:val="0"/>
                                                                                      <w:marTop w:val="0"/>
                                                                                      <w:marBottom w:val="0"/>
                                                                                      <w:divBdr>
                                                                                        <w:top w:val="none" w:sz="0" w:space="0" w:color="auto"/>
                                                                                        <w:left w:val="none" w:sz="0" w:space="0" w:color="auto"/>
                                                                                        <w:bottom w:val="none" w:sz="0" w:space="0" w:color="auto"/>
                                                                                        <w:right w:val="none" w:sz="0" w:space="0" w:color="auto"/>
                                                                                      </w:divBdr>
                                                                                    </w:div>
                                                                                    <w:div w:id="2028827116">
                                                                                      <w:marLeft w:val="0"/>
                                                                                      <w:marRight w:val="0"/>
                                                                                      <w:marTop w:val="0"/>
                                                                                      <w:marBottom w:val="0"/>
                                                                                      <w:divBdr>
                                                                                        <w:top w:val="none" w:sz="0" w:space="0" w:color="auto"/>
                                                                                        <w:left w:val="none" w:sz="0" w:space="0" w:color="auto"/>
                                                                                        <w:bottom w:val="none" w:sz="0" w:space="0" w:color="auto"/>
                                                                                        <w:right w:val="none" w:sz="0" w:space="0" w:color="auto"/>
                                                                                      </w:divBdr>
                                                                                    </w:div>
                                                                                    <w:div w:id="2028827117">
                                                                                      <w:marLeft w:val="0"/>
                                                                                      <w:marRight w:val="0"/>
                                                                                      <w:marTop w:val="0"/>
                                                                                      <w:marBottom w:val="0"/>
                                                                                      <w:divBdr>
                                                                                        <w:top w:val="none" w:sz="0" w:space="0" w:color="auto"/>
                                                                                        <w:left w:val="none" w:sz="0" w:space="0" w:color="auto"/>
                                                                                        <w:bottom w:val="none" w:sz="0" w:space="0" w:color="auto"/>
                                                                                        <w:right w:val="none" w:sz="0" w:space="0" w:color="auto"/>
                                                                                      </w:divBdr>
                                                                                    </w:div>
                                                                                    <w:div w:id="2028827120">
                                                                                      <w:marLeft w:val="0"/>
                                                                                      <w:marRight w:val="0"/>
                                                                                      <w:marTop w:val="0"/>
                                                                                      <w:marBottom w:val="0"/>
                                                                                      <w:divBdr>
                                                                                        <w:top w:val="none" w:sz="0" w:space="0" w:color="auto"/>
                                                                                        <w:left w:val="none" w:sz="0" w:space="0" w:color="auto"/>
                                                                                        <w:bottom w:val="none" w:sz="0" w:space="0" w:color="auto"/>
                                                                                        <w:right w:val="none" w:sz="0" w:space="0" w:color="auto"/>
                                                                                      </w:divBdr>
                                                                                    </w:div>
                                                                                    <w:div w:id="2028827122">
                                                                                      <w:marLeft w:val="0"/>
                                                                                      <w:marRight w:val="0"/>
                                                                                      <w:marTop w:val="0"/>
                                                                                      <w:marBottom w:val="0"/>
                                                                                      <w:divBdr>
                                                                                        <w:top w:val="none" w:sz="0" w:space="0" w:color="auto"/>
                                                                                        <w:left w:val="none" w:sz="0" w:space="0" w:color="auto"/>
                                                                                        <w:bottom w:val="none" w:sz="0" w:space="0" w:color="auto"/>
                                                                                        <w:right w:val="none" w:sz="0" w:space="0" w:color="auto"/>
                                                                                      </w:divBdr>
                                                                                    </w:div>
                                                                                    <w:div w:id="2028827146">
                                                                                      <w:marLeft w:val="0"/>
                                                                                      <w:marRight w:val="0"/>
                                                                                      <w:marTop w:val="0"/>
                                                                                      <w:marBottom w:val="0"/>
                                                                                      <w:divBdr>
                                                                                        <w:top w:val="none" w:sz="0" w:space="0" w:color="auto"/>
                                                                                        <w:left w:val="none" w:sz="0" w:space="0" w:color="auto"/>
                                                                                        <w:bottom w:val="none" w:sz="0" w:space="0" w:color="auto"/>
                                                                                        <w:right w:val="none" w:sz="0" w:space="0" w:color="auto"/>
                                                                                      </w:divBdr>
                                                                                    </w:div>
                                                                                    <w:div w:id="2028827153">
                                                                                      <w:marLeft w:val="0"/>
                                                                                      <w:marRight w:val="0"/>
                                                                                      <w:marTop w:val="0"/>
                                                                                      <w:marBottom w:val="0"/>
                                                                                      <w:divBdr>
                                                                                        <w:top w:val="none" w:sz="0" w:space="0" w:color="auto"/>
                                                                                        <w:left w:val="none" w:sz="0" w:space="0" w:color="auto"/>
                                                                                        <w:bottom w:val="none" w:sz="0" w:space="0" w:color="auto"/>
                                                                                        <w:right w:val="none" w:sz="0" w:space="0" w:color="auto"/>
                                                                                      </w:divBdr>
                                                                                    </w:div>
                                                                                    <w:div w:id="2028827161">
                                                                                      <w:marLeft w:val="0"/>
                                                                                      <w:marRight w:val="0"/>
                                                                                      <w:marTop w:val="0"/>
                                                                                      <w:marBottom w:val="0"/>
                                                                                      <w:divBdr>
                                                                                        <w:top w:val="none" w:sz="0" w:space="0" w:color="auto"/>
                                                                                        <w:left w:val="none" w:sz="0" w:space="0" w:color="auto"/>
                                                                                        <w:bottom w:val="none" w:sz="0" w:space="0" w:color="auto"/>
                                                                                        <w:right w:val="none" w:sz="0" w:space="0" w:color="auto"/>
                                                                                      </w:divBdr>
                                                                                    </w:div>
                                                                                    <w:div w:id="2028827164">
                                                                                      <w:marLeft w:val="0"/>
                                                                                      <w:marRight w:val="0"/>
                                                                                      <w:marTop w:val="0"/>
                                                                                      <w:marBottom w:val="0"/>
                                                                                      <w:divBdr>
                                                                                        <w:top w:val="none" w:sz="0" w:space="0" w:color="auto"/>
                                                                                        <w:left w:val="none" w:sz="0" w:space="0" w:color="auto"/>
                                                                                        <w:bottom w:val="none" w:sz="0" w:space="0" w:color="auto"/>
                                                                                        <w:right w:val="none" w:sz="0" w:space="0" w:color="auto"/>
                                                                                      </w:divBdr>
                                                                                    </w:div>
                                                                                    <w:div w:id="2028827165">
                                                                                      <w:marLeft w:val="0"/>
                                                                                      <w:marRight w:val="0"/>
                                                                                      <w:marTop w:val="0"/>
                                                                                      <w:marBottom w:val="0"/>
                                                                                      <w:divBdr>
                                                                                        <w:top w:val="none" w:sz="0" w:space="0" w:color="auto"/>
                                                                                        <w:left w:val="none" w:sz="0" w:space="0" w:color="auto"/>
                                                                                        <w:bottom w:val="none" w:sz="0" w:space="0" w:color="auto"/>
                                                                                        <w:right w:val="none" w:sz="0" w:space="0" w:color="auto"/>
                                                                                      </w:divBdr>
                                                                                    </w:div>
                                                                                    <w:div w:id="2028827167">
                                                                                      <w:marLeft w:val="720"/>
                                                                                      <w:marRight w:val="0"/>
                                                                                      <w:marTop w:val="0"/>
                                                                                      <w:marBottom w:val="0"/>
                                                                                      <w:divBdr>
                                                                                        <w:top w:val="none" w:sz="0" w:space="0" w:color="auto"/>
                                                                                        <w:left w:val="none" w:sz="0" w:space="0" w:color="auto"/>
                                                                                        <w:bottom w:val="none" w:sz="0" w:space="0" w:color="auto"/>
                                                                                        <w:right w:val="none" w:sz="0" w:space="0" w:color="auto"/>
                                                                                      </w:divBdr>
                                                                                    </w:div>
                                                                                    <w:div w:id="2028827171">
                                                                                      <w:marLeft w:val="0"/>
                                                                                      <w:marRight w:val="0"/>
                                                                                      <w:marTop w:val="0"/>
                                                                                      <w:marBottom w:val="0"/>
                                                                                      <w:divBdr>
                                                                                        <w:top w:val="none" w:sz="0" w:space="0" w:color="auto"/>
                                                                                        <w:left w:val="none" w:sz="0" w:space="0" w:color="auto"/>
                                                                                        <w:bottom w:val="none" w:sz="0" w:space="0" w:color="auto"/>
                                                                                        <w:right w:val="none" w:sz="0" w:space="0" w:color="auto"/>
                                                                                      </w:divBdr>
                                                                                    </w:div>
                                                                                    <w:div w:id="2028827192">
                                                                                      <w:marLeft w:val="0"/>
                                                                                      <w:marRight w:val="0"/>
                                                                                      <w:marTop w:val="0"/>
                                                                                      <w:marBottom w:val="0"/>
                                                                                      <w:divBdr>
                                                                                        <w:top w:val="none" w:sz="0" w:space="0" w:color="auto"/>
                                                                                        <w:left w:val="none" w:sz="0" w:space="0" w:color="auto"/>
                                                                                        <w:bottom w:val="none" w:sz="0" w:space="0" w:color="auto"/>
                                                                                        <w:right w:val="none" w:sz="0" w:space="0" w:color="auto"/>
                                                                                      </w:divBdr>
                                                                                    </w:div>
                                                                                    <w:div w:id="2028827225">
                                                                                      <w:marLeft w:val="0"/>
                                                                                      <w:marRight w:val="0"/>
                                                                                      <w:marTop w:val="0"/>
                                                                                      <w:marBottom w:val="0"/>
                                                                                      <w:divBdr>
                                                                                        <w:top w:val="none" w:sz="0" w:space="0" w:color="auto"/>
                                                                                        <w:left w:val="none" w:sz="0" w:space="0" w:color="auto"/>
                                                                                        <w:bottom w:val="none" w:sz="0" w:space="0" w:color="auto"/>
                                                                                        <w:right w:val="none" w:sz="0" w:space="0" w:color="auto"/>
                                                                                      </w:divBdr>
                                                                                    </w:div>
                                                                                    <w:div w:id="2028827226">
                                                                                      <w:marLeft w:val="0"/>
                                                                                      <w:marRight w:val="0"/>
                                                                                      <w:marTop w:val="0"/>
                                                                                      <w:marBottom w:val="0"/>
                                                                                      <w:divBdr>
                                                                                        <w:top w:val="none" w:sz="0" w:space="0" w:color="auto"/>
                                                                                        <w:left w:val="none" w:sz="0" w:space="0" w:color="auto"/>
                                                                                        <w:bottom w:val="none" w:sz="0" w:space="0" w:color="auto"/>
                                                                                        <w:right w:val="none" w:sz="0" w:space="0" w:color="auto"/>
                                                                                      </w:divBdr>
                                                                                    </w:div>
                                                                                    <w:div w:id="2028827227">
                                                                                      <w:marLeft w:val="0"/>
                                                                                      <w:marRight w:val="0"/>
                                                                                      <w:marTop w:val="0"/>
                                                                                      <w:marBottom w:val="0"/>
                                                                                      <w:divBdr>
                                                                                        <w:top w:val="none" w:sz="0" w:space="0" w:color="auto"/>
                                                                                        <w:left w:val="none" w:sz="0" w:space="0" w:color="auto"/>
                                                                                        <w:bottom w:val="none" w:sz="0" w:space="0" w:color="auto"/>
                                                                                        <w:right w:val="none" w:sz="0" w:space="0" w:color="auto"/>
                                                                                      </w:divBdr>
                                                                                    </w:div>
                                                                                    <w:div w:id="2028827237">
                                                                                      <w:marLeft w:val="0"/>
                                                                                      <w:marRight w:val="0"/>
                                                                                      <w:marTop w:val="0"/>
                                                                                      <w:marBottom w:val="0"/>
                                                                                      <w:divBdr>
                                                                                        <w:top w:val="none" w:sz="0" w:space="0" w:color="auto"/>
                                                                                        <w:left w:val="none" w:sz="0" w:space="0" w:color="auto"/>
                                                                                        <w:bottom w:val="none" w:sz="0" w:space="0" w:color="auto"/>
                                                                                        <w:right w:val="none" w:sz="0" w:space="0" w:color="auto"/>
                                                                                      </w:divBdr>
                                                                                    </w:div>
                                                                                    <w:div w:id="2028827241">
                                                                                      <w:marLeft w:val="0"/>
                                                                                      <w:marRight w:val="0"/>
                                                                                      <w:marTop w:val="0"/>
                                                                                      <w:marBottom w:val="0"/>
                                                                                      <w:divBdr>
                                                                                        <w:top w:val="none" w:sz="0" w:space="0" w:color="auto"/>
                                                                                        <w:left w:val="none" w:sz="0" w:space="0" w:color="auto"/>
                                                                                        <w:bottom w:val="none" w:sz="0" w:space="0" w:color="auto"/>
                                                                                        <w:right w:val="none" w:sz="0" w:space="0" w:color="auto"/>
                                                                                      </w:divBdr>
                                                                                    </w:div>
                                                                                    <w:div w:id="2028827242">
                                                                                      <w:marLeft w:val="0"/>
                                                                                      <w:marRight w:val="0"/>
                                                                                      <w:marTop w:val="0"/>
                                                                                      <w:marBottom w:val="0"/>
                                                                                      <w:divBdr>
                                                                                        <w:top w:val="none" w:sz="0" w:space="0" w:color="auto"/>
                                                                                        <w:left w:val="none" w:sz="0" w:space="0" w:color="auto"/>
                                                                                        <w:bottom w:val="none" w:sz="0" w:space="0" w:color="auto"/>
                                                                                        <w:right w:val="none" w:sz="0" w:space="0" w:color="auto"/>
                                                                                      </w:divBdr>
                                                                                    </w:div>
                                                                                    <w:div w:id="2028827249">
                                                                                      <w:marLeft w:val="0"/>
                                                                                      <w:marRight w:val="0"/>
                                                                                      <w:marTop w:val="0"/>
                                                                                      <w:marBottom w:val="0"/>
                                                                                      <w:divBdr>
                                                                                        <w:top w:val="none" w:sz="0" w:space="0" w:color="auto"/>
                                                                                        <w:left w:val="none" w:sz="0" w:space="0" w:color="auto"/>
                                                                                        <w:bottom w:val="none" w:sz="0" w:space="0" w:color="auto"/>
                                                                                        <w:right w:val="none" w:sz="0" w:space="0" w:color="auto"/>
                                                                                      </w:divBdr>
                                                                                    </w:div>
                                                                                    <w:div w:id="2028827255">
                                                                                      <w:marLeft w:val="0"/>
                                                                                      <w:marRight w:val="0"/>
                                                                                      <w:marTop w:val="0"/>
                                                                                      <w:marBottom w:val="0"/>
                                                                                      <w:divBdr>
                                                                                        <w:top w:val="none" w:sz="0" w:space="0" w:color="auto"/>
                                                                                        <w:left w:val="none" w:sz="0" w:space="0" w:color="auto"/>
                                                                                        <w:bottom w:val="none" w:sz="0" w:space="0" w:color="auto"/>
                                                                                        <w:right w:val="none" w:sz="0" w:space="0" w:color="auto"/>
                                                                                      </w:divBdr>
                                                                                    </w:div>
                                                                                    <w:div w:id="2028827264">
                                                                                      <w:marLeft w:val="0"/>
                                                                                      <w:marRight w:val="0"/>
                                                                                      <w:marTop w:val="0"/>
                                                                                      <w:marBottom w:val="0"/>
                                                                                      <w:divBdr>
                                                                                        <w:top w:val="none" w:sz="0" w:space="0" w:color="auto"/>
                                                                                        <w:left w:val="none" w:sz="0" w:space="0" w:color="auto"/>
                                                                                        <w:bottom w:val="none" w:sz="0" w:space="0" w:color="auto"/>
                                                                                        <w:right w:val="none" w:sz="0" w:space="0" w:color="auto"/>
                                                                                      </w:divBdr>
                                                                                    </w:div>
                                                                                    <w:div w:id="2028827267">
                                                                                      <w:marLeft w:val="0"/>
                                                                                      <w:marRight w:val="0"/>
                                                                                      <w:marTop w:val="0"/>
                                                                                      <w:marBottom w:val="0"/>
                                                                                      <w:divBdr>
                                                                                        <w:top w:val="none" w:sz="0" w:space="0" w:color="auto"/>
                                                                                        <w:left w:val="none" w:sz="0" w:space="0" w:color="auto"/>
                                                                                        <w:bottom w:val="none" w:sz="0" w:space="0" w:color="auto"/>
                                                                                        <w:right w:val="none" w:sz="0" w:space="0" w:color="auto"/>
                                                                                      </w:divBdr>
                                                                                    </w:div>
                                                                                    <w:div w:id="2028827272">
                                                                                      <w:marLeft w:val="0"/>
                                                                                      <w:marRight w:val="0"/>
                                                                                      <w:marTop w:val="0"/>
                                                                                      <w:marBottom w:val="0"/>
                                                                                      <w:divBdr>
                                                                                        <w:top w:val="none" w:sz="0" w:space="0" w:color="auto"/>
                                                                                        <w:left w:val="none" w:sz="0" w:space="0" w:color="auto"/>
                                                                                        <w:bottom w:val="none" w:sz="0" w:space="0" w:color="auto"/>
                                                                                        <w:right w:val="none" w:sz="0" w:space="0" w:color="auto"/>
                                                                                      </w:divBdr>
                                                                                    </w:div>
                                                                                    <w:div w:id="2028827273">
                                                                                      <w:marLeft w:val="0"/>
                                                                                      <w:marRight w:val="0"/>
                                                                                      <w:marTop w:val="0"/>
                                                                                      <w:marBottom w:val="0"/>
                                                                                      <w:divBdr>
                                                                                        <w:top w:val="none" w:sz="0" w:space="0" w:color="auto"/>
                                                                                        <w:left w:val="none" w:sz="0" w:space="0" w:color="auto"/>
                                                                                        <w:bottom w:val="none" w:sz="0" w:space="0" w:color="auto"/>
                                                                                        <w:right w:val="none" w:sz="0" w:space="0" w:color="auto"/>
                                                                                      </w:divBdr>
                                                                                    </w:div>
                                                                                    <w:div w:id="2028827274">
                                                                                      <w:marLeft w:val="0"/>
                                                                                      <w:marRight w:val="0"/>
                                                                                      <w:marTop w:val="0"/>
                                                                                      <w:marBottom w:val="0"/>
                                                                                      <w:divBdr>
                                                                                        <w:top w:val="none" w:sz="0" w:space="0" w:color="auto"/>
                                                                                        <w:left w:val="none" w:sz="0" w:space="0" w:color="auto"/>
                                                                                        <w:bottom w:val="none" w:sz="0" w:space="0" w:color="auto"/>
                                                                                        <w:right w:val="none" w:sz="0" w:space="0" w:color="auto"/>
                                                                                      </w:divBdr>
                                                                                    </w:div>
                                                                                    <w:div w:id="2028827276">
                                                                                      <w:marLeft w:val="0"/>
                                                                                      <w:marRight w:val="0"/>
                                                                                      <w:marTop w:val="0"/>
                                                                                      <w:marBottom w:val="0"/>
                                                                                      <w:divBdr>
                                                                                        <w:top w:val="none" w:sz="0" w:space="0" w:color="auto"/>
                                                                                        <w:left w:val="none" w:sz="0" w:space="0" w:color="auto"/>
                                                                                        <w:bottom w:val="none" w:sz="0" w:space="0" w:color="auto"/>
                                                                                        <w:right w:val="none" w:sz="0" w:space="0" w:color="auto"/>
                                                                                      </w:divBdr>
                                                                                    </w:div>
                                                                                    <w:div w:id="2028827278">
                                                                                      <w:marLeft w:val="0"/>
                                                                                      <w:marRight w:val="0"/>
                                                                                      <w:marTop w:val="0"/>
                                                                                      <w:marBottom w:val="0"/>
                                                                                      <w:divBdr>
                                                                                        <w:top w:val="none" w:sz="0" w:space="0" w:color="auto"/>
                                                                                        <w:left w:val="none" w:sz="0" w:space="0" w:color="auto"/>
                                                                                        <w:bottom w:val="none" w:sz="0" w:space="0" w:color="auto"/>
                                                                                        <w:right w:val="none" w:sz="0" w:space="0" w:color="auto"/>
                                                                                      </w:divBdr>
                                                                                    </w:div>
                                                                                    <w:div w:id="2028827279">
                                                                                      <w:marLeft w:val="720"/>
                                                                                      <w:marRight w:val="0"/>
                                                                                      <w:marTop w:val="0"/>
                                                                                      <w:marBottom w:val="0"/>
                                                                                      <w:divBdr>
                                                                                        <w:top w:val="none" w:sz="0" w:space="0" w:color="auto"/>
                                                                                        <w:left w:val="none" w:sz="0" w:space="0" w:color="auto"/>
                                                                                        <w:bottom w:val="none" w:sz="0" w:space="0" w:color="auto"/>
                                                                                        <w:right w:val="none" w:sz="0" w:space="0" w:color="auto"/>
                                                                                      </w:divBdr>
                                                                                    </w:div>
                                                                                    <w:div w:id="2028827283">
                                                                                      <w:marLeft w:val="0"/>
                                                                                      <w:marRight w:val="0"/>
                                                                                      <w:marTop w:val="0"/>
                                                                                      <w:marBottom w:val="0"/>
                                                                                      <w:divBdr>
                                                                                        <w:top w:val="none" w:sz="0" w:space="0" w:color="auto"/>
                                                                                        <w:left w:val="none" w:sz="0" w:space="0" w:color="auto"/>
                                                                                        <w:bottom w:val="none" w:sz="0" w:space="0" w:color="auto"/>
                                                                                        <w:right w:val="none" w:sz="0" w:space="0" w:color="auto"/>
                                                                                      </w:divBdr>
                                                                                    </w:div>
                                                                                    <w:div w:id="2028827290">
                                                                                      <w:marLeft w:val="0"/>
                                                                                      <w:marRight w:val="0"/>
                                                                                      <w:marTop w:val="0"/>
                                                                                      <w:marBottom w:val="0"/>
                                                                                      <w:divBdr>
                                                                                        <w:top w:val="none" w:sz="0" w:space="0" w:color="auto"/>
                                                                                        <w:left w:val="none" w:sz="0" w:space="0" w:color="auto"/>
                                                                                        <w:bottom w:val="none" w:sz="0" w:space="0" w:color="auto"/>
                                                                                        <w:right w:val="none" w:sz="0" w:space="0" w:color="auto"/>
                                                                                      </w:divBdr>
                                                                                    </w:div>
                                                                                    <w:div w:id="2028827295">
                                                                                      <w:marLeft w:val="0"/>
                                                                                      <w:marRight w:val="0"/>
                                                                                      <w:marTop w:val="0"/>
                                                                                      <w:marBottom w:val="0"/>
                                                                                      <w:divBdr>
                                                                                        <w:top w:val="none" w:sz="0" w:space="0" w:color="auto"/>
                                                                                        <w:left w:val="none" w:sz="0" w:space="0" w:color="auto"/>
                                                                                        <w:bottom w:val="none" w:sz="0" w:space="0" w:color="auto"/>
                                                                                        <w:right w:val="none" w:sz="0" w:space="0" w:color="auto"/>
                                                                                      </w:divBdr>
                                                                                    </w:div>
                                                                                    <w:div w:id="2028827298">
                                                                                      <w:marLeft w:val="0"/>
                                                                                      <w:marRight w:val="0"/>
                                                                                      <w:marTop w:val="0"/>
                                                                                      <w:marBottom w:val="0"/>
                                                                                      <w:divBdr>
                                                                                        <w:top w:val="none" w:sz="0" w:space="0" w:color="auto"/>
                                                                                        <w:left w:val="none" w:sz="0" w:space="0" w:color="auto"/>
                                                                                        <w:bottom w:val="none" w:sz="0" w:space="0" w:color="auto"/>
                                                                                        <w:right w:val="none" w:sz="0" w:space="0" w:color="auto"/>
                                                                                      </w:divBdr>
                                                                                    </w:div>
                                                                                    <w:div w:id="2028827304">
                                                                                      <w:marLeft w:val="0"/>
                                                                                      <w:marRight w:val="0"/>
                                                                                      <w:marTop w:val="0"/>
                                                                                      <w:marBottom w:val="0"/>
                                                                                      <w:divBdr>
                                                                                        <w:top w:val="none" w:sz="0" w:space="0" w:color="auto"/>
                                                                                        <w:left w:val="none" w:sz="0" w:space="0" w:color="auto"/>
                                                                                        <w:bottom w:val="none" w:sz="0" w:space="0" w:color="auto"/>
                                                                                        <w:right w:val="none" w:sz="0" w:space="0" w:color="auto"/>
                                                                                      </w:divBdr>
                                                                                    </w:div>
                                                                                    <w:div w:id="2028827308">
                                                                                      <w:marLeft w:val="0"/>
                                                                                      <w:marRight w:val="0"/>
                                                                                      <w:marTop w:val="0"/>
                                                                                      <w:marBottom w:val="0"/>
                                                                                      <w:divBdr>
                                                                                        <w:top w:val="none" w:sz="0" w:space="0" w:color="auto"/>
                                                                                        <w:left w:val="none" w:sz="0" w:space="0" w:color="auto"/>
                                                                                        <w:bottom w:val="none" w:sz="0" w:space="0" w:color="auto"/>
                                                                                        <w:right w:val="none" w:sz="0" w:space="0" w:color="auto"/>
                                                                                      </w:divBdr>
                                                                                    </w:div>
                                                                                    <w:div w:id="2028827315">
                                                                                      <w:marLeft w:val="0"/>
                                                                                      <w:marRight w:val="0"/>
                                                                                      <w:marTop w:val="0"/>
                                                                                      <w:marBottom w:val="0"/>
                                                                                      <w:divBdr>
                                                                                        <w:top w:val="none" w:sz="0" w:space="0" w:color="auto"/>
                                                                                        <w:left w:val="none" w:sz="0" w:space="0" w:color="auto"/>
                                                                                        <w:bottom w:val="none" w:sz="0" w:space="0" w:color="auto"/>
                                                                                        <w:right w:val="none" w:sz="0" w:space="0" w:color="auto"/>
                                                                                      </w:divBdr>
                                                                                    </w:div>
                                                                                    <w:div w:id="2028827325">
                                                                                      <w:marLeft w:val="0"/>
                                                                                      <w:marRight w:val="0"/>
                                                                                      <w:marTop w:val="0"/>
                                                                                      <w:marBottom w:val="0"/>
                                                                                      <w:divBdr>
                                                                                        <w:top w:val="none" w:sz="0" w:space="0" w:color="auto"/>
                                                                                        <w:left w:val="none" w:sz="0" w:space="0" w:color="auto"/>
                                                                                        <w:bottom w:val="none" w:sz="0" w:space="0" w:color="auto"/>
                                                                                        <w:right w:val="none" w:sz="0" w:space="0" w:color="auto"/>
                                                                                      </w:divBdr>
                                                                                    </w:div>
                                                                                    <w:div w:id="2028827326">
                                                                                      <w:marLeft w:val="720"/>
                                                                                      <w:marRight w:val="0"/>
                                                                                      <w:marTop w:val="0"/>
                                                                                      <w:marBottom w:val="0"/>
                                                                                      <w:divBdr>
                                                                                        <w:top w:val="none" w:sz="0" w:space="0" w:color="auto"/>
                                                                                        <w:left w:val="none" w:sz="0" w:space="0" w:color="auto"/>
                                                                                        <w:bottom w:val="none" w:sz="0" w:space="0" w:color="auto"/>
                                                                                        <w:right w:val="none" w:sz="0" w:space="0" w:color="auto"/>
                                                                                      </w:divBdr>
                                                                                    </w:div>
                                                                                    <w:div w:id="2028827332">
                                                                                      <w:marLeft w:val="0"/>
                                                                                      <w:marRight w:val="0"/>
                                                                                      <w:marTop w:val="0"/>
                                                                                      <w:marBottom w:val="0"/>
                                                                                      <w:divBdr>
                                                                                        <w:top w:val="none" w:sz="0" w:space="0" w:color="auto"/>
                                                                                        <w:left w:val="none" w:sz="0" w:space="0" w:color="auto"/>
                                                                                        <w:bottom w:val="none" w:sz="0" w:space="0" w:color="auto"/>
                                                                                        <w:right w:val="none" w:sz="0" w:space="0" w:color="auto"/>
                                                                                      </w:divBdr>
                                                                                    </w:div>
                                                                                    <w:div w:id="2028827334">
                                                                                      <w:marLeft w:val="0"/>
                                                                                      <w:marRight w:val="0"/>
                                                                                      <w:marTop w:val="0"/>
                                                                                      <w:marBottom w:val="0"/>
                                                                                      <w:divBdr>
                                                                                        <w:top w:val="none" w:sz="0" w:space="0" w:color="auto"/>
                                                                                        <w:left w:val="none" w:sz="0" w:space="0" w:color="auto"/>
                                                                                        <w:bottom w:val="none" w:sz="0" w:space="0" w:color="auto"/>
                                                                                        <w:right w:val="none" w:sz="0" w:space="0" w:color="auto"/>
                                                                                      </w:divBdr>
                                                                                    </w:div>
                                                                                    <w:div w:id="2028827340">
                                                                                      <w:marLeft w:val="0"/>
                                                                                      <w:marRight w:val="0"/>
                                                                                      <w:marTop w:val="0"/>
                                                                                      <w:marBottom w:val="0"/>
                                                                                      <w:divBdr>
                                                                                        <w:top w:val="none" w:sz="0" w:space="0" w:color="auto"/>
                                                                                        <w:left w:val="none" w:sz="0" w:space="0" w:color="auto"/>
                                                                                        <w:bottom w:val="none" w:sz="0" w:space="0" w:color="auto"/>
                                                                                        <w:right w:val="none" w:sz="0" w:space="0" w:color="auto"/>
                                                                                      </w:divBdr>
                                                                                    </w:div>
                                                                                    <w:div w:id="2028827343">
                                                                                      <w:marLeft w:val="1440"/>
                                                                                      <w:marRight w:val="0"/>
                                                                                      <w:marTop w:val="0"/>
                                                                                      <w:marBottom w:val="0"/>
                                                                                      <w:divBdr>
                                                                                        <w:top w:val="none" w:sz="0" w:space="0" w:color="auto"/>
                                                                                        <w:left w:val="none" w:sz="0" w:space="0" w:color="auto"/>
                                                                                        <w:bottom w:val="none" w:sz="0" w:space="0" w:color="auto"/>
                                                                                        <w:right w:val="none" w:sz="0" w:space="0" w:color="auto"/>
                                                                                      </w:divBdr>
                                                                                    </w:div>
                                                                                    <w:div w:id="2028827350">
                                                                                      <w:marLeft w:val="0"/>
                                                                                      <w:marRight w:val="0"/>
                                                                                      <w:marTop w:val="0"/>
                                                                                      <w:marBottom w:val="0"/>
                                                                                      <w:divBdr>
                                                                                        <w:top w:val="none" w:sz="0" w:space="0" w:color="auto"/>
                                                                                        <w:left w:val="none" w:sz="0" w:space="0" w:color="auto"/>
                                                                                        <w:bottom w:val="none" w:sz="0" w:space="0" w:color="auto"/>
                                                                                        <w:right w:val="none" w:sz="0" w:space="0" w:color="auto"/>
                                                                                      </w:divBdr>
                                                                                    </w:div>
                                                                                    <w:div w:id="2028827352">
                                                                                      <w:marLeft w:val="0"/>
                                                                                      <w:marRight w:val="0"/>
                                                                                      <w:marTop w:val="0"/>
                                                                                      <w:marBottom w:val="0"/>
                                                                                      <w:divBdr>
                                                                                        <w:top w:val="none" w:sz="0" w:space="0" w:color="auto"/>
                                                                                        <w:left w:val="none" w:sz="0" w:space="0" w:color="auto"/>
                                                                                        <w:bottom w:val="none" w:sz="0" w:space="0" w:color="auto"/>
                                                                                        <w:right w:val="none" w:sz="0" w:space="0" w:color="auto"/>
                                                                                      </w:divBdr>
                                                                                    </w:div>
                                                                                    <w:div w:id="2028827359">
                                                                                      <w:marLeft w:val="0"/>
                                                                                      <w:marRight w:val="0"/>
                                                                                      <w:marTop w:val="0"/>
                                                                                      <w:marBottom w:val="0"/>
                                                                                      <w:divBdr>
                                                                                        <w:top w:val="none" w:sz="0" w:space="0" w:color="auto"/>
                                                                                        <w:left w:val="none" w:sz="0" w:space="0" w:color="auto"/>
                                                                                        <w:bottom w:val="none" w:sz="0" w:space="0" w:color="auto"/>
                                                                                        <w:right w:val="none" w:sz="0" w:space="0" w:color="auto"/>
                                                                                      </w:divBdr>
                                                                                    </w:div>
                                                                                    <w:div w:id="2028827366">
                                                                                      <w:marLeft w:val="0"/>
                                                                                      <w:marRight w:val="0"/>
                                                                                      <w:marTop w:val="0"/>
                                                                                      <w:marBottom w:val="0"/>
                                                                                      <w:divBdr>
                                                                                        <w:top w:val="none" w:sz="0" w:space="0" w:color="auto"/>
                                                                                        <w:left w:val="none" w:sz="0" w:space="0" w:color="auto"/>
                                                                                        <w:bottom w:val="none" w:sz="0" w:space="0" w:color="auto"/>
                                                                                        <w:right w:val="none" w:sz="0" w:space="0" w:color="auto"/>
                                                                                      </w:divBdr>
                                                                                    </w:div>
                                                                                    <w:div w:id="2028827382">
                                                                                      <w:marLeft w:val="0"/>
                                                                                      <w:marRight w:val="0"/>
                                                                                      <w:marTop w:val="0"/>
                                                                                      <w:marBottom w:val="0"/>
                                                                                      <w:divBdr>
                                                                                        <w:top w:val="none" w:sz="0" w:space="0" w:color="auto"/>
                                                                                        <w:left w:val="none" w:sz="0" w:space="0" w:color="auto"/>
                                                                                        <w:bottom w:val="none" w:sz="0" w:space="0" w:color="auto"/>
                                                                                        <w:right w:val="none" w:sz="0" w:space="0" w:color="auto"/>
                                                                                      </w:divBdr>
                                                                                    </w:div>
                                                                                    <w:div w:id="2028827414">
                                                                                      <w:marLeft w:val="0"/>
                                                                                      <w:marRight w:val="0"/>
                                                                                      <w:marTop w:val="0"/>
                                                                                      <w:marBottom w:val="0"/>
                                                                                      <w:divBdr>
                                                                                        <w:top w:val="none" w:sz="0" w:space="0" w:color="auto"/>
                                                                                        <w:left w:val="none" w:sz="0" w:space="0" w:color="auto"/>
                                                                                        <w:bottom w:val="none" w:sz="0" w:space="0" w:color="auto"/>
                                                                                        <w:right w:val="none" w:sz="0" w:space="0" w:color="auto"/>
                                                                                      </w:divBdr>
                                                                                    </w:div>
                                                                                    <w:div w:id="2028827424">
                                                                                      <w:marLeft w:val="0"/>
                                                                                      <w:marRight w:val="0"/>
                                                                                      <w:marTop w:val="0"/>
                                                                                      <w:marBottom w:val="0"/>
                                                                                      <w:divBdr>
                                                                                        <w:top w:val="none" w:sz="0" w:space="0" w:color="auto"/>
                                                                                        <w:left w:val="none" w:sz="0" w:space="0" w:color="auto"/>
                                                                                        <w:bottom w:val="none" w:sz="0" w:space="0" w:color="auto"/>
                                                                                        <w:right w:val="none" w:sz="0" w:space="0" w:color="auto"/>
                                                                                      </w:divBdr>
                                                                                    </w:div>
                                                                                    <w:div w:id="2028827425">
                                                                                      <w:marLeft w:val="0"/>
                                                                                      <w:marRight w:val="0"/>
                                                                                      <w:marTop w:val="0"/>
                                                                                      <w:marBottom w:val="0"/>
                                                                                      <w:divBdr>
                                                                                        <w:top w:val="none" w:sz="0" w:space="0" w:color="auto"/>
                                                                                        <w:left w:val="none" w:sz="0" w:space="0" w:color="auto"/>
                                                                                        <w:bottom w:val="none" w:sz="0" w:space="0" w:color="auto"/>
                                                                                        <w:right w:val="none" w:sz="0" w:space="0" w:color="auto"/>
                                                                                      </w:divBdr>
                                                                                    </w:div>
                                                                                    <w:div w:id="2028827430">
                                                                                      <w:marLeft w:val="0"/>
                                                                                      <w:marRight w:val="0"/>
                                                                                      <w:marTop w:val="0"/>
                                                                                      <w:marBottom w:val="0"/>
                                                                                      <w:divBdr>
                                                                                        <w:top w:val="none" w:sz="0" w:space="0" w:color="auto"/>
                                                                                        <w:left w:val="none" w:sz="0" w:space="0" w:color="auto"/>
                                                                                        <w:bottom w:val="none" w:sz="0" w:space="0" w:color="auto"/>
                                                                                        <w:right w:val="none" w:sz="0" w:space="0" w:color="auto"/>
                                                                                      </w:divBdr>
                                                                                    </w:div>
                                                                                    <w:div w:id="2028827431">
                                                                                      <w:marLeft w:val="0"/>
                                                                                      <w:marRight w:val="0"/>
                                                                                      <w:marTop w:val="0"/>
                                                                                      <w:marBottom w:val="0"/>
                                                                                      <w:divBdr>
                                                                                        <w:top w:val="none" w:sz="0" w:space="0" w:color="auto"/>
                                                                                        <w:left w:val="none" w:sz="0" w:space="0" w:color="auto"/>
                                                                                        <w:bottom w:val="none" w:sz="0" w:space="0" w:color="auto"/>
                                                                                        <w:right w:val="none" w:sz="0" w:space="0" w:color="auto"/>
                                                                                      </w:divBdr>
                                                                                    </w:div>
                                                                                    <w:div w:id="2028827438">
                                                                                      <w:marLeft w:val="0"/>
                                                                                      <w:marRight w:val="0"/>
                                                                                      <w:marTop w:val="0"/>
                                                                                      <w:marBottom w:val="0"/>
                                                                                      <w:divBdr>
                                                                                        <w:top w:val="none" w:sz="0" w:space="0" w:color="auto"/>
                                                                                        <w:left w:val="none" w:sz="0" w:space="0" w:color="auto"/>
                                                                                        <w:bottom w:val="none" w:sz="0" w:space="0" w:color="auto"/>
                                                                                        <w:right w:val="none" w:sz="0" w:space="0" w:color="auto"/>
                                                                                      </w:divBdr>
                                                                                    </w:div>
                                                                                    <w:div w:id="2028827443">
                                                                                      <w:marLeft w:val="0"/>
                                                                                      <w:marRight w:val="0"/>
                                                                                      <w:marTop w:val="0"/>
                                                                                      <w:marBottom w:val="0"/>
                                                                                      <w:divBdr>
                                                                                        <w:top w:val="none" w:sz="0" w:space="0" w:color="auto"/>
                                                                                        <w:left w:val="none" w:sz="0" w:space="0" w:color="auto"/>
                                                                                        <w:bottom w:val="none" w:sz="0" w:space="0" w:color="auto"/>
                                                                                        <w:right w:val="none" w:sz="0" w:space="0" w:color="auto"/>
                                                                                      </w:divBdr>
                                                                                    </w:div>
                                                                                    <w:div w:id="2028827445">
                                                                                      <w:marLeft w:val="0"/>
                                                                                      <w:marRight w:val="0"/>
                                                                                      <w:marTop w:val="0"/>
                                                                                      <w:marBottom w:val="0"/>
                                                                                      <w:divBdr>
                                                                                        <w:top w:val="none" w:sz="0" w:space="0" w:color="auto"/>
                                                                                        <w:left w:val="none" w:sz="0" w:space="0" w:color="auto"/>
                                                                                        <w:bottom w:val="none" w:sz="0" w:space="0" w:color="auto"/>
                                                                                        <w:right w:val="none" w:sz="0" w:space="0" w:color="auto"/>
                                                                                      </w:divBdr>
                                                                                    </w:div>
                                                                                    <w:div w:id="2028827448">
                                                                                      <w:marLeft w:val="0"/>
                                                                                      <w:marRight w:val="0"/>
                                                                                      <w:marTop w:val="0"/>
                                                                                      <w:marBottom w:val="0"/>
                                                                                      <w:divBdr>
                                                                                        <w:top w:val="none" w:sz="0" w:space="0" w:color="auto"/>
                                                                                        <w:left w:val="none" w:sz="0" w:space="0" w:color="auto"/>
                                                                                        <w:bottom w:val="none" w:sz="0" w:space="0" w:color="auto"/>
                                                                                        <w:right w:val="none" w:sz="0" w:space="0" w:color="auto"/>
                                                                                      </w:divBdr>
                                                                                    </w:div>
                                                                                    <w:div w:id="2028827453">
                                                                                      <w:marLeft w:val="0"/>
                                                                                      <w:marRight w:val="0"/>
                                                                                      <w:marTop w:val="0"/>
                                                                                      <w:marBottom w:val="0"/>
                                                                                      <w:divBdr>
                                                                                        <w:top w:val="none" w:sz="0" w:space="0" w:color="auto"/>
                                                                                        <w:left w:val="none" w:sz="0" w:space="0" w:color="auto"/>
                                                                                        <w:bottom w:val="none" w:sz="0" w:space="0" w:color="auto"/>
                                                                                        <w:right w:val="none" w:sz="0" w:space="0" w:color="auto"/>
                                                                                      </w:divBdr>
                                                                                    </w:div>
                                                                                    <w:div w:id="2028827461">
                                                                                      <w:marLeft w:val="0"/>
                                                                                      <w:marRight w:val="0"/>
                                                                                      <w:marTop w:val="0"/>
                                                                                      <w:marBottom w:val="0"/>
                                                                                      <w:divBdr>
                                                                                        <w:top w:val="none" w:sz="0" w:space="0" w:color="auto"/>
                                                                                        <w:left w:val="none" w:sz="0" w:space="0" w:color="auto"/>
                                                                                        <w:bottom w:val="none" w:sz="0" w:space="0" w:color="auto"/>
                                                                                        <w:right w:val="none" w:sz="0" w:space="0" w:color="auto"/>
                                                                                      </w:divBdr>
                                                                                    </w:div>
                                                                                    <w:div w:id="2028827467">
                                                                                      <w:marLeft w:val="720"/>
                                                                                      <w:marRight w:val="0"/>
                                                                                      <w:marTop w:val="0"/>
                                                                                      <w:marBottom w:val="0"/>
                                                                                      <w:divBdr>
                                                                                        <w:top w:val="none" w:sz="0" w:space="0" w:color="auto"/>
                                                                                        <w:left w:val="none" w:sz="0" w:space="0" w:color="auto"/>
                                                                                        <w:bottom w:val="none" w:sz="0" w:space="0" w:color="auto"/>
                                                                                        <w:right w:val="none" w:sz="0" w:space="0" w:color="auto"/>
                                                                                      </w:divBdr>
                                                                                    </w:div>
                                                                                    <w:div w:id="2028827472">
                                                                                      <w:marLeft w:val="0"/>
                                                                                      <w:marRight w:val="0"/>
                                                                                      <w:marTop w:val="0"/>
                                                                                      <w:marBottom w:val="0"/>
                                                                                      <w:divBdr>
                                                                                        <w:top w:val="none" w:sz="0" w:space="0" w:color="auto"/>
                                                                                        <w:left w:val="none" w:sz="0" w:space="0" w:color="auto"/>
                                                                                        <w:bottom w:val="none" w:sz="0" w:space="0" w:color="auto"/>
                                                                                        <w:right w:val="none" w:sz="0" w:space="0" w:color="auto"/>
                                                                                      </w:divBdr>
                                                                                    </w:div>
                                                                                    <w:div w:id="2028827483">
                                                                                      <w:marLeft w:val="0"/>
                                                                                      <w:marRight w:val="0"/>
                                                                                      <w:marTop w:val="0"/>
                                                                                      <w:marBottom w:val="0"/>
                                                                                      <w:divBdr>
                                                                                        <w:top w:val="none" w:sz="0" w:space="0" w:color="auto"/>
                                                                                        <w:left w:val="none" w:sz="0" w:space="0" w:color="auto"/>
                                                                                        <w:bottom w:val="none" w:sz="0" w:space="0" w:color="auto"/>
                                                                                        <w:right w:val="none" w:sz="0" w:space="0" w:color="auto"/>
                                                                                      </w:divBdr>
                                                                                    </w:div>
                                                                                    <w:div w:id="2028827491">
                                                                                      <w:marLeft w:val="0"/>
                                                                                      <w:marRight w:val="0"/>
                                                                                      <w:marTop w:val="0"/>
                                                                                      <w:marBottom w:val="0"/>
                                                                                      <w:divBdr>
                                                                                        <w:top w:val="none" w:sz="0" w:space="0" w:color="auto"/>
                                                                                        <w:left w:val="none" w:sz="0" w:space="0" w:color="auto"/>
                                                                                        <w:bottom w:val="none" w:sz="0" w:space="0" w:color="auto"/>
                                                                                        <w:right w:val="none" w:sz="0" w:space="0" w:color="auto"/>
                                                                                      </w:divBdr>
                                                                                    </w:div>
                                                                                    <w:div w:id="2028827493">
                                                                                      <w:marLeft w:val="0"/>
                                                                                      <w:marRight w:val="0"/>
                                                                                      <w:marTop w:val="0"/>
                                                                                      <w:marBottom w:val="0"/>
                                                                                      <w:divBdr>
                                                                                        <w:top w:val="none" w:sz="0" w:space="0" w:color="auto"/>
                                                                                        <w:left w:val="none" w:sz="0" w:space="0" w:color="auto"/>
                                                                                        <w:bottom w:val="none" w:sz="0" w:space="0" w:color="auto"/>
                                                                                        <w:right w:val="none" w:sz="0" w:space="0" w:color="auto"/>
                                                                                      </w:divBdr>
                                                                                    </w:div>
                                                                                    <w:div w:id="2028827497">
                                                                                      <w:marLeft w:val="0"/>
                                                                                      <w:marRight w:val="0"/>
                                                                                      <w:marTop w:val="0"/>
                                                                                      <w:marBottom w:val="0"/>
                                                                                      <w:divBdr>
                                                                                        <w:top w:val="none" w:sz="0" w:space="0" w:color="auto"/>
                                                                                        <w:left w:val="none" w:sz="0" w:space="0" w:color="auto"/>
                                                                                        <w:bottom w:val="none" w:sz="0" w:space="0" w:color="auto"/>
                                                                                        <w:right w:val="none" w:sz="0" w:space="0" w:color="auto"/>
                                                                                      </w:divBdr>
                                                                                    </w:div>
                                                                                    <w:div w:id="2028827505">
                                                                                      <w:marLeft w:val="0"/>
                                                                                      <w:marRight w:val="0"/>
                                                                                      <w:marTop w:val="0"/>
                                                                                      <w:marBottom w:val="0"/>
                                                                                      <w:divBdr>
                                                                                        <w:top w:val="none" w:sz="0" w:space="0" w:color="auto"/>
                                                                                        <w:left w:val="none" w:sz="0" w:space="0" w:color="auto"/>
                                                                                        <w:bottom w:val="none" w:sz="0" w:space="0" w:color="auto"/>
                                                                                        <w:right w:val="none" w:sz="0" w:space="0" w:color="auto"/>
                                                                                      </w:divBdr>
                                                                                    </w:div>
                                                                                    <w:div w:id="2028827526">
                                                                                      <w:marLeft w:val="0"/>
                                                                                      <w:marRight w:val="0"/>
                                                                                      <w:marTop w:val="0"/>
                                                                                      <w:marBottom w:val="0"/>
                                                                                      <w:divBdr>
                                                                                        <w:top w:val="none" w:sz="0" w:space="0" w:color="auto"/>
                                                                                        <w:left w:val="none" w:sz="0" w:space="0" w:color="auto"/>
                                                                                        <w:bottom w:val="none" w:sz="0" w:space="0" w:color="auto"/>
                                                                                        <w:right w:val="none" w:sz="0" w:space="0" w:color="auto"/>
                                                                                      </w:divBdr>
                                                                                    </w:div>
                                                                                    <w:div w:id="2028827532">
                                                                                      <w:marLeft w:val="0"/>
                                                                                      <w:marRight w:val="0"/>
                                                                                      <w:marTop w:val="0"/>
                                                                                      <w:marBottom w:val="0"/>
                                                                                      <w:divBdr>
                                                                                        <w:top w:val="none" w:sz="0" w:space="0" w:color="auto"/>
                                                                                        <w:left w:val="none" w:sz="0" w:space="0" w:color="auto"/>
                                                                                        <w:bottom w:val="none" w:sz="0" w:space="0" w:color="auto"/>
                                                                                        <w:right w:val="none" w:sz="0" w:space="0" w:color="auto"/>
                                                                                      </w:divBdr>
                                                                                    </w:div>
                                                                                    <w:div w:id="2028827541">
                                                                                      <w:marLeft w:val="0"/>
                                                                                      <w:marRight w:val="0"/>
                                                                                      <w:marTop w:val="0"/>
                                                                                      <w:marBottom w:val="0"/>
                                                                                      <w:divBdr>
                                                                                        <w:top w:val="none" w:sz="0" w:space="0" w:color="auto"/>
                                                                                        <w:left w:val="none" w:sz="0" w:space="0" w:color="auto"/>
                                                                                        <w:bottom w:val="none" w:sz="0" w:space="0" w:color="auto"/>
                                                                                        <w:right w:val="none" w:sz="0" w:space="0" w:color="auto"/>
                                                                                      </w:divBdr>
                                                                                    </w:div>
                                                                                    <w:div w:id="2028827544">
                                                                                      <w:marLeft w:val="0"/>
                                                                                      <w:marRight w:val="0"/>
                                                                                      <w:marTop w:val="0"/>
                                                                                      <w:marBottom w:val="0"/>
                                                                                      <w:divBdr>
                                                                                        <w:top w:val="none" w:sz="0" w:space="0" w:color="auto"/>
                                                                                        <w:left w:val="none" w:sz="0" w:space="0" w:color="auto"/>
                                                                                        <w:bottom w:val="none" w:sz="0" w:space="0" w:color="auto"/>
                                                                                        <w:right w:val="none" w:sz="0" w:space="0" w:color="auto"/>
                                                                                      </w:divBdr>
                                                                                    </w:div>
                                                                                    <w:div w:id="2028827546">
                                                                                      <w:marLeft w:val="0"/>
                                                                                      <w:marRight w:val="0"/>
                                                                                      <w:marTop w:val="0"/>
                                                                                      <w:marBottom w:val="0"/>
                                                                                      <w:divBdr>
                                                                                        <w:top w:val="none" w:sz="0" w:space="0" w:color="auto"/>
                                                                                        <w:left w:val="none" w:sz="0" w:space="0" w:color="auto"/>
                                                                                        <w:bottom w:val="none" w:sz="0" w:space="0" w:color="auto"/>
                                                                                        <w:right w:val="none" w:sz="0" w:space="0" w:color="auto"/>
                                                                                      </w:divBdr>
                                                                                    </w:div>
                                                                                    <w:div w:id="2028827551">
                                                                                      <w:marLeft w:val="0"/>
                                                                                      <w:marRight w:val="0"/>
                                                                                      <w:marTop w:val="0"/>
                                                                                      <w:marBottom w:val="0"/>
                                                                                      <w:divBdr>
                                                                                        <w:top w:val="none" w:sz="0" w:space="0" w:color="auto"/>
                                                                                        <w:left w:val="none" w:sz="0" w:space="0" w:color="auto"/>
                                                                                        <w:bottom w:val="none" w:sz="0" w:space="0" w:color="auto"/>
                                                                                        <w:right w:val="none" w:sz="0" w:space="0" w:color="auto"/>
                                                                                      </w:divBdr>
                                                                                    </w:div>
                                                                                    <w:div w:id="2028827557">
                                                                                      <w:marLeft w:val="0"/>
                                                                                      <w:marRight w:val="0"/>
                                                                                      <w:marTop w:val="0"/>
                                                                                      <w:marBottom w:val="0"/>
                                                                                      <w:divBdr>
                                                                                        <w:top w:val="none" w:sz="0" w:space="0" w:color="auto"/>
                                                                                        <w:left w:val="none" w:sz="0" w:space="0" w:color="auto"/>
                                                                                        <w:bottom w:val="none" w:sz="0" w:space="0" w:color="auto"/>
                                                                                        <w:right w:val="none" w:sz="0" w:space="0" w:color="auto"/>
                                                                                      </w:divBdr>
                                                                                    </w:div>
                                                                                    <w:div w:id="2028827562">
                                                                                      <w:marLeft w:val="0"/>
                                                                                      <w:marRight w:val="0"/>
                                                                                      <w:marTop w:val="0"/>
                                                                                      <w:marBottom w:val="0"/>
                                                                                      <w:divBdr>
                                                                                        <w:top w:val="none" w:sz="0" w:space="0" w:color="auto"/>
                                                                                        <w:left w:val="none" w:sz="0" w:space="0" w:color="auto"/>
                                                                                        <w:bottom w:val="none" w:sz="0" w:space="0" w:color="auto"/>
                                                                                        <w:right w:val="none" w:sz="0" w:space="0" w:color="auto"/>
                                                                                      </w:divBdr>
                                                                                    </w:div>
                                                                                    <w:div w:id="2028827573">
                                                                                      <w:marLeft w:val="0"/>
                                                                                      <w:marRight w:val="0"/>
                                                                                      <w:marTop w:val="0"/>
                                                                                      <w:marBottom w:val="0"/>
                                                                                      <w:divBdr>
                                                                                        <w:top w:val="none" w:sz="0" w:space="0" w:color="auto"/>
                                                                                        <w:left w:val="none" w:sz="0" w:space="0" w:color="auto"/>
                                                                                        <w:bottom w:val="none" w:sz="0" w:space="0" w:color="auto"/>
                                                                                        <w:right w:val="none" w:sz="0" w:space="0" w:color="auto"/>
                                                                                      </w:divBdr>
                                                                                    </w:div>
                                                                                    <w:div w:id="2028827575">
                                                                                      <w:marLeft w:val="0"/>
                                                                                      <w:marRight w:val="0"/>
                                                                                      <w:marTop w:val="0"/>
                                                                                      <w:marBottom w:val="0"/>
                                                                                      <w:divBdr>
                                                                                        <w:top w:val="none" w:sz="0" w:space="0" w:color="auto"/>
                                                                                        <w:left w:val="none" w:sz="0" w:space="0" w:color="auto"/>
                                                                                        <w:bottom w:val="none" w:sz="0" w:space="0" w:color="auto"/>
                                                                                        <w:right w:val="none" w:sz="0" w:space="0" w:color="auto"/>
                                                                                      </w:divBdr>
                                                                                    </w:div>
                                                                                    <w:div w:id="2028827578">
                                                                                      <w:marLeft w:val="0"/>
                                                                                      <w:marRight w:val="0"/>
                                                                                      <w:marTop w:val="0"/>
                                                                                      <w:marBottom w:val="0"/>
                                                                                      <w:divBdr>
                                                                                        <w:top w:val="none" w:sz="0" w:space="0" w:color="auto"/>
                                                                                        <w:left w:val="none" w:sz="0" w:space="0" w:color="auto"/>
                                                                                        <w:bottom w:val="none" w:sz="0" w:space="0" w:color="auto"/>
                                                                                        <w:right w:val="none" w:sz="0" w:space="0" w:color="auto"/>
                                                                                      </w:divBdr>
                                                                                    </w:div>
                                                                                    <w:div w:id="2028827583">
                                                                                      <w:marLeft w:val="0"/>
                                                                                      <w:marRight w:val="0"/>
                                                                                      <w:marTop w:val="0"/>
                                                                                      <w:marBottom w:val="0"/>
                                                                                      <w:divBdr>
                                                                                        <w:top w:val="none" w:sz="0" w:space="0" w:color="auto"/>
                                                                                        <w:left w:val="none" w:sz="0" w:space="0" w:color="auto"/>
                                                                                        <w:bottom w:val="none" w:sz="0" w:space="0" w:color="auto"/>
                                                                                        <w:right w:val="none" w:sz="0" w:space="0" w:color="auto"/>
                                                                                      </w:divBdr>
                                                                                    </w:div>
                                                                                    <w:div w:id="2028827584">
                                                                                      <w:marLeft w:val="0"/>
                                                                                      <w:marRight w:val="0"/>
                                                                                      <w:marTop w:val="0"/>
                                                                                      <w:marBottom w:val="0"/>
                                                                                      <w:divBdr>
                                                                                        <w:top w:val="none" w:sz="0" w:space="0" w:color="auto"/>
                                                                                        <w:left w:val="none" w:sz="0" w:space="0" w:color="auto"/>
                                                                                        <w:bottom w:val="none" w:sz="0" w:space="0" w:color="auto"/>
                                                                                        <w:right w:val="none" w:sz="0" w:space="0" w:color="auto"/>
                                                                                      </w:divBdr>
                                                                                    </w:div>
                                                                                    <w:div w:id="2028827585">
                                                                                      <w:marLeft w:val="0"/>
                                                                                      <w:marRight w:val="0"/>
                                                                                      <w:marTop w:val="0"/>
                                                                                      <w:marBottom w:val="0"/>
                                                                                      <w:divBdr>
                                                                                        <w:top w:val="none" w:sz="0" w:space="0" w:color="auto"/>
                                                                                        <w:left w:val="none" w:sz="0" w:space="0" w:color="auto"/>
                                                                                        <w:bottom w:val="none" w:sz="0" w:space="0" w:color="auto"/>
                                                                                        <w:right w:val="none" w:sz="0" w:space="0" w:color="auto"/>
                                                                                      </w:divBdr>
                                                                                    </w:div>
                                                                                    <w:div w:id="2028827588">
                                                                                      <w:marLeft w:val="0"/>
                                                                                      <w:marRight w:val="0"/>
                                                                                      <w:marTop w:val="0"/>
                                                                                      <w:marBottom w:val="0"/>
                                                                                      <w:divBdr>
                                                                                        <w:top w:val="none" w:sz="0" w:space="0" w:color="auto"/>
                                                                                        <w:left w:val="none" w:sz="0" w:space="0" w:color="auto"/>
                                                                                        <w:bottom w:val="none" w:sz="0" w:space="0" w:color="auto"/>
                                                                                        <w:right w:val="none" w:sz="0" w:space="0" w:color="auto"/>
                                                                                      </w:divBdr>
                                                                                    </w:div>
                                                                                    <w:div w:id="2028827590">
                                                                                      <w:marLeft w:val="0"/>
                                                                                      <w:marRight w:val="0"/>
                                                                                      <w:marTop w:val="0"/>
                                                                                      <w:marBottom w:val="0"/>
                                                                                      <w:divBdr>
                                                                                        <w:top w:val="none" w:sz="0" w:space="0" w:color="auto"/>
                                                                                        <w:left w:val="none" w:sz="0" w:space="0" w:color="auto"/>
                                                                                        <w:bottom w:val="none" w:sz="0" w:space="0" w:color="auto"/>
                                                                                        <w:right w:val="none" w:sz="0" w:space="0" w:color="auto"/>
                                                                                      </w:divBdr>
                                                                                    </w:div>
                                                                                    <w:div w:id="2028827592">
                                                                                      <w:marLeft w:val="1440"/>
                                                                                      <w:marRight w:val="0"/>
                                                                                      <w:marTop w:val="0"/>
                                                                                      <w:marBottom w:val="0"/>
                                                                                      <w:divBdr>
                                                                                        <w:top w:val="none" w:sz="0" w:space="0" w:color="auto"/>
                                                                                        <w:left w:val="none" w:sz="0" w:space="0" w:color="auto"/>
                                                                                        <w:bottom w:val="none" w:sz="0" w:space="0" w:color="auto"/>
                                                                                        <w:right w:val="none" w:sz="0" w:space="0" w:color="auto"/>
                                                                                      </w:divBdr>
                                                                                    </w:div>
                                                                                    <w:div w:id="2028827599">
                                                                                      <w:marLeft w:val="0"/>
                                                                                      <w:marRight w:val="0"/>
                                                                                      <w:marTop w:val="0"/>
                                                                                      <w:marBottom w:val="0"/>
                                                                                      <w:divBdr>
                                                                                        <w:top w:val="none" w:sz="0" w:space="0" w:color="auto"/>
                                                                                        <w:left w:val="none" w:sz="0" w:space="0" w:color="auto"/>
                                                                                        <w:bottom w:val="none" w:sz="0" w:space="0" w:color="auto"/>
                                                                                        <w:right w:val="none" w:sz="0" w:space="0" w:color="auto"/>
                                                                                      </w:divBdr>
                                                                                    </w:div>
                                                                                    <w:div w:id="2028827606">
                                                                                      <w:marLeft w:val="0"/>
                                                                                      <w:marRight w:val="0"/>
                                                                                      <w:marTop w:val="0"/>
                                                                                      <w:marBottom w:val="0"/>
                                                                                      <w:divBdr>
                                                                                        <w:top w:val="none" w:sz="0" w:space="0" w:color="auto"/>
                                                                                        <w:left w:val="none" w:sz="0" w:space="0" w:color="auto"/>
                                                                                        <w:bottom w:val="none" w:sz="0" w:space="0" w:color="auto"/>
                                                                                        <w:right w:val="none" w:sz="0" w:space="0" w:color="auto"/>
                                                                                      </w:divBdr>
                                                                                    </w:div>
                                                                                    <w:div w:id="2028827607">
                                                                                      <w:marLeft w:val="0"/>
                                                                                      <w:marRight w:val="0"/>
                                                                                      <w:marTop w:val="0"/>
                                                                                      <w:marBottom w:val="0"/>
                                                                                      <w:divBdr>
                                                                                        <w:top w:val="none" w:sz="0" w:space="0" w:color="auto"/>
                                                                                        <w:left w:val="none" w:sz="0" w:space="0" w:color="auto"/>
                                                                                        <w:bottom w:val="none" w:sz="0" w:space="0" w:color="auto"/>
                                                                                        <w:right w:val="none" w:sz="0" w:space="0" w:color="auto"/>
                                                                                      </w:divBdr>
                                                                                    </w:div>
                                                                                    <w:div w:id="2028827612">
                                                                                      <w:marLeft w:val="0"/>
                                                                                      <w:marRight w:val="0"/>
                                                                                      <w:marTop w:val="0"/>
                                                                                      <w:marBottom w:val="0"/>
                                                                                      <w:divBdr>
                                                                                        <w:top w:val="none" w:sz="0" w:space="0" w:color="auto"/>
                                                                                        <w:left w:val="none" w:sz="0" w:space="0" w:color="auto"/>
                                                                                        <w:bottom w:val="none" w:sz="0" w:space="0" w:color="auto"/>
                                                                                        <w:right w:val="none" w:sz="0" w:space="0" w:color="auto"/>
                                                                                      </w:divBdr>
                                                                                    </w:div>
                                                                                    <w:div w:id="2028827617">
                                                                                      <w:marLeft w:val="0"/>
                                                                                      <w:marRight w:val="0"/>
                                                                                      <w:marTop w:val="0"/>
                                                                                      <w:marBottom w:val="0"/>
                                                                                      <w:divBdr>
                                                                                        <w:top w:val="none" w:sz="0" w:space="0" w:color="auto"/>
                                                                                        <w:left w:val="none" w:sz="0" w:space="0" w:color="auto"/>
                                                                                        <w:bottom w:val="none" w:sz="0" w:space="0" w:color="auto"/>
                                                                                        <w:right w:val="none" w:sz="0" w:space="0" w:color="auto"/>
                                                                                      </w:divBdr>
                                                                                    </w:div>
                                                                                    <w:div w:id="2028827628">
                                                                                      <w:marLeft w:val="0"/>
                                                                                      <w:marRight w:val="0"/>
                                                                                      <w:marTop w:val="0"/>
                                                                                      <w:marBottom w:val="0"/>
                                                                                      <w:divBdr>
                                                                                        <w:top w:val="none" w:sz="0" w:space="0" w:color="auto"/>
                                                                                        <w:left w:val="none" w:sz="0" w:space="0" w:color="auto"/>
                                                                                        <w:bottom w:val="none" w:sz="0" w:space="0" w:color="auto"/>
                                                                                        <w:right w:val="none" w:sz="0" w:space="0" w:color="auto"/>
                                                                                      </w:divBdr>
                                                                                    </w:div>
                                                                                    <w:div w:id="2028827635">
                                                                                      <w:marLeft w:val="0"/>
                                                                                      <w:marRight w:val="0"/>
                                                                                      <w:marTop w:val="0"/>
                                                                                      <w:marBottom w:val="0"/>
                                                                                      <w:divBdr>
                                                                                        <w:top w:val="none" w:sz="0" w:space="0" w:color="auto"/>
                                                                                        <w:left w:val="none" w:sz="0" w:space="0" w:color="auto"/>
                                                                                        <w:bottom w:val="none" w:sz="0" w:space="0" w:color="auto"/>
                                                                                        <w:right w:val="none" w:sz="0" w:space="0" w:color="auto"/>
                                                                                      </w:divBdr>
                                                                                    </w:div>
                                                                                    <w:div w:id="2028827637">
                                                                                      <w:marLeft w:val="0"/>
                                                                                      <w:marRight w:val="0"/>
                                                                                      <w:marTop w:val="0"/>
                                                                                      <w:marBottom w:val="0"/>
                                                                                      <w:divBdr>
                                                                                        <w:top w:val="none" w:sz="0" w:space="0" w:color="auto"/>
                                                                                        <w:left w:val="none" w:sz="0" w:space="0" w:color="auto"/>
                                                                                        <w:bottom w:val="none" w:sz="0" w:space="0" w:color="auto"/>
                                                                                        <w:right w:val="none" w:sz="0" w:space="0" w:color="auto"/>
                                                                                      </w:divBdr>
                                                                                    </w:div>
                                                                                    <w:div w:id="2028827640">
                                                                                      <w:marLeft w:val="0"/>
                                                                                      <w:marRight w:val="0"/>
                                                                                      <w:marTop w:val="0"/>
                                                                                      <w:marBottom w:val="0"/>
                                                                                      <w:divBdr>
                                                                                        <w:top w:val="none" w:sz="0" w:space="0" w:color="auto"/>
                                                                                        <w:left w:val="none" w:sz="0" w:space="0" w:color="auto"/>
                                                                                        <w:bottom w:val="none" w:sz="0" w:space="0" w:color="auto"/>
                                                                                        <w:right w:val="none" w:sz="0" w:space="0" w:color="auto"/>
                                                                                      </w:divBdr>
                                                                                    </w:div>
                                                                                    <w:div w:id="2028827643">
                                                                                      <w:marLeft w:val="0"/>
                                                                                      <w:marRight w:val="0"/>
                                                                                      <w:marTop w:val="0"/>
                                                                                      <w:marBottom w:val="0"/>
                                                                                      <w:divBdr>
                                                                                        <w:top w:val="none" w:sz="0" w:space="0" w:color="auto"/>
                                                                                        <w:left w:val="none" w:sz="0" w:space="0" w:color="auto"/>
                                                                                        <w:bottom w:val="none" w:sz="0" w:space="0" w:color="auto"/>
                                                                                        <w:right w:val="none" w:sz="0" w:space="0" w:color="auto"/>
                                                                                      </w:divBdr>
                                                                                    </w:div>
                                                                                    <w:div w:id="2028827648">
                                                                                      <w:marLeft w:val="0"/>
                                                                                      <w:marRight w:val="0"/>
                                                                                      <w:marTop w:val="0"/>
                                                                                      <w:marBottom w:val="0"/>
                                                                                      <w:divBdr>
                                                                                        <w:top w:val="none" w:sz="0" w:space="0" w:color="auto"/>
                                                                                        <w:left w:val="none" w:sz="0" w:space="0" w:color="auto"/>
                                                                                        <w:bottom w:val="none" w:sz="0" w:space="0" w:color="auto"/>
                                                                                        <w:right w:val="none" w:sz="0" w:space="0" w:color="auto"/>
                                                                                      </w:divBdr>
                                                                                    </w:div>
                                                                                    <w:div w:id="2028827655">
                                                                                      <w:marLeft w:val="0"/>
                                                                                      <w:marRight w:val="0"/>
                                                                                      <w:marTop w:val="0"/>
                                                                                      <w:marBottom w:val="0"/>
                                                                                      <w:divBdr>
                                                                                        <w:top w:val="none" w:sz="0" w:space="0" w:color="auto"/>
                                                                                        <w:left w:val="none" w:sz="0" w:space="0" w:color="auto"/>
                                                                                        <w:bottom w:val="none" w:sz="0" w:space="0" w:color="auto"/>
                                                                                        <w:right w:val="none" w:sz="0" w:space="0" w:color="auto"/>
                                                                                      </w:divBdr>
                                                                                    </w:div>
                                                                                    <w:div w:id="2028827665">
                                                                                      <w:marLeft w:val="720"/>
                                                                                      <w:marRight w:val="0"/>
                                                                                      <w:marTop w:val="0"/>
                                                                                      <w:marBottom w:val="0"/>
                                                                                      <w:divBdr>
                                                                                        <w:top w:val="none" w:sz="0" w:space="0" w:color="auto"/>
                                                                                        <w:left w:val="none" w:sz="0" w:space="0" w:color="auto"/>
                                                                                        <w:bottom w:val="none" w:sz="0" w:space="0" w:color="auto"/>
                                                                                        <w:right w:val="none" w:sz="0" w:space="0" w:color="auto"/>
                                                                                      </w:divBdr>
                                                                                    </w:div>
                                                                                    <w:div w:id="2028827667">
                                                                                      <w:marLeft w:val="0"/>
                                                                                      <w:marRight w:val="0"/>
                                                                                      <w:marTop w:val="0"/>
                                                                                      <w:marBottom w:val="0"/>
                                                                                      <w:divBdr>
                                                                                        <w:top w:val="none" w:sz="0" w:space="0" w:color="auto"/>
                                                                                        <w:left w:val="none" w:sz="0" w:space="0" w:color="auto"/>
                                                                                        <w:bottom w:val="none" w:sz="0" w:space="0" w:color="auto"/>
                                                                                        <w:right w:val="none" w:sz="0" w:space="0" w:color="auto"/>
                                                                                      </w:divBdr>
                                                                                    </w:div>
                                                                                    <w:div w:id="2028827675">
                                                                                      <w:marLeft w:val="0"/>
                                                                                      <w:marRight w:val="0"/>
                                                                                      <w:marTop w:val="0"/>
                                                                                      <w:marBottom w:val="0"/>
                                                                                      <w:divBdr>
                                                                                        <w:top w:val="none" w:sz="0" w:space="0" w:color="auto"/>
                                                                                        <w:left w:val="none" w:sz="0" w:space="0" w:color="auto"/>
                                                                                        <w:bottom w:val="none" w:sz="0" w:space="0" w:color="auto"/>
                                                                                        <w:right w:val="none" w:sz="0" w:space="0" w:color="auto"/>
                                                                                      </w:divBdr>
                                                                                    </w:div>
                                                                                    <w:div w:id="2028827676">
                                                                                      <w:marLeft w:val="0"/>
                                                                                      <w:marRight w:val="0"/>
                                                                                      <w:marTop w:val="0"/>
                                                                                      <w:marBottom w:val="0"/>
                                                                                      <w:divBdr>
                                                                                        <w:top w:val="none" w:sz="0" w:space="0" w:color="auto"/>
                                                                                        <w:left w:val="none" w:sz="0" w:space="0" w:color="auto"/>
                                                                                        <w:bottom w:val="none" w:sz="0" w:space="0" w:color="auto"/>
                                                                                        <w:right w:val="none" w:sz="0" w:space="0" w:color="auto"/>
                                                                                      </w:divBdr>
                                                                                    </w:div>
                                                                                    <w:div w:id="2028827678">
                                                                                      <w:marLeft w:val="0"/>
                                                                                      <w:marRight w:val="0"/>
                                                                                      <w:marTop w:val="0"/>
                                                                                      <w:marBottom w:val="0"/>
                                                                                      <w:divBdr>
                                                                                        <w:top w:val="none" w:sz="0" w:space="0" w:color="auto"/>
                                                                                        <w:left w:val="none" w:sz="0" w:space="0" w:color="auto"/>
                                                                                        <w:bottom w:val="none" w:sz="0" w:space="0" w:color="auto"/>
                                                                                        <w:right w:val="none" w:sz="0" w:space="0" w:color="auto"/>
                                                                                      </w:divBdr>
                                                                                    </w:div>
                                                                                    <w:div w:id="2028827681">
                                                                                      <w:marLeft w:val="0"/>
                                                                                      <w:marRight w:val="0"/>
                                                                                      <w:marTop w:val="0"/>
                                                                                      <w:marBottom w:val="0"/>
                                                                                      <w:divBdr>
                                                                                        <w:top w:val="none" w:sz="0" w:space="0" w:color="auto"/>
                                                                                        <w:left w:val="none" w:sz="0" w:space="0" w:color="auto"/>
                                                                                        <w:bottom w:val="none" w:sz="0" w:space="0" w:color="auto"/>
                                                                                        <w:right w:val="none" w:sz="0" w:space="0" w:color="auto"/>
                                                                                      </w:divBdr>
                                                                                    </w:div>
                                                                                    <w:div w:id="2028827685">
                                                                                      <w:marLeft w:val="0"/>
                                                                                      <w:marRight w:val="0"/>
                                                                                      <w:marTop w:val="0"/>
                                                                                      <w:marBottom w:val="0"/>
                                                                                      <w:divBdr>
                                                                                        <w:top w:val="none" w:sz="0" w:space="0" w:color="auto"/>
                                                                                        <w:left w:val="none" w:sz="0" w:space="0" w:color="auto"/>
                                                                                        <w:bottom w:val="none" w:sz="0" w:space="0" w:color="auto"/>
                                                                                        <w:right w:val="none" w:sz="0" w:space="0" w:color="auto"/>
                                                                                      </w:divBdr>
                                                                                    </w:div>
                                                                                    <w:div w:id="2028827690">
                                                                                      <w:marLeft w:val="0"/>
                                                                                      <w:marRight w:val="0"/>
                                                                                      <w:marTop w:val="0"/>
                                                                                      <w:marBottom w:val="0"/>
                                                                                      <w:divBdr>
                                                                                        <w:top w:val="none" w:sz="0" w:space="0" w:color="auto"/>
                                                                                        <w:left w:val="none" w:sz="0" w:space="0" w:color="auto"/>
                                                                                        <w:bottom w:val="none" w:sz="0" w:space="0" w:color="auto"/>
                                                                                        <w:right w:val="none" w:sz="0" w:space="0" w:color="auto"/>
                                                                                      </w:divBdr>
                                                                                    </w:div>
                                                                                    <w:div w:id="2028827710">
                                                                                      <w:marLeft w:val="720"/>
                                                                                      <w:marRight w:val="0"/>
                                                                                      <w:marTop w:val="0"/>
                                                                                      <w:marBottom w:val="0"/>
                                                                                      <w:divBdr>
                                                                                        <w:top w:val="none" w:sz="0" w:space="0" w:color="auto"/>
                                                                                        <w:left w:val="none" w:sz="0" w:space="0" w:color="auto"/>
                                                                                        <w:bottom w:val="none" w:sz="0" w:space="0" w:color="auto"/>
                                                                                        <w:right w:val="none" w:sz="0" w:space="0" w:color="auto"/>
                                                                                      </w:divBdr>
                                                                                    </w:div>
                                                                                    <w:div w:id="2028827711">
                                                                                      <w:marLeft w:val="1440"/>
                                                                                      <w:marRight w:val="0"/>
                                                                                      <w:marTop w:val="0"/>
                                                                                      <w:marBottom w:val="0"/>
                                                                                      <w:divBdr>
                                                                                        <w:top w:val="none" w:sz="0" w:space="0" w:color="auto"/>
                                                                                        <w:left w:val="none" w:sz="0" w:space="0" w:color="auto"/>
                                                                                        <w:bottom w:val="none" w:sz="0" w:space="0" w:color="auto"/>
                                                                                        <w:right w:val="none" w:sz="0" w:space="0" w:color="auto"/>
                                                                                      </w:divBdr>
                                                                                    </w:div>
                                                                                    <w:div w:id="2028827715">
                                                                                      <w:marLeft w:val="0"/>
                                                                                      <w:marRight w:val="0"/>
                                                                                      <w:marTop w:val="0"/>
                                                                                      <w:marBottom w:val="0"/>
                                                                                      <w:divBdr>
                                                                                        <w:top w:val="none" w:sz="0" w:space="0" w:color="auto"/>
                                                                                        <w:left w:val="none" w:sz="0" w:space="0" w:color="auto"/>
                                                                                        <w:bottom w:val="none" w:sz="0" w:space="0" w:color="auto"/>
                                                                                        <w:right w:val="none" w:sz="0" w:space="0" w:color="auto"/>
                                                                                      </w:divBdr>
                                                                                    </w:div>
                                                                                    <w:div w:id="2028827720">
                                                                                      <w:marLeft w:val="0"/>
                                                                                      <w:marRight w:val="0"/>
                                                                                      <w:marTop w:val="0"/>
                                                                                      <w:marBottom w:val="0"/>
                                                                                      <w:divBdr>
                                                                                        <w:top w:val="none" w:sz="0" w:space="0" w:color="auto"/>
                                                                                        <w:left w:val="none" w:sz="0" w:space="0" w:color="auto"/>
                                                                                        <w:bottom w:val="none" w:sz="0" w:space="0" w:color="auto"/>
                                                                                        <w:right w:val="none" w:sz="0" w:space="0" w:color="auto"/>
                                                                                      </w:divBdr>
                                                                                    </w:div>
                                                                                    <w:div w:id="2028827721">
                                                                                      <w:marLeft w:val="0"/>
                                                                                      <w:marRight w:val="0"/>
                                                                                      <w:marTop w:val="0"/>
                                                                                      <w:marBottom w:val="0"/>
                                                                                      <w:divBdr>
                                                                                        <w:top w:val="none" w:sz="0" w:space="0" w:color="auto"/>
                                                                                        <w:left w:val="none" w:sz="0" w:space="0" w:color="auto"/>
                                                                                        <w:bottom w:val="none" w:sz="0" w:space="0" w:color="auto"/>
                                                                                        <w:right w:val="none" w:sz="0" w:space="0" w:color="auto"/>
                                                                                      </w:divBdr>
                                                                                    </w:div>
                                                                                    <w:div w:id="2028827724">
                                                                                      <w:marLeft w:val="0"/>
                                                                                      <w:marRight w:val="0"/>
                                                                                      <w:marTop w:val="0"/>
                                                                                      <w:marBottom w:val="0"/>
                                                                                      <w:divBdr>
                                                                                        <w:top w:val="none" w:sz="0" w:space="0" w:color="auto"/>
                                                                                        <w:left w:val="none" w:sz="0" w:space="0" w:color="auto"/>
                                                                                        <w:bottom w:val="none" w:sz="0" w:space="0" w:color="auto"/>
                                                                                        <w:right w:val="none" w:sz="0" w:space="0" w:color="auto"/>
                                                                                      </w:divBdr>
                                                                                    </w:div>
                                                                                    <w:div w:id="2028827730">
                                                                                      <w:marLeft w:val="0"/>
                                                                                      <w:marRight w:val="0"/>
                                                                                      <w:marTop w:val="0"/>
                                                                                      <w:marBottom w:val="0"/>
                                                                                      <w:divBdr>
                                                                                        <w:top w:val="none" w:sz="0" w:space="0" w:color="auto"/>
                                                                                        <w:left w:val="none" w:sz="0" w:space="0" w:color="auto"/>
                                                                                        <w:bottom w:val="none" w:sz="0" w:space="0" w:color="auto"/>
                                                                                        <w:right w:val="none" w:sz="0" w:space="0" w:color="auto"/>
                                                                                      </w:divBdr>
                                                                                    </w:div>
                                                                                    <w:div w:id="2028827732">
                                                                                      <w:marLeft w:val="720"/>
                                                                                      <w:marRight w:val="0"/>
                                                                                      <w:marTop w:val="0"/>
                                                                                      <w:marBottom w:val="0"/>
                                                                                      <w:divBdr>
                                                                                        <w:top w:val="none" w:sz="0" w:space="0" w:color="auto"/>
                                                                                        <w:left w:val="none" w:sz="0" w:space="0" w:color="auto"/>
                                                                                        <w:bottom w:val="none" w:sz="0" w:space="0" w:color="auto"/>
                                                                                        <w:right w:val="none" w:sz="0" w:space="0" w:color="auto"/>
                                                                                      </w:divBdr>
                                                                                    </w:div>
                                                                                    <w:div w:id="2028827733">
                                                                                      <w:marLeft w:val="0"/>
                                                                                      <w:marRight w:val="0"/>
                                                                                      <w:marTop w:val="0"/>
                                                                                      <w:marBottom w:val="0"/>
                                                                                      <w:divBdr>
                                                                                        <w:top w:val="none" w:sz="0" w:space="0" w:color="auto"/>
                                                                                        <w:left w:val="none" w:sz="0" w:space="0" w:color="auto"/>
                                                                                        <w:bottom w:val="none" w:sz="0" w:space="0" w:color="auto"/>
                                                                                        <w:right w:val="none" w:sz="0" w:space="0" w:color="auto"/>
                                                                                      </w:divBdr>
                                                                                    </w:div>
                                                                                    <w:div w:id="2028827737">
                                                                                      <w:marLeft w:val="0"/>
                                                                                      <w:marRight w:val="0"/>
                                                                                      <w:marTop w:val="0"/>
                                                                                      <w:marBottom w:val="0"/>
                                                                                      <w:divBdr>
                                                                                        <w:top w:val="none" w:sz="0" w:space="0" w:color="auto"/>
                                                                                        <w:left w:val="none" w:sz="0" w:space="0" w:color="auto"/>
                                                                                        <w:bottom w:val="none" w:sz="0" w:space="0" w:color="auto"/>
                                                                                        <w:right w:val="none" w:sz="0" w:space="0" w:color="auto"/>
                                                                                      </w:divBdr>
                                                                                    </w:div>
                                                                                    <w:div w:id="2028827742">
                                                                                      <w:marLeft w:val="0"/>
                                                                                      <w:marRight w:val="0"/>
                                                                                      <w:marTop w:val="0"/>
                                                                                      <w:marBottom w:val="0"/>
                                                                                      <w:divBdr>
                                                                                        <w:top w:val="none" w:sz="0" w:space="0" w:color="auto"/>
                                                                                        <w:left w:val="none" w:sz="0" w:space="0" w:color="auto"/>
                                                                                        <w:bottom w:val="none" w:sz="0" w:space="0" w:color="auto"/>
                                                                                        <w:right w:val="none" w:sz="0" w:space="0" w:color="auto"/>
                                                                                      </w:divBdr>
                                                                                    </w:div>
                                                                                    <w:div w:id="2028827748">
                                                                                      <w:marLeft w:val="0"/>
                                                                                      <w:marRight w:val="0"/>
                                                                                      <w:marTop w:val="0"/>
                                                                                      <w:marBottom w:val="0"/>
                                                                                      <w:divBdr>
                                                                                        <w:top w:val="none" w:sz="0" w:space="0" w:color="auto"/>
                                                                                        <w:left w:val="none" w:sz="0" w:space="0" w:color="auto"/>
                                                                                        <w:bottom w:val="none" w:sz="0" w:space="0" w:color="auto"/>
                                                                                        <w:right w:val="none" w:sz="0" w:space="0" w:color="auto"/>
                                                                                      </w:divBdr>
                                                                                    </w:div>
                                                                                    <w:div w:id="2028827749">
                                                                                      <w:marLeft w:val="0"/>
                                                                                      <w:marRight w:val="0"/>
                                                                                      <w:marTop w:val="0"/>
                                                                                      <w:marBottom w:val="0"/>
                                                                                      <w:divBdr>
                                                                                        <w:top w:val="none" w:sz="0" w:space="0" w:color="auto"/>
                                                                                        <w:left w:val="none" w:sz="0" w:space="0" w:color="auto"/>
                                                                                        <w:bottom w:val="none" w:sz="0" w:space="0" w:color="auto"/>
                                                                                        <w:right w:val="none" w:sz="0" w:space="0" w:color="auto"/>
                                                                                      </w:divBdr>
                                                                                    </w:div>
                                                                                    <w:div w:id="2028827753">
                                                                                      <w:marLeft w:val="0"/>
                                                                                      <w:marRight w:val="0"/>
                                                                                      <w:marTop w:val="0"/>
                                                                                      <w:marBottom w:val="0"/>
                                                                                      <w:divBdr>
                                                                                        <w:top w:val="none" w:sz="0" w:space="0" w:color="auto"/>
                                                                                        <w:left w:val="none" w:sz="0" w:space="0" w:color="auto"/>
                                                                                        <w:bottom w:val="none" w:sz="0" w:space="0" w:color="auto"/>
                                                                                        <w:right w:val="none" w:sz="0" w:space="0" w:color="auto"/>
                                                                                      </w:divBdr>
                                                                                    </w:div>
                                                                                    <w:div w:id="2028827754">
                                                                                      <w:marLeft w:val="0"/>
                                                                                      <w:marRight w:val="0"/>
                                                                                      <w:marTop w:val="0"/>
                                                                                      <w:marBottom w:val="0"/>
                                                                                      <w:divBdr>
                                                                                        <w:top w:val="none" w:sz="0" w:space="0" w:color="auto"/>
                                                                                        <w:left w:val="none" w:sz="0" w:space="0" w:color="auto"/>
                                                                                        <w:bottom w:val="none" w:sz="0" w:space="0" w:color="auto"/>
                                                                                        <w:right w:val="none" w:sz="0" w:space="0" w:color="auto"/>
                                                                                      </w:divBdr>
                                                                                    </w:div>
                                                                                    <w:div w:id="2028827755">
                                                                                      <w:marLeft w:val="0"/>
                                                                                      <w:marRight w:val="0"/>
                                                                                      <w:marTop w:val="0"/>
                                                                                      <w:marBottom w:val="0"/>
                                                                                      <w:divBdr>
                                                                                        <w:top w:val="none" w:sz="0" w:space="0" w:color="auto"/>
                                                                                        <w:left w:val="none" w:sz="0" w:space="0" w:color="auto"/>
                                                                                        <w:bottom w:val="none" w:sz="0" w:space="0" w:color="auto"/>
                                                                                        <w:right w:val="none" w:sz="0" w:space="0" w:color="auto"/>
                                                                                      </w:divBdr>
                                                                                    </w:div>
                                                                                    <w:div w:id="2028827756">
                                                                                      <w:marLeft w:val="0"/>
                                                                                      <w:marRight w:val="0"/>
                                                                                      <w:marTop w:val="0"/>
                                                                                      <w:marBottom w:val="0"/>
                                                                                      <w:divBdr>
                                                                                        <w:top w:val="none" w:sz="0" w:space="0" w:color="auto"/>
                                                                                        <w:left w:val="none" w:sz="0" w:space="0" w:color="auto"/>
                                                                                        <w:bottom w:val="none" w:sz="0" w:space="0" w:color="auto"/>
                                                                                        <w:right w:val="none" w:sz="0" w:space="0" w:color="auto"/>
                                                                                      </w:divBdr>
                                                                                    </w:div>
                                                                                    <w:div w:id="2028827758">
                                                                                      <w:marLeft w:val="0"/>
                                                                                      <w:marRight w:val="0"/>
                                                                                      <w:marTop w:val="0"/>
                                                                                      <w:marBottom w:val="0"/>
                                                                                      <w:divBdr>
                                                                                        <w:top w:val="none" w:sz="0" w:space="0" w:color="auto"/>
                                                                                        <w:left w:val="none" w:sz="0" w:space="0" w:color="auto"/>
                                                                                        <w:bottom w:val="none" w:sz="0" w:space="0" w:color="auto"/>
                                                                                        <w:right w:val="none" w:sz="0" w:space="0" w:color="auto"/>
                                                                                      </w:divBdr>
                                                                                    </w:div>
                                                                                    <w:div w:id="2028827761">
                                                                                      <w:marLeft w:val="0"/>
                                                                                      <w:marRight w:val="0"/>
                                                                                      <w:marTop w:val="0"/>
                                                                                      <w:marBottom w:val="0"/>
                                                                                      <w:divBdr>
                                                                                        <w:top w:val="none" w:sz="0" w:space="0" w:color="auto"/>
                                                                                        <w:left w:val="none" w:sz="0" w:space="0" w:color="auto"/>
                                                                                        <w:bottom w:val="none" w:sz="0" w:space="0" w:color="auto"/>
                                                                                        <w:right w:val="none" w:sz="0" w:space="0" w:color="auto"/>
                                                                                      </w:divBdr>
                                                                                    </w:div>
                                                                                    <w:div w:id="2028827762">
                                                                                      <w:marLeft w:val="0"/>
                                                                                      <w:marRight w:val="0"/>
                                                                                      <w:marTop w:val="0"/>
                                                                                      <w:marBottom w:val="0"/>
                                                                                      <w:divBdr>
                                                                                        <w:top w:val="none" w:sz="0" w:space="0" w:color="auto"/>
                                                                                        <w:left w:val="none" w:sz="0" w:space="0" w:color="auto"/>
                                                                                        <w:bottom w:val="none" w:sz="0" w:space="0" w:color="auto"/>
                                                                                        <w:right w:val="none" w:sz="0" w:space="0" w:color="auto"/>
                                                                                      </w:divBdr>
                                                                                    </w:div>
                                                                                    <w:div w:id="2028827765">
                                                                                      <w:marLeft w:val="0"/>
                                                                                      <w:marRight w:val="0"/>
                                                                                      <w:marTop w:val="0"/>
                                                                                      <w:marBottom w:val="0"/>
                                                                                      <w:divBdr>
                                                                                        <w:top w:val="none" w:sz="0" w:space="0" w:color="auto"/>
                                                                                        <w:left w:val="none" w:sz="0" w:space="0" w:color="auto"/>
                                                                                        <w:bottom w:val="none" w:sz="0" w:space="0" w:color="auto"/>
                                                                                        <w:right w:val="none" w:sz="0" w:space="0" w:color="auto"/>
                                                                                      </w:divBdr>
                                                                                    </w:div>
                                                                                    <w:div w:id="2028827783">
                                                                                      <w:marLeft w:val="0"/>
                                                                                      <w:marRight w:val="0"/>
                                                                                      <w:marTop w:val="0"/>
                                                                                      <w:marBottom w:val="0"/>
                                                                                      <w:divBdr>
                                                                                        <w:top w:val="none" w:sz="0" w:space="0" w:color="auto"/>
                                                                                        <w:left w:val="none" w:sz="0" w:space="0" w:color="auto"/>
                                                                                        <w:bottom w:val="none" w:sz="0" w:space="0" w:color="auto"/>
                                                                                        <w:right w:val="none" w:sz="0" w:space="0" w:color="auto"/>
                                                                                      </w:divBdr>
                                                                                    </w:div>
                                                                                    <w:div w:id="2028827787">
                                                                                      <w:marLeft w:val="0"/>
                                                                                      <w:marRight w:val="0"/>
                                                                                      <w:marTop w:val="0"/>
                                                                                      <w:marBottom w:val="0"/>
                                                                                      <w:divBdr>
                                                                                        <w:top w:val="none" w:sz="0" w:space="0" w:color="auto"/>
                                                                                        <w:left w:val="none" w:sz="0" w:space="0" w:color="auto"/>
                                                                                        <w:bottom w:val="none" w:sz="0" w:space="0" w:color="auto"/>
                                                                                        <w:right w:val="none" w:sz="0" w:space="0" w:color="auto"/>
                                                                                      </w:divBdr>
                                                                                    </w:div>
                                                                                    <w:div w:id="2028827789">
                                                                                      <w:marLeft w:val="0"/>
                                                                                      <w:marRight w:val="0"/>
                                                                                      <w:marTop w:val="0"/>
                                                                                      <w:marBottom w:val="0"/>
                                                                                      <w:divBdr>
                                                                                        <w:top w:val="none" w:sz="0" w:space="0" w:color="auto"/>
                                                                                        <w:left w:val="none" w:sz="0" w:space="0" w:color="auto"/>
                                                                                        <w:bottom w:val="none" w:sz="0" w:space="0" w:color="auto"/>
                                                                                        <w:right w:val="none" w:sz="0" w:space="0" w:color="auto"/>
                                                                                      </w:divBdr>
                                                                                    </w:div>
                                                                                    <w:div w:id="2028827802">
                                                                                      <w:marLeft w:val="0"/>
                                                                                      <w:marRight w:val="0"/>
                                                                                      <w:marTop w:val="0"/>
                                                                                      <w:marBottom w:val="0"/>
                                                                                      <w:divBdr>
                                                                                        <w:top w:val="none" w:sz="0" w:space="0" w:color="auto"/>
                                                                                        <w:left w:val="none" w:sz="0" w:space="0" w:color="auto"/>
                                                                                        <w:bottom w:val="none" w:sz="0" w:space="0" w:color="auto"/>
                                                                                        <w:right w:val="none" w:sz="0" w:space="0" w:color="auto"/>
                                                                                      </w:divBdr>
                                                                                    </w:div>
                                                                                    <w:div w:id="2028827811">
                                                                                      <w:marLeft w:val="0"/>
                                                                                      <w:marRight w:val="0"/>
                                                                                      <w:marTop w:val="0"/>
                                                                                      <w:marBottom w:val="0"/>
                                                                                      <w:divBdr>
                                                                                        <w:top w:val="none" w:sz="0" w:space="0" w:color="auto"/>
                                                                                        <w:left w:val="none" w:sz="0" w:space="0" w:color="auto"/>
                                                                                        <w:bottom w:val="none" w:sz="0" w:space="0" w:color="auto"/>
                                                                                        <w:right w:val="none" w:sz="0" w:space="0" w:color="auto"/>
                                                                                      </w:divBdr>
                                                                                    </w:div>
                                                                                    <w:div w:id="2028827812">
                                                                                      <w:marLeft w:val="0"/>
                                                                                      <w:marRight w:val="0"/>
                                                                                      <w:marTop w:val="0"/>
                                                                                      <w:marBottom w:val="0"/>
                                                                                      <w:divBdr>
                                                                                        <w:top w:val="none" w:sz="0" w:space="0" w:color="auto"/>
                                                                                        <w:left w:val="none" w:sz="0" w:space="0" w:color="auto"/>
                                                                                        <w:bottom w:val="none" w:sz="0" w:space="0" w:color="auto"/>
                                                                                        <w:right w:val="none" w:sz="0" w:space="0" w:color="auto"/>
                                                                                      </w:divBdr>
                                                                                    </w:div>
                                                                                    <w:div w:id="2028827813">
                                                                                      <w:marLeft w:val="0"/>
                                                                                      <w:marRight w:val="0"/>
                                                                                      <w:marTop w:val="0"/>
                                                                                      <w:marBottom w:val="0"/>
                                                                                      <w:divBdr>
                                                                                        <w:top w:val="none" w:sz="0" w:space="0" w:color="auto"/>
                                                                                        <w:left w:val="none" w:sz="0" w:space="0" w:color="auto"/>
                                                                                        <w:bottom w:val="none" w:sz="0" w:space="0" w:color="auto"/>
                                                                                        <w:right w:val="none" w:sz="0" w:space="0" w:color="auto"/>
                                                                                      </w:divBdr>
                                                                                    </w:div>
                                                                                    <w:div w:id="2028827817">
                                                                                      <w:marLeft w:val="0"/>
                                                                                      <w:marRight w:val="0"/>
                                                                                      <w:marTop w:val="0"/>
                                                                                      <w:marBottom w:val="0"/>
                                                                                      <w:divBdr>
                                                                                        <w:top w:val="none" w:sz="0" w:space="0" w:color="auto"/>
                                                                                        <w:left w:val="none" w:sz="0" w:space="0" w:color="auto"/>
                                                                                        <w:bottom w:val="none" w:sz="0" w:space="0" w:color="auto"/>
                                                                                        <w:right w:val="none" w:sz="0" w:space="0" w:color="auto"/>
                                                                                      </w:divBdr>
                                                                                    </w:div>
                                                                                    <w:div w:id="2028827830">
                                                                                      <w:marLeft w:val="1440"/>
                                                                                      <w:marRight w:val="0"/>
                                                                                      <w:marTop w:val="0"/>
                                                                                      <w:marBottom w:val="0"/>
                                                                                      <w:divBdr>
                                                                                        <w:top w:val="none" w:sz="0" w:space="0" w:color="auto"/>
                                                                                        <w:left w:val="none" w:sz="0" w:space="0" w:color="auto"/>
                                                                                        <w:bottom w:val="none" w:sz="0" w:space="0" w:color="auto"/>
                                                                                        <w:right w:val="none" w:sz="0" w:space="0" w:color="auto"/>
                                                                                      </w:divBdr>
                                                                                    </w:div>
                                                                                    <w:div w:id="2028827832">
                                                                                      <w:marLeft w:val="0"/>
                                                                                      <w:marRight w:val="0"/>
                                                                                      <w:marTop w:val="0"/>
                                                                                      <w:marBottom w:val="0"/>
                                                                                      <w:divBdr>
                                                                                        <w:top w:val="none" w:sz="0" w:space="0" w:color="auto"/>
                                                                                        <w:left w:val="none" w:sz="0" w:space="0" w:color="auto"/>
                                                                                        <w:bottom w:val="none" w:sz="0" w:space="0" w:color="auto"/>
                                                                                        <w:right w:val="none" w:sz="0" w:space="0" w:color="auto"/>
                                                                                      </w:divBdr>
                                                                                    </w:div>
                                                                                    <w:div w:id="2028827836">
                                                                                      <w:marLeft w:val="0"/>
                                                                                      <w:marRight w:val="0"/>
                                                                                      <w:marTop w:val="0"/>
                                                                                      <w:marBottom w:val="0"/>
                                                                                      <w:divBdr>
                                                                                        <w:top w:val="none" w:sz="0" w:space="0" w:color="auto"/>
                                                                                        <w:left w:val="none" w:sz="0" w:space="0" w:color="auto"/>
                                                                                        <w:bottom w:val="none" w:sz="0" w:space="0" w:color="auto"/>
                                                                                        <w:right w:val="none" w:sz="0" w:space="0" w:color="auto"/>
                                                                                      </w:divBdr>
                                                                                    </w:div>
                                                                                    <w:div w:id="2028827839">
                                                                                      <w:marLeft w:val="0"/>
                                                                                      <w:marRight w:val="0"/>
                                                                                      <w:marTop w:val="0"/>
                                                                                      <w:marBottom w:val="0"/>
                                                                                      <w:divBdr>
                                                                                        <w:top w:val="none" w:sz="0" w:space="0" w:color="auto"/>
                                                                                        <w:left w:val="none" w:sz="0" w:space="0" w:color="auto"/>
                                                                                        <w:bottom w:val="none" w:sz="0" w:space="0" w:color="auto"/>
                                                                                        <w:right w:val="none" w:sz="0" w:space="0" w:color="auto"/>
                                                                                      </w:divBdr>
                                                                                    </w:div>
                                                                                    <w:div w:id="2028827841">
                                                                                      <w:marLeft w:val="0"/>
                                                                                      <w:marRight w:val="0"/>
                                                                                      <w:marTop w:val="0"/>
                                                                                      <w:marBottom w:val="0"/>
                                                                                      <w:divBdr>
                                                                                        <w:top w:val="none" w:sz="0" w:space="0" w:color="auto"/>
                                                                                        <w:left w:val="none" w:sz="0" w:space="0" w:color="auto"/>
                                                                                        <w:bottom w:val="none" w:sz="0" w:space="0" w:color="auto"/>
                                                                                        <w:right w:val="none" w:sz="0" w:space="0" w:color="auto"/>
                                                                                      </w:divBdr>
                                                                                    </w:div>
                                                                                    <w:div w:id="2028827843">
                                                                                      <w:marLeft w:val="0"/>
                                                                                      <w:marRight w:val="0"/>
                                                                                      <w:marTop w:val="0"/>
                                                                                      <w:marBottom w:val="0"/>
                                                                                      <w:divBdr>
                                                                                        <w:top w:val="none" w:sz="0" w:space="0" w:color="auto"/>
                                                                                        <w:left w:val="none" w:sz="0" w:space="0" w:color="auto"/>
                                                                                        <w:bottom w:val="none" w:sz="0" w:space="0" w:color="auto"/>
                                                                                        <w:right w:val="none" w:sz="0" w:space="0" w:color="auto"/>
                                                                                      </w:divBdr>
                                                                                    </w:div>
                                                                                    <w:div w:id="2028827846">
                                                                                      <w:marLeft w:val="0"/>
                                                                                      <w:marRight w:val="0"/>
                                                                                      <w:marTop w:val="0"/>
                                                                                      <w:marBottom w:val="0"/>
                                                                                      <w:divBdr>
                                                                                        <w:top w:val="none" w:sz="0" w:space="0" w:color="auto"/>
                                                                                        <w:left w:val="none" w:sz="0" w:space="0" w:color="auto"/>
                                                                                        <w:bottom w:val="none" w:sz="0" w:space="0" w:color="auto"/>
                                                                                        <w:right w:val="none" w:sz="0" w:space="0" w:color="auto"/>
                                                                                      </w:divBdr>
                                                                                    </w:div>
                                                                                    <w:div w:id="2028827847">
                                                                                      <w:marLeft w:val="0"/>
                                                                                      <w:marRight w:val="0"/>
                                                                                      <w:marTop w:val="0"/>
                                                                                      <w:marBottom w:val="0"/>
                                                                                      <w:divBdr>
                                                                                        <w:top w:val="none" w:sz="0" w:space="0" w:color="auto"/>
                                                                                        <w:left w:val="none" w:sz="0" w:space="0" w:color="auto"/>
                                                                                        <w:bottom w:val="none" w:sz="0" w:space="0" w:color="auto"/>
                                                                                        <w:right w:val="none" w:sz="0" w:space="0" w:color="auto"/>
                                                                                      </w:divBdr>
                                                                                    </w:div>
                                                                                    <w:div w:id="2028827848">
                                                                                      <w:marLeft w:val="0"/>
                                                                                      <w:marRight w:val="0"/>
                                                                                      <w:marTop w:val="0"/>
                                                                                      <w:marBottom w:val="0"/>
                                                                                      <w:divBdr>
                                                                                        <w:top w:val="none" w:sz="0" w:space="0" w:color="auto"/>
                                                                                        <w:left w:val="none" w:sz="0" w:space="0" w:color="auto"/>
                                                                                        <w:bottom w:val="none" w:sz="0" w:space="0" w:color="auto"/>
                                                                                        <w:right w:val="none" w:sz="0" w:space="0" w:color="auto"/>
                                                                                      </w:divBdr>
                                                                                    </w:div>
                                                                                    <w:div w:id="2028827853">
                                                                                      <w:marLeft w:val="0"/>
                                                                                      <w:marRight w:val="0"/>
                                                                                      <w:marTop w:val="0"/>
                                                                                      <w:marBottom w:val="0"/>
                                                                                      <w:divBdr>
                                                                                        <w:top w:val="none" w:sz="0" w:space="0" w:color="auto"/>
                                                                                        <w:left w:val="none" w:sz="0" w:space="0" w:color="auto"/>
                                                                                        <w:bottom w:val="none" w:sz="0" w:space="0" w:color="auto"/>
                                                                                        <w:right w:val="none" w:sz="0" w:space="0" w:color="auto"/>
                                                                                      </w:divBdr>
                                                                                    </w:div>
                                                                                    <w:div w:id="2028827858">
                                                                                      <w:marLeft w:val="0"/>
                                                                                      <w:marRight w:val="0"/>
                                                                                      <w:marTop w:val="0"/>
                                                                                      <w:marBottom w:val="0"/>
                                                                                      <w:divBdr>
                                                                                        <w:top w:val="none" w:sz="0" w:space="0" w:color="auto"/>
                                                                                        <w:left w:val="none" w:sz="0" w:space="0" w:color="auto"/>
                                                                                        <w:bottom w:val="none" w:sz="0" w:space="0" w:color="auto"/>
                                                                                        <w:right w:val="none" w:sz="0" w:space="0" w:color="auto"/>
                                                                                      </w:divBdr>
                                                                                    </w:div>
                                                                                    <w:div w:id="2028827859">
                                                                                      <w:marLeft w:val="0"/>
                                                                                      <w:marRight w:val="0"/>
                                                                                      <w:marTop w:val="0"/>
                                                                                      <w:marBottom w:val="0"/>
                                                                                      <w:divBdr>
                                                                                        <w:top w:val="none" w:sz="0" w:space="0" w:color="auto"/>
                                                                                        <w:left w:val="none" w:sz="0" w:space="0" w:color="auto"/>
                                                                                        <w:bottom w:val="none" w:sz="0" w:space="0" w:color="auto"/>
                                                                                        <w:right w:val="none" w:sz="0" w:space="0" w:color="auto"/>
                                                                                      </w:divBdr>
                                                                                    </w:div>
                                                                                    <w:div w:id="2028827860">
                                                                                      <w:marLeft w:val="0"/>
                                                                                      <w:marRight w:val="0"/>
                                                                                      <w:marTop w:val="0"/>
                                                                                      <w:marBottom w:val="0"/>
                                                                                      <w:divBdr>
                                                                                        <w:top w:val="none" w:sz="0" w:space="0" w:color="auto"/>
                                                                                        <w:left w:val="none" w:sz="0" w:space="0" w:color="auto"/>
                                                                                        <w:bottom w:val="none" w:sz="0" w:space="0" w:color="auto"/>
                                                                                        <w:right w:val="none" w:sz="0" w:space="0" w:color="auto"/>
                                                                                      </w:divBdr>
                                                                                    </w:div>
                                                                                    <w:div w:id="2028827875">
                                                                                      <w:marLeft w:val="0"/>
                                                                                      <w:marRight w:val="0"/>
                                                                                      <w:marTop w:val="0"/>
                                                                                      <w:marBottom w:val="0"/>
                                                                                      <w:divBdr>
                                                                                        <w:top w:val="none" w:sz="0" w:space="0" w:color="auto"/>
                                                                                        <w:left w:val="none" w:sz="0" w:space="0" w:color="auto"/>
                                                                                        <w:bottom w:val="none" w:sz="0" w:space="0" w:color="auto"/>
                                                                                        <w:right w:val="none" w:sz="0" w:space="0" w:color="auto"/>
                                                                                      </w:divBdr>
                                                                                    </w:div>
                                                                                    <w:div w:id="2028827878">
                                                                                      <w:marLeft w:val="0"/>
                                                                                      <w:marRight w:val="0"/>
                                                                                      <w:marTop w:val="0"/>
                                                                                      <w:marBottom w:val="0"/>
                                                                                      <w:divBdr>
                                                                                        <w:top w:val="none" w:sz="0" w:space="0" w:color="auto"/>
                                                                                        <w:left w:val="none" w:sz="0" w:space="0" w:color="auto"/>
                                                                                        <w:bottom w:val="none" w:sz="0" w:space="0" w:color="auto"/>
                                                                                        <w:right w:val="none" w:sz="0" w:space="0" w:color="auto"/>
                                                                                      </w:divBdr>
                                                                                    </w:div>
                                                                                    <w:div w:id="2028827881">
                                                                                      <w:marLeft w:val="0"/>
                                                                                      <w:marRight w:val="0"/>
                                                                                      <w:marTop w:val="0"/>
                                                                                      <w:marBottom w:val="0"/>
                                                                                      <w:divBdr>
                                                                                        <w:top w:val="none" w:sz="0" w:space="0" w:color="auto"/>
                                                                                        <w:left w:val="none" w:sz="0" w:space="0" w:color="auto"/>
                                                                                        <w:bottom w:val="none" w:sz="0" w:space="0" w:color="auto"/>
                                                                                        <w:right w:val="none" w:sz="0" w:space="0" w:color="auto"/>
                                                                                      </w:divBdr>
                                                                                    </w:div>
                                                                                    <w:div w:id="2028827882">
                                                                                      <w:marLeft w:val="0"/>
                                                                                      <w:marRight w:val="0"/>
                                                                                      <w:marTop w:val="0"/>
                                                                                      <w:marBottom w:val="0"/>
                                                                                      <w:divBdr>
                                                                                        <w:top w:val="none" w:sz="0" w:space="0" w:color="auto"/>
                                                                                        <w:left w:val="none" w:sz="0" w:space="0" w:color="auto"/>
                                                                                        <w:bottom w:val="none" w:sz="0" w:space="0" w:color="auto"/>
                                                                                        <w:right w:val="none" w:sz="0" w:space="0" w:color="auto"/>
                                                                                      </w:divBdr>
                                                                                    </w:div>
                                                                                    <w:div w:id="2028827894">
                                                                                      <w:marLeft w:val="0"/>
                                                                                      <w:marRight w:val="0"/>
                                                                                      <w:marTop w:val="0"/>
                                                                                      <w:marBottom w:val="0"/>
                                                                                      <w:divBdr>
                                                                                        <w:top w:val="none" w:sz="0" w:space="0" w:color="auto"/>
                                                                                        <w:left w:val="none" w:sz="0" w:space="0" w:color="auto"/>
                                                                                        <w:bottom w:val="none" w:sz="0" w:space="0" w:color="auto"/>
                                                                                        <w:right w:val="none" w:sz="0" w:space="0" w:color="auto"/>
                                                                                      </w:divBdr>
                                                                                    </w:div>
                                                                                    <w:div w:id="2028827896">
                                                                                      <w:marLeft w:val="720"/>
                                                                                      <w:marRight w:val="0"/>
                                                                                      <w:marTop w:val="0"/>
                                                                                      <w:marBottom w:val="0"/>
                                                                                      <w:divBdr>
                                                                                        <w:top w:val="none" w:sz="0" w:space="0" w:color="auto"/>
                                                                                        <w:left w:val="none" w:sz="0" w:space="0" w:color="auto"/>
                                                                                        <w:bottom w:val="none" w:sz="0" w:space="0" w:color="auto"/>
                                                                                        <w:right w:val="none" w:sz="0" w:space="0" w:color="auto"/>
                                                                                      </w:divBdr>
                                                                                    </w:div>
                                                                                    <w:div w:id="2028827902">
                                                                                      <w:marLeft w:val="0"/>
                                                                                      <w:marRight w:val="0"/>
                                                                                      <w:marTop w:val="0"/>
                                                                                      <w:marBottom w:val="0"/>
                                                                                      <w:divBdr>
                                                                                        <w:top w:val="none" w:sz="0" w:space="0" w:color="auto"/>
                                                                                        <w:left w:val="none" w:sz="0" w:space="0" w:color="auto"/>
                                                                                        <w:bottom w:val="none" w:sz="0" w:space="0" w:color="auto"/>
                                                                                        <w:right w:val="none" w:sz="0" w:space="0" w:color="auto"/>
                                                                                      </w:divBdr>
                                                                                    </w:div>
                                                                                    <w:div w:id="2028827903">
                                                                                      <w:marLeft w:val="0"/>
                                                                                      <w:marRight w:val="0"/>
                                                                                      <w:marTop w:val="0"/>
                                                                                      <w:marBottom w:val="0"/>
                                                                                      <w:divBdr>
                                                                                        <w:top w:val="none" w:sz="0" w:space="0" w:color="auto"/>
                                                                                        <w:left w:val="none" w:sz="0" w:space="0" w:color="auto"/>
                                                                                        <w:bottom w:val="none" w:sz="0" w:space="0" w:color="auto"/>
                                                                                        <w:right w:val="none" w:sz="0" w:space="0" w:color="auto"/>
                                                                                      </w:divBdr>
                                                                                    </w:div>
                                                                                    <w:div w:id="2028827909">
                                                                                      <w:marLeft w:val="0"/>
                                                                                      <w:marRight w:val="0"/>
                                                                                      <w:marTop w:val="0"/>
                                                                                      <w:marBottom w:val="0"/>
                                                                                      <w:divBdr>
                                                                                        <w:top w:val="none" w:sz="0" w:space="0" w:color="auto"/>
                                                                                        <w:left w:val="none" w:sz="0" w:space="0" w:color="auto"/>
                                                                                        <w:bottom w:val="none" w:sz="0" w:space="0" w:color="auto"/>
                                                                                        <w:right w:val="none" w:sz="0" w:space="0" w:color="auto"/>
                                                                                      </w:divBdr>
                                                                                    </w:div>
                                                                                    <w:div w:id="2028827928">
                                                                                      <w:marLeft w:val="0"/>
                                                                                      <w:marRight w:val="0"/>
                                                                                      <w:marTop w:val="0"/>
                                                                                      <w:marBottom w:val="0"/>
                                                                                      <w:divBdr>
                                                                                        <w:top w:val="none" w:sz="0" w:space="0" w:color="auto"/>
                                                                                        <w:left w:val="none" w:sz="0" w:space="0" w:color="auto"/>
                                                                                        <w:bottom w:val="none" w:sz="0" w:space="0" w:color="auto"/>
                                                                                        <w:right w:val="none" w:sz="0" w:space="0" w:color="auto"/>
                                                                                      </w:divBdr>
                                                                                    </w:div>
                                                                                    <w:div w:id="2028827934">
                                                                                      <w:marLeft w:val="0"/>
                                                                                      <w:marRight w:val="0"/>
                                                                                      <w:marTop w:val="0"/>
                                                                                      <w:marBottom w:val="0"/>
                                                                                      <w:divBdr>
                                                                                        <w:top w:val="none" w:sz="0" w:space="0" w:color="auto"/>
                                                                                        <w:left w:val="none" w:sz="0" w:space="0" w:color="auto"/>
                                                                                        <w:bottom w:val="none" w:sz="0" w:space="0" w:color="auto"/>
                                                                                        <w:right w:val="none" w:sz="0" w:space="0" w:color="auto"/>
                                                                                      </w:divBdr>
                                                                                    </w:div>
                                                                                    <w:div w:id="2028827936">
                                                                                      <w:marLeft w:val="0"/>
                                                                                      <w:marRight w:val="0"/>
                                                                                      <w:marTop w:val="0"/>
                                                                                      <w:marBottom w:val="0"/>
                                                                                      <w:divBdr>
                                                                                        <w:top w:val="none" w:sz="0" w:space="0" w:color="auto"/>
                                                                                        <w:left w:val="none" w:sz="0" w:space="0" w:color="auto"/>
                                                                                        <w:bottom w:val="none" w:sz="0" w:space="0" w:color="auto"/>
                                                                                        <w:right w:val="none" w:sz="0" w:space="0" w:color="auto"/>
                                                                                      </w:divBdr>
                                                                                    </w:div>
                                                                                    <w:div w:id="2028827941">
                                                                                      <w:marLeft w:val="0"/>
                                                                                      <w:marRight w:val="0"/>
                                                                                      <w:marTop w:val="0"/>
                                                                                      <w:marBottom w:val="0"/>
                                                                                      <w:divBdr>
                                                                                        <w:top w:val="none" w:sz="0" w:space="0" w:color="auto"/>
                                                                                        <w:left w:val="none" w:sz="0" w:space="0" w:color="auto"/>
                                                                                        <w:bottom w:val="none" w:sz="0" w:space="0" w:color="auto"/>
                                                                                        <w:right w:val="none" w:sz="0" w:space="0" w:color="auto"/>
                                                                                      </w:divBdr>
                                                                                    </w:div>
                                                                                    <w:div w:id="2028827943">
                                                                                      <w:marLeft w:val="720"/>
                                                                                      <w:marRight w:val="0"/>
                                                                                      <w:marTop w:val="0"/>
                                                                                      <w:marBottom w:val="0"/>
                                                                                      <w:divBdr>
                                                                                        <w:top w:val="none" w:sz="0" w:space="0" w:color="auto"/>
                                                                                        <w:left w:val="none" w:sz="0" w:space="0" w:color="auto"/>
                                                                                        <w:bottom w:val="none" w:sz="0" w:space="0" w:color="auto"/>
                                                                                        <w:right w:val="none" w:sz="0" w:space="0" w:color="auto"/>
                                                                                      </w:divBdr>
                                                                                    </w:div>
                                                                                    <w:div w:id="2028827956">
                                                                                      <w:marLeft w:val="0"/>
                                                                                      <w:marRight w:val="0"/>
                                                                                      <w:marTop w:val="0"/>
                                                                                      <w:marBottom w:val="0"/>
                                                                                      <w:divBdr>
                                                                                        <w:top w:val="none" w:sz="0" w:space="0" w:color="auto"/>
                                                                                        <w:left w:val="none" w:sz="0" w:space="0" w:color="auto"/>
                                                                                        <w:bottom w:val="none" w:sz="0" w:space="0" w:color="auto"/>
                                                                                        <w:right w:val="none" w:sz="0" w:space="0" w:color="auto"/>
                                                                                      </w:divBdr>
                                                                                    </w:div>
                                                                                    <w:div w:id="2028827965">
                                                                                      <w:marLeft w:val="0"/>
                                                                                      <w:marRight w:val="0"/>
                                                                                      <w:marTop w:val="0"/>
                                                                                      <w:marBottom w:val="0"/>
                                                                                      <w:divBdr>
                                                                                        <w:top w:val="none" w:sz="0" w:space="0" w:color="auto"/>
                                                                                        <w:left w:val="none" w:sz="0" w:space="0" w:color="auto"/>
                                                                                        <w:bottom w:val="none" w:sz="0" w:space="0" w:color="auto"/>
                                                                                        <w:right w:val="none" w:sz="0" w:space="0" w:color="auto"/>
                                                                                      </w:divBdr>
                                                                                    </w:div>
                                                                                    <w:div w:id="2028827969">
                                                                                      <w:marLeft w:val="0"/>
                                                                                      <w:marRight w:val="0"/>
                                                                                      <w:marTop w:val="0"/>
                                                                                      <w:marBottom w:val="0"/>
                                                                                      <w:divBdr>
                                                                                        <w:top w:val="none" w:sz="0" w:space="0" w:color="auto"/>
                                                                                        <w:left w:val="none" w:sz="0" w:space="0" w:color="auto"/>
                                                                                        <w:bottom w:val="none" w:sz="0" w:space="0" w:color="auto"/>
                                                                                        <w:right w:val="none" w:sz="0" w:space="0" w:color="auto"/>
                                                                                      </w:divBdr>
                                                                                    </w:div>
                                                                                    <w:div w:id="2028827976">
                                                                                      <w:marLeft w:val="0"/>
                                                                                      <w:marRight w:val="0"/>
                                                                                      <w:marTop w:val="0"/>
                                                                                      <w:marBottom w:val="0"/>
                                                                                      <w:divBdr>
                                                                                        <w:top w:val="none" w:sz="0" w:space="0" w:color="auto"/>
                                                                                        <w:left w:val="none" w:sz="0" w:space="0" w:color="auto"/>
                                                                                        <w:bottom w:val="none" w:sz="0" w:space="0" w:color="auto"/>
                                                                                        <w:right w:val="none" w:sz="0" w:space="0" w:color="auto"/>
                                                                                      </w:divBdr>
                                                                                    </w:div>
                                                                                    <w:div w:id="2028827977">
                                                                                      <w:marLeft w:val="720"/>
                                                                                      <w:marRight w:val="0"/>
                                                                                      <w:marTop w:val="0"/>
                                                                                      <w:marBottom w:val="0"/>
                                                                                      <w:divBdr>
                                                                                        <w:top w:val="none" w:sz="0" w:space="0" w:color="auto"/>
                                                                                        <w:left w:val="none" w:sz="0" w:space="0" w:color="auto"/>
                                                                                        <w:bottom w:val="none" w:sz="0" w:space="0" w:color="auto"/>
                                                                                        <w:right w:val="none" w:sz="0" w:space="0" w:color="auto"/>
                                                                                      </w:divBdr>
                                                                                    </w:div>
                                                                                    <w:div w:id="2028827983">
                                                                                      <w:marLeft w:val="0"/>
                                                                                      <w:marRight w:val="0"/>
                                                                                      <w:marTop w:val="0"/>
                                                                                      <w:marBottom w:val="0"/>
                                                                                      <w:divBdr>
                                                                                        <w:top w:val="none" w:sz="0" w:space="0" w:color="auto"/>
                                                                                        <w:left w:val="none" w:sz="0" w:space="0" w:color="auto"/>
                                                                                        <w:bottom w:val="none" w:sz="0" w:space="0" w:color="auto"/>
                                                                                        <w:right w:val="none" w:sz="0" w:space="0" w:color="auto"/>
                                                                                      </w:divBdr>
                                                                                    </w:div>
                                                                                    <w:div w:id="2028827995">
                                                                                      <w:marLeft w:val="0"/>
                                                                                      <w:marRight w:val="0"/>
                                                                                      <w:marTop w:val="0"/>
                                                                                      <w:marBottom w:val="0"/>
                                                                                      <w:divBdr>
                                                                                        <w:top w:val="none" w:sz="0" w:space="0" w:color="auto"/>
                                                                                        <w:left w:val="none" w:sz="0" w:space="0" w:color="auto"/>
                                                                                        <w:bottom w:val="none" w:sz="0" w:space="0" w:color="auto"/>
                                                                                        <w:right w:val="none" w:sz="0" w:space="0" w:color="auto"/>
                                                                                      </w:divBdr>
                                                                                    </w:div>
                                                                                    <w:div w:id="2028827996">
                                                                                      <w:marLeft w:val="1440"/>
                                                                                      <w:marRight w:val="0"/>
                                                                                      <w:marTop w:val="0"/>
                                                                                      <w:marBottom w:val="0"/>
                                                                                      <w:divBdr>
                                                                                        <w:top w:val="none" w:sz="0" w:space="0" w:color="auto"/>
                                                                                        <w:left w:val="none" w:sz="0" w:space="0" w:color="auto"/>
                                                                                        <w:bottom w:val="none" w:sz="0" w:space="0" w:color="auto"/>
                                                                                        <w:right w:val="none" w:sz="0" w:space="0" w:color="auto"/>
                                                                                      </w:divBdr>
                                                                                    </w:div>
                                                                                    <w:div w:id="2028828013">
                                                                                      <w:marLeft w:val="0"/>
                                                                                      <w:marRight w:val="0"/>
                                                                                      <w:marTop w:val="0"/>
                                                                                      <w:marBottom w:val="0"/>
                                                                                      <w:divBdr>
                                                                                        <w:top w:val="none" w:sz="0" w:space="0" w:color="auto"/>
                                                                                        <w:left w:val="none" w:sz="0" w:space="0" w:color="auto"/>
                                                                                        <w:bottom w:val="none" w:sz="0" w:space="0" w:color="auto"/>
                                                                                        <w:right w:val="none" w:sz="0" w:space="0" w:color="auto"/>
                                                                                      </w:divBdr>
                                                                                    </w:div>
                                                                                    <w:div w:id="2028828018">
                                                                                      <w:marLeft w:val="0"/>
                                                                                      <w:marRight w:val="0"/>
                                                                                      <w:marTop w:val="0"/>
                                                                                      <w:marBottom w:val="0"/>
                                                                                      <w:divBdr>
                                                                                        <w:top w:val="none" w:sz="0" w:space="0" w:color="auto"/>
                                                                                        <w:left w:val="none" w:sz="0" w:space="0" w:color="auto"/>
                                                                                        <w:bottom w:val="none" w:sz="0" w:space="0" w:color="auto"/>
                                                                                        <w:right w:val="none" w:sz="0" w:space="0" w:color="auto"/>
                                                                                      </w:divBdr>
                                                                                    </w:div>
                                                                                    <w:div w:id="2028828019">
                                                                                      <w:marLeft w:val="0"/>
                                                                                      <w:marRight w:val="0"/>
                                                                                      <w:marTop w:val="0"/>
                                                                                      <w:marBottom w:val="0"/>
                                                                                      <w:divBdr>
                                                                                        <w:top w:val="none" w:sz="0" w:space="0" w:color="auto"/>
                                                                                        <w:left w:val="none" w:sz="0" w:space="0" w:color="auto"/>
                                                                                        <w:bottom w:val="none" w:sz="0" w:space="0" w:color="auto"/>
                                                                                        <w:right w:val="none" w:sz="0" w:space="0" w:color="auto"/>
                                                                                      </w:divBdr>
                                                                                    </w:div>
                                                                                    <w:div w:id="2028828026">
                                                                                      <w:marLeft w:val="0"/>
                                                                                      <w:marRight w:val="0"/>
                                                                                      <w:marTop w:val="0"/>
                                                                                      <w:marBottom w:val="0"/>
                                                                                      <w:divBdr>
                                                                                        <w:top w:val="none" w:sz="0" w:space="0" w:color="auto"/>
                                                                                        <w:left w:val="none" w:sz="0" w:space="0" w:color="auto"/>
                                                                                        <w:bottom w:val="none" w:sz="0" w:space="0" w:color="auto"/>
                                                                                        <w:right w:val="none" w:sz="0" w:space="0" w:color="auto"/>
                                                                                      </w:divBdr>
                                                                                    </w:div>
                                                                                    <w:div w:id="2028828038">
                                                                                      <w:marLeft w:val="0"/>
                                                                                      <w:marRight w:val="0"/>
                                                                                      <w:marTop w:val="0"/>
                                                                                      <w:marBottom w:val="0"/>
                                                                                      <w:divBdr>
                                                                                        <w:top w:val="none" w:sz="0" w:space="0" w:color="auto"/>
                                                                                        <w:left w:val="none" w:sz="0" w:space="0" w:color="auto"/>
                                                                                        <w:bottom w:val="none" w:sz="0" w:space="0" w:color="auto"/>
                                                                                        <w:right w:val="none" w:sz="0" w:space="0" w:color="auto"/>
                                                                                      </w:divBdr>
                                                                                    </w:div>
                                                                                    <w:div w:id="2028828044">
                                                                                      <w:marLeft w:val="0"/>
                                                                                      <w:marRight w:val="0"/>
                                                                                      <w:marTop w:val="0"/>
                                                                                      <w:marBottom w:val="0"/>
                                                                                      <w:divBdr>
                                                                                        <w:top w:val="none" w:sz="0" w:space="0" w:color="auto"/>
                                                                                        <w:left w:val="none" w:sz="0" w:space="0" w:color="auto"/>
                                                                                        <w:bottom w:val="none" w:sz="0" w:space="0" w:color="auto"/>
                                                                                        <w:right w:val="none" w:sz="0" w:space="0" w:color="auto"/>
                                                                                      </w:divBdr>
                                                                                    </w:div>
                                                                                    <w:div w:id="2028828046">
                                                                                      <w:marLeft w:val="0"/>
                                                                                      <w:marRight w:val="0"/>
                                                                                      <w:marTop w:val="0"/>
                                                                                      <w:marBottom w:val="0"/>
                                                                                      <w:divBdr>
                                                                                        <w:top w:val="none" w:sz="0" w:space="0" w:color="auto"/>
                                                                                        <w:left w:val="none" w:sz="0" w:space="0" w:color="auto"/>
                                                                                        <w:bottom w:val="none" w:sz="0" w:space="0" w:color="auto"/>
                                                                                        <w:right w:val="none" w:sz="0" w:space="0" w:color="auto"/>
                                                                                      </w:divBdr>
                                                                                    </w:div>
                                                                                    <w:div w:id="2028828051">
                                                                                      <w:marLeft w:val="0"/>
                                                                                      <w:marRight w:val="0"/>
                                                                                      <w:marTop w:val="0"/>
                                                                                      <w:marBottom w:val="0"/>
                                                                                      <w:divBdr>
                                                                                        <w:top w:val="none" w:sz="0" w:space="0" w:color="auto"/>
                                                                                        <w:left w:val="none" w:sz="0" w:space="0" w:color="auto"/>
                                                                                        <w:bottom w:val="none" w:sz="0" w:space="0" w:color="auto"/>
                                                                                        <w:right w:val="none" w:sz="0" w:space="0" w:color="auto"/>
                                                                                      </w:divBdr>
                                                                                    </w:div>
                                                                                    <w:div w:id="2028828052">
                                                                                      <w:marLeft w:val="0"/>
                                                                                      <w:marRight w:val="0"/>
                                                                                      <w:marTop w:val="0"/>
                                                                                      <w:marBottom w:val="0"/>
                                                                                      <w:divBdr>
                                                                                        <w:top w:val="none" w:sz="0" w:space="0" w:color="auto"/>
                                                                                        <w:left w:val="none" w:sz="0" w:space="0" w:color="auto"/>
                                                                                        <w:bottom w:val="none" w:sz="0" w:space="0" w:color="auto"/>
                                                                                        <w:right w:val="none" w:sz="0" w:space="0" w:color="auto"/>
                                                                                      </w:divBdr>
                                                                                    </w:div>
                                                                                    <w:div w:id="2028828055">
                                                                                      <w:marLeft w:val="0"/>
                                                                                      <w:marRight w:val="0"/>
                                                                                      <w:marTop w:val="0"/>
                                                                                      <w:marBottom w:val="0"/>
                                                                                      <w:divBdr>
                                                                                        <w:top w:val="none" w:sz="0" w:space="0" w:color="auto"/>
                                                                                        <w:left w:val="none" w:sz="0" w:space="0" w:color="auto"/>
                                                                                        <w:bottom w:val="none" w:sz="0" w:space="0" w:color="auto"/>
                                                                                        <w:right w:val="none" w:sz="0" w:space="0" w:color="auto"/>
                                                                                      </w:divBdr>
                                                                                    </w:div>
                                                                                    <w:div w:id="2028828057">
                                                                                      <w:marLeft w:val="0"/>
                                                                                      <w:marRight w:val="0"/>
                                                                                      <w:marTop w:val="0"/>
                                                                                      <w:marBottom w:val="0"/>
                                                                                      <w:divBdr>
                                                                                        <w:top w:val="none" w:sz="0" w:space="0" w:color="auto"/>
                                                                                        <w:left w:val="none" w:sz="0" w:space="0" w:color="auto"/>
                                                                                        <w:bottom w:val="none" w:sz="0" w:space="0" w:color="auto"/>
                                                                                        <w:right w:val="none" w:sz="0" w:space="0" w:color="auto"/>
                                                                                      </w:divBdr>
                                                                                    </w:div>
                                                                                    <w:div w:id="2028828058">
                                                                                      <w:marLeft w:val="0"/>
                                                                                      <w:marRight w:val="0"/>
                                                                                      <w:marTop w:val="0"/>
                                                                                      <w:marBottom w:val="0"/>
                                                                                      <w:divBdr>
                                                                                        <w:top w:val="none" w:sz="0" w:space="0" w:color="auto"/>
                                                                                        <w:left w:val="none" w:sz="0" w:space="0" w:color="auto"/>
                                                                                        <w:bottom w:val="none" w:sz="0" w:space="0" w:color="auto"/>
                                                                                        <w:right w:val="none" w:sz="0" w:space="0" w:color="auto"/>
                                                                                      </w:divBdr>
                                                                                    </w:div>
                                                                                    <w:div w:id="2028828060">
                                                                                      <w:marLeft w:val="0"/>
                                                                                      <w:marRight w:val="0"/>
                                                                                      <w:marTop w:val="0"/>
                                                                                      <w:marBottom w:val="0"/>
                                                                                      <w:divBdr>
                                                                                        <w:top w:val="none" w:sz="0" w:space="0" w:color="auto"/>
                                                                                        <w:left w:val="none" w:sz="0" w:space="0" w:color="auto"/>
                                                                                        <w:bottom w:val="none" w:sz="0" w:space="0" w:color="auto"/>
                                                                                        <w:right w:val="none" w:sz="0" w:space="0" w:color="auto"/>
                                                                                      </w:divBdr>
                                                                                    </w:div>
                                                                                    <w:div w:id="2028828061">
                                                                                      <w:marLeft w:val="0"/>
                                                                                      <w:marRight w:val="0"/>
                                                                                      <w:marTop w:val="0"/>
                                                                                      <w:marBottom w:val="0"/>
                                                                                      <w:divBdr>
                                                                                        <w:top w:val="none" w:sz="0" w:space="0" w:color="auto"/>
                                                                                        <w:left w:val="none" w:sz="0" w:space="0" w:color="auto"/>
                                                                                        <w:bottom w:val="none" w:sz="0" w:space="0" w:color="auto"/>
                                                                                        <w:right w:val="none" w:sz="0" w:space="0" w:color="auto"/>
                                                                                      </w:divBdr>
                                                                                    </w:div>
                                                                                    <w:div w:id="2028828062">
                                                                                      <w:marLeft w:val="0"/>
                                                                                      <w:marRight w:val="0"/>
                                                                                      <w:marTop w:val="0"/>
                                                                                      <w:marBottom w:val="0"/>
                                                                                      <w:divBdr>
                                                                                        <w:top w:val="none" w:sz="0" w:space="0" w:color="auto"/>
                                                                                        <w:left w:val="none" w:sz="0" w:space="0" w:color="auto"/>
                                                                                        <w:bottom w:val="none" w:sz="0" w:space="0" w:color="auto"/>
                                                                                        <w:right w:val="none" w:sz="0" w:space="0" w:color="auto"/>
                                                                                      </w:divBdr>
                                                                                    </w:div>
                                                                                    <w:div w:id="2028828078">
                                                                                      <w:marLeft w:val="0"/>
                                                                                      <w:marRight w:val="0"/>
                                                                                      <w:marTop w:val="0"/>
                                                                                      <w:marBottom w:val="0"/>
                                                                                      <w:divBdr>
                                                                                        <w:top w:val="none" w:sz="0" w:space="0" w:color="auto"/>
                                                                                        <w:left w:val="none" w:sz="0" w:space="0" w:color="auto"/>
                                                                                        <w:bottom w:val="none" w:sz="0" w:space="0" w:color="auto"/>
                                                                                        <w:right w:val="none" w:sz="0" w:space="0" w:color="auto"/>
                                                                                      </w:divBdr>
                                                                                    </w:div>
                                                                                    <w:div w:id="20288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8827644">
                                              <w:marLeft w:val="0"/>
                                              <w:marRight w:val="0"/>
                                              <w:marTop w:val="0"/>
                                              <w:marBottom w:val="0"/>
                                              <w:divBdr>
                                                <w:top w:val="none" w:sz="0" w:space="0" w:color="auto"/>
                                                <w:left w:val="none" w:sz="0" w:space="0" w:color="auto"/>
                                                <w:bottom w:val="none" w:sz="0" w:space="0" w:color="auto"/>
                                                <w:right w:val="none" w:sz="0" w:space="0" w:color="auto"/>
                                              </w:divBdr>
                                              <w:divsChild>
                                                <w:div w:id="2028827766">
                                                  <w:marLeft w:val="0"/>
                                                  <w:marRight w:val="0"/>
                                                  <w:marTop w:val="0"/>
                                                  <w:marBottom w:val="0"/>
                                                  <w:divBdr>
                                                    <w:top w:val="none" w:sz="0" w:space="0" w:color="auto"/>
                                                    <w:left w:val="none" w:sz="0" w:space="0" w:color="auto"/>
                                                    <w:bottom w:val="none" w:sz="0" w:space="0" w:color="auto"/>
                                                    <w:right w:val="none" w:sz="0" w:space="0" w:color="auto"/>
                                                  </w:divBdr>
                                                  <w:divsChild>
                                                    <w:div w:id="2028826586">
                                                      <w:marLeft w:val="0"/>
                                                      <w:marRight w:val="0"/>
                                                      <w:marTop w:val="0"/>
                                                      <w:marBottom w:val="0"/>
                                                      <w:divBdr>
                                                        <w:top w:val="none" w:sz="0" w:space="0" w:color="auto"/>
                                                        <w:left w:val="none" w:sz="0" w:space="0" w:color="auto"/>
                                                        <w:bottom w:val="none" w:sz="0" w:space="0" w:color="auto"/>
                                                        <w:right w:val="none" w:sz="0" w:space="0" w:color="auto"/>
                                                      </w:divBdr>
                                                      <w:divsChild>
                                                        <w:div w:id="2028827570">
                                                          <w:marLeft w:val="0"/>
                                                          <w:marRight w:val="0"/>
                                                          <w:marTop w:val="0"/>
                                                          <w:marBottom w:val="0"/>
                                                          <w:divBdr>
                                                            <w:top w:val="none" w:sz="0" w:space="0" w:color="auto"/>
                                                            <w:left w:val="none" w:sz="0" w:space="0" w:color="auto"/>
                                                            <w:bottom w:val="none" w:sz="0" w:space="0" w:color="auto"/>
                                                            <w:right w:val="none" w:sz="0" w:space="0" w:color="auto"/>
                                                          </w:divBdr>
                                                        </w:div>
                                                        <w:div w:id="2028827994">
                                                          <w:marLeft w:val="0"/>
                                                          <w:marRight w:val="0"/>
                                                          <w:marTop w:val="0"/>
                                                          <w:marBottom w:val="0"/>
                                                          <w:divBdr>
                                                            <w:top w:val="none" w:sz="0" w:space="0" w:color="auto"/>
                                                            <w:left w:val="none" w:sz="0" w:space="0" w:color="auto"/>
                                                            <w:bottom w:val="none" w:sz="0" w:space="0" w:color="auto"/>
                                                            <w:right w:val="none" w:sz="0" w:space="0" w:color="auto"/>
                                                          </w:divBdr>
                                                          <w:divsChild>
                                                            <w:div w:id="2028826637">
                                                              <w:marLeft w:val="0"/>
                                                              <w:marRight w:val="0"/>
                                                              <w:marTop w:val="0"/>
                                                              <w:marBottom w:val="0"/>
                                                              <w:divBdr>
                                                                <w:top w:val="none" w:sz="0" w:space="0" w:color="auto"/>
                                                                <w:left w:val="none" w:sz="0" w:space="0" w:color="auto"/>
                                                                <w:bottom w:val="none" w:sz="0" w:space="0" w:color="auto"/>
                                                                <w:right w:val="none" w:sz="0" w:space="0" w:color="auto"/>
                                                              </w:divBdr>
                                                              <w:divsChild>
                                                                <w:div w:id="2028827287">
                                                                  <w:marLeft w:val="0"/>
                                                                  <w:marRight w:val="0"/>
                                                                  <w:marTop w:val="0"/>
                                                                  <w:marBottom w:val="0"/>
                                                                  <w:divBdr>
                                                                    <w:top w:val="none" w:sz="0" w:space="0" w:color="auto"/>
                                                                    <w:left w:val="none" w:sz="0" w:space="0" w:color="auto"/>
                                                                    <w:bottom w:val="none" w:sz="0" w:space="0" w:color="auto"/>
                                                                    <w:right w:val="none" w:sz="0" w:space="0" w:color="auto"/>
                                                                  </w:divBdr>
                                                                  <w:divsChild>
                                                                    <w:div w:id="2028826516">
                                                                      <w:marLeft w:val="0"/>
                                                                      <w:marRight w:val="0"/>
                                                                      <w:marTop w:val="0"/>
                                                                      <w:marBottom w:val="0"/>
                                                                      <w:divBdr>
                                                                        <w:top w:val="none" w:sz="0" w:space="0" w:color="auto"/>
                                                                        <w:left w:val="none" w:sz="0" w:space="0" w:color="auto"/>
                                                                        <w:bottom w:val="none" w:sz="0" w:space="0" w:color="auto"/>
                                                                        <w:right w:val="none" w:sz="0" w:space="0" w:color="auto"/>
                                                                      </w:divBdr>
                                                                      <w:divsChild>
                                                                        <w:div w:id="2028826755">
                                                                          <w:marLeft w:val="0"/>
                                                                          <w:marRight w:val="0"/>
                                                                          <w:marTop w:val="0"/>
                                                                          <w:marBottom w:val="0"/>
                                                                          <w:divBdr>
                                                                            <w:top w:val="none" w:sz="0" w:space="0" w:color="auto"/>
                                                                            <w:left w:val="none" w:sz="0" w:space="0" w:color="auto"/>
                                                                            <w:bottom w:val="none" w:sz="0" w:space="0" w:color="auto"/>
                                                                            <w:right w:val="none" w:sz="0" w:space="0" w:color="auto"/>
                                                                          </w:divBdr>
                                                                        </w:div>
                                                                        <w:div w:id="2028827363">
                                                                          <w:marLeft w:val="0"/>
                                                                          <w:marRight w:val="0"/>
                                                                          <w:marTop w:val="0"/>
                                                                          <w:marBottom w:val="0"/>
                                                                          <w:divBdr>
                                                                            <w:top w:val="none" w:sz="0" w:space="0" w:color="auto"/>
                                                                            <w:left w:val="none" w:sz="0" w:space="0" w:color="auto"/>
                                                                            <w:bottom w:val="none" w:sz="0" w:space="0" w:color="auto"/>
                                                                            <w:right w:val="none" w:sz="0" w:space="0" w:color="auto"/>
                                                                          </w:divBdr>
                                                                          <w:divsChild>
                                                                            <w:div w:id="20288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6518">
                                                                      <w:marLeft w:val="0"/>
                                                                      <w:marRight w:val="0"/>
                                                                      <w:marTop w:val="0"/>
                                                                      <w:marBottom w:val="0"/>
                                                                      <w:divBdr>
                                                                        <w:top w:val="none" w:sz="0" w:space="0" w:color="auto"/>
                                                                        <w:left w:val="none" w:sz="0" w:space="0" w:color="auto"/>
                                                                        <w:bottom w:val="none" w:sz="0" w:space="0" w:color="auto"/>
                                                                        <w:right w:val="none" w:sz="0" w:space="0" w:color="auto"/>
                                                                      </w:divBdr>
                                                                      <w:divsChild>
                                                                        <w:div w:id="2028826899">
                                                                          <w:marLeft w:val="0"/>
                                                                          <w:marRight w:val="0"/>
                                                                          <w:marTop w:val="0"/>
                                                                          <w:marBottom w:val="0"/>
                                                                          <w:divBdr>
                                                                            <w:top w:val="none" w:sz="0" w:space="0" w:color="auto"/>
                                                                            <w:left w:val="none" w:sz="0" w:space="0" w:color="auto"/>
                                                                            <w:bottom w:val="none" w:sz="0" w:space="0" w:color="auto"/>
                                                                            <w:right w:val="none" w:sz="0" w:space="0" w:color="auto"/>
                                                                          </w:divBdr>
                                                                          <w:divsChild>
                                                                            <w:div w:id="2028827173">
                                                                              <w:marLeft w:val="0"/>
                                                                              <w:marRight w:val="0"/>
                                                                              <w:marTop w:val="0"/>
                                                                              <w:marBottom w:val="0"/>
                                                                              <w:divBdr>
                                                                                <w:top w:val="none" w:sz="0" w:space="0" w:color="auto"/>
                                                                                <w:left w:val="none" w:sz="0" w:space="0" w:color="auto"/>
                                                                                <w:bottom w:val="none" w:sz="0" w:space="0" w:color="auto"/>
                                                                                <w:right w:val="none" w:sz="0" w:space="0" w:color="auto"/>
                                                                              </w:divBdr>
                                                                            </w:div>
                                                                          </w:divsChild>
                                                                        </w:div>
                                                                        <w:div w:id="2028826978">
                                                                          <w:marLeft w:val="0"/>
                                                                          <w:marRight w:val="0"/>
                                                                          <w:marTop w:val="0"/>
                                                                          <w:marBottom w:val="0"/>
                                                                          <w:divBdr>
                                                                            <w:top w:val="none" w:sz="0" w:space="0" w:color="auto"/>
                                                                            <w:left w:val="none" w:sz="0" w:space="0" w:color="auto"/>
                                                                            <w:bottom w:val="none" w:sz="0" w:space="0" w:color="auto"/>
                                                                            <w:right w:val="none" w:sz="0" w:space="0" w:color="auto"/>
                                                                          </w:divBdr>
                                                                        </w:div>
                                                                      </w:divsChild>
                                                                    </w:div>
                                                                    <w:div w:id="2028826594">
                                                                      <w:marLeft w:val="0"/>
                                                                      <w:marRight w:val="0"/>
                                                                      <w:marTop w:val="0"/>
                                                                      <w:marBottom w:val="0"/>
                                                                      <w:divBdr>
                                                                        <w:top w:val="none" w:sz="0" w:space="0" w:color="auto"/>
                                                                        <w:left w:val="none" w:sz="0" w:space="0" w:color="auto"/>
                                                                        <w:bottom w:val="none" w:sz="0" w:space="0" w:color="auto"/>
                                                                        <w:right w:val="none" w:sz="0" w:space="0" w:color="auto"/>
                                                                      </w:divBdr>
                                                                    </w:div>
                                                                    <w:div w:id="2028826844">
                                                                      <w:marLeft w:val="0"/>
                                                                      <w:marRight w:val="0"/>
                                                                      <w:marTop w:val="0"/>
                                                                      <w:marBottom w:val="0"/>
                                                                      <w:divBdr>
                                                                        <w:top w:val="none" w:sz="0" w:space="0" w:color="auto"/>
                                                                        <w:left w:val="none" w:sz="0" w:space="0" w:color="auto"/>
                                                                        <w:bottom w:val="none" w:sz="0" w:space="0" w:color="auto"/>
                                                                        <w:right w:val="none" w:sz="0" w:space="0" w:color="auto"/>
                                                                      </w:divBdr>
                                                                      <w:divsChild>
                                                                        <w:div w:id="2028827291">
                                                                          <w:marLeft w:val="0"/>
                                                                          <w:marRight w:val="0"/>
                                                                          <w:marTop w:val="0"/>
                                                                          <w:marBottom w:val="0"/>
                                                                          <w:divBdr>
                                                                            <w:top w:val="none" w:sz="0" w:space="0" w:color="auto"/>
                                                                            <w:left w:val="none" w:sz="0" w:space="0" w:color="auto"/>
                                                                            <w:bottom w:val="none" w:sz="0" w:space="0" w:color="auto"/>
                                                                            <w:right w:val="none" w:sz="0" w:space="0" w:color="auto"/>
                                                                          </w:divBdr>
                                                                          <w:divsChild>
                                                                            <w:div w:id="2028827784">
                                                                              <w:marLeft w:val="0"/>
                                                                              <w:marRight w:val="0"/>
                                                                              <w:marTop w:val="0"/>
                                                                              <w:marBottom w:val="0"/>
                                                                              <w:divBdr>
                                                                                <w:top w:val="none" w:sz="0" w:space="0" w:color="auto"/>
                                                                                <w:left w:val="none" w:sz="0" w:space="0" w:color="auto"/>
                                                                                <w:bottom w:val="none" w:sz="0" w:space="0" w:color="auto"/>
                                                                                <w:right w:val="none" w:sz="0" w:space="0" w:color="auto"/>
                                                                              </w:divBdr>
                                                                            </w:div>
                                                                          </w:divsChild>
                                                                        </w:div>
                                                                        <w:div w:id="2028827393">
                                                                          <w:marLeft w:val="0"/>
                                                                          <w:marRight w:val="0"/>
                                                                          <w:marTop w:val="0"/>
                                                                          <w:marBottom w:val="0"/>
                                                                          <w:divBdr>
                                                                            <w:top w:val="none" w:sz="0" w:space="0" w:color="auto"/>
                                                                            <w:left w:val="none" w:sz="0" w:space="0" w:color="auto"/>
                                                                            <w:bottom w:val="none" w:sz="0" w:space="0" w:color="auto"/>
                                                                            <w:right w:val="none" w:sz="0" w:space="0" w:color="auto"/>
                                                                          </w:divBdr>
                                                                        </w:div>
                                                                      </w:divsChild>
                                                                    </w:div>
                                                                    <w:div w:id="2028826855">
                                                                      <w:marLeft w:val="0"/>
                                                                      <w:marRight w:val="0"/>
                                                                      <w:marTop w:val="0"/>
                                                                      <w:marBottom w:val="0"/>
                                                                      <w:divBdr>
                                                                        <w:top w:val="none" w:sz="0" w:space="0" w:color="auto"/>
                                                                        <w:left w:val="none" w:sz="0" w:space="0" w:color="auto"/>
                                                                        <w:bottom w:val="none" w:sz="0" w:space="0" w:color="auto"/>
                                                                        <w:right w:val="none" w:sz="0" w:space="0" w:color="auto"/>
                                                                      </w:divBdr>
                                                                      <w:divsChild>
                                                                        <w:div w:id="2028826900">
                                                                          <w:marLeft w:val="0"/>
                                                                          <w:marRight w:val="0"/>
                                                                          <w:marTop w:val="0"/>
                                                                          <w:marBottom w:val="0"/>
                                                                          <w:divBdr>
                                                                            <w:top w:val="none" w:sz="0" w:space="0" w:color="auto"/>
                                                                            <w:left w:val="none" w:sz="0" w:space="0" w:color="auto"/>
                                                                            <w:bottom w:val="none" w:sz="0" w:space="0" w:color="auto"/>
                                                                            <w:right w:val="none" w:sz="0" w:space="0" w:color="auto"/>
                                                                          </w:divBdr>
                                                                          <w:divsChild>
                                                                            <w:div w:id="2028827380">
                                                                              <w:marLeft w:val="0"/>
                                                                              <w:marRight w:val="0"/>
                                                                              <w:marTop w:val="0"/>
                                                                              <w:marBottom w:val="0"/>
                                                                              <w:divBdr>
                                                                                <w:top w:val="none" w:sz="0" w:space="0" w:color="auto"/>
                                                                                <w:left w:val="none" w:sz="0" w:space="0" w:color="auto"/>
                                                                                <w:bottom w:val="none" w:sz="0" w:space="0" w:color="auto"/>
                                                                                <w:right w:val="none" w:sz="0" w:space="0" w:color="auto"/>
                                                                              </w:divBdr>
                                                                            </w:div>
                                                                            <w:div w:id="2028827735">
                                                                              <w:marLeft w:val="0"/>
                                                                              <w:marRight w:val="0"/>
                                                                              <w:marTop w:val="0"/>
                                                                              <w:marBottom w:val="0"/>
                                                                              <w:divBdr>
                                                                                <w:top w:val="none" w:sz="0" w:space="0" w:color="auto"/>
                                                                                <w:left w:val="none" w:sz="0" w:space="0" w:color="auto"/>
                                                                                <w:bottom w:val="none" w:sz="0" w:space="0" w:color="auto"/>
                                                                                <w:right w:val="none" w:sz="0" w:space="0" w:color="auto"/>
                                                                              </w:divBdr>
                                                                            </w:div>
                                                                          </w:divsChild>
                                                                        </w:div>
                                                                        <w:div w:id="2028827674">
                                                                          <w:marLeft w:val="0"/>
                                                                          <w:marRight w:val="0"/>
                                                                          <w:marTop w:val="0"/>
                                                                          <w:marBottom w:val="0"/>
                                                                          <w:divBdr>
                                                                            <w:top w:val="none" w:sz="0" w:space="0" w:color="auto"/>
                                                                            <w:left w:val="none" w:sz="0" w:space="0" w:color="auto"/>
                                                                            <w:bottom w:val="none" w:sz="0" w:space="0" w:color="auto"/>
                                                                            <w:right w:val="none" w:sz="0" w:space="0" w:color="auto"/>
                                                                          </w:divBdr>
                                                                        </w:div>
                                                                      </w:divsChild>
                                                                    </w:div>
                                                                    <w:div w:id="2028827230">
                                                                      <w:marLeft w:val="0"/>
                                                                      <w:marRight w:val="0"/>
                                                                      <w:marTop w:val="0"/>
                                                                      <w:marBottom w:val="0"/>
                                                                      <w:divBdr>
                                                                        <w:top w:val="none" w:sz="0" w:space="0" w:color="auto"/>
                                                                        <w:left w:val="none" w:sz="0" w:space="0" w:color="auto"/>
                                                                        <w:bottom w:val="none" w:sz="0" w:space="0" w:color="auto"/>
                                                                        <w:right w:val="none" w:sz="0" w:space="0" w:color="auto"/>
                                                                      </w:divBdr>
                                                                    </w:div>
                                                                    <w:div w:id="2028827312">
                                                                      <w:marLeft w:val="0"/>
                                                                      <w:marRight w:val="0"/>
                                                                      <w:marTop w:val="0"/>
                                                                      <w:marBottom w:val="0"/>
                                                                      <w:divBdr>
                                                                        <w:top w:val="none" w:sz="0" w:space="0" w:color="auto"/>
                                                                        <w:left w:val="none" w:sz="0" w:space="0" w:color="auto"/>
                                                                        <w:bottom w:val="none" w:sz="0" w:space="0" w:color="auto"/>
                                                                        <w:right w:val="none" w:sz="0" w:space="0" w:color="auto"/>
                                                                      </w:divBdr>
                                                                      <w:divsChild>
                                                                        <w:div w:id="2028826566">
                                                                          <w:marLeft w:val="0"/>
                                                                          <w:marRight w:val="0"/>
                                                                          <w:marTop w:val="0"/>
                                                                          <w:marBottom w:val="0"/>
                                                                          <w:divBdr>
                                                                            <w:top w:val="none" w:sz="0" w:space="0" w:color="auto"/>
                                                                            <w:left w:val="none" w:sz="0" w:space="0" w:color="auto"/>
                                                                            <w:bottom w:val="none" w:sz="0" w:space="0" w:color="auto"/>
                                                                            <w:right w:val="none" w:sz="0" w:space="0" w:color="auto"/>
                                                                          </w:divBdr>
                                                                          <w:divsChild>
                                                                            <w:div w:id="2028827336">
                                                                              <w:marLeft w:val="0"/>
                                                                              <w:marRight w:val="0"/>
                                                                              <w:marTop w:val="0"/>
                                                                              <w:marBottom w:val="0"/>
                                                                              <w:divBdr>
                                                                                <w:top w:val="none" w:sz="0" w:space="0" w:color="auto"/>
                                                                                <w:left w:val="none" w:sz="0" w:space="0" w:color="auto"/>
                                                                                <w:bottom w:val="none" w:sz="0" w:space="0" w:color="auto"/>
                                                                                <w:right w:val="none" w:sz="0" w:space="0" w:color="auto"/>
                                                                              </w:divBdr>
                                                                            </w:div>
                                                                          </w:divsChild>
                                                                        </w:div>
                                                                        <w:div w:id="2028827963">
                                                                          <w:marLeft w:val="0"/>
                                                                          <w:marRight w:val="0"/>
                                                                          <w:marTop w:val="0"/>
                                                                          <w:marBottom w:val="0"/>
                                                                          <w:divBdr>
                                                                            <w:top w:val="none" w:sz="0" w:space="0" w:color="auto"/>
                                                                            <w:left w:val="none" w:sz="0" w:space="0" w:color="auto"/>
                                                                            <w:bottom w:val="none" w:sz="0" w:space="0" w:color="auto"/>
                                                                            <w:right w:val="none" w:sz="0" w:space="0" w:color="auto"/>
                                                                          </w:divBdr>
                                                                        </w:div>
                                                                      </w:divsChild>
                                                                    </w:div>
                                                                    <w:div w:id="2028827337">
                                                                      <w:marLeft w:val="0"/>
                                                                      <w:marRight w:val="0"/>
                                                                      <w:marTop w:val="0"/>
                                                                      <w:marBottom w:val="0"/>
                                                                      <w:divBdr>
                                                                        <w:top w:val="none" w:sz="0" w:space="0" w:color="auto"/>
                                                                        <w:left w:val="none" w:sz="0" w:space="0" w:color="auto"/>
                                                                        <w:bottom w:val="none" w:sz="0" w:space="0" w:color="auto"/>
                                                                        <w:right w:val="none" w:sz="0" w:space="0" w:color="auto"/>
                                                                      </w:divBdr>
                                                                    </w:div>
                                                                    <w:div w:id="2028827345">
                                                                      <w:marLeft w:val="0"/>
                                                                      <w:marRight w:val="0"/>
                                                                      <w:marTop w:val="0"/>
                                                                      <w:marBottom w:val="0"/>
                                                                      <w:divBdr>
                                                                        <w:top w:val="none" w:sz="0" w:space="0" w:color="auto"/>
                                                                        <w:left w:val="none" w:sz="0" w:space="0" w:color="auto"/>
                                                                        <w:bottom w:val="none" w:sz="0" w:space="0" w:color="auto"/>
                                                                        <w:right w:val="none" w:sz="0" w:space="0" w:color="auto"/>
                                                                      </w:divBdr>
                                                                      <w:divsChild>
                                                                        <w:div w:id="2028827220">
                                                                          <w:marLeft w:val="0"/>
                                                                          <w:marRight w:val="0"/>
                                                                          <w:marTop w:val="0"/>
                                                                          <w:marBottom w:val="0"/>
                                                                          <w:divBdr>
                                                                            <w:top w:val="none" w:sz="0" w:space="0" w:color="auto"/>
                                                                            <w:left w:val="none" w:sz="0" w:space="0" w:color="auto"/>
                                                                            <w:bottom w:val="none" w:sz="0" w:space="0" w:color="auto"/>
                                                                            <w:right w:val="none" w:sz="0" w:space="0" w:color="auto"/>
                                                                          </w:divBdr>
                                                                          <w:divsChild>
                                                                            <w:div w:id="2028826905">
                                                                              <w:marLeft w:val="0"/>
                                                                              <w:marRight w:val="0"/>
                                                                              <w:marTop w:val="0"/>
                                                                              <w:marBottom w:val="0"/>
                                                                              <w:divBdr>
                                                                                <w:top w:val="none" w:sz="0" w:space="0" w:color="auto"/>
                                                                                <w:left w:val="none" w:sz="0" w:space="0" w:color="auto"/>
                                                                                <w:bottom w:val="none" w:sz="0" w:space="0" w:color="auto"/>
                                                                                <w:right w:val="none" w:sz="0" w:space="0" w:color="auto"/>
                                                                              </w:divBdr>
                                                                            </w:div>
                                                                          </w:divsChild>
                                                                        </w:div>
                                                                        <w:div w:id="2028827826">
                                                                          <w:marLeft w:val="0"/>
                                                                          <w:marRight w:val="0"/>
                                                                          <w:marTop w:val="0"/>
                                                                          <w:marBottom w:val="0"/>
                                                                          <w:divBdr>
                                                                            <w:top w:val="none" w:sz="0" w:space="0" w:color="auto"/>
                                                                            <w:left w:val="none" w:sz="0" w:space="0" w:color="auto"/>
                                                                            <w:bottom w:val="none" w:sz="0" w:space="0" w:color="auto"/>
                                                                            <w:right w:val="none" w:sz="0" w:space="0" w:color="auto"/>
                                                                          </w:divBdr>
                                                                        </w:div>
                                                                      </w:divsChild>
                                                                    </w:div>
                                                                    <w:div w:id="2028827379">
                                                                      <w:marLeft w:val="0"/>
                                                                      <w:marRight w:val="0"/>
                                                                      <w:marTop w:val="0"/>
                                                                      <w:marBottom w:val="0"/>
                                                                      <w:divBdr>
                                                                        <w:top w:val="none" w:sz="0" w:space="0" w:color="auto"/>
                                                                        <w:left w:val="none" w:sz="0" w:space="0" w:color="auto"/>
                                                                        <w:bottom w:val="none" w:sz="0" w:space="0" w:color="auto"/>
                                                                        <w:right w:val="none" w:sz="0" w:space="0" w:color="auto"/>
                                                                      </w:divBdr>
                                                                    </w:div>
                                                                    <w:div w:id="2028827418">
                                                                      <w:marLeft w:val="0"/>
                                                                      <w:marRight w:val="0"/>
                                                                      <w:marTop w:val="0"/>
                                                                      <w:marBottom w:val="0"/>
                                                                      <w:divBdr>
                                                                        <w:top w:val="none" w:sz="0" w:space="0" w:color="auto"/>
                                                                        <w:left w:val="none" w:sz="0" w:space="0" w:color="auto"/>
                                                                        <w:bottom w:val="none" w:sz="0" w:space="0" w:color="auto"/>
                                                                        <w:right w:val="none" w:sz="0" w:space="0" w:color="auto"/>
                                                                      </w:divBdr>
                                                                    </w:div>
                                                                    <w:div w:id="2028827752">
                                                                      <w:marLeft w:val="0"/>
                                                                      <w:marRight w:val="0"/>
                                                                      <w:marTop w:val="0"/>
                                                                      <w:marBottom w:val="0"/>
                                                                      <w:divBdr>
                                                                        <w:top w:val="none" w:sz="0" w:space="0" w:color="auto"/>
                                                                        <w:left w:val="none" w:sz="0" w:space="0" w:color="auto"/>
                                                                        <w:bottom w:val="none" w:sz="0" w:space="0" w:color="auto"/>
                                                                        <w:right w:val="none" w:sz="0" w:space="0" w:color="auto"/>
                                                                      </w:divBdr>
                                                                    </w:div>
                                                                    <w:div w:id="2028827759">
                                                                      <w:marLeft w:val="0"/>
                                                                      <w:marRight w:val="0"/>
                                                                      <w:marTop w:val="0"/>
                                                                      <w:marBottom w:val="0"/>
                                                                      <w:divBdr>
                                                                        <w:top w:val="none" w:sz="0" w:space="0" w:color="auto"/>
                                                                        <w:left w:val="none" w:sz="0" w:space="0" w:color="auto"/>
                                                                        <w:bottom w:val="none" w:sz="0" w:space="0" w:color="auto"/>
                                                                        <w:right w:val="none" w:sz="0" w:space="0" w:color="auto"/>
                                                                      </w:divBdr>
                                                                      <w:divsChild>
                                                                        <w:div w:id="2028827075">
                                                                          <w:marLeft w:val="0"/>
                                                                          <w:marRight w:val="0"/>
                                                                          <w:marTop w:val="0"/>
                                                                          <w:marBottom w:val="0"/>
                                                                          <w:divBdr>
                                                                            <w:top w:val="none" w:sz="0" w:space="0" w:color="auto"/>
                                                                            <w:left w:val="none" w:sz="0" w:space="0" w:color="auto"/>
                                                                            <w:bottom w:val="none" w:sz="0" w:space="0" w:color="auto"/>
                                                                            <w:right w:val="none" w:sz="0" w:space="0" w:color="auto"/>
                                                                          </w:divBdr>
                                                                        </w:div>
                                                                        <w:div w:id="2028827791">
                                                                          <w:marLeft w:val="0"/>
                                                                          <w:marRight w:val="0"/>
                                                                          <w:marTop w:val="0"/>
                                                                          <w:marBottom w:val="0"/>
                                                                          <w:divBdr>
                                                                            <w:top w:val="none" w:sz="0" w:space="0" w:color="auto"/>
                                                                            <w:left w:val="none" w:sz="0" w:space="0" w:color="auto"/>
                                                                            <w:bottom w:val="none" w:sz="0" w:space="0" w:color="auto"/>
                                                                            <w:right w:val="none" w:sz="0" w:space="0" w:color="auto"/>
                                                                          </w:divBdr>
                                                                          <w:divsChild>
                                                                            <w:div w:id="2028826777">
                                                                              <w:marLeft w:val="0"/>
                                                                              <w:marRight w:val="0"/>
                                                                              <w:marTop w:val="0"/>
                                                                              <w:marBottom w:val="0"/>
                                                                              <w:divBdr>
                                                                                <w:top w:val="none" w:sz="0" w:space="0" w:color="auto"/>
                                                                                <w:left w:val="none" w:sz="0" w:space="0" w:color="auto"/>
                                                                                <w:bottom w:val="none" w:sz="0" w:space="0" w:color="auto"/>
                                                                                <w:right w:val="none" w:sz="0" w:space="0" w:color="auto"/>
                                                                              </w:divBdr>
                                                                            </w:div>
                                                                            <w:div w:id="2028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910">
                                                                      <w:marLeft w:val="0"/>
                                                                      <w:marRight w:val="0"/>
                                                                      <w:marTop w:val="0"/>
                                                                      <w:marBottom w:val="0"/>
                                                                      <w:divBdr>
                                                                        <w:top w:val="none" w:sz="0" w:space="0" w:color="auto"/>
                                                                        <w:left w:val="none" w:sz="0" w:space="0" w:color="auto"/>
                                                                        <w:bottom w:val="none" w:sz="0" w:space="0" w:color="auto"/>
                                                                        <w:right w:val="none" w:sz="0" w:space="0" w:color="auto"/>
                                                                      </w:divBdr>
                                                                    </w:div>
                                                                    <w:div w:id="2028827970">
                                                                      <w:marLeft w:val="0"/>
                                                                      <w:marRight w:val="0"/>
                                                                      <w:marTop w:val="0"/>
                                                                      <w:marBottom w:val="0"/>
                                                                      <w:divBdr>
                                                                        <w:top w:val="none" w:sz="0" w:space="0" w:color="auto"/>
                                                                        <w:left w:val="none" w:sz="0" w:space="0" w:color="auto"/>
                                                                        <w:bottom w:val="none" w:sz="0" w:space="0" w:color="auto"/>
                                                                        <w:right w:val="none" w:sz="0" w:space="0" w:color="auto"/>
                                                                      </w:divBdr>
                                                                      <w:divsChild>
                                                                        <w:div w:id="2028827524">
                                                                          <w:marLeft w:val="0"/>
                                                                          <w:marRight w:val="0"/>
                                                                          <w:marTop w:val="0"/>
                                                                          <w:marBottom w:val="0"/>
                                                                          <w:divBdr>
                                                                            <w:top w:val="none" w:sz="0" w:space="0" w:color="auto"/>
                                                                            <w:left w:val="none" w:sz="0" w:space="0" w:color="auto"/>
                                                                            <w:bottom w:val="none" w:sz="0" w:space="0" w:color="auto"/>
                                                                            <w:right w:val="none" w:sz="0" w:space="0" w:color="auto"/>
                                                                          </w:divBdr>
                                                                          <w:divsChild>
                                                                            <w:div w:id="2028827091">
                                                                              <w:marLeft w:val="0"/>
                                                                              <w:marRight w:val="0"/>
                                                                              <w:marTop w:val="0"/>
                                                                              <w:marBottom w:val="0"/>
                                                                              <w:divBdr>
                                                                                <w:top w:val="none" w:sz="0" w:space="0" w:color="auto"/>
                                                                                <w:left w:val="none" w:sz="0" w:space="0" w:color="auto"/>
                                                                                <w:bottom w:val="none" w:sz="0" w:space="0" w:color="auto"/>
                                                                                <w:right w:val="none" w:sz="0" w:space="0" w:color="auto"/>
                                                                              </w:divBdr>
                                                                            </w:div>
                                                                          </w:divsChild>
                                                                        </w:div>
                                                                        <w:div w:id="20288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8827985">
                                              <w:marLeft w:val="0"/>
                                              <w:marRight w:val="0"/>
                                              <w:marTop w:val="0"/>
                                              <w:marBottom w:val="0"/>
                                              <w:divBdr>
                                                <w:top w:val="none" w:sz="0" w:space="0" w:color="auto"/>
                                                <w:left w:val="none" w:sz="0" w:space="0" w:color="auto"/>
                                                <w:bottom w:val="none" w:sz="0" w:space="0" w:color="auto"/>
                                                <w:right w:val="none" w:sz="0" w:space="0" w:color="auto"/>
                                              </w:divBdr>
                                              <w:divsChild>
                                                <w:div w:id="2028827634">
                                                  <w:marLeft w:val="0"/>
                                                  <w:marRight w:val="0"/>
                                                  <w:marTop w:val="0"/>
                                                  <w:marBottom w:val="0"/>
                                                  <w:divBdr>
                                                    <w:top w:val="none" w:sz="0" w:space="0" w:color="auto"/>
                                                    <w:left w:val="none" w:sz="0" w:space="0" w:color="auto"/>
                                                    <w:bottom w:val="none" w:sz="0" w:space="0" w:color="auto"/>
                                                    <w:right w:val="none" w:sz="0" w:space="0" w:color="auto"/>
                                                  </w:divBdr>
                                                  <w:divsChild>
                                                    <w:div w:id="2028827019">
                                                      <w:marLeft w:val="0"/>
                                                      <w:marRight w:val="0"/>
                                                      <w:marTop w:val="0"/>
                                                      <w:marBottom w:val="0"/>
                                                      <w:divBdr>
                                                        <w:top w:val="none" w:sz="0" w:space="0" w:color="auto"/>
                                                        <w:left w:val="none" w:sz="0" w:space="0" w:color="auto"/>
                                                        <w:bottom w:val="none" w:sz="0" w:space="0" w:color="auto"/>
                                                        <w:right w:val="none" w:sz="0" w:space="0" w:color="auto"/>
                                                      </w:divBdr>
                                                      <w:divsChild>
                                                        <w:div w:id="2028826759">
                                                          <w:marLeft w:val="0"/>
                                                          <w:marRight w:val="0"/>
                                                          <w:marTop w:val="0"/>
                                                          <w:marBottom w:val="0"/>
                                                          <w:divBdr>
                                                            <w:top w:val="none" w:sz="0" w:space="0" w:color="auto"/>
                                                            <w:left w:val="none" w:sz="0" w:space="0" w:color="auto"/>
                                                            <w:bottom w:val="none" w:sz="0" w:space="0" w:color="auto"/>
                                                            <w:right w:val="none" w:sz="0" w:space="0" w:color="auto"/>
                                                          </w:divBdr>
                                                          <w:divsChild>
                                                            <w:div w:id="2028826819">
                                                              <w:marLeft w:val="0"/>
                                                              <w:marRight w:val="0"/>
                                                              <w:marTop w:val="0"/>
                                                              <w:marBottom w:val="0"/>
                                                              <w:divBdr>
                                                                <w:top w:val="none" w:sz="0" w:space="0" w:color="auto"/>
                                                                <w:left w:val="none" w:sz="0" w:space="0" w:color="auto"/>
                                                                <w:bottom w:val="none" w:sz="0" w:space="0" w:color="auto"/>
                                                                <w:right w:val="none" w:sz="0" w:space="0" w:color="auto"/>
                                                              </w:divBdr>
                                                              <w:divsChild>
                                                                <w:div w:id="202882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673">
                                                          <w:marLeft w:val="0"/>
                                                          <w:marRight w:val="0"/>
                                                          <w:marTop w:val="0"/>
                                                          <w:marBottom w:val="0"/>
                                                          <w:divBdr>
                                                            <w:top w:val="none" w:sz="0" w:space="0" w:color="auto"/>
                                                            <w:left w:val="none" w:sz="0" w:space="0" w:color="auto"/>
                                                            <w:bottom w:val="none" w:sz="0" w:space="0" w:color="auto"/>
                                                            <w:right w:val="none" w:sz="0" w:space="0" w:color="auto"/>
                                                          </w:divBdr>
                                                        </w:div>
                                                        <w:div w:id="2028827913">
                                                          <w:marLeft w:val="0"/>
                                                          <w:marRight w:val="0"/>
                                                          <w:marTop w:val="0"/>
                                                          <w:marBottom w:val="0"/>
                                                          <w:divBdr>
                                                            <w:top w:val="none" w:sz="0" w:space="0" w:color="auto"/>
                                                            <w:left w:val="none" w:sz="0" w:space="0" w:color="auto"/>
                                                            <w:bottom w:val="none" w:sz="0" w:space="0" w:color="auto"/>
                                                            <w:right w:val="none" w:sz="0" w:space="0" w:color="auto"/>
                                                          </w:divBdr>
                                                          <w:divsChild>
                                                            <w:div w:id="2028826580">
                                                              <w:marLeft w:val="0"/>
                                                              <w:marRight w:val="0"/>
                                                              <w:marTop w:val="0"/>
                                                              <w:marBottom w:val="0"/>
                                                              <w:divBdr>
                                                                <w:top w:val="none" w:sz="0" w:space="0" w:color="auto"/>
                                                                <w:left w:val="none" w:sz="0" w:space="0" w:color="auto"/>
                                                                <w:bottom w:val="none" w:sz="0" w:space="0" w:color="auto"/>
                                                                <w:right w:val="none" w:sz="0" w:space="0" w:color="auto"/>
                                                              </w:divBdr>
                                                              <w:divsChild>
                                                                <w:div w:id="2028826619">
                                                                  <w:marLeft w:val="0"/>
                                                                  <w:marRight w:val="0"/>
                                                                  <w:marTop w:val="0"/>
                                                                  <w:marBottom w:val="0"/>
                                                                  <w:divBdr>
                                                                    <w:top w:val="none" w:sz="0" w:space="0" w:color="auto"/>
                                                                    <w:left w:val="none" w:sz="0" w:space="0" w:color="auto"/>
                                                                    <w:bottom w:val="none" w:sz="0" w:space="0" w:color="auto"/>
                                                                    <w:right w:val="none" w:sz="0" w:space="0" w:color="auto"/>
                                                                  </w:divBdr>
                                                                  <w:divsChild>
                                                                    <w:div w:id="2028827487">
                                                                      <w:marLeft w:val="0"/>
                                                                      <w:marRight w:val="0"/>
                                                                      <w:marTop w:val="0"/>
                                                                      <w:marBottom w:val="0"/>
                                                                      <w:divBdr>
                                                                        <w:top w:val="none" w:sz="0" w:space="0" w:color="auto"/>
                                                                        <w:left w:val="none" w:sz="0" w:space="0" w:color="auto"/>
                                                                        <w:bottom w:val="none" w:sz="0" w:space="0" w:color="auto"/>
                                                                        <w:right w:val="none" w:sz="0" w:space="0" w:color="auto"/>
                                                                      </w:divBdr>
                                                                    </w:div>
                                                                    <w:div w:id="2028827866">
                                                                      <w:marLeft w:val="0"/>
                                                                      <w:marRight w:val="0"/>
                                                                      <w:marTop w:val="0"/>
                                                                      <w:marBottom w:val="0"/>
                                                                      <w:divBdr>
                                                                        <w:top w:val="none" w:sz="0" w:space="0" w:color="auto"/>
                                                                        <w:left w:val="none" w:sz="0" w:space="0" w:color="auto"/>
                                                                        <w:bottom w:val="none" w:sz="0" w:space="0" w:color="auto"/>
                                                                        <w:right w:val="none" w:sz="0" w:space="0" w:color="auto"/>
                                                                      </w:divBdr>
                                                                    </w:div>
                                                                  </w:divsChild>
                                                                </w:div>
                                                                <w:div w:id="2028827152">
                                                                  <w:marLeft w:val="0"/>
                                                                  <w:marRight w:val="0"/>
                                                                  <w:marTop w:val="0"/>
                                                                  <w:marBottom w:val="0"/>
                                                                  <w:divBdr>
                                                                    <w:top w:val="none" w:sz="0" w:space="0" w:color="auto"/>
                                                                    <w:left w:val="none" w:sz="0" w:space="0" w:color="auto"/>
                                                                    <w:bottom w:val="none" w:sz="0" w:space="0" w:color="auto"/>
                                                                    <w:right w:val="none" w:sz="0" w:space="0" w:color="auto"/>
                                                                  </w:divBdr>
                                                                  <w:divsChild>
                                                                    <w:div w:id="2028826883">
                                                                      <w:marLeft w:val="0"/>
                                                                      <w:marRight w:val="0"/>
                                                                      <w:marTop w:val="0"/>
                                                                      <w:marBottom w:val="0"/>
                                                                      <w:divBdr>
                                                                        <w:top w:val="none" w:sz="0" w:space="0" w:color="auto"/>
                                                                        <w:left w:val="none" w:sz="0" w:space="0" w:color="auto"/>
                                                                        <w:bottom w:val="none" w:sz="0" w:space="0" w:color="auto"/>
                                                                        <w:right w:val="none" w:sz="0" w:space="0" w:color="auto"/>
                                                                      </w:divBdr>
                                                                    </w:div>
                                                                    <w:div w:id="2028826891">
                                                                      <w:marLeft w:val="0"/>
                                                                      <w:marRight w:val="0"/>
                                                                      <w:marTop w:val="0"/>
                                                                      <w:marBottom w:val="0"/>
                                                                      <w:divBdr>
                                                                        <w:top w:val="none" w:sz="0" w:space="0" w:color="auto"/>
                                                                        <w:left w:val="none" w:sz="0" w:space="0" w:color="auto"/>
                                                                        <w:bottom w:val="none" w:sz="0" w:space="0" w:color="auto"/>
                                                                        <w:right w:val="none" w:sz="0" w:space="0" w:color="auto"/>
                                                                      </w:divBdr>
                                                                    </w:div>
                                                                    <w:div w:id="2028827594">
                                                                      <w:marLeft w:val="0"/>
                                                                      <w:marRight w:val="0"/>
                                                                      <w:marTop w:val="0"/>
                                                                      <w:marBottom w:val="0"/>
                                                                      <w:divBdr>
                                                                        <w:top w:val="none" w:sz="0" w:space="0" w:color="auto"/>
                                                                        <w:left w:val="none" w:sz="0" w:space="0" w:color="auto"/>
                                                                        <w:bottom w:val="none" w:sz="0" w:space="0" w:color="auto"/>
                                                                        <w:right w:val="none" w:sz="0" w:space="0" w:color="auto"/>
                                                                      </w:divBdr>
                                                                    </w:div>
                                                                  </w:divsChild>
                                                                </w:div>
                                                                <w:div w:id="2028827415">
                                                                  <w:marLeft w:val="0"/>
                                                                  <w:marRight w:val="0"/>
                                                                  <w:marTop w:val="0"/>
                                                                  <w:marBottom w:val="0"/>
                                                                  <w:divBdr>
                                                                    <w:top w:val="none" w:sz="0" w:space="0" w:color="auto"/>
                                                                    <w:left w:val="none" w:sz="0" w:space="0" w:color="auto"/>
                                                                    <w:bottom w:val="none" w:sz="0" w:space="0" w:color="auto"/>
                                                                    <w:right w:val="none" w:sz="0" w:space="0" w:color="auto"/>
                                                                  </w:divBdr>
                                                                  <w:divsChild>
                                                                    <w:div w:id="2028826697">
                                                                      <w:marLeft w:val="0"/>
                                                                      <w:marRight w:val="0"/>
                                                                      <w:marTop w:val="0"/>
                                                                      <w:marBottom w:val="0"/>
                                                                      <w:divBdr>
                                                                        <w:top w:val="none" w:sz="0" w:space="0" w:color="auto"/>
                                                                        <w:left w:val="none" w:sz="0" w:space="0" w:color="auto"/>
                                                                        <w:bottom w:val="none" w:sz="0" w:space="0" w:color="auto"/>
                                                                        <w:right w:val="none" w:sz="0" w:space="0" w:color="auto"/>
                                                                      </w:divBdr>
                                                                    </w:div>
                                                                    <w:div w:id="2028827163">
                                                                      <w:marLeft w:val="0"/>
                                                                      <w:marRight w:val="0"/>
                                                                      <w:marTop w:val="0"/>
                                                                      <w:marBottom w:val="0"/>
                                                                      <w:divBdr>
                                                                        <w:top w:val="none" w:sz="0" w:space="0" w:color="auto"/>
                                                                        <w:left w:val="none" w:sz="0" w:space="0" w:color="auto"/>
                                                                        <w:bottom w:val="none" w:sz="0" w:space="0" w:color="auto"/>
                                                                        <w:right w:val="none" w:sz="0" w:space="0" w:color="auto"/>
                                                                      </w:divBdr>
                                                                    </w:div>
                                                                  </w:divsChild>
                                                                </w:div>
                                                                <w:div w:id="2028827542">
                                                                  <w:marLeft w:val="0"/>
                                                                  <w:marRight w:val="0"/>
                                                                  <w:marTop w:val="0"/>
                                                                  <w:marBottom w:val="0"/>
                                                                  <w:divBdr>
                                                                    <w:top w:val="none" w:sz="0" w:space="0" w:color="auto"/>
                                                                    <w:left w:val="none" w:sz="0" w:space="0" w:color="auto"/>
                                                                    <w:bottom w:val="none" w:sz="0" w:space="0" w:color="auto"/>
                                                                    <w:right w:val="none" w:sz="0" w:space="0" w:color="auto"/>
                                                                  </w:divBdr>
                                                                  <w:divsChild>
                                                                    <w:div w:id="2028827022">
                                                                      <w:marLeft w:val="0"/>
                                                                      <w:marRight w:val="0"/>
                                                                      <w:marTop w:val="0"/>
                                                                      <w:marBottom w:val="0"/>
                                                                      <w:divBdr>
                                                                        <w:top w:val="none" w:sz="0" w:space="0" w:color="auto"/>
                                                                        <w:left w:val="none" w:sz="0" w:space="0" w:color="auto"/>
                                                                        <w:bottom w:val="none" w:sz="0" w:space="0" w:color="auto"/>
                                                                        <w:right w:val="none" w:sz="0" w:space="0" w:color="auto"/>
                                                                      </w:divBdr>
                                                                    </w:div>
                                                                    <w:div w:id="2028827193">
                                                                      <w:marLeft w:val="0"/>
                                                                      <w:marRight w:val="0"/>
                                                                      <w:marTop w:val="0"/>
                                                                      <w:marBottom w:val="0"/>
                                                                      <w:divBdr>
                                                                        <w:top w:val="none" w:sz="0" w:space="0" w:color="auto"/>
                                                                        <w:left w:val="none" w:sz="0" w:space="0" w:color="auto"/>
                                                                        <w:bottom w:val="none" w:sz="0" w:space="0" w:color="auto"/>
                                                                        <w:right w:val="none" w:sz="0" w:space="0" w:color="auto"/>
                                                                      </w:divBdr>
                                                                    </w:div>
                                                                  </w:divsChild>
                                                                </w:div>
                                                                <w:div w:id="2028827917">
                                                                  <w:marLeft w:val="0"/>
                                                                  <w:marRight w:val="0"/>
                                                                  <w:marTop w:val="0"/>
                                                                  <w:marBottom w:val="0"/>
                                                                  <w:divBdr>
                                                                    <w:top w:val="none" w:sz="0" w:space="0" w:color="auto"/>
                                                                    <w:left w:val="none" w:sz="0" w:space="0" w:color="auto"/>
                                                                    <w:bottom w:val="none" w:sz="0" w:space="0" w:color="auto"/>
                                                                    <w:right w:val="none" w:sz="0" w:space="0" w:color="auto"/>
                                                                  </w:divBdr>
                                                                  <w:divsChild>
                                                                    <w:div w:id="2028827021">
                                                                      <w:marLeft w:val="0"/>
                                                                      <w:marRight w:val="0"/>
                                                                      <w:marTop w:val="0"/>
                                                                      <w:marBottom w:val="0"/>
                                                                      <w:divBdr>
                                                                        <w:top w:val="none" w:sz="0" w:space="0" w:color="auto"/>
                                                                        <w:left w:val="none" w:sz="0" w:space="0" w:color="auto"/>
                                                                        <w:bottom w:val="none" w:sz="0" w:space="0" w:color="auto"/>
                                                                        <w:right w:val="none" w:sz="0" w:space="0" w:color="auto"/>
                                                                      </w:divBdr>
                                                                    </w:div>
                                                                    <w:div w:id="20288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8828104">
      <w:marLeft w:val="0"/>
      <w:marRight w:val="0"/>
      <w:marTop w:val="0"/>
      <w:marBottom w:val="0"/>
      <w:divBdr>
        <w:top w:val="none" w:sz="0" w:space="0" w:color="auto"/>
        <w:left w:val="none" w:sz="0" w:space="0" w:color="auto"/>
        <w:bottom w:val="none" w:sz="0" w:space="0" w:color="auto"/>
        <w:right w:val="none" w:sz="0" w:space="0" w:color="auto"/>
      </w:divBdr>
    </w:div>
    <w:div w:id="2028828105">
      <w:marLeft w:val="0"/>
      <w:marRight w:val="0"/>
      <w:marTop w:val="0"/>
      <w:marBottom w:val="0"/>
      <w:divBdr>
        <w:top w:val="none" w:sz="0" w:space="0" w:color="auto"/>
        <w:left w:val="none" w:sz="0" w:space="0" w:color="auto"/>
        <w:bottom w:val="none" w:sz="0" w:space="0" w:color="auto"/>
        <w:right w:val="none" w:sz="0" w:space="0" w:color="auto"/>
      </w:divBdr>
    </w:div>
    <w:div w:id="2028828106">
      <w:marLeft w:val="0"/>
      <w:marRight w:val="0"/>
      <w:marTop w:val="0"/>
      <w:marBottom w:val="0"/>
      <w:divBdr>
        <w:top w:val="none" w:sz="0" w:space="0" w:color="auto"/>
        <w:left w:val="none" w:sz="0" w:space="0" w:color="auto"/>
        <w:bottom w:val="none" w:sz="0" w:space="0" w:color="auto"/>
        <w:right w:val="none" w:sz="0" w:space="0" w:color="auto"/>
      </w:divBdr>
    </w:div>
    <w:div w:id="2028828107">
      <w:marLeft w:val="0"/>
      <w:marRight w:val="0"/>
      <w:marTop w:val="0"/>
      <w:marBottom w:val="0"/>
      <w:divBdr>
        <w:top w:val="none" w:sz="0" w:space="0" w:color="auto"/>
        <w:left w:val="none" w:sz="0" w:space="0" w:color="auto"/>
        <w:bottom w:val="none" w:sz="0" w:space="0" w:color="auto"/>
        <w:right w:val="none" w:sz="0" w:space="0" w:color="auto"/>
      </w:divBdr>
    </w:div>
    <w:div w:id="2028828108">
      <w:marLeft w:val="0"/>
      <w:marRight w:val="0"/>
      <w:marTop w:val="0"/>
      <w:marBottom w:val="0"/>
      <w:divBdr>
        <w:top w:val="none" w:sz="0" w:space="0" w:color="auto"/>
        <w:left w:val="none" w:sz="0" w:space="0" w:color="auto"/>
        <w:bottom w:val="none" w:sz="0" w:space="0" w:color="auto"/>
        <w:right w:val="none" w:sz="0" w:space="0" w:color="auto"/>
      </w:divBdr>
    </w:div>
    <w:div w:id="2028828109">
      <w:marLeft w:val="0"/>
      <w:marRight w:val="0"/>
      <w:marTop w:val="0"/>
      <w:marBottom w:val="0"/>
      <w:divBdr>
        <w:top w:val="none" w:sz="0" w:space="0" w:color="auto"/>
        <w:left w:val="none" w:sz="0" w:space="0" w:color="auto"/>
        <w:bottom w:val="none" w:sz="0" w:space="0" w:color="auto"/>
        <w:right w:val="none" w:sz="0" w:space="0" w:color="auto"/>
      </w:divBdr>
    </w:div>
    <w:div w:id="2028828113">
      <w:marLeft w:val="0"/>
      <w:marRight w:val="0"/>
      <w:marTop w:val="0"/>
      <w:marBottom w:val="0"/>
      <w:divBdr>
        <w:top w:val="none" w:sz="0" w:space="0" w:color="auto"/>
        <w:left w:val="none" w:sz="0" w:space="0" w:color="auto"/>
        <w:bottom w:val="none" w:sz="0" w:space="0" w:color="auto"/>
        <w:right w:val="none" w:sz="0" w:space="0" w:color="auto"/>
      </w:divBdr>
      <w:divsChild>
        <w:div w:id="2028828118">
          <w:marLeft w:val="0"/>
          <w:marRight w:val="0"/>
          <w:marTop w:val="0"/>
          <w:marBottom w:val="0"/>
          <w:divBdr>
            <w:top w:val="none" w:sz="0" w:space="0" w:color="auto"/>
            <w:left w:val="none" w:sz="0" w:space="0" w:color="auto"/>
            <w:bottom w:val="none" w:sz="0" w:space="0" w:color="auto"/>
            <w:right w:val="none" w:sz="0" w:space="0" w:color="auto"/>
          </w:divBdr>
          <w:divsChild>
            <w:div w:id="20288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8116">
      <w:marLeft w:val="0"/>
      <w:marRight w:val="0"/>
      <w:marTop w:val="0"/>
      <w:marBottom w:val="0"/>
      <w:divBdr>
        <w:top w:val="none" w:sz="0" w:space="0" w:color="auto"/>
        <w:left w:val="none" w:sz="0" w:space="0" w:color="auto"/>
        <w:bottom w:val="none" w:sz="0" w:space="0" w:color="auto"/>
        <w:right w:val="none" w:sz="0" w:space="0" w:color="auto"/>
      </w:divBdr>
      <w:divsChild>
        <w:div w:id="2028828110">
          <w:marLeft w:val="0"/>
          <w:marRight w:val="63"/>
          <w:marTop w:val="0"/>
          <w:marBottom w:val="63"/>
          <w:divBdr>
            <w:top w:val="none" w:sz="0" w:space="0" w:color="auto"/>
            <w:left w:val="none" w:sz="0" w:space="0" w:color="auto"/>
            <w:bottom w:val="none" w:sz="0" w:space="0" w:color="auto"/>
            <w:right w:val="none" w:sz="0" w:space="0" w:color="auto"/>
          </w:divBdr>
        </w:div>
        <w:div w:id="2028828111">
          <w:marLeft w:val="0"/>
          <w:marRight w:val="0"/>
          <w:marTop w:val="0"/>
          <w:marBottom w:val="0"/>
          <w:divBdr>
            <w:top w:val="none" w:sz="0" w:space="0" w:color="auto"/>
            <w:left w:val="none" w:sz="0" w:space="0" w:color="auto"/>
            <w:bottom w:val="none" w:sz="0" w:space="0" w:color="auto"/>
            <w:right w:val="none" w:sz="0" w:space="0" w:color="auto"/>
          </w:divBdr>
          <w:divsChild>
            <w:div w:id="2028828112">
              <w:marLeft w:val="0"/>
              <w:marRight w:val="0"/>
              <w:marTop w:val="25"/>
              <w:marBottom w:val="50"/>
              <w:divBdr>
                <w:top w:val="none" w:sz="0" w:space="0" w:color="auto"/>
                <w:left w:val="none" w:sz="0" w:space="0" w:color="auto"/>
                <w:bottom w:val="none" w:sz="0" w:space="0" w:color="auto"/>
                <w:right w:val="none" w:sz="0" w:space="0" w:color="auto"/>
              </w:divBdr>
            </w:div>
            <w:div w:id="2028828114">
              <w:marLeft w:val="0"/>
              <w:marRight w:val="0"/>
              <w:marTop w:val="0"/>
              <w:marBottom w:val="0"/>
              <w:divBdr>
                <w:top w:val="none" w:sz="0" w:space="0" w:color="auto"/>
                <w:left w:val="none" w:sz="0" w:space="0" w:color="auto"/>
                <w:bottom w:val="none" w:sz="0" w:space="0" w:color="auto"/>
                <w:right w:val="none" w:sz="0" w:space="0" w:color="auto"/>
              </w:divBdr>
              <w:divsChild>
                <w:div w:id="2028828121">
                  <w:marLeft w:val="0"/>
                  <w:marRight w:val="0"/>
                  <w:marTop w:val="0"/>
                  <w:marBottom w:val="0"/>
                  <w:divBdr>
                    <w:top w:val="none" w:sz="0" w:space="0" w:color="auto"/>
                    <w:left w:val="none" w:sz="0" w:space="0" w:color="auto"/>
                    <w:bottom w:val="none" w:sz="0" w:space="0" w:color="auto"/>
                    <w:right w:val="none" w:sz="0" w:space="0" w:color="auto"/>
                  </w:divBdr>
                </w:div>
              </w:divsChild>
            </w:div>
            <w:div w:id="2028828115">
              <w:marLeft w:val="63"/>
              <w:marRight w:val="0"/>
              <w:marTop w:val="0"/>
              <w:marBottom w:val="0"/>
              <w:divBdr>
                <w:top w:val="none" w:sz="0" w:space="0" w:color="auto"/>
                <w:left w:val="none" w:sz="0" w:space="0" w:color="auto"/>
                <w:bottom w:val="none" w:sz="0" w:space="0" w:color="auto"/>
                <w:right w:val="none" w:sz="0" w:space="0" w:color="auto"/>
              </w:divBdr>
            </w:div>
          </w:divsChild>
        </w:div>
        <w:div w:id="2028828122">
          <w:marLeft w:val="0"/>
          <w:marRight w:val="0"/>
          <w:marTop w:val="0"/>
          <w:marBottom w:val="0"/>
          <w:divBdr>
            <w:top w:val="none" w:sz="0" w:space="0" w:color="auto"/>
            <w:left w:val="none" w:sz="0" w:space="0" w:color="auto"/>
            <w:bottom w:val="none" w:sz="0" w:space="0" w:color="auto"/>
            <w:right w:val="none" w:sz="0" w:space="0" w:color="auto"/>
          </w:divBdr>
        </w:div>
      </w:divsChild>
    </w:div>
    <w:div w:id="2028828120">
      <w:marLeft w:val="0"/>
      <w:marRight w:val="0"/>
      <w:marTop w:val="0"/>
      <w:marBottom w:val="0"/>
      <w:divBdr>
        <w:top w:val="none" w:sz="0" w:space="0" w:color="auto"/>
        <w:left w:val="none" w:sz="0" w:space="0" w:color="auto"/>
        <w:bottom w:val="none" w:sz="0" w:space="0" w:color="auto"/>
        <w:right w:val="none" w:sz="0" w:space="0" w:color="auto"/>
      </w:divBdr>
    </w:div>
    <w:div w:id="2028828123">
      <w:marLeft w:val="0"/>
      <w:marRight w:val="0"/>
      <w:marTop w:val="0"/>
      <w:marBottom w:val="0"/>
      <w:divBdr>
        <w:top w:val="none" w:sz="0" w:space="0" w:color="auto"/>
        <w:left w:val="none" w:sz="0" w:space="0" w:color="auto"/>
        <w:bottom w:val="none" w:sz="0" w:space="0" w:color="auto"/>
        <w:right w:val="none" w:sz="0" w:space="0" w:color="auto"/>
      </w:divBdr>
    </w:div>
    <w:div w:id="2028828124">
      <w:marLeft w:val="0"/>
      <w:marRight w:val="0"/>
      <w:marTop w:val="0"/>
      <w:marBottom w:val="0"/>
      <w:divBdr>
        <w:top w:val="none" w:sz="0" w:space="0" w:color="auto"/>
        <w:left w:val="none" w:sz="0" w:space="0" w:color="auto"/>
        <w:bottom w:val="none" w:sz="0" w:space="0" w:color="auto"/>
        <w:right w:val="none" w:sz="0" w:space="0" w:color="auto"/>
      </w:divBdr>
    </w:div>
    <w:div w:id="2028828126">
      <w:marLeft w:val="0"/>
      <w:marRight w:val="0"/>
      <w:marTop w:val="0"/>
      <w:marBottom w:val="0"/>
      <w:divBdr>
        <w:top w:val="none" w:sz="0" w:space="0" w:color="auto"/>
        <w:left w:val="none" w:sz="0" w:space="0" w:color="auto"/>
        <w:bottom w:val="none" w:sz="0" w:space="0" w:color="auto"/>
        <w:right w:val="none" w:sz="0" w:space="0" w:color="auto"/>
      </w:divBdr>
      <w:divsChild>
        <w:div w:id="2028828117">
          <w:marLeft w:val="0"/>
          <w:marRight w:val="0"/>
          <w:marTop w:val="360"/>
          <w:marBottom w:val="0"/>
          <w:divBdr>
            <w:top w:val="none" w:sz="0" w:space="0" w:color="auto"/>
            <w:left w:val="none" w:sz="0" w:space="0" w:color="auto"/>
            <w:bottom w:val="none" w:sz="0" w:space="0" w:color="auto"/>
            <w:right w:val="none" w:sz="0" w:space="0" w:color="auto"/>
          </w:divBdr>
          <w:divsChild>
            <w:div w:id="2028828125">
              <w:marLeft w:val="0"/>
              <w:marRight w:val="0"/>
              <w:marTop w:val="0"/>
              <w:marBottom w:val="0"/>
              <w:divBdr>
                <w:top w:val="none" w:sz="0" w:space="0" w:color="auto"/>
                <w:left w:val="none" w:sz="0" w:space="0" w:color="auto"/>
                <w:bottom w:val="none" w:sz="0" w:space="0" w:color="auto"/>
                <w:right w:val="none" w:sz="0" w:space="0" w:color="auto"/>
              </w:divBdr>
            </w:div>
          </w:divsChild>
        </w:div>
        <w:div w:id="2028828119">
          <w:marLeft w:val="0"/>
          <w:marRight w:val="0"/>
          <w:marTop w:val="0"/>
          <w:marBottom w:val="0"/>
          <w:divBdr>
            <w:top w:val="none" w:sz="0" w:space="0" w:color="auto"/>
            <w:left w:val="none" w:sz="0" w:space="0" w:color="auto"/>
            <w:bottom w:val="none" w:sz="0" w:space="0" w:color="auto"/>
            <w:right w:val="none" w:sz="0" w:space="0" w:color="auto"/>
          </w:divBdr>
        </w:div>
      </w:divsChild>
    </w:div>
    <w:div w:id="2028828127">
      <w:marLeft w:val="0"/>
      <w:marRight w:val="0"/>
      <w:marTop w:val="0"/>
      <w:marBottom w:val="0"/>
      <w:divBdr>
        <w:top w:val="none" w:sz="0" w:space="0" w:color="auto"/>
        <w:left w:val="none" w:sz="0" w:space="0" w:color="auto"/>
        <w:bottom w:val="none" w:sz="0" w:space="0" w:color="auto"/>
        <w:right w:val="none" w:sz="0" w:space="0" w:color="auto"/>
      </w:divBdr>
    </w:div>
    <w:div w:id="2029405356">
      <w:bodyDiv w:val="1"/>
      <w:marLeft w:val="0"/>
      <w:marRight w:val="0"/>
      <w:marTop w:val="0"/>
      <w:marBottom w:val="0"/>
      <w:divBdr>
        <w:top w:val="none" w:sz="0" w:space="0" w:color="auto"/>
        <w:left w:val="none" w:sz="0" w:space="0" w:color="auto"/>
        <w:bottom w:val="none" w:sz="0" w:space="0" w:color="auto"/>
        <w:right w:val="none" w:sz="0" w:space="0" w:color="auto"/>
      </w:divBdr>
    </w:div>
    <w:div w:id="2036693508">
      <w:bodyDiv w:val="1"/>
      <w:marLeft w:val="0"/>
      <w:marRight w:val="0"/>
      <w:marTop w:val="0"/>
      <w:marBottom w:val="0"/>
      <w:divBdr>
        <w:top w:val="none" w:sz="0" w:space="0" w:color="auto"/>
        <w:left w:val="none" w:sz="0" w:space="0" w:color="auto"/>
        <w:bottom w:val="none" w:sz="0" w:space="0" w:color="auto"/>
        <w:right w:val="none" w:sz="0" w:space="0" w:color="auto"/>
      </w:divBdr>
    </w:div>
    <w:div w:id="2057925646">
      <w:bodyDiv w:val="1"/>
      <w:marLeft w:val="0"/>
      <w:marRight w:val="0"/>
      <w:marTop w:val="0"/>
      <w:marBottom w:val="0"/>
      <w:divBdr>
        <w:top w:val="none" w:sz="0" w:space="0" w:color="auto"/>
        <w:left w:val="none" w:sz="0" w:space="0" w:color="auto"/>
        <w:bottom w:val="none" w:sz="0" w:space="0" w:color="auto"/>
        <w:right w:val="none" w:sz="0" w:space="0" w:color="auto"/>
      </w:divBdr>
      <w:divsChild>
        <w:div w:id="1799225652">
          <w:marLeft w:val="0"/>
          <w:marRight w:val="0"/>
          <w:marTop w:val="0"/>
          <w:marBottom w:val="75"/>
          <w:divBdr>
            <w:top w:val="none" w:sz="0" w:space="0" w:color="auto"/>
            <w:left w:val="none" w:sz="0" w:space="0" w:color="auto"/>
            <w:bottom w:val="none" w:sz="0" w:space="0" w:color="auto"/>
            <w:right w:val="none" w:sz="0" w:space="0" w:color="auto"/>
          </w:divBdr>
        </w:div>
      </w:divsChild>
    </w:div>
    <w:div w:id="2069961496">
      <w:bodyDiv w:val="1"/>
      <w:marLeft w:val="0"/>
      <w:marRight w:val="0"/>
      <w:marTop w:val="0"/>
      <w:marBottom w:val="0"/>
      <w:divBdr>
        <w:top w:val="none" w:sz="0" w:space="0" w:color="auto"/>
        <w:left w:val="none" w:sz="0" w:space="0" w:color="auto"/>
        <w:bottom w:val="none" w:sz="0" w:space="0" w:color="auto"/>
        <w:right w:val="none" w:sz="0" w:space="0" w:color="auto"/>
      </w:divBdr>
    </w:div>
    <w:div w:id="2073919237">
      <w:bodyDiv w:val="1"/>
      <w:marLeft w:val="0"/>
      <w:marRight w:val="0"/>
      <w:marTop w:val="0"/>
      <w:marBottom w:val="0"/>
      <w:divBdr>
        <w:top w:val="none" w:sz="0" w:space="0" w:color="auto"/>
        <w:left w:val="none" w:sz="0" w:space="0" w:color="auto"/>
        <w:bottom w:val="none" w:sz="0" w:space="0" w:color="auto"/>
        <w:right w:val="none" w:sz="0" w:space="0" w:color="auto"/>
      </w:divBdr>
      <w:divsChild>
        <w:div w:id="275253125">
          <w:marLeft w:val="0"/>
          <w:marRight w:val="0"/>
          <w:marTop w:val="0"/>
          <w:marBottom w:val="44"/>
          <w:divBdr>
            <w:top w:val="none" w:sz="0" w:space="0" w:color="auto"/>
            <w:left w:val="none" w:sz="0" w:space="0" w:color="auto"/>
            <w:bottom w:val="none" w:sz="0" w:space="0" w:color="auto"/>
            <w:right w:val="none" w:sz="0" w:space="0" w:color="auto"/>
          </w:divBdr>
        </w:div>
      </w:divsChild>
    </w:div>
    <w:div w:id="2086297135">
      <w:bodyDiv w:val="1"/>
      <w:marLeft w:val="0"/>
      <w:marRight w:val="0"/>
      <w:marTop w:val="0"/>
      <w:marBottom w:val="0"/>
      <w:divBdr>
        <w:top w:val="none" w:sz="0" w:space="0" w:color="auto"/>
        <w:left w:val="none" w:sz="0" w:space="0" w:color="auto"/>
        <w:bottom w:val="none" w:sz="0" w:space="0" w:color="auto"/>
        <w:right w:val="none" w:sz="0" w:space="0" w:color="auto"/>
      </w:divBdr>
      <w:divsChild>
        <w:div w:id="1015569234">
          <w:marLeft w:val="0"/>
          <w:marRight w:val="0"/>
          <w:marTop w:val="100"/>
          <w:marBottom w:val="50"/>
          <w:divBdr>
            <w:top w:val="none" w:sz="0" w:space="0" w:color="auto"/>
            <w:left w:val="none" w:sz="0" w:space="0" w:color="auto"/>
            <w:bottom w:val="none" w:sz="0" w:space="0" w:color="auto"/>
            <w:right w:val="none" w:sz="0" w:space="0" w:color="auto"/>
          </w:divBdr>
        </w:div>
      </w:divsChild>
    </w:div>
    <w:div w:id="2091778615">
      <w:bodyDiv w:val="1"/>
      <w:marLeft w:val="0"/>
      <w:marRight w:val="0"/>
      <w:marTop w:val="0"/>
      <w:marBottom w:val="0"/>
      <w:divBdr>
        <w:top w:val="none" w:sz="0" w:space="0" w:color="auto"/>
        <w:left w:val="none" w:sz="0" w:space="0" w:color="auto"/>
        <w:bottom w:val="none" w:sz="0" w:space="0" w:color="auto"/>
        <w:right w:val="none" w:sz="0" w:space="0" w:color="auto"/>
      </w:divBdr>
    </w:div>
    <w:div w:id="2092776708">
      <w:bodyDiv w:val="1"/>
      <w:marLeft w:val="0"/>
      <w:marRight w:val="0"/>
      <w:marTop w:val="0"/>
      <w:marBottom w:val="0"/>
      <w:divBdr>
        <w:top w:val="none" w:sz="0" w:space="0" w:color="auto"/>
        <w:left w:val="none" w:sz="0" w:space="0" w:color="auto"/>
        <w:bottom w:val="none" w:sz="0" w:space="0" w:color="auto"/>
        <w:right w:val="none" w:sz="0" w:space="0" w:color="auto"/>
      </w:divBdr>
    </w:div>
    <w:div w:id="2106879340">
      <w:bodyDiv w:val="1"/>
      <w:marLeft w:val="0"/>
      <w:marRight w:val="0"/>
      <w:marTop w:val="0"/>
      <w:marBottom w:val="0"/>
      <w:divBdr>
        <w:top w:val="none" w:sz="0" w:space="0" w:color="auto"/>
        <w:left w:val="none" w:sz="0" w:space="0" w:color="auto"/>
        <w:bottom w:val="none" w:sz="0" w:space="0" w:color="auto"/>
        <w:right w:val="none" w:sz="0" w:space="0" w:color="auto"/>
      </w:divBdr>
      <w:divsChild>
        <w:div w:id="136147121">
          <w:marLeft w:val="0"/>
          <w:marRight w:val="0"/>
          <w:marTop w:val="0"/>
          <w:marBottom w:val="0"/>
          <w:divBdr>
            <w:top w:val="none" w:sz="0" w:space="0" w:color="auto"/>
            <w:left w:val="none" w:sz="0" w:space="0" w:color="auto"/>
            <w:bottom w:val="none" w:sz="0" w:space="0" w:color="auto"/>
            <w:right w:val="none" w:sz="0" w:space="0" w:color="auto"/>
          </w:divBdr>
        </w:div>
        <w:div w:id="1281496822">
          <w:marLeft w:val="0"/>
          <w:marRight w:val="0"/>
          <w:marTop w:val="0"/>
          <w:marBottom w:val="0"/>
          <w:divBdr>
            <w:top w:val="none" w:sz="0" w:space="0" w:color="auto"/>
            <w:left w:val="none" w:sz="0" w:space="0" w:color="auto"/>
            <w:bottom w:val="none" w:sz="0" w:space="0" w:color="auto"/>
            <w:right w:val="none" w:sz="0" w:space="0" w:color="auto"/>
          </w:divBdr>
        </w:div>
      </w:divsChild>
    </w:div>
    <w:div w:id="2113813812">
      <w:bodyDiv w:val="1"/>
      <w:marLeft w:val="0"/>
      <w:marRight w:val="0"/>
      <w:marTop w:val="0"/>
      <w:marBottom w:val="0"/>
      <w:divBdr>
        <w:top w:val="none" w:sz="0" w:space="0" w:color="auto"/>
        <w:left w:val="none" w:sz="0" w:space="0" w:color="auto"/>
        <w:bottom w:val="none" w:sz="0" w:space="0" w:color="auto"/>
        <w:right w:val="none" w:sz="0" w:space="0" w:color="auto"/>
      </w:divBdr>
    </w:div>
    <w:div w:id="2115441859">
      <w:bodyDiv w:val="1"/>
      <w:marLeft w:val="0"/>
      <w:marRight w:val="0"/>
      <w:marTop w:val="0"/>
      <w:marBottom w:val="0"/>
      <w:divBdr>
        <w:top w:val="none" w:sz="0" w:space="0" w:color="auto"/>
        <w:left w:val="none" w:sz="0" w:space="0" w:color="auto"/>
        <w:bottom w:val="none" w:sz="0" w:space="0" w:color="auto"/>
        <w:right w:val="none" w:sz="0" w:space="0" w:color="auto"/>
      </w:divBdr>
    </w:div>
    <w:div w:id="2117359184">
      <w:bodyDiv w:val="1"/>
      <w:marLeft w:val="0"/>
      <w:marRight w:val="0"/>
      <w:marTop w:val="0"/>
      <w:marBottom w:val="0"/>
      <w:divBdr>
        <w:top w:val="none" w:sz="0" w:space="0" w:color="auto"/>
        <w:left w:val="none" w:sz="0" w:space="0" w:color="auto"/>
        <w:bottom w:val="none" w:sz="0" w:space="0" w:color="auto"/>
        <w:right w:val="none" w:sz="0" w:space="0" w:color="auto"/>
      </w:divBdr>
    </w:div>
    <w:div w:id="2130197093">
      <w:bodyDiv w:val="1"/>
      <w:marLeft w:val="0"/>
      <w:marRight w:val="0"/>
      <w:marTop w:val="0"/>
      <w:marBottom w:val="0"/>
      <w:divBdr>
        <w:top w:val="none" w:sz="0" w:space="0" w:color="auto"/>
        <w:left w:val="none" w:sz="0" w:space="0" w:color="auto"/>
        <w:bottom w:val="none" w:sz="0" w:space="0" w:color="auto"/>
        <w:right w:val="none" w:sz="0" w:space="0" w:color="auto"/>
      </w:divBdr>
      <w:divsChild>
        <w:div w:id="1154024588">
          <w:marLeft w:val="0"/>
          <w:marRight w:val="0"/>
          <w:marTop w:val="0"/>
          <w:marBottom w:val="0"/>
          <w:divBdr>
            <w:top w:val="none" w:sz="0" w:space="0" w:color="auto"/>
            <w:left w:val="none" w:sz="0" w:space="0" w:color="auto"/>
            <w:bottom w:val="none" w:sz="0" w:space="0" w:color="auto"/>
            <w:right w:val="none" w:sz="0" w:space="0" w:color="auto"/>
          </w:divBdr>
        </w:div>
        <w:div w:id="1938637130">
          <w:marLeft w:val="0"/>
          <w:marRight w:val="0"/>
          <w:marTop w:val="0"/>
          <w:marBottom w:val="0"/>
          <w:divBdr>
            <w:top w:val="none" w:sz="0" w:space="0" w:color="auto"/>
            <w:left w:val="none" w:sz="0" w:space="0" w:color="auto"/>
            <w:bottom w:val="none" w:sz="0" w:space="0" w:color="auto"/>
            <w:right w:val="none" w:sz="0" w:space="0" w:color="auto"/>
          </w:divBdr>
        </w:div>
        <w:div w:id="1272739680">
          <w:marLeft w:val="0"/>
          <w:marRight w:val="0"/>
          <w:marTop w:val="0"/>
          <w:marBottom w:val="0"/>
          <w:divBdr>
            <w:top w:val="none" w:sz="0" w:space="0" w:color="auto"/>
            <w:left w:val="none" w:sz="0" w:space="0" w:color="auto"/>
            <w:bottom w:val="none" w:sz="0" w:space="0" w:color="auto"/>
            <w:right w:val="none" w:sz="0" w:space="0" w:color="auto"/>
          </w:divBdr>
        </w:div>
        <w:div w:id="1140615375">
          <w:marLeft w:val="0"/>
          <w:marRight w:val="0"/>
          <w:marTop w:val="0"/>
          <w:marBottom w:val="0"/>
          <w:divBdr>
            <w:top w:val="none" w:sz="0" w:space="0" w:color="auto"/>
            <w:left w:val="none" w:sz="0" w:space="0" w:color="auto"/>
            <w:bottom w:val="none" w:sz="0" w:space="0" w:color="auto"/>
            <w:right w:val="none" w:sz="0" w:space="0" w:color="auto"/>
          </w:divBdr>
        </w:div>
        <w:div w:id="94716530">
          <w:marLeft w:val="0"/>
          <w:marRight w:val="0"/>
          <w:marTop w:val="0"/>
          <w:marBottom w:val="0"/>
          <w:divBdr>
            <w:top w:val="none" w:sz="0" w:space="0" w:color="auto"/>
            <w:left w:val="none" w:sz="0" w:space="0" w:color="auto"/>
            <w:bottom w:val="none" w:sz="0" w:space="0" w:color="auto"/>
            <w:right w:val="none" w:sz="0" w:space="0" w:color="auto"/>
          </w:divBdr>
        </w:div>
      </w:divsChild>
    </w:div>
    <w:div w:id="2134128825">
      <w:bodyDiv w:val="1"/>
      <w:marLeft w:val="0"/>
      <w:marRight w:val="0"/>
      <w:marTop w:val="0"/>
      <w:marBottom w:val="0"/>
      <w:divBdr>
        <w:top w:val="none" w:sz="0" w:space="0" w:color="auto"/>
        <w:left w:val="none" w:sz="0" w:space="0" w:color="auto"/>
        <w:bottom w:val="none" w:sz="0" w:space="0" w:color="auto"/>
        <w:right w:val="none" w:sz="0" w:space="0" w:color="auto"/>
      </w:divBdr>
      <w:divsChild>
        <w:div w:id="733702855">
          <w:marLeft w:val="-133"/>
          <w:marRight w:val="-133"/>
          <w:marTop w:val="0"/>
          <w:marBottom w:val="221"/>
          <w:divBdr>
            <w:top w:val="none" w:sz="0" w:space="0" w:color="auto"/>
            <w:left w:val="none" w:sz="0" w:space="0" w:color="auto"/>
            <w:bottom w:val="none" w:sz="0" w:space="0" w:color="auto"/>
            <w:right w:val="none" w:sz="0" w:space="0" w:color="auto"/>
          </w:divBdr>
          <w:divsChild>
            <w:div w:id="1862666875">
              <w:marLeft w:val="0"/>
              <w:marRight w:val="0"/>
              <w:marTop w:val="0"/>
              <w:marBottom w:val="0"/>
              <w:divBdr>
                <w:top w:val="none" w:sz="0" w:space="0" w:color="auto"/>
                <w:left w:val="none" w:sz="0" w:space="0" w:color="auto"/>
                <w:bottom w:val="none" w:sz="0" w:space="0" w:color="auto"/>
                <w:right w:val="none" w:sz="0" w:space="0" w:color="auto"/>
              </w:divBdr>
              <w:divsChild>
                <w:div w:id="21353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79742">
      <w:bodyDiv w:val="1"/>
      <w:marLeft w:val="0"/>
      <w:marRight w:val="0"/>
      <w:marTop w:val="0"/>
      <w:marBottom w:val="0"/>
      <w:divBdr>
        <w:top w:val="none" w:sz="0" w:space="0" w:color="auto"/>
        <w:left w:val="none" w:sz="0" w:space="0" w:color="auto"/>
        <w:bottom w:val="none" w:sz="0" w:space="0" w:color="auto"/>
        <w:right w:val="none" w:sz="0" w:space="0" w:color="auto"/>
      </w:divBdr>
    </w:div>
    <w:div w:id="2137484789">
      <w:bodyDiv w:val="1"/>
      <w:marLeft w:val="0"/>
      <w:marRight w:val="0"/>
      <w:marTop w:val="0"/>
      <w:marBottom w:val="0"/>
      <w:divBdr>
        <w:top w:val="none" w:sz="0" w:space="0" w:color="auto"/>
        <w:left w:val="none" w:sz="0" w:space="0" w:color="auto"/>
        <w:bottom w:val="none" w:sz="0" w:space="0" w:color="auto"/>
        <w:right w:val="none" w:sz="0" w:space="0" w:color="auto"/>
      </w:divBdr>
      <w:divsChild>
        <w:div w:id="1846283165">
          <w:marLeft w:val="0"/>
          <w:marRight w:val="0"/>
          <w:marTop w:val="0"/>
          <w:marBottom w:val="0"/>
          <w:divBdr>
            <w:top w:val="none" w:sz="0" w:space="0" w:color="auto"/>
            <w:left w:val="none" w:sz="0" w:space="0" w:color="auto"/>
            <w:bottom w:val="none" w:sz="0" w:space="0" w:color="auto"/>
            <w:right w:val="none" w:sz="0" w:space="0" w:color="auto"/>
          </w:divBdr>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 w:id="2141485800">
      <w:bodyDiv w:val="1"/>
      <w:marLeft w:val="0"/>
      <w:marRight w:val="0"/>
      <w:marTop w:val="0"/>
      <w:marBottom w:val="0"/>
      <w:divBdr>
        <w:top w:val="none" w:sz="0" w:space="0" w:color="auto"/>
        <w:left w:val="none" w:sz="0" w:space="0" w:color="auto"/>
        <w:bottom w:val="none" w:sz="0" w:space="0" w:color="auto"/>
        <w:right w:val="none" w:sz="0" w:space="0" w:color="auto"/>
      </w:divBdr>
    </w:div>
    <w:div w:id="2141535312">
      <w:bodyDiv w:val="1"/>
      <w:marLeft w:val="0"/>
      <w:marRight w:val="0"/>
      <w:marTop w:val="0"/>
      <w:marBottom w:val="0"/>
      <w:divBdr>
        <w:top w:val="none" w:sz="0" w:space="0" w:color="auto"/>
        <w:left w:val="none" w:sz="0" w:space="0" w:color="auto"/>
        <w:bottom w:val="none" w:sz="0" w:space="0" w:color="auto"/>
        <w:right w:val="none" w:sz="0" w:space="0" w:color="auto"/>
      </w:divBdr>
      <w:divsChild>
        <w:div w:id="2129203778">
          <w:marLeft w:val="0"/>
          <w:marRight w:val="0"/>
          <w:marTop w:val="0"/>
          <w:marBottom w:val="44"/>
          <w:divBdr>
            <w:top w:val="none" w:sz="0" w:space="0" w:color="auto"/>
            <w:left w:val="none" w:sz="0" w:space="0" w:color="auto"/>
            <w:bottom w:val="none" w:sz="0" w:space="0" w:color="auto"/>
            <w:right w:val="none" w:sz="0" w:space="0" w:color="auto"/>
          </w:divBdr>
        </w:div>
      </w:divsChild>
    </w:div>
    <w:div w:id="2142113171">
      <w:bodyDiv w:val="1"/>
      <w:marLeft w:val="0"/>
      <w:marRight w:val="0"/>
      <w:marTop w:val="0"/>
      <w:marBottom w:val="0"/>
      <w:divBdr>
        <w:top w:val="none" w:sz="0" w:space="0" w:color="auto"/>
        <w:left w:val="none" w:sz="0" w:space="0" w:color="auto"/>
        <w:bottom w:val="none" w:sz="0" w:space="0" w:color="auto"/>
        <w:right w:val="none" w:sz="0" w:space="0" w:color="auto"/>
      </w:divBdr>
    </w:div>
    <w:div w:id="2144883616">
      <w:bodyDiv w:val="1"/>
      <w:marLeft w:val="0"/>
      <w:marRight w:val="0"/>
      <w:marTop w:val="0"/>
      <w:marBottom w:val="0"/>
      <w:divBdr>
        <w:top w:val="none" w:sz="0" w:space="0" w:color="auto"/>
        <w:left w:val="none" w:sz="0" w:space="0" w:color="auto"/>
        <w:bottom w:val="none" w:sz="0" w:space="0" w:color="auto"/>
        <w:right w:val="none" w:sz="0" w:space="0" w:color="auto"/>
      </w:divBdr>
    </w:div>
    <w:div w:id="2146391908">
      <w:bodyDiv w:val="1"/>
      <w:marLeft w:val="0"/>
      <w:marRight w:val="0"/>
      <w:marTop w:val="0"/>
      <w:marBottom w:val="0"/>
      <w:divBdr>
        <w:top w:val="none" w:sz="0" w:space="0" w:color="auto"/>
        <w:left w:val="none" w:sz="0" w:space="0" w:color="auto"/>
        <w:bottom w:val="none" w:sz="0" w:space="0" w:color="auto"/>
        <w:right w:val="none" w:sz="0" w:space="0" w:color="auto"/>
      </w:divBdr>
      <w:divsChild>
        <w:div w:id="832911320">
          <w:marLeft w:val="0"/>
          <w:marRight w:val="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chromedriver.chromium.org/capabilities" TargetMode="External"/><Relationship Id="rId42" Type="http://schemas.openxmlformats.org/officeDocument/2006/relationships/image" Target="media/image19.png"/><Relationship Id="rId63" Type="http://schemas.openxmlformats.org/officeDocument/2006/relationships/hyperlink" Target="http://somedomain/url_that_delays_loading" TargetMode="External"/><Relationship Id="rId84" Type="http://schemas.openxmlformats.org/officeDocument/2006/relationships/hyperlink" Target="http://stackoverflow.com/questions/17985733/how-to-handle-dynamically-changing-ids-with-similar-starting-name-using-webdriv" TargetMode="External"/><Relationship Id="rId138" Type="http://schemas.openxmlformats.org/officeDocument/2006/relationships/hyperlink" Target="https://en.wikipedia.org/wiki/Behat_%28computer_science%29" TargetMode="External"/><Relationship Id="rId107" Type="http://schemas.openxmlformats.org/officeDocument/2006/relationships/image" Target="media/image27.png"/><Relationship Id="rId11" Type="http://schemas.openxmlformats.org/officeDocument/2006/relationships/control" Target="activeX/activeX1.xml"/><Relationship Id="rId32" Type="http://schemas.openxmlformats.org/officeDocument/2006/relationships/image" Target="media/image14.png"/><Relationship Id="rId53" Type="http://schemas.openxmlformats.org/officeDocument/2006/relationships/hyperlink" Target="https://stackoverflow.com/questions/27694222/run-parallel-and-sequential-tests" TargetMode="External"/><Relationship Id="rId74" Type="http://schemas.openxmlformats.org/officeDocument/2006/relationships/hyperlink" Target="http://testng.org/doc/documentation-main.html" TargetMode="External"/><Relationship Id="rId128" Type="http://schemas.openxmlformats.org/officeDocument/2006/relationships/hyperlink" Target="http://testng.org/javadoc/org/testng/SkipException.html" TargetMode="External"/><Relationship Id="rId149" Type="http://schemas.openxmlformats.org/officeDocument/2006/relationships/hyperlink" Target="http://testng.org/javadocs/org/testng/TestListenerAdapter.html" TargetMode="External"/><Relationship Id="rId5" Type="http://schemas.openxmlformats.org/officeDocument/2006/relationships/webSettings" Target="webSettings.xml"/><Relationship Id="rId95" Type="http://schemas.openxmlformats.org/officeDocument/2006/relationships/hyperlink" Target="http://stackoverflow.com/questions/17985733/how-to-handle-dynamically-changing-ids-with-similar-starting-name-using-webdriv?answertab=active" TargetMode="External"/><Relationship Id="rId22" Type="http://schemas.openxmlformats.org/officeDocument/2006/relationships/image" Target="media/image6.png"/><Relationship Id="rId27" Type="http://schemas.openxmlformats.org/officeDocument/2006/relationships/hyperlink" Target="http://www.seleniumeasy.com/selenium-tutorials/page-object-model-framework-introduction" TargetMode="External"/><Relationship Id="rId43" Type="http://schemas.openxmlformats.org/officeDocument/2006/relationships/hyperlink" Target="https://sqa.stackexchange.com/questions/17022/how-to-fill-captcha-using-test-automation" TargetMode="External"/><Relationship Id="rId48" Type="http://schemas.openxmlformats.org/officeDocument/2006/relationships/hyperlink" Target="http://www.seleniumeasy.com/selenium-tutorials/page-object-model-framework-introduction" TargetMode="External"/><Relationship Id="rId64" Type="http://schemas.openxmlformats.org/officeDocument/2006/relationships/hyperlink" Target="http://blosumsdotnet.blogspot.in/2012/05/what-are-types-of-assertions-there-in.html" TargetMode="External"/><Relationship Id="rId69" Type="http://schemas.openxmlformats.org/officeDocument/2006/relationships/hyperlink" Target="https://www.guru99.com/software-testing.html" TargetMode="External"/><Relationship Id="rId113" Type="http://schemas.openxmlformats.org/officeDocument/2006/relationships/hyperlink" Target="http://en.wikipedia.org/wiki/XHTML" TargetMode="External"/><Relationship Id="rId118" Type="http://schemas.openxmlformats.org/officeDocument/2006/relationships/image" Target="media/image29.png"/><Relationship Id="rId134" Type="http://schemas.openxmlformats.org/officeDocument/2006/relationships/image" Target="media/image34.png"/><Relationship Id="rId139" Type="http://schemas.openxmlformats.org/officeDocument/2006/relationships/hyperlink" Target="https://en.wikipedia.org/wiki/Jasmine_%28JavaScript_testing_framework%29" TargetMode="External"/><Relationship Id="rId80" Type="http://schemas.openxmlformats.org/officeDocument/2006/relationships/hyperlink" Target="https://developer.mozilla.org/en-US/docs/Web/CSS/:first-child" TargetMode="External"/><Relationship Id="rId85" Type="http://schemas.openxmlformats.org/officeDocument/2006/relationships/hyperlink" Target="http://stackoverflow.com/questions/17985733/how-to-handle-dynamically-changing-ids-with-similar-starting-name-using-webdriv" TargetMode="External"/><Relationship Id="rId150" Type="http://schemas.openxmlformats.org/officeDocument/2006/relationships/hyperlink" Target="http://testng.org/javadocs/org/testng/ITestListener.html" TargetMode="External"/><Relationship Id="rId12" Type="http://schemas.openxmlformats.org/officeDocument/2006/relationships/image" Target="media/image3.wmf"/><Relationship Id="rId17" Type="http://schemas.openxmlformats.org/officeDocument/2006/relationships/control" Target="activeX/activeX4.xml"/><Relationship Id="rId33" Type="http://schemas.openxmlformats.org/officeDocument/2006/relationships/image" Target="media/image15.png"/><Relationship Id="rId38" Type="http://schemas.openxmlformats.org/officeDocument/2006/relationships/hyperlink" Target="https://www.softwaretestinghelp.com/test-automation-frameworks-selenium-tutorial-20/" TargetMode="External"/><Relationship Id="rId59" Type="http://schemas.openxmlformats.org/officeDocument/2006/relationships/hyperlink" Target="https://www.blogger.com/share-post.g?blogID=9218489852882647802&amp;postID=8740911290437650925&amp;target=email" TargetMode="External"/><Relationship Id="rId103" Type="http://schemas.openxmlformats.org/officeDocument/2006/relationships/hyperlink" Target="http://selenium.googlecode.com/git/docs/api/java/org/openqa/selenium/WebDriver.html" TargetMode="External"/><Relationship Id="rId108" Type="http://schemas.openxmlformats.org/officeDocument/2006/relationships/hyperlink" Target="http://stackoverflow.com/questions/15067107/difference-between-webdriver-dispose-close-and-quit" TargetMode="External"/><Relationship Id="rId124" Type="http://schemas.openxmlformats.org/officeDocument/2006/relationships/hyperlink" Target="http://saucelabs.com/resources/selenium/css-selectors" TargetMode="External"/><Relationship Id="rId129" Type="http://schemas.openxmlformats.org/officeDocument/2006/relationships/hyperlink" Target="http://admin:admin@yoururl.com/" TargetMode="External"/><Relationship Id="rId54" Type="http://schemas.openxmlformats.org/officeDocument/2006/relationships/hyperlink" Target="https://stackoverflow.com/questions/40669291/what-is-the-use-of-arguments0-when-implementing-javascriptexecutor" TargetMode="External"/><Relationship Id="rId70" Type="http://schemas.openxmlformats.org/officeDocument/2006/relationships/hyperlink" Target="http://testng.org/doc/ant.html" TargetMode="External"/><Relationship Id="rId75" Type="http://schemas.openxmlformats.org/officeDocument/2006/relationships/hyperlink" Target="http://testng.org/doc/documentation-main.html" TargetMode="External"/><Relationship Id="rId91" Type="http://schemas.openxmlformats.org/officeDocument/2006/relationships/hyperlink" Target="http://stackoverflow.com/users/2147846/vinay" TargetMode="External"/><Relationship Id="rId96" Type="http://schemas.openxmlformats.org/officeDocument/2006/relationships/hyperlink" Target="http://stackoverflow.com/questions/17985733/how-to-handle-dynamically-changing-ids-with-similar-starting-name-using-webdriv?answertab=oldest" TargetMode="External"/><Relationship Id="rId140" Type="http://schemas.openxmlformats.org/officeDocument/2006/relationships/hyperlink" Target="https://en.wikipedia.org/wiki/Concordion" TargetMode="External"/><Relationship Id="rId145" Type="http://schemas.openxmlformats.org/officeDocument/2006/relationships/hyperlink" Target="http://stackoverflow.com/questions/29234903/does-a-testng-annotation-can-be-inheried"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selenium.googlecode.com/git/docs/api/java/org/openqa/selenium/support/PageFactory.html" TargetMode="External"/><Relationship Id="rId49" Type="http://schemas.openxmlformats.org/officeDocument/2006/relationships/hyperlink" Target="https://selenium.googlecode.com/git/docs/api/java/org/openqa/selenium/support/PageFactory.html" TargetMode="External"/><Relationship Id="rId114" Type="http://schemas.openxmlformats.org/officeDocument/2006/relationships/hyperlink" Target="http://en.wikipedia.org/wiki/XML" TargetMode="External"/><Relationship Id="rId119" Type="http://schemas.openxmlformats.org/officeDocument/2006/relationships/hyperlink" Target="http://executeautomation.com/downloads/DataDrivenTest.zip" TargetMode="External"/><Relationship Id="rId44" Type="http://schemas.openxmlformats.org/officeDocument/2006/relationships/hyperlink" Target="https://en.wikipedia.org/wiki/CAPTCHA" TargetMode="External"/><Relationship Id="rId60" Type="http://schemas.openxmlformats.org/officeDocument/2006/relationships/hyperlink" Target="https://www.blogger.com/share-post.g?blogID=9218489852882647802&amp;postID=8740911290437650925&amp;target=blog" TargetMode="External"/><Relationship Id="rId65" Type="http://schemas.openxmlformats.org/officeDocument/2006/relationships/hyperlink" Target="http://stackoverflow.com/questions/17077662/use-selenium-to-find-all-hoverable-elements-on-a-webpage" TargetMode="External"/><Relationship Id="rId81" Type="http://schemas.openxmlformats.org/officeDocument/2006/relationships/image" Target="media/image26.png"/><Relationship Id="rId86" Type="http://schemas.openxmlformats.org/officeDocument/2006/relationships/hyperlink" Target="http://stackoverflow.com/questions/17985733/how-to-handle-dynamically-changing-ids-with-similar-starting-name-using-webdriv" TargetMode="External"/><Relationship Id="rId130" Type="http://schemas.openxmlformats.org/officeDocument/2006/relationships/image" Target="media/image32.png"/><Relationship Id="rId135" Type="http://schemas.openxmlformats.org/officeDocument/2006/relationships/hyperlink" Target="https://en.wikipedia.org/wiki/Cucumber_%28software%29" TargetMode="External"/><Relationship Id="rId151" Type="http://schemas.openxmlformats.org/officeDocument/2006/relationships/hyperlink" Target="https://stackoverflow.com/questions/36125229/how-to-get-the-test-result-status-from-testng-selenium-in-aftermethod" TargetMode="External"/><Relationship Id="rId13" Type="http://schemas.openxmlformats.org/officeDocument/2006/relationships/control" Target="activeX/activeX2.xml"/><Relationship Id="rId18" Type="http://schemas.openxmlformats.org/officeDocument/2006/relationships/control" Target="activeX/activeX5.xml"/><Relationship Id="rId39" Type="http://schemas.openxmlformats.org/officeDocument/2006/relationships/hyperlink" Target="https://martinfowler.com/bliki/TestPyramid.html" TargetMode="External"/><Relationship Id="rId109" Type="http://schemas.openxmlformats.org/officeDocument/2006/relationships/hyperlink" Target="http://en.wikipedia.org/wiki/Document_Object_Model" TargetMode="External"/><Relationship Id="rId34" Type="http://schemas.openxmlformats.org/officeDocument/2006/relationships/hyperlink" Target="https://www.softwaretestinghelp.com/software-test-case-management-tools/" TargetMode="External"/><Relationship Id="rId50" Type="http://schemas.openxmlformats.org/officeDocument/2006/relationships/hyperlink" Target="https://selenium.googlecode.com/git/docs/api/java/org/openqa/selenium/support/events/WebDriverEventListener.html" TargetMode="External"/><Relationship Id="rId55" Type="http://schemas.openxmlformats.org/officeDocument/2006/relationships/hyperlink" Target="http://www.gcreddy.com/2014/07/selenium-webdriver.html" TargetMode="External"/><Relationship Id="rId76" Type="http://schemas.openxmlformats.org/officeDocument/2006/relationships/hyperlink" Target="http://testng.org/doc/documentation-main.html" TargetMode="External"/><Relationship Id="rId97" Type="http://schemas.openxmlformats.org/officeDocument/2006/relationships/hyperlink" Target="http://stackoverflow.com/questions/17985733/how-to-handle-dynamically-changing-ids-with-similar-starting-name-using-webdriv?answertab=votes" TargetMode="External"/><Relationship Id="rId104" Type="http://schemas.openxmlformats.org/officeDocument/2006/relationships/hyperlink" Target="http://selenium.googlecode.com/git/docs/api/java/org/openqa/selenium/TakesScreenshot.html" TargetMode="External"/><Relationship Id="rId120" Type="http://schemas.openxmlformats.org/officeDocument/2006/relationships/hyperlink" Target="http://stackoverflow.com/questions/20295578/difference-between-before-and-beforeclass" TargetMode="External"/><Relationship Id="rId125" Type="http://schemas.openxmlformats.org/officeDocument/2006/relationships/hyperlink" Target="http://autotestgroup.com/en/blog/75.html" TargetMode="External"/><Relationship Id="rId141" Type="http://schemas.openxmlformats.org/officeDocument/2006/relationships/hyperlink" Target="https://en.wikipedia.org/wiki/Squish_%28Froglogic%29" TargetMode="External"/><Relationship Id="rId146" Type="http://schemas.openxmlformats.org/officeDocument/2006/relationships/hyperlink" Target="http://docs.oracle.com/javase/7/docs/api/java/lang/annotation/Inherited.html" TargetMode="External"/><Relationship Id="rId7" Type="http://schemas.openxmlformats.org/officeDocument/2006/relationships/endnotes" Target="endnotes.xml"/><Relationship Id="rId71" Type="http://schemas.openxmlformats.org/officeDocument/2006/relationships/hyperlink" Target="http://stackoverflow.com/questions/11535950/difference-between-selenium-rc-and-webdriver" TargetMode="External"/><Relationship Id="rId92" Type="http://schemas.openxmlformats.org/officeDocument/2006/relationships/hyperlink" Target="http://stackoverflow.com/questions/17985733/how-to-handle-dynamically-changing-ids-with-similar-starting-name-using-webdriv"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yperlink" Target="https://martinfowler.com/bliki/UnitTest.html" TargetMode="External"/><Relationship Id="rId45" Type="http://schemas.openxmlformats.org/officeDocument/2006/relationships/hyperlink" Target="http://www.deathbycaptcha.com/" TargetMode="External"/><Relationship Id="rId66" Type="http://schemas.openxmlformats.org/officeDocument/2006/relationships/image" Target="media/image23.png"/><Relationship Id="rId87" Type="http://schemas.openxmlformats.org/officeDocument/2006/relationships/hyperlink" Target="http://stackoverflow.com/users/2147846/vinay" TargetMode="External"/><Relationship Id="rId110" Type="http://schemas.openxmlformats.org/officeDocument/2006/relationships/hyperlink" Target="http://en.wikipedia.org/wiki/HTML" TargetMode="External"/><Relationship Id="rId115" Type="http://schemas.openxmlformats.org/officeDocument/2006/relationships/hyperlink" Target="https://docs.google.com/document/d/1p9E_Ob9HevUVdOXOOylLMgqL7J_KTxygHj_f8PJr4lg/edit" TargetMode="External"/><Relationship Id="rId131" Type="http://schemas.openxmlformats.org/officeDocument/2006/relationships/image" Target="media/image33.wmf"/><Relationship Id="rId136" Type="http://schemas.openxmlformats.org/officeDocument/2006/relationships/hyperlink" Target="https://en.wikipedia.org/w/index.php?title=JBehave_%28software%29&amp;action=edit&amp;redlink=1" TargetMode="External"/><Relationship Id="rId61" Type="http://schemas.openxmlformats.org/officeDocument/2006/relationships/hyperlink" Target="http://qualitytrainings.com/user/3" TargetMode="External"/><Relationship Id="rId82" Type="http://schemas.openxmlformats.org/officeDocument/2006/relationships/hyperlink" Target="http://selenium-suresh.blogspot.com/2012/08/identify-dynamic-element-in-selenium.html" TargetMode="External"/><Relationship Id="rId152" Type="http://schemas.openxmlformats.org/officeDocument/2006/relationships/fontTable" Target="fontTable.xml"/><Relationship Id="rId19" Type="http://schemas.openxmlformats.org/officeDocument/2006/relationships/hyperlink" Target="http://192.168.29.110:4444/grid/register" TargetMode="External"/><Relationship Id="rId14" Type="http://schemas.openxmlformats.org/officeDocument/2006/relationships/control" Target="activeX/activeX3.xml"/><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hyperlink" Target="http://www.coffeecup.com/help/articles/absolute-vs-relative-pathslinks/" TargetMode="External"/><Relationship Id="rId77" Type="http://schemas.openxmlformats.org/officeDocument/2006/relationships/hyperlink" Target="http://www.tutorialspoint.com/testng/testng_execution_procedure.htm" TargetMode="External"/><Relationship Id="rId100" Type="http://schemas.openxmlformats.org/officeDocument/2006/relationships/hyperlink" Target="http://software-testing-tutorials-automation.blogspot.in/search/label/WebDriver" TargetMode="External"/><Relationship Id="rId105" Type="http://schemas.openxmlformats.org/officeDocument/2006/relationships/hyperlink" Target="https://www.google.com/search?q=Java+cast" TargetMode="External"/><Relationship Id="rId126" Type="http://schemas.openxmlformats.org/officeDocument/2006/relationships/image" Target="media/image30.png"/><Relationship Id="rId147" Type="http://schemas.openxmlformats.org/officeDocument/2006/relationships/hyperlink" Target="http://stackoverflow.com/questions/4745798/why-java-classes-do-not-inherit-annotations-from-implemented-interfaces"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www.guru99.com/introduction-webdriver-comparison-selenium-rc.html" TargetMode="External"/><Relationship Id="rId93" Type="http://schemas.openxmlformats.org/officeDocument/2006/relationships/hyperlink" Target="http://stackoverflow.com/users/1692398/mdashu" TargetMode="External"/><Relationship Id="rId98" Type="http://schemas.openxmlformats.org/officeDocument/2006/relationships/hyperlink" Target="http://stackoverflow.com/users/2147846/vinay" TargetMode="External"/><Relationship Id="rId121" Type="http://schemas.openxmlformats.org/officeDocument/2006/relationships/hyperlink" Target="http://testng.org/doc/documentation-main.html" TargetMode="External"/><Relationship Id="rId142" Type="http://schemas.openxmlformats.org/officeDocument/2006/relationships/image" Target="media/image35.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https://stackoverflow.com/questions/304268/getting-a-files-md5-checksum-in-java" TargetMode="External"/><Relationship Id="rId67" Type="http://schemas.openxmlformats.org/officeDocument/2006/relationships/hyperlink" Target="https://cdn.guru99.com/images/AdvanceSelenium/071514_0722_PageObjectM3.png" TargetMode="External"/><Relationship Id="rId116" Type="http://schemas.openxmlformats.org/officeDocument/2006/relationships/hyperlink" Target="http://executeautomation.com/blog/data-driven-testing-in-selenium-using-jxl-part-2/" TargetMode="External"/><Relationship Id="rId137" Type="http://schemas.openxmlformats.org/officeDocument/2006/relationships/hyperlink" Target="https://en.wikipedia.org/wiki/Behavior-driven_development" TargetMode="External"/><Relationship Id="rId20" Type="http://schemas.openxmlformats.org/officeDocument/2006/relationships/hyperlink" Target="http://192.168.29.110:4444/grid/register" TargetMode="External"/><Relationship Id="rId41" Type="http://schemas.openxmlformats.org/officeDocument/2006/relationships/hyperlink" Target="https://martinfowler.com/bliki/BroadStackTest.html" TargetMode="External"/><Relationship Id="rId62" Type="http://schemas.openxmlformats.org/officeDocument/2006/relationships/hyperlink" Target="http://stackoverflow.com/questions/13975556/selenium-implicit-wait-vs-thread-sleep" TargetMode="External"/><Relationship Id="rId83" Type="http://schemas.openxmlformats.org/officeDocument/2006/relationships/hyperlink" Target="http://testautomationarchives.blogspot.in/2013/09/automation-frameworks-with-example.html" TargetMode="External"/><Relationship Id="rId88" Type="http://schemas.openxmlformats.org/officeDocument/2006/relationships/hyperlink" Target="http://stackoverflow.com/questions/17985733/how-to-handle-dynamically-changing-ids-with-similar-starting-name-using-webdriv" TargetMode="External"/><Relationship Id="rId111" Type="http://schemas.openxmlformats.org/officeDocument/2006/relationships/hyperlink" Target="http://en.wikipedia.org/wiki/Object_(computer_science)" TargetMode="External"/><Relationship Id="rId132" Type="http://schemas.openxmlformats.org/officeDocument/2006/relationships/hyperlink" Target="http://www.seleniumeasy.com/selenium-tutorials/page-object-model-framework-introduction" TargetMode="External"/><Relationship Id="rId153"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docs.oracle.com/javase/7/docs/api/java/lang/ClassCastException.html" TargetMode="External"/><Relationship Id="rId127" Type="http://schemas.openxmlformats.org/officeDocument/2006/relationships/image" Target="media/image31.png"/><Relationship Id="rId10" Type="http://schemas.openxmlformats.org/officeDocument/2006/relationships/image" Target="media/image2.wmf"/><Relationship Id="rId31" Type="http://schemas.openxmlformats.org/officeDocument/2006/relationships/image" Target="media/image13.png"/><Relationship Id="rId52" Type="http://schemas.openxmlformats.org/officeDocument/2006/relationships/hyperlink" Target="javascript:void(0);" TargetMode="External"/><Relationship Id="rId73" Type="http://schemas.openxmlformats.org/officeDocument/2006/relationships/hyperlink" Target="http://www.scribd.com/doc/81850271/Selenium-Tester-Sample-Resume" TargetMode="External"/><Relationship Id="rId78" Type="http://schemas.openxmlformats.org/officeDocument/2006/relationships/hyperlink" Target="http://seleniumone-by-arun.blogspot.in/2013/05/158-understanding-usage-of-verbose.html" TargetMode="External"/><Relationship Id="rId94" Type="http://schemas.openxmlformats.org/officeDocument/2006/relationships/hyperlink" Target="http://stackoverflow.com/questions/17985733/how-to-handle-dynamically-changing-ids-with-similar-starting-name-using-webdriv" TargetMode="External"/><Relationship Id="rId99" Type="http://schemas.openxmlformats.org/officeDocument/2006/relationships/hyperlink" Target="http://stackoverflow.com/questions/17985733/how-to-handle-dynamically-changing-ids-with-similar-starting-name-using-webdriv" TargetMode="External"/><Relationship Id="rId101" Type="http://schemas.openxmlformats.org/officeDocument/2006/relationships/hyperlink" Target="http://stackoverflow.com/a/29314353" TargetMode="External"/><Relationship Id="rId122" Type="http://schemas.openxmlformats.org/officeDocument/2006/relationships/hyperlink" Target="http://testng.org/doc/documentation-main.html" TargetMode="External"/><Relationship Id="rId143" Type="http://schemas.openxmlformats.org/officeDocument/2006/relationships/image" Target="media/image36.png"/><Relationship Id="rId148" Type="http://schemas.openxmlformats.org/officeDocument/2006/relationships/hyperlink" Target="http://testng.org/javadocs/org/testng/TestListenerAdapter.html" TargetMode="External"/><Relationship Id="rId4" Type="http://schemas.openxmlformats.org/officeDocument/2006/relationships/settings" Target="settings.xml"/><Relationship Id="rId9" Type="http://schemas.openxmlformats.org/officeDocument/2006/relationships/hyperlink" Target="https://www.guru99.com/interactive-javascript-tutorials.html" TargetMode="External"/><Relationship Id="rId26" Type="http://schemas.openxmlformats.org/officeDocument/2006/relationships/image" Target="media/image10.png"/><Relationship Id="rId47" Type="http://schemas.openxmlformats.org/officeDocument/2006/relationships/hyperlink" Target="http://demo.automationtesting.in/Register.html" TargetMode="External"/><Relationship Id="rId68" Type="http://schemas.openxmlformats.org/officeDocument/2006/relationships/image" Target="media/image24.png"/><Relationship Id="rId89" Type="http://schemas.openxmlformats.org/officeDocument/2006/relationships/hyperlink" Target="http://stackoverflow.com/users/1692398/mdashu" TargetMode="External"/><Relationship Id="rId112" Type="http://schemas.openxmlformats.org/officeDocument/2006/relationships/hyperlink" Target="http://en.wikipedia.org/wiki/HTML" TargetMode="External"/><Relationship Id="rId133" Type="http://schemas.openxmlformats.org/officeDocument/2006/relationships/hyperlink" Target="https://seleniumhq.github.io/selenium/docs/api/py/_modules/selenium/common/exceptions.html" TargetMode="External"/><Relationship Id="rId16" Type="http://schemas.openxmlformats.org/officeDocument/2006/relationships/image" Target="media/image5.png"/><Relationship Id="rId37" Type="http://schemas.openxmlformats.org/officeDocument/2006/relationships/image" Target="media/image18.png"/><Relationship Id="rId58" Type="http://schemas.openxmlformats.org/officeDocument/2006/relationships/image" Target="media/image22.jpeg"/><Relationship Id="rId79" Type="http://schemas.openxmlformats.org/officeDocument/2006/relationships/image" Target="media/image25.png"/><Relationship Id="rId102" Type="http://schemas.openxmlformats.org/officeDocument/2006/relationships/hyperlink" Target="http://stackoverflow.com/posts/29314353/edit" TargetMode="External"/><Relationship Id="rId123" Type="http://schemas.openxmlformats.org/officeDocument/2006/relationships/hyperlink" Target="http://testng.org/doc/documentation-main.html" TargetMode="External"/><Relationship Id="rId144" Type="http://schemas.openxmlformats.org/officeDocument/2006/relationships/image" Target="media/image37.png"/><Relationship Id="rId90" Type="http://schemas.openxmlformats.org/officeDocument/2006/relationships/hyperlink" Target="http://stackoverflow.com/questions/17985733/how-to-handle-dynamically-changing-ids-with-similar-starting-name-using-webdriv"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3CC46-0D11-416D-96BB-C75DB910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67542</TotalTime>
  <Pages>130</Pages>
  <Words>28934</Words>
  <Characters>164930</Characters>
  <Application>Microsoft Office Word</Application>
  <DocSecurity>0</DocSecurity>
  <Lines>1374</Lines>
  <Paragraphs>386</Paragraphs>
  <ScaleCrop>false</ScaleCrop>
  <HeadingPairs>
    <vt:vector size="2" baseType="variant">
      <vt:variant>
        <vt:lpstr>Title</vt:lpstr>
      </vt:variant>
      <vt:variant>
        <vt:i4>1</vt:i4>
      </vt:variant>
    </vt:vector>
  </HeadingPairs>
  <TitlesOfParts>
    <vt:vector size="1" baseType="lpstr">
      <vt:lpstr>Generic Selenium Questions</vt:lpstr>
    </vt:vector>
  </TitlesOfParts>
  <Company>Microsoft</Company>
  <LinksUpToDate>false</LinksUpToDate>
  <CharactersWithSpaces>193478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Selenium Questions</dc:title>
  <dc:creator>manojh</dc:creator>
  <cp:lastModifiedBy>Ram Niwas Sahu</cp:lastModifiedBy>
  <cp:revision>133</cp:revision>
  <dcterms:created xsi:type="dcterms:W3CDTF">2014-01-19T12:58:00Z</dcterms:created>
  <dcterms:modified xsi:type="dcterms:W3CDTF">2019-01-08T04:47:00Z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-1387678523</vt:i4>
  </property>
</Properties>
</file>