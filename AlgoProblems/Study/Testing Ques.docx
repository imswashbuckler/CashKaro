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0B7A" w:rsidRDefault="009C0B7A" w:rsidP="009C0B7A">
      <w:pPr>
        <w:pStyle w:val="Heading3"/>
        <w:spacing w:before="300" w:after="300" w:line="336" w:lineRule="atLeast"/>
        <w:rPr>
          <w:rFonts w:ascii="Arial" w:hAnsi="Arial" w:cs="Arial"/>
          <w:b w:val="0"/>
          <w:bCs w:val="0"/>
          <w:color w:val="235D89"/>
          <w:sz w:val="36"/>
          <w:szCs w:val="36"/>
        </w:rPr>
      </w:pPr>
      <w:r>
        <w:rPr>
          <w:rFonts w:ascii="Arial" w:hAnsi="Arial" w:cs="Arial"/>
          <w:b w:val="0"/>
          <w:bCs w:val="0"/>
          <w:color w:val="235D89"/>
          <w:sz w:val="36"/>
          <w:szCs w:val="36"/>
        </w:rPr>
        <w:t>How to Measure Availability and Uptime?</w:t>
      </w:r>
    </w:p>
    <w:p w:rsidR="009C0B7A" w:rsidRDefault="009C0B7A" w:rsidP="009C0B7A">
      <w:pPr>
        <w:pStyle w:val="NormalWeb"/>
        <w:spacing w:before="0" w:beforeAutospacing="0" w:after="0" w:afterAutospacing="0" w:line="384" w:lineRule="atLeast"/>
        <w:rPr>
          <w:rFonts w:ascii="Arial" w:hAnsi="Arial" w:cs="Arial"/>
          <w:color w:val="343F47"/>
        </w:rPr>
      </w:pPr>
      <w:r>
        <w:rPr>
          <w:rFonts w:ascii="Arial" w:hAnsi="Arial" w:cs="Arial"/>
          <w:color w:val="343F47"/>
        </w:rPr>
        <w:t>Keep track of system availability with a standard monitoring tool such as </w:t>
      </w:r>
      <w:hyperlink r:id="rId6" w:tgtFrame="_blank" w:history="1">
        <w:r>
          <w:rPr>
            <w:rStyle w:val="Hyperlink"/>
            <w:rFonts w:ascii="Arial" w:hAnsi="Arial" w:cs="Arial"/>
          </w:rPr>
          <w:t>Zabbix</w:t>
        </w:r>
      </w:hyperlink>
      <w:r>
        <w:rPr>
          <w:rFonts w:ascii="Arial" w:hAnsi="Arial" w:cs="Arial"/>
          <w:color w:val="343F47"/>
        </w:rPr>
        <w:t> or </w:t>
      </w:r>
      <w:hyperlink r:id="rId7" w:tgtFrame="_blank" w:history="1">
        <w:r>
          <w:rPr>
            <w:rStyle w:val="Hyperlink"/>
            <w:rFonts w:ascii="Arial" w:hAnsi="Arial" w:cs="Arial"/>
          </w:rPr>
          <w:t>Nagios</w:t>
        </w:r>
      </w:hyperlink>
      <w:r>
        <w:rPr>
          <w:rFonts w:ascii="Arial" w:hAnsi="Arial" w:cs="Arial"/>
          <w:color w:val="343F47"/>
        </w:rPr>
        <w:t>. If your systems are visible to the public internet, you can also use hosted platforms like </w:t>
      </w:r>
      <w:hyperlink r:id="rId8" w:tgtFrame="_blank" w:history="1">
        <w:r>
          <w:rPr>
            <w:rStyle w:val="Hyperlink"/>
            <w:rFonts w:ascii="Arial" w:hAnsi="Arial" w:cs="Arial"/>
          </w:rPr>
          <w:t>Pingdom</w:t>
        </w:r>
      </w:hyperlink>
      <w:r>
        <w:rPr>
          <w:rFonts w:ascii="Arial" w:hAnsi="Arial" w:cs="Arial"/>
          <w:color w:val="343F47"/>
        </w:rPr>
        <w:t> to measure system availability.</w:t>
      </w:r>
    </w:p>
    <w:p w:rsidR="007757D1" w:rsidRDefault="0004526C" w:rsidP="007757D1">
      <w:pPr>
        <w:pStyle w:val="Heading2"/>
        <w:shd w:val="clear" w:color="auto" w:fill="FFFFFF"/>
        <w:spacing w:line="372" w:lineRule="atLeast"/>
        <w:rPr>
          <w:rFonts w:ascii="Arial" w:hAnsi="Arial" w:cs="Arial"/>
          <w:color w:val="343F47"/>
          <w:shd w:val="clear" w:color="auto" w:fill="FFFFFF"/>
        </w:rPr>
      </w:pPr>
      <w:r>
        <w:rPr>
          <w:rStyle w:val="Strong"/>
          <w:rFonts w:ascii="Arial" w:hAnsi="Arial" w:cs="Arial"/>
          <w:color w:val="000000"/>
          <w:shd w:val="clear" w:color="auto" w:fill="FFFFFF"/>
        </w:rPr>
        <w:t>An uptime of 95% is usually sufficient for a QA or Staging environment.</w:t>
      </w:r>
      <w:r>
        <w:rPr>
          <w:rFonts w:ascii="Arial" w:hAnsi="Arial" w:cs="Arial"/>
          <w:color w:val="343F47"/>
          <w:shd w:val="clear" w:color="auto" w:fill="FFFFFF"/>
        </w:rPr>
        <w:t> If your development is limited to a few time zones, you can also further qualify this by only measuring availability during development hours. While your Production availability commitment is often higher that 99% or 99.5%, you don’t have to treat every QA outage as an emergency. But, your developers may have other opinions—95% uptime still allows for eight hours of downtime a week. You may want to aim higher.</w:t>
      </w:r>
    </w:p>
    <w:p w:rsidR="00C069CD" w:rsidRDefault="00C069CD" w:rsidP="007757D1">
      <w:pPr>
        <w:pStyle w:val="Heading2"/>
        <w:shd w:val="clear" w:color="auto" w:fill="FFFFFF"/>
        <w:spacing w:line="372" w:lineRule="atLeast"/>
        <w:rPr>
          <w:rFonts w:ascii="Arial" w:hAnsi="Arial" w:cs="Arial"/>
          <w:color w:val="343F47"/>
          <w:shd w:val="clear" w:color="auto" w:fill="FFFFFF"/>
        </w:rPr>
      </w:pPr>
    </w:p>
    <w:p w:rsidR="00C069CD" w:rsidRPr="00C069CD" w:rsidRDefault="00C069CD" w:rsidP="00C069CD">
      <w:pPr>
        <w:shd w:val="clear" w:color="auto" w:fill="FFFFFF"/>
        <w:spacing w:before="750" w:after="225" w:line="240" w:lineRule="auto"/>
        <w:outlineLvl w:val="1"/>
        <w:rPr>
          <w:rFonts w:ascii="Arial" w:eastAsia="Times New Roman" w:hAnsi="Arial" w:cs="Arial"/>
          <w:color w:val="3B4450"/>
          <w:spacing w:val="-15"/>
          <w:sz w:val="45"/>
          <w:szCs w:val="45"/>
          <w:lang w:eastAsia="en-IN"/>
        </w:rPr>
      </w:pPr>
      <w:r w:rsidRPr="00C069CD">
        <w:rPr>
          <w:rFonts w:ascii="Arial" w:eastAsia="Times New Roman" w:hAnsi="Arial" w:cs="Arial"/>
          <w:color w:val="3B4450"/>
          <w:spacing w:val="-15"/>
          <w:sz w:val="45"/>
          <w:szCs w:val="45"/>
          <w:lang w:eastAsia="en-IN"/>
        </w:rPr>
        <w:t>So, how do you calculate the uptime percentage?</w:t>
      </w:r>
    </w:p>
    <w:p w:rsidR="00B354D1" w:rsidRPr="00B354D1" w:rsidRDefault="00C069CD" w:rsidP="00B354D1">
      <w:pPr>
        <w:shd w:val="clear" w:color="auto" w:fill="FFFFFF"/>
        <w:spacing w:after="450" w:line="420" w:lineRule="atLeast"/>
        <w:rPr>
          <w:rFonts w:ascii="Arial" w:eastAsia="Times New Roman" w:hAnsi="Arial" w:cs="Arial"/>
          <w:color w:val="3B4450"/>
          <w:sz w:val="27"/>
          <w:szCs w:val="27"/>
          <w:lang w:eastAsia="en-IN"/>
        </w:rPr>
      </w:pPr>
      <w:r w:rsidRPr="00C069CD">
        <w:rPr>
          <w:rFonts w:ascii="Arial" w:eastAsia="Times New Roman" w:hAnsi="Arial" w:cs="Arial"/>
          <w:color w:val="3B4450"/>
          <w:sz w:val="27"/>
          <w:szCs w:val="27"/>
          <w:lang w:eastAsia="en-IN"/>
        </w:rPr>
        <w:t>The way we calculate uptime is easy to understand: we take the number of seconds that your monitor was down (in a certain time frame), and divide this by the total number of seconds your monitor was being monitored during that time frame. As a result, we get the downtime percentage, which is then being subtracted from 100% to get the uptime percentage. Pretty simple, ain't it? Let's jump into an example.</w:t>
      </w:r>
    </w:p>
    <w:p w:rsidR="00B354D1" w:rsidRDefault="00B354D1" w:rsidP="00C069CD">
      <w:pPr>
        <w:shd w:val="clear" w:color="auto" w:fill="FFFFFF"/>
        <w:spacing w:before="750" w:after="225" w:line="240" w:lineRule="auto"/>
        <w:outlineLvl w:val="1"/>
        <w:rPr>
          <w:rFonts w:ascii="Arial" w:eastAsia="Times New Roman" w:hAnsi="Arial" w:cs="Arial"/>
          <w:color w:val="3B4450"/>
          <w:spacing w:val="-15"/>
          <w:sz w:val="45"/>
          <w:szCs w:val="45"/>
          <w:lang w:eastAsia="en-IN"/>
        </w:rPr>
      </w:pPr>
    </w:p>
    <w:p w:rsidR="00C069CD" w:rsidRPr="00C069CD" w:rsidRDefault="00C069CD" w:rsidP="00C069CD">
      <w:pPr>
        <w:shd w:val="clear" w:color="auto" w:fill="FFFFFF"/>
        <w:spacing w:before="750" w:after="225" w:line="240" w:lineRule="auto"/>
        <w:outlineLvl w:val="1"/>
        <w:rPr>
          <w:rFonts w:ascii="Arial" w:eastAsia="Times New Roman" w:hAnsi="Arial" w:cs="Arial"/>
          <w:color w:val="3B4450"/>
          <w:spacing w:val="-15"/>
          <w:sz w:val="45"/>
          <w:szCs w:val="45"/>
          <w:lang w:eastAsia="en-IN"/>
        </w:rPr>
      </w:pPr>
      <w:r w:rsidRPr="00C069CD">
        <w:rPr>
          <w:rFonts w:ascii="Arial" w:eastAsia="Times New Roman" w:hAnsi="Arial" w:cs="Arial"/>
          <w:color w:val="3B4450"/>
          <w:spacing w:val="-15"/>
          <w:sz w:val="45"/>
          <w:szCs w:val="45"/>
          <w:lang w:eastAsia="en-IN"/>
        </w:rPr>
        <w:lastRenderedPageBreak/>
        <w:t>Example</w:t>
      </w:r>
    </w:p>
    <w:p w:rsidR="00C069CD" w:rsidRPr="00C069CD" w:rsidRDefault="00C069CD" w:rsidP="00C069CD">
      <w:pPr>
        <w:shd w:val="clear" w:color="auto" w:fill="FFFFFF"/>
        <w:spacing w:after="450" w:line="420" w:lineRule="atLeast"/>
        <w:rPr>
          <w:rFonts w:ascii="Arial" w:eastAsia="Times New Roman" w:hAnsi="Arial" w:cs="Arial"/>
          <w:color w:val="3B4450"/>
          <w:sz w:val="27"/>
          <w:szCs w:val="27"/>
          <w:lang w:eastAsia="en-IN"/>
        </w:rPr>
      </w:pPr>
      <w:r w:rsidRPr="00C069CD">
        <w:rPr>
          <w:rFonts w:ascii="Arial" w:eastAsia="Times New Roman" w:hAnsi="Arial" w:cs="Arial"/>
          <w:color w:val="3B4450"/>
          <w:sz w:val="27"/>
          <w:szCs w:val="27"/>
          <w:lang w:eastAsia="en-IN"/>
        </w:rPr>
        <w:t>Let's say we monitored a website during 24 hours (which translates to 86,400 seconds), and in that timeframe the website went down for 10 minutes (600 seconds). To define the uptime and downtime percentages, we perform the following calculation:</w:t>
      </w:r>
    </w:p>
    <w:p w:rsidR="00C069CD" w:rsidRPr="00C069CD" w:rsidRDefault="00C069CD" w:rsidP="00C069CD">
      <w:pPr>
        <w:shd w:val="clear" w:color="auto" w:fill="FFFFFF"/>
        <w:spacing w:after="450" w:line="420" w:lineRule="atLeast"/>
        <w:rPr>
          <w:rFonts w:ascii="Arial" w:eastAsia="Times New Roman" w:hAnsi="Arial" w:cs="Arial"/>
          <w:color w:val="3B4450"/>
          <w:sz w:val="27"/>
          <w:szCs w:val="27"/>
          <w:lang w:eastAsia="en-IN"/>
        </w:rPr>
      </w:pPr>
      <w:r w:rsidRPr="00C069CD">
        <w:rPr>
          <w:rFonts w:ascii="Arial" w:eastAsia="Times New Roman" w:hAnsi="Arial" w:cs="Arial"/>
          <w:b/>
          <w:bCs/>
          <w:color w:val="3B4450"/>
          <w:sz w:val="27"/>
          <w:lang w:eastAsia="en-IN"/>
        </w:rPr>
        <w:t>Total number of seconds your website was down:</w:t>
      </w:r>
      <w:r w:rsidRPr="00C069CD">
        <w:rPr>
          <w:rFonts w:ascii="Arial" w:eastAsia="Times New Roman" w:hAnsi="Arial" w:cs="Arial"/>
          <w:color w:val="3B4450"/>
          <w:sz w:val="27"/>
          <w:szCs w:val="27"/>
          <w:lang w:eastAsia="en-IN"/>
        </w:rPr>
        <w:t> 600 seconds.</w:t>
      </w:r>
      <w:r w:rsidRPr="00C069CD">
        <w:rPr>
          <w:rFonts w:ascii="Arial" w:eastAsia="Times New Roman" w:hAnsi="Arial" w:cs="Arial"/>
          <w:color w:val="3B4450"/>
          <w:sz w:val="27"/>
          <w:szCs w:val="27"/>
          <w:lang w:eastAsia="en-IN"/>
        </w:rPr>
        <w:br/>
      </w:r>
      <w:r w:rsidRPr="00C069CD">
        <w:rPr>
          <w:rFonts w:ascii="Arial" w:eastAsia="Times New Roman" w:hAnsi="Arial" w:cs="Arial"/>
          <w:b/>
          <w:bCs/>
          <w:color w:val="3B4450"/>
          <w:sz w:val="27"/>
          <w:lang w:eastAsia="en-IN"/>
        </w:rPr>
        <w:t>Total number of seconds your website was monitored:</w:t>
      </w:r>
      <w:r w:rsidRPr="00C069CD">
        <w:rPr>
          <w:rFonts w:ascii="Arial" w:eastAsia="Times New Roman" w:hAnsi="Arial" w:cs="Arial"/>
          <w:color w:val="3B4450"/>
          <w:sz w:val="27"/>
          <w:szCs w:val="27"/>
          <w:lang w:eastAsia="en-IN"/>
        </w:rPr>
        <w:t> 86,400.</w:t>
      </w:r>
      <w:r w:rsidRPr="00C069CD">
        <w:rPr>
          <w:rFonts w:ascii="Arial" w:eastAsia="Times New Roman" w:hAnsi="Arial" w:cs="Arial"/>
          <w:color w:val="3B4450"/>
          <w:sz w:val="27"/>
          <w:szCs w:val="27"/>
          <w:lang w:eastAsia="en-IN"/>
        </w:rPr>
        <w:br/>
        <w:t>We divide 600 by 86,400, which is 0.0069.</w:t>
      </w:r>
      <w:r w:rsidRPr="00C069CD">
        <w:rPr>
          <w:rFonts w:ascii="Arial" w:eastAsia="Times New Roman" w:hAnsi="Arial" w:cs="Arial"/>
          <w:color w:val="3B4450"/>
          <w:sz w:val="27"/>
          <w:szCs w:val="27"/>
          <w:lang w:eastAsia="en-IN"/>
        </w:rPr>
        <w:br/>
        <w:t>In percentages, this is 0.69%. </w:t>
      </w:r>
      <w:r w:rsidRPr="00C069CD">
        <w:rPr>
          <w:rFonts w:ascii="Arial" w:eastAsia="Times New Roman" w:hAnsi="Arial" w:cs="Arial"/>
          <w:b/>
          <w:bCs/>
          <w:color w:val="3B4450"/>
          <w:sz w:val="27"/>
          <w:lang w:eastAsia="en-IN"/>
        </w:rPr>
        <w:t>This is the downtime percentage.</w:t>
      </w:r>
      <w:r w:rsidRPr="00C069CD">
        <w:rPr>
          <w:rFonts w:ascii="Arial" w:eastAsia="Times New Roman" w:hAnsi="Arial" w:cs="Arial"/>
          <w:color w:val="3B4450"/>
          <w:sz w:val="27"/>
          <w:szCs w:val="27"/>
          <w:lang w:eastAsia="en-IN"/>
        </w:rPr>
        <w:br/>
      </w:r>
      <w:r w:rsidRPr="00C069CD">
        <w:rPr>
          <w:rFonts w:ascii="Arial" w:eastAsia="Times New Roman" w:hAnsi="Arial" w:cs="Arial"/>
          <w:b/>
          <w:bCs/>
          <w:color w:val="3B4450"/>
          <w:sz w:val="27"/>
          <w:lang w:eastAsia="en-IN"/>
        </w:rPr>
        <w:t>The uptime percentage for this website would be:</w:t>
      </w:r>
      <w:r w:rsidRPr="00C069CD">
        <w:rPr>
          <w:rFonts w:ascii="Arial" w:eastAsia="Times New Roman" w:hAnsi="Arial" w:cs="Arial"/>
          <w:color w:val="3B4450"/>
          <w:sz w:val="27"/>
          <w:szCs w:val="27"/>
          <w:lang w:eastAsia="en-IN"/>
        </w:rPr>
        <w:t> 100% minus 0.69% is 99.31%.</w:t>
      </w:r>
    </w:p>
    <w:p w:rsidR="00C069CD" w:rsidRDefault="00C069CD" w:rsidP="007757D1">
      <w:pPr>
        <w:pStyle w:val="Heading2"/>
        <w:shd w:val="clear" w:color="auto" w:fill="FFFFFF"/>
        <w:spacing w:line="372" w:lineRule="atLeast"/>
        <w:rPr>
          <w:rFonts w:ascii="Calibri" w:hAnsi="Calibri"/>
          <w:color w:val="343434"/>
          <w:sz w:val="39"/>
          <w:szCs w:val="39"/>
        </w:rPr>
      </w:pPr>
    </w:p>
    <w:p w:rsidR="00306D10" w:rsidRPr="00306D10" w:rsidRDefault="00306D10" w:rsidP="00306D10">
      <w:pPr>
        <w:shd w:val="clear" w:color="auto" w:fill="FFFFFF"/>
        <w:spacing w:before="100" w:beforeAutospacing="1" w:after="100" w:afterAutospacing="1" w:line="372" w:lineRule="atLeast"/>
        <w:outlineLvl w:val="1"/>
        <w:rPr>
          <w:rFonts w:ascii="Calibri" w:eastAsia="Times New Roman" w:hAnsi="Calibri" w:cs="Times New Roman"/>
          <w:b/>
          <w:bCs/>
          <w:color w:val="343434"/>
          <w:sz w:val="39"/>
          <w:szCs w:val="39"/>
          <w:lang w:eastAsia="en-IN"/>
        </w:rPr>
      </w:pPr>
      <w:r w:rsidRPr="00306D10">
        <w:rPr>
          <w:rFonts w:ascii="Calibri" w:eastAsia="Times New Roman" w:hAnsi="Calibri" w:cs="Times New Roman"/>
          <w:b/>
          <w:bCs/>
          <w:color w:val="343434"/>
          <w:sz w:val="39"/>
          <w:szCs w:val="39"/>
          <w:lang w:eastAsia="en-IN"/>
        </w:rPr>
        <w:t>What Is Agile Methodology?</w:t>
      </w:r>
    </w:p>
    <w:p w:rsidR="00306D10" w:rsidRDefault="00306D10" w:rsidP="00306D10">
      <w:pPr>
        <w:shd w:val="clear" w:color="auto" w:fill="FFFFFF"/>
        <w:spacing w:before="100" w:beforeAutospacing="1" w:after="100" w:afterAutospacing="1" w:line="240" w:lineRule="auto"/>
        <w:rPr>
          <w:rFonts w:ascii="Arial" w:eastAsia="Times New Roman" w:hAnsi="Arial" w:cs="Arial"/>
          <w:color w:val="343434"/>
          <w:sz w:val="25"/>
          <w:szCs w:val="25"/>
          <w:lang w:eastAsia="en-IN"/>
        </w:rPr>
      </w:pPr>
      <w:r w:rsidRPr="00306D10">
        <w:rPr>
          <w:rFonts w:ascii="Arial" w:eastAsia="Times New Roman" w:hAnsi="Arial" w:cs="Arial"/>
          <w:color w:val="343434"/>
          <w:sz w:val="25"/>
          <w:szCs w:val="25"/>
          <w:lang w:eastAsia="en-IN"/>
        </w:rPr>
        <w:t>Agile methodology is a practice that helps continuous iteration of development and testing in the SDLC process. Agile breaks the product into smaller builds.</w:t>
      </w:r>
    </w:p>
    <w:p w:rsidR="00C3234D" w:rsidRPr="00306D10" w:rsidRDefault="00C3234D" w:rsidP="00306D10">
      <w:pPr>
        <w:shd w:val="clear" w:color="auto" w:fill="FFFFFF"/>
        <w:spacing w:before="100" w:beforeAutospacing="1" w:after="100" w:afterAutospacing="1" w:line="240" w:lineRule="auto"/>
        <w:rPr>
          <w:rFonts w:ascii="Arial" w:eastAsia="Times New Roman" w:hAnsi="Arial" w:cs="Arial"/>
          <w:color w:val="343434"/>
          <w:sz w:val="25"/>
          <w:szCs w:val="25"/>
          <w:lang w:eastAsia="en-IN"/>
        </w:rPr>
      </w:pPr>
      <w:r>
        <w:rPr>
          <w:rFonts w:ascii="Helvetica" w:hAnsi="Helvetica" w:cs="Helvetica"/>
          <w:color w:val="333333"/>
          <w:sz w:val="21"/>
          <w:szCs w:val="21"/>
          <w:shd w:val="clear" w:color="auto" w:fill="FFFFFF"/>
        </w:rPr>
        <w:t>Agile is a time boxed, iterative approach to software delivery that builds software incrementally from the start of the project, instead of trying to deliver it all at once near the end.</w:t>
      </w:r>
    </w:p>
    <w:p w:rsidR="00306D10" w:rsidRPr="00306D10" w:rsidRDefault="00306D10" w:rsidP="00306D10">
      <w:pPr>
        <w:shd w:val="clear" w:color="auto" w:fill="FFFFFF"/>
        <w:spacing w:before="100" w:beforeAutospacing="1" w:after="100" w:afterAutospacing="1" w:line="240" w:lineRule="auto"/>
        <w:rPr>
          <w:rFonts w:ascii="Arial" w:eastAsia="Times New Roman" w:hAnsi="Arial" w:cs="Arial"/>
          <w:color w:val="343434"/>
          <w:sz w:val="25"/>
          <w:szCs w:val="25"/>
          <w:lang w:eastAsia="en-IN"/>
        </w:rPr>
      </w:pPr>
      <w:r w:rsidRPr="00306D10">
        <w:rPr>
          <w:rFonts w:ascii="Arial" w:eastAsia="Times New Roman" w:hAnsi="Arial" w:cs="Arial"/>
          <w:color w:val="343434"/>
          <w:sz w:val="25"/>
          <w:szCs w:val="25"/>
          <w:lang w:eastAsia="en-IN"/>
        </w:rPr>
        <w:t>In this methodology, development and testing activities are concurrent, unlike other software development methodologies. It also encourages teamwork and face-to-face communication. Business, stakeholders, and developers and clients must work together to develop a product.</w:t>
      </w:r>
    </w:p>
    <w:p w:rsidR="00306D10" w:rsidRPr="00306D10" w:rsidRDefault="00306D10" w:rsidP="00306D10">
      <w:pPr>
        <w:shd w:val="clear" w:color="auto" w:fill="FFFFFF"/>
        <w:spacing w:before="100" w:beforeAutospacing="1" w:after="100" w:afterAutospacing="1" w:line="372" w:lineRule="atLeast"/>
        <w:outlineLvl w:val="1"/>
        <w:rPr>
          <w:rFonts w:ascii="Calibri" w:eastAsia="Times New Roman" w:hAnsi="Calibri" w:cs="Times New Roman"/>
          <w:b/>
          <w:bCs/>
          <w:color w:val="343434"/>
          <w:sz w:val="39"/>
          <w:szCs w:val="39"/>
          <w:lang w:eastAsia="en-IN"/>
        </w:rPr>
      </w:pPr>
      <w:r w:rsidRPr="00306D10">
        <w:rPr>
          <w:rFonts w:ascii="Calibri" w:eastAsia="Times New Roman" w:hAnsi="Calibri" w:cs="Times New Roman"/>
          <w:b/>
          <w:bCs/>
          <w:color w:val="343434"/>
          <w:sz w:val="39"/>
          <w:szCs w:val="39"/>
          <w:lang w:eastAsia="en-IN"/>
        </w:rPr>
        <w:t>What Is Scrum?</w:t>
      </w:r>
    </w:p>
    <w:p w:rsidR="00306D10" w:rsidRPr="00306D10" w:rsidRDefault="00306D10" w:rsidP="00306D10">
      <w:pPr>
        <w:shd w:val="clear" w:color="auto" w:fill="FFFFFF"/>
        <w:spacing w:before="100" w:beforeAutospacing="1" w:after="100" w:afterAutospacing="1" w:line="240" w:lineRule="auto"/>
        <w:rPr>
          <w:rFonts w:ascii="Arial" w:eastAsia="Times New Roman" w:hAnsi="Arial" w:cs="Arial"/>
          <w:color w:val="343434"/>
          <w:sz w:val="25"/>
          <w:szCs w:val="25"/>
          <w:lang w:eastAsia="en-IN"/>
        </w:rPr>
      </w:pPr>
      <w:r w:rsidRPr="00306D10">
        <w:rPr>
          <w:rFonts w:ascii="Arial" w:eastAsia="Times New Roman" w:hAnsi="Arial" w:cs="Arial"/>
          <w:color w:val="343434"/>
          <w:sz w:val="25"/>
          <w:szCs w:val="25"/>
          <w:lang w:eastAsia="en-IN"/>
        </w:rPr>
        <w:t>Scrum is an agile process that allows us to focus on delivering the business value in the shortest time. It rapidly and repeatedly inspects actual working software. It emphasizes accountability, teamwork, and iterative progress toward a well-defined goal.</w:t>
      </w:r>
    </w:p>
    <w:p w:rsidR="00306D10" w:rsidRPr="00306D10" w:rsidRDefault="00306D10" w:rsidP="00306D10">
      <w:pPr>
        <w:shd w:val="clear" w:color="auto" w:fill="FFFFFF"/>
        <w:spacing w:before="100" w:beforeAutospacing="1" w:after="100" w:afterAutospacing="1" w:line="240" w:lineRule="auto"/>
        <w:rPr>
          <w:rFonts w:ascii="Arial" w:eastAsia="Times New Roman" w:hAnsi="Arial" w:cs="Arial"/>
          <w:color w:val="343434"/>
          <w:sz w:val="25"/>
          <w:szCs w:val="25"/>
          <w:lang w:eastAsia="en-IN"/>
        </w:rPr>
      </w:pPr>
      <w:r w:rsidRPr="00306D10">
        <w:rPr>
          <w:rFonts w:ascii="Arial" w:eastAsia="Times New Roman" w:hAnsi="Arial" w:cs="Arial"/>
          <w:color w:val="343434"/>
          <w:sz w:val="25"/>
          <w:szCs w:val="25"/>
          <w:lang w:eastAsia="en-IN"/>
        </w:rPr>
        <w:t>The Scrum Framework usually deals with the fact that the requirements are likely to change or most of the time not known at the start of the project.</w:t>
      </w:r>
    </w:p>
    <w:p w:rsidR="00306D10" w:rsidRDefault="00467BC3" w:rsidP="007757D1">
      <w:pPr>
        <w:pStyle w:val="Heading2"/>
        <w:shd w:val="clear" w:color="auto" w:fill="FFFFFF"/>
        <w:spacing w:line="372" w:lineRule="atLeast"/>
        <w:rPr>
          <w:rFonts w:ascii="Calibri" w:hAnsi="Calibri"/>
          <w:color w:val="343434"/>
          <w:sz w:val="39"/>
          <w:szCs w:val="39"/>
        </w:rPr>
      </w:pPr>
      <w:r>
        <w:rPr>
          <w:rFonts w:ascii="Arial" w:hAnsi="Arial" w:cs="Arial"/>
          <w:color w:val="242729"/>
          <w:sz w:val="23"/>
          <w:szCs w:val="23"/>
          <w:shd w:val="clear" w:color="auto" w:fill="FFFFFF"/>
        </w:rPr>
        <w:lastRenderedPageBreak/>
        <w:t xml:space="preserve">Scrum is just one of the many iterative and incremental agile software development methods    like XP,Kanban </w:t>
      </w:r>
    </w:p>
    <w:p w:rsidR="007757D1" w:rsidRDefault="007757D1" w:rsidP="007757D1">
      <w:pPr>
        <w:pStyle w:val="Heading2"/>
        <w:shd w:val="clear" w:color="auto" w:fill="FFFFFF"/>
        <w:spacing w:line="372" w:lineRule="atLeast"/>
        <w:rPr>
          <w:rFonts w:ascii="Calibri" w:hAnsi="Calibri"/>
          <w:color w:val="343434"/>
          <w:sz w:val="39"/>
          <w:szCs w:val="39"/>
        </w:rPr>
      </w:pPr>
      <w:r>
        <w:rPr>
          <w:rFonts w:ascii="Calibri" w:hAnsi="Calibri"/>
          <w:color w:val="343434"/>
          <w:sz w:val="39"/>
          <w:szCs w:val="39"/>
        </w:rPr>
        <w:t>Agile Vs. Scrum</w:t>
      </w:r>
    </w:p>
    <w:tbl>
      <w:tblPr>
        <w:tblW w:w="5000" w:type="pct"/>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633"/>
        <w:gridCol w:w="4633"/>
      </w:tblGrid>
      <w:tr w:rsidR="007757D1" w:rsidTr="007757D1">
        <w:tc>
          <w:tcPr>
            <w:tcW w:w="2500" w:type="pct"/>
            <w:tcBorders>
              <w:top w:val="single" w:sz="6" w:space="0" w:color="DDDDDD"/>
              <w:left w:val="nil"/>
              <w:bottom w:val="nil"/>
              <w:right w:val="nil"/>
            </w:tcBorders>
            <w:shd w:val="clear" w:color="auto" w:fill="F9F9F9"/>
            <w:tcMar>
              <w:top w:w="120" w:type="dxa"/>
              <w:left w:w="120" w:type="dxa"/>
              <w:bottom w:w="120" w:type="dxa"/>
              <w:right w:w="120" w:type="dxa"/>
            </w:tcMar>
            <w:hideMark/>
          </w:tcPr>
          <w:p w:rsidR="007757D1" w:rsidRDefault="007757D1">
            <w:pPr>
              <w:spacing w:after="300" w:line="300" w:lineRule="atLeast"/>
              <w:jc w:val="center"/>
              <w:rPr>
                <w:rFonts w:ascii="Arial" w:hAnsi="Arial" w:cs="Arial"/>
                <w:b/>
                <w:bCs/>
                <w:color w:val="343434"/>
                <w:sz w:val="25"/>
                <w:szCs w:val="25"/>
              </w:rPr>
            </w:pPr>
            <w:r>
              <w:rPr>
                <w:rFonts w:ascii="Arial" w:hAnsi="Arial" w:cs="Arial"/>
                <w:b/>
                <w:bCs/>
                <w:color w:val="343434"/>
                <w:sz w:val="25"/>
                <w:szCs w:val="25"/>
              </w:rPr>
              <w:t>Agile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57D1" w:rsidRDefault="007757D1">
            <w:pPr>
              <w:spacing w:after="300" w:line="300" w:lineRule="atLeast"/>
              <w:jc w:val="center"/>
              <w:rPr>
                <w:rFonts w:ascii="Arial" w:hAnsi="Arial" w:cs="Arial"/>
                <w:b/>
                <w:bCs/>
                <w:color w:val="343434"/>
                <w:sz w:val="25"/>
                <w:szCs w:val="25"/>
              </w:rPr>
            </w:pPr>
            <w:r>
              <w:rPr>
                <w:rFonts w:ascii="Arial" w:hAnsi="Arial" w:cs="Arial"/>
                <w:b/>
                <w:bCs/>
                <w:color w:val="343434"/>
                <w:sz w:val="25"/>
                <w:szCs w:val="25"/>
              </w:rPr>
              <w:t>Scrum</w:t>
            </w:r>
          </w:p>
        </w:tc>
      </w:tr>
      <w:tr w:rsidR="007757D1" w:rsidTr="007757D1">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757D1" w:rsidRDefault="007757D1">
            <w:pPr>
              <w:spacing w:after="300" w:line="300" w:lineRule="atLeast"/>
              <w:rPr>
                <w:rFonts w:ascii="Arial" w:hAnsi="Arial" w:cs="Arial"/>
                <w:color w:val="343434"/>
                <w:sz w:val="25"/>
                <w:szCs w:val="25"/>
              </w:rPr>
            </w:pPr>
            <w:r>
              <w:rPr>
                <w:rFonts w:ascii="Arial" w:hAnsi="Arial" w:cs="Arial"/>
                <w:color w:val="343434"/>
                <w:sz w:val="25"/>
                <w:szCs w:val="25"/>
              </w:rPr>
              <w:t>Agile is a development methodology based on </w:t>
            </w:r>
            <w:r>
              <w:rPr>
                <w:rStyle w:val="Strong"/>
                <w:rFonts w:ascii="Arial" w:hAnsi="Arial" w:cs="Arial"/>
                <w:color w:val="343434"/>
                <w:sz w:val="25"/>
                <w:szCs w:val="25"/>
              </w:rPr>
              <w:t>iterative and incremental approach</w:t>
            </w:r>
            <w:r>
              <w:rPr>
                <w:rFonts w:ascii="Arial" w:hAnsi="Arial" w:cs="Arial"/>
                <w:color w:val="343434"/>
                <w:sz w:val="25"/>
                <w:szCs w:val="25"/>
              </w:rPr>
              <w: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757D1" w:rsidRDefault="007757D1">
            <w:pPr>
              <w:spacing w:after="300" w:line="300" w:lineRule="atLeast"/>
              <w:rPr>
                <w:rFonts w:ascii="Arial" w:hAnsi="Arial" w:cs="Arial"/>
                <w:color w:val="343434"/>
                <w:sz w:val="25"/>
                <w:szCs w:val="25"/>
              </w:rPr>
            </w:pPr>
            <w:r>
              <w:rPr>
                <w:rFonts w:ascii="Arial" w:hAnsi="Arial" w:cs="Arial"/>
                <w:color w:val="343434"/>
                <w:sz w:val="25"/>
                <w:szCs w:val="25"/>
              </w:rPr>
              <w:t>Scrum is one of the implementations of agile methodology. In which </w:t>
            </w:r>
            <w:r>
              <w:rPr>
                <w:rStyle w:val="Strong"/>
                <w:rFonts w:ascii="Arial" w:hAnsi="Arial" w:cs="Arial"/>
                <w:color w:val="343434"/>
                <w:sz w:val="25"/>
                <w:szCs w:val="25"/>
              </w:rPr>
              <w:t>incremental builds </w:t>
            </w:r>
            <w:r>
              <w:rPr>
                <w:rFonts w:ascii="Arial" w:hAnsi="Arial" w:cs="Arial"/>
                <w:color w:val="343434"/>
                <w:sz w:val="25"/>
                <w:szCs w:val="25"/>
              </w:rPr>
              <w:t>are delivered to the customer in every two to three weeks' time.</w:t>
            </w:r>
          </w:p>
        </w:tc>
      </w:tr>
      <w:tr w:rsidR="007757D1" w:rsidTr="007757D1">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57D1" w:rsidRDefault="007757D1">
            <w:pPr>
              <w:spacing w:after="300" w:line="300" w:lineRule="atLeast"/>
              <w:rPr>
                <w:rFonts w:ascii="Arial" w:hAnsi="Arial" w:cs="Arial"/>
                <w:color w:val="343434"/>
                <w:sz w:val="25"/>
                <w:szCs w:val="25"/>
              </w:rPr>
            </w:pPr>
            <w:r>
              <w:rPr>
                <w:rFonts w:ascii="Arial" w:hAnsi="Arial" w:cs="Arial"/>
                <w:color w:val="343434"/>
                <w:sz w:val="25"/>
                <w:szCs w:val="25"/>
              </w:rPr>
              <w:t>Agile software development has been widely seen as highly suited</w:t>
            </w:r>
            <w:r>
              <w:rPr>
                <w:rStyle w:val="Strong"/>
                <w:rFonts w:ascii="Arial" w:hAnsi="Arial" w:cs="Arial"/>
                <w:color w:val="343434"/>
                <w:sz w:val="25"/>
                <w:szCs w:val="25"/>
              </w:rPr>
              <w:t> </w:t>
            </w:r>
            <w:r>
              <w:rPr>
                <w:rFonts w:ascii="Arial" w:hAnsi="Arial" w:cs="Arial"/>
                <w:color w:val="343434"/>
                <w:sz w:val="25"/>
                <w:szCs w:val="25"/>
              </w:rPr>
              <w:t>to environments which have </w:t>
            </w:r>
            <w:r>
              <w:rPr>
                <w:rStyle w:val="Strong"/>
                <w:rFonts w:ascii="Arial" w:hAnsi="Arial" w:cs="Arial"/>
                <w:color w:val="343434"/>
                <w:sz w:val="25"/>
                <w:szCs w:val="25"/>
              </w:rPr>
              <w:t>small but expert project</w:t>
            </w:r>
            <w:r>
              <w:rPr>
                <w:rFonts w:ascii="Arial" w:hAnsi="Arial" w:cs="Arial"/>
                <w:color w:val="343434"/>
                <w:sz w:val="25"/>
                <w:szCs w:val="25"/>
              </w:rPr>
              <w:t> development team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57D1" w:rsidRDefault="007757D1">
            <w:pPr>
              <w:spacing w:after="300" w:line="300" w:lineRule="atLeast"/>
              <w:rPr>
                <w:rFonts w:ascii="Arial" w:hAnsi="Arial" w:cs="Arial"/>
                <w:color w:val="343434"/>
                <w:sz w:val="25"/>
                <w:szCs w:val="25"/>
              </w:rPr>
            </w:pPr>
            <w:r>
              <w:rPr>
                <w:rFonts w:ascii="Arial" w:hAnsi="Arial" w:cs="Arial"/>
                <w:color w:val="343434"/>
                <w:sz w:val="25"/>
                <w:szCs w:val="25"/>
              </w:rPr>
              <w:t>Scrum is ideally used in the project where the requirement is </w:t>
            </w:r>
            <w:r>
              <w:rPr>
                <w:rStyle w:val="Strong"/>
                <w:rFonts w:ascii="Arial" w:hAnsi="Arial" w:cs="Arial"/>
                <w:color w:val="343434"/>
                <w:sz w:val="25"/>
                <w:szCs w:val="25"/>
              </w:rPr>
              <w:t>rapidly</w:t>
            </w:r>
            <w:r>
              <w:rPr>
                <w:rFonts w:ascii="Arial" w:hAnsi="Arial" w:cs="Arial"/>
                <w:color w:val="343434"/>
                <w:sz w:val="25"/>
                <w:szCs w:val="25"/>
              </w:rPr>
              <w:t> changing.</w:t>
            </w:r>
          </w:p>
        </w:tc>
      </w:tr>
      <w:tr w:rsidR="007757D1" w:rsidTr="007757D1">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757D1" w:rsidRDefault="007757D1">
            <w:pPr>
              <w:spacing w:after="300" w:line="300" w:lineRule="atLeast"/>
              <w:rPr>
                <w:rFonts w:ascii="Arial" w:hAnsi="Arial" w:cs="Arial"/>
                <w:color w:val="343434"/>
                <w:sz w:val="25"/>
                <w:szCs w:val="25"/>
              </w:rPr>
            </w:pPr>
            <w:r>
              <w:rPr>
                <w:rFonts w:ascii="Arial" w:hAnsi="Arial" w:cs="Arial"/>
                <w:color w:val="343434"/>
                <w:sz w:val="25"/>
                <w:szCs w:val="25"/>
              </w:rPr>
              <w:t>In the Agile process, the </w:t>
            </w:r>
            <w:r>
              <w:rPr>
                <w:rStyle w:val="Strong"/>
                <w:rFonts w:ascii="Arial" w:hAnsi="Arial" w:cs="Arial"/>
                <w:color w:val="343434"/>
                <w:sz w:val="25"/>
                <w:szCs w:val="25"/>
              </w:rPr>
              <w:t>leadership </w:t>
            </w:r>
            <w:r>
              <w:rPr>
                <w:rFonts w:ascii="Arial" w:hAnsi="Arial" w:cs="Arial"/>
                <w:color w:val="343434"/>
                <w:sz w:val="25"/>
                <w:szCs w:val="25"/>
              </w:rPr>
              <w:t>plays a vital role.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757D1" w:rsidRDefault="007757D1">
            <w:pPr>
              <w:spacing w:after="300" w:line="300" w:lineRule="atLeast"/>
              <w:rPr>
                <w:rFonts w:ascii="Arial" w:hAnsi="Arial" w:cs="Arial"/>
                <w:color w:val="343434"/>
                <w:sz w:val="25"/>
                <w:szCs w:val="25"/>
              </w:rPr>
            </w:pPr>
            <w:r>
              <w:rPr>
                <w:rFonts w:ascii="Arial" w:hAnsi="Arial" w:cs="Arial"/>
                <w:color w:val="343434"/>
                <w:sz w:val="25"/>
                <w:szCs w:val="25"/>
              </w:rPr>
              <w:t>Scrum fosters a </w:t>
            </w:r>
            <w:r>
              <w:rPr>
                <w:rStyle w:val="Strong"/>
                <w:rFonts w:ascii="Arial" w:hAnsi="Arial" w:cs="Arial"/>
                <w:color w:val="343434"/>
                <w:sz w:val="25"/>
                <w:szCs w:val="25"/>
              </w:rPr>
              <w:t>self-organizing</w:t>
            </w:r>
            <w:r>
              <w:rPr>
                <w:rFonts w:ascii="Arial" w:hAnsi="Arial" w:cs="Arial"/>
                <w:color w:val="343434"/>
                <w:sz w:val="25"/>
                <w:szCs w:val="25"/>
              </w:rPr>
              <w:t>, cross-functional team.</w:t>
            </w:r>
          </w:p>
        </w:tc>
      </w:tr>
      <w:tr w:rsidR="007757D1" w:rsidTr="007757D1">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57D1" w:rsidRDefault="007757D1">
            <w:pPr>
              <w:spacing w:after="300" w:line="300" w:lineRule="atLeast"/>
              <w:rPr>
                <w:rFonts w:ascii="Arial" w:hAnsi="Arial" w:cs="Arial"/>
                <w:color w:val="343434"/>
                <w:sz w:val="25"/>
                <w:szCs w:val="25"/>
              </w:rPr>
            </w:pPr>
            <w:r>
              <w:rPr>
                <w:rFonts w:ascii="Arial" w:hAnsi="Arial" w:cs="Arial"/>
                <w:color w:val="343434"/>
                <w:sz w:val="25"/>
                <w:szCs w:val="25"/>
              </w:rPr>
              <w:t>The biggest advantage of agile is its </w:t>
            </w:r>
            <w:r>
              <w:rPr>
                <w:rStyle w:val="Strong"/>
                <w:rFonts w:ascii="Arial" w:hAnsi="Arial" w:cs="Arial"/>
                <w:color w:val="343434"/>
                <w:sz w:val="25"/>
                <w:szCs w:val="25"/>
              </w:rPr>
              <w:t>flexibility</w:t>
            </w:r>
            <w:r>
              <w:rPr>
                <w:rFonts w:ascii="Arial" w:hAnsi="Arial" w:cs="Arial"/>
                <w:color w:val="343434"/>
                <w:sz w:val="25"/>
                <w:szCs w:val="25"/>
              </w:rPr>
              <w:t>as it quickly reacts to changes.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57D1" w:rsidRDefault="007757D1">
            <w:pPr>
              <w:spacing w:after="300" w:line="300" w:lineRule="atLeast"/>
              <w:rPr>
                <w:rFonts w:ascii="Arial" w:hAnsi="Arial" w:cs="Arial"/>
                <w:color w:val="343434"/>
                <w:sz w:val="25"/>
                <w:szCs w:val="25"/>
              </w:rPr>
            </w:pPr>
            <w:r>
              <w:rPr>
                <w:rFonts w:ascii="Arial" w:hAnsi="Arial" w:cs="Arial"/>
                <w:color w:val="343434"/>
                <w:sz w:val="25"/>
                <w:szCs w:val="25"/>
              </w:rPr>
              <w:t>Compared to Agile it is a more </w:t>
            </w:r>
            <w:r>
              <w:rPr>
                <w:rStyle w:val="Strong"/>
                <w:rFonts w:ascii="Arial" w:hAnsi="Arial" w:cs="Arial"/>
                <w:color w:val="343434"/>
                <w:sz w:val="25"/>
                <w:szCs w:val="25"/>
              </w:rPr>
              <w:t>rigid </w:t>
            </w:r>
            <w:r>
              <w:rPr>
                <w:rFonts w:ascii="Arial" w:hAnsi="Arial" w:cs="Arial"/>
                <w:color w:val="343434"/>
                <w:sz w:val="25"/>
                <w:szCs w:val="25"/>
              </w:rPr>
              <w:t>method. So there is not much room for frequent changes.</w:t>
            </w:r>
          </w:p>
        </w:tc>
      </w:tr>
      <w:tr w:rsidR="007757D1" w:rsidTr="007757D1">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757D1" w:rsidRDefault="007757D1">
            <w:pPr>
              <w:spacing w:after="300" w:line="300" w:lineRule="atLeast"/>
              <w:rPr>
                <w:rFonts w:ascii="Arial" w:hAnsi="Arial" w:cs="Arial"/>
                <w:color w:val="343434"/>
                <w:sz w:val="25"/>
                <w:szCs w:val="25"/>
              </w:rPr>
            </w:pPr>
            <w:r>
              <w:rPr>
                <w:rFonts w:ascii="Arial" w:hAnsi="Arial" w:cs="Arial"/>
                <w:color w:val="343434"/>
                <w:sz w:val="25"/>
                <w:szCs w:val="25"/>
              </w:rPr>
              <w:t>Agile involves </w:t>
            </w:r>
            <w:r>
              <w:rPr>
                <w:rStyle w:val="Strong"/>
                <w:rFonts w:ascii="Arial" w:hAnsi="Arial" w:cs="Arial"/>
                <w:color w:val="343434"/>
                <w:sz w:val="25"/>
                <w:szCs w:val="25"/>
              </w:rPr>
              <w:t>collaborations</w:t>
            </w:r>
            <w:r>
              <w:rPr>
                <w:rFonts w:ascii="Arial" w:hAnsi="Arial" w:cs="Arial"/>
                <w:color w:val="343434"/>
                <w:sz w:val="25"/>
                <w:szCs w:val="25"/>
              </w:rPr>
              <w:t> and face-to-face interactions between the members of various cross-functional teams.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757D1" w:rsidRDefault="007757D1">
            <w:pPr>
              <w:spacing w:after="300" w:line="300" w:lineRule="atLeast"/>
              <w:rPr>
                <w:rFonts w:ascii="Arial" w:hAnsi="Arial" w:cs="Arial"/>
                <w:color w:val="343434"/>
                <w:sz w:val="25"/>
                <w:szCs w:val="25"/>
              </w:rPr>
            </w:pPr>
            <w:r>
              <w:rPr>
                <w:rFonts w:ascii="Arial" w:hAnsi="Arial" w:cs="Arial"/>
                <w:color w:val="343434"/>
                <w:sz w:val="25"/>
                <w:szCs w:val="25"/>
              </w:rPr>
              <w:t>In Scrum, collaboration is achieved in </w:t>
            </w:r>
            <w:r>
              <w:rPr>
                <w:rStyle w:val="Strong"/>
                <w:rFonts w:ascii="Arial" w:hAnsi="Arial" w:cs="Arial"/>
                <w:color w:val="343434"/>
                <w:sz w:val="25"/>
                <w:szCs w:val="25"/>
              </w:rPr>
              <w:t>daily stand up meeting</w:t>
            </w:r>
            <w:r>
              <w:rPr>
                <w:rFonts w:ascii="Arial" w:hAnsi="Arial" w:cs="Arial"/>
                <w:color w:val="343434"/>
                <w:sz w:val="25"/>
                <w:szCs w:val="25"/>
              </w:rPr>
              <w:t> with a fixed role assigned to scrum master, product owner, and team members.</w:t>
            </w:r>
          </w:p>
        </w:tc>
      </w:tr>
      <w:tr w:rsidR="007757D1" w:rsidTr="007757D1">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57D1" w:rsidRDefault="007757D1">
            <w:pPr>
              <w:spacing w:after="300" w:line="300" w:lineRule="atLeast"/>
              <w:rPr>
                <w:rFonts w:ascii="Arial" w:hAnsi="Arial" w:cs="Arial"/>
                <w:color w:val="343434"/>
                <w:sz w:val="25"/>
                <w:szCs w:val="25"/>
              </w:rPr>
            </w:pPr>
            <w:r>
              <w:rPr>
                <w:rFonts w:ascii="Arial" w:hAnsi="Arial" w:cs="Arial"/>
                <w:color w:val="343434"/>
                <w:sz w:val="25"/>
                <w:szCs w:val="25"/>
              </w:rPr>
              <w:t>Agile can require l</w:t>
            </w:r>
            <w:r>
              <w:rPr>
                <w:rStyle w:val="Strong"/>
                <w:rFonts w:ascii="Arial" w:hAnsi="Arial" w:cs="Arial"/>
                <w:color w:val="343434"/>
                <w:sz w:val="25"/>
                <w:szCs w:val="25"/>
              </w:rPr>
              <w:t>ots of up-front development process</w:t>
            </w:r>
            <w:r>
              <w:rPr>
                <w:rFonts w:ascii="Arial" w:hAnsi="Arial" w:cs="Arial"/>
                <w:color w:val="343434"/>
                <w:sz w:val="25"/>
                <w:szCs w:val="25"/>
              </w:rPr>
              <w:t> and organizational change.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57D1" w:rsidRDefault="007757D1">
            <w:pPr>
              <w:spacing w:after="300" w:line="300" w:lineRule="atLeast"/>
              <w:rPr>
                <w:rFonts w:ascii="Arial" w:hAnsi="Arial" w:cs="Arial"/>
                <w:color w:val="343434"/>
                <w:sz w:val="25"/>
                <w:szCs w:val="25"/>
              </w:rPr>
            </w:pPr>
            <w:r>
              <w:rPr>
                <w:rFonts w:ascii="Arial" w:hAnsi="Arial" w:cs="Arial"/>
                <w:color w:val="343434"/>
                <w:sz w:val="25"/>
                <w:szCs w:val="25"/>
              </w:rPr>
              <w:t>Not </w:t>
            </w:r>
            <w:r>
              <w:rPr>
                <w:rStyle w:val="Strong"/>
                <w:rFonts w:ascii="Arial" w:hAnsi="Arial" w:cs="Arial"/>
                <w:color w:val="343434"/>
                <w:sz w:val="25"/>
                <w:szCs w:val="25"/>
              </w:rPr>
              <w:t>too many changes</w:t>
            </w:r>
            <w:r>
              <w:rPr>
                <w:rFonts w:ascii="Arial" w:hAnsi="Arial" w:cs="Arial"/>
                <w:color w:val="343434"/>
                <w:sz w:val="25"/>
                <w:szCs w:val="25"/>
              </w:rPr>
              <w:t> needed while implementing scrum process.</w:t>
            </w:r>
          </w:p>
        </w:tc>
      </w:tr>
      <w:tr w:rsidR="007757D1" w:rsidTr="007757D1">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757D1" w:rsidRDefault="007757D1">
            <w:pPr>
              <w:spacing w:after="300" w:line="300" w:lineRule="atLeast"/>
              <w:rPr>
                <w:rFonts w:ascii="Arial" w:hAnsi="Arial" w:cs="Arial"/>
                <w:color w:val="343434"/>
                <w:sz w:val="25"/>
                <w:szCs w:val="25"/>
              </w:rPr>
            </w:pPr>
            <w:r>
              <w:rPr>
                <w:rFonts w:ascii="Arial" w:hAnsi="Arial" w:cs="Arial"/>
                <w:color w:val="343434"/>
                <w:sz w:val="25"/>
                <w:szCs w:val="25"/>
              </w:rPr>
              <w:t>The agile method </w:t>
            </w:r>
            <w:r>
              <w:rPr>
                <w:rStyle w:val="Strong"/>
                <w:rFonts w:ascii="Arial" w:hAnsi="Arial" w:cs="Arial"/>
                <w:color w:val="343434"/>
                <w:sz w:val="25"/>
                <w:szCs w:val="25"/>
              </w:rPr>
              <w:t>needs frequent delivery </w:t>
            </w:r>
            <w:r>
              <w:rPr>
                <w:rFonts w:ascii="Arial" w:hAnsi="Arial" w:cs="Arial"/>
                <w:color w:val="343434"/>
                <w:sz w:val="25"/>
                <w:szCs w:val="25"/>
              </w:rPr>
              <w:t>to the end user for their feedback.</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757D1" w:rsidRDefault="007757D1">
            <w:pPr>
              <w:spacing w:after="300" w:line="300" w:lineRule="atLeast"/>
              <w:rPr>
                <w:rFonts w:ascii="Arial" w:hAnsi="Arial" w:cs="Arial"/>
                <w:color w:val="343434"/>
                <w:sz w:val="25"/>
                <w:szCs w:val="25"/>
              </w:rPr>
            </w:pPr>
            <w:r>
              <w:rPr>
                <w:rFonts w:ascii="Arial" w:hAnsi="Arial" w:cs="Arial"/>
                <w:color w:val="343434"/>
                <w:sz w:val="25"/>
                <w:szCs w:val="25"/>
              </w:rPr>
              <w:t>In the scrum, after each sprint, a </w:t>
            </w:r>
            <w:r>
              <w:rPr>
                <w:rStyle w:val="Strong"/>
                <w:rFonts w:ascii="Arial" w:hAnsi="Arial" w:cs="Arial"/>
                <w:color w:val="343434"/>
                <w:sz w:val="25"/>
                <w:szCs w:val="25"/>
              </w:rPr>
              <w:t>build is delivered</w:t>
            </w:r>
            <w:r>
              <w:rPr>
                <w:rFonts w:ascii="Arial" w:hAnsi="Arial" w:cs="Arial"/>
                <w:color w:val="343434"/>
                <w:sz w:val="25"/>
                <w:szCs w:val="25"/>
              </w:rPr>
              <w:t> to the client for their feedback.</w:t>
            </w:r>
          </w:p>
        </w:tc>
      </w:tr>
      <w:tr w:rsidR="007757D1" w:rsidTr="007757D1">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57D1" w:rsidRDefault="007757D1">
            <w:pPr>
              <w:spacing w:after="300" w:line="300" w:lineRule="atLeast"/>
              <w:rPr>
                <w:rFonts w:ascii="Arial" w:hAnsi="Arial" w:cs="Arial"/>
                <w:color w:val="343434"/>
                <w:sz w:val="25"/>
                <w:szCs w:val="25"/>
              </w:rPr>
            </w:pPr>
            <w:r>
              <w:rPr>
                <w:rFonts w:ascii="Arial" w:hAnsi="Arial" w:cs="Arial"/>
                <w:color w:val="343434"/>
                <w:sz w:val="25"/>
                <w:szCs w:val="25"/>
              </w:rPr>
              <w:lastRenderedPageBreak/>
              <w:t>In this method, each step of development like requirements, analysis, design, are </w:t>
            </w:r>
            <w:r>
              <w:rPr>
                <w:rStyle w:val="Strong"/>
                <w:rFonts w:ascii="Arial" w:hAnsi="Arial" w:cs="Arial"/>
                <w:color w:val="343434"/>
                <w:sz w:val="25"/>
                <w:szCs w:val="25"/>
              </w:rPr>
              <w:t>continually monitored </w:t>
            </w:r>
            <w:r>
              <w:rPr>
                <w:rFonts w:ascii="Arial" w:hAnsi="Arial" w:cs="Arial"/>
                <w:color w:val="343434"/>
                <w:sz w:val="25"/>
                <w:szCs w:val="25"/>
              </w:rPr>
              <w:t>during the lifecycle.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57D1" w:rsidRDefault="007757D1">
            <w:pPr>
              <w:spacing w:after="300" w:line="300" w:lineRule="atLeast"/>
              <w:rPr>
                <w:rFonts w:ascii="Arial" w:hAnsi="Arial" w:cs="Arial"/>
                <w:color w:val="343434"/>
                <w:sz w:val="25"/>
                <w:szCs w:val="25"/>
              </w:rPr>
            </w:pPr>
            <w:r>
              <w:rPr>
                <w:rFonts w:ascii="Arial" w:hAnsi="Arial" w:cs="Arial"/>
                <w:color w:val="343434"/>
                <w:sz w:val="25"/>
                <w:szCs w:val="25"/>
              </w:rPr>
              <w:t>A demonstration of the functionality is provided at the end of every sprint. So that </w:t>
            </w:r>
            <w:r>
              <w:rPr>
                <w:rStyle w:val="Strong"/>
                <w:rFonts w:ascii="Arial" w:hAnsi="Arial" w:cs="Arial"/>
                <w:color w:val="343434"/>
                <w:sz w:val="25"/>
                <w:szCs w:val="25"/>
              </w:rPr>
              <w:t>regular feedback</w:t>
            </w:r>
            <w:r>
              <w:rPr>
                <w:rFonts w:ascii="Arial" w:hAnsi="Arial" w:cs="Arial"/>
                <w:color w:val="343434"/>
                <w:sz w:val="25"/>
                <w:szCs w:val="25"/>
              </w:rPr>
              <w:t> can be taken before next sprint.</w:t>
            </w:r>
          </w:p>
        </w:tc>
      </w:tr>
      <w:tr w:rsidR="007757D1" w:rsidTr="007757D1">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757D1" w:rsidRDefault="007757D1">
            <w:pPr>
              <w:spacing w:after="300" w:line="300" w:lineRule="atLeast"/>
              <w:rPr>
                <w:rFonts w:ascii="Arial" w:hAnsi="Arial" w:cs="Arial"/>
                <w:color w:val="343434"/>
                <w:sz w:val="25"/>
                <w:szCs w:val="25"/>
              </w:rPr>
            </w:pPr>
            <w:r>
              <w:rPr>
                <w:rStyle w:val="Strong"/>
                <w:rFonts w:ascii="Arial" w:hAnsi="Arial" w:cs="Arial"/>
                <w:color w:val="343434"/>
                <w:sz w:val="25"/>
                <w:szCs w:val="25"/>
              </w:rPr>
              <w:t>Project head</w:t>
            </w:r>
            <w:r>
              <w:rPr>
                <w:rFonts w:ascii="Arial" w:hAnsi="Arial" w:cs="Arial"/>
                <w:color w:val="343434"/>
                <w:sz w:val="25"/>
                <w:szCs w:val="25"/>
              </w:rPr>
              <w:t> takes cares of all the tasks in the agile method.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757D1" w:rsidRDefault="007757D1">
            <w:pPr>
              <w:spacing w:after="300" w:line="300" w:lineRule="atLeast"/>
              <w:rPr>
                <w:rFonts w:ascii="Arial" w:hAnsi="Arial" w:cs="Arial"/>
                <w:color w:val="343434"/>
                <w:sz w:val="25"/>
                <w:szCs w:val="25"/>
              </w:rPr>
            </w:pPr>
            <w:r>
              <w:rPr>
                <w:rFonts w:ascii="Arial" w:hAnsi="Arial" w:cs="Arial"/>
                <w:color w:val="343434"/>
                <w:sz w:val="25"/>
                <w:szCs w:val="25"/>
              </w:rPr>
              <w:t>There is no team leader, so the </w:t>
            </w:r>
            <w:r>
              <w:rPr>
                <w:rStyle w:val="Strong"/>
                <w:rFonts w:ascii="Arial" w:hAnsi="Arial" w:cs="Arial"/>
                <w:color w:val="343434"/>
                <w:sz w:val="25"/>
                <w:szCs w:val="25"/>
              </w:rPr>
              <w:t>entire</w:t>
            </w:r>
            <w:r>
              <w:rPr>
                <w:rFonts w:ascii="Arial" w:hAnsi="Arial" w:cs="Arial"/>
                <w:color w:val="343434"/>
                <w:sz w:val="25"/>
                <w:szCs w:val="25"/>
              </w:rPr>
              <w:t> </w:t>
            </w:r>
            <w:r>
              <w:rPr>
                <w:rStyle w:val="Strong"/>
                <w:rFonts w:ascii="Arial" w:hAnsi="Arial" w:cs="Arial"/>
                <w:color w:val="343434"/>
                <w:sz w:val="25"/>
                <w:szCs w:val="25"/>
              </w:rPr>
              <w:t>team addresses the issues</w:t>
            </w:r>
            <w:r>
              <w:rPr>
                <w:rFonts w:ascii="Arial" w:hAnsi="Arial" w:cs="Arial"/>
                <w:color w:val="343434"/>
                <w:sz w:val="25"/>
                <w:szCs w:val="25"/>
              </w:rPr>
              <w:t> or problems.</w:t>
            </w:r>
          </w:p>
        </w:tc>
      </w:tr>
      <w:tr w:rsidR="007757D1" w:rsidTr="007757D1">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57D1" w:rsidRDefault="007757D1">
            <w:pPr>
              <w:spacing w:after="300" w:line="300" w:lineRule="atLeast"/>
              <w:rPr>
                <w:rFonts w:ascii="Arial" w:hAnsi="Arial" w:cs="Arial"/>
                <w:color w:val="343434"/>
                <w:sz w:val="25"/>
                <w:szCs w:val="25"/>
              </w:rPr>
            </w:pPr>
            <w:r>
              <w:rPr>
                <w:rFonts w:ascii="Arial" w:hAnsi="Arial" w:cs="Arial"/>
                <w:color w:val="343434"/>
                <w:sz w:val="25"/>
                <w:szCs w:val="25"/>
              </w:rPr>
              <w:t>The Agile method </w:t>
            </w:r>
            <w:r>
              <w:rPr>
                <w:rStyle w:val="Strong"/>
                <w:rFonts w:ascii="Arial" w:hAnsi="Arial" w:cs="Arial"/>
                <w:color w:val="343434"/>
                <w:sz w:val="25"/>
                <w:szCs w:val="25"/>
              </w:rPr>
              <w:t>encourages feedback </w:t>
            </w:r>
            <w:r>
              <w:rPr>
                <w:rFonts w:ascii="Arial" w:hAnsi="Arial" w:cs="Arial"/>
                <w:color w:val="343434"/>
                <w:sz w:val="25"/>
                <w:szCs w:val="25"/>
              </w:rPr>
              <w:t>during the process from the end user. In this way, the end product will be more useful.</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57D1" w:rsidRDefault="007757D1">
            <w:pPr>
              <w:spacing w:after="300" w:line="300" w:lineRule="atLeast"/>
              <w:rPr>
                <w:rFonts w:ascii="Arial" w:hAnsi="Arial" w:cs="Arial"/>
                <w:color w:val="343434"/>
                <w:sz w:val="25"/>
                <w:szCs w:val="25"/>
              </w:rPr>
            </w:pPr>
            <w:r>
              <w:rPr>
                <w:rStyle w:val="Strong"/>
                <w:rFonts w:ascii="Arial" w:hAnsi="Arial" w:cs="Arial"/>
                <w:color w:val="343434"/>
                <w:sz w:val="25"/>
                <w:szCs w:val="25"/>
              </w:rPr>
              <w:t>Daily sprint meeting</w:t>
            </w:r>
            <w:r>
              <w:rPr>
                <w:rFonts w:ascii="Arial" w:hAnsi="Arial" w:cs="Arial"/>
                <w:color w:val="343434"/>
                <w:sz w:val="25"/>
                <w:szCs w:val="25"/>
              </w:rPr>
              <w:t> is conducted to review and feedback to decide future progress of the project.</w:t>
            </w:r>
          </w:p>
        </w:tc>
      </w:tr>
      <w:tr w:rsidR="007757D1" w:rsidTr="007757D1">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757D1" w:rsidRDefault="007757D1">
            <w:pPr>
              <w:spacing w:after="300" w:line="300" w:lineRule="atLeast"/>
              <w:rPr>
                <w:rFonts w:ascii="Arial" w:hAnsi="Arial" w:cs="Arial"/>
                <w:color w:val="343434"/>
                <w:sz w:val="25"/>
                <w:szCs w:val="25"/>
              </w:rPr>
            </w:pPr>
            <w:r>
              <w:rPr>
                <w:rStyle w:val="Strong"/>
                <w:rFonts w:ascii="Arial" w:hAnsi="Arial" w:cs="Arial"/>
                <w:color w:val="343434"/>
                <w:sz w:val="25"/>
                <w:szCs w:val="25"/>
              </w:rPr>
              <w:t>Deliver and update </w:t>
            </w:r>
            <w:r>
              <w:rPr>
                <w:rFonts w:ascii="Arial" w:hAnsi="Arial" w:cs="Arial"/>
                <w:color w:val="343434"/>
                <w:sz w:val="25"/>
                <w:szCs w:val="25"/>
              </w:rPr>
              <w:t>the software on a regular basis.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757D1" w:rsidRDefault="007757D1">
            <w:pPr>
              <w:spacing w:after="300" w:line="300" w:lineRule="atLeast"/>
              <w:rPr>
                <w:rFonts w:ascii="Arial" w:hAnsi="Arial" w:cs="Arial"/>
                <w:color w:val="343434"/>
                <w:sz w:val="25"/>
                <w:szCs w:val="25"/>
              </w:rPr>
            </w:pPr>
            <w:r>
              <w:rPr>
                <w:rFonts w:ascii="Arial" w:hAnsi="Arial" w:cs="Arial"/>
                <w:color w:val="343434"/>
                <w:sz w:val="25"/>
                <w:szCs w:val="25"/>
              </w:rPr>
              <w:t>When the team is done with the </w:t>
            </w:r>
            <w:r>
              <w:rPr>
                <w:rStyle w:val="Strong"/>
                <w:rFonts w:ascii="Arial" w:hAnsi="Arial" w:cs="Arial"/>
                <w:color w:val="343434"/>
                <w:sz w:val="25"/>
                <w:szCs w:val="25"/>
              </w:rPr>
              <w:t>current sprint activities</w:t>
            </w:r>
            <w:r>
              <w:rPr>
                <w:rFonts w:ascii="Arial" w:hAnsi="Arial" w:cs="Arial"/>
                <w:color w:val="343434"/>
                <w:sz w:val="25"/>
                <w:szCs w:val="25"/>
              </w:rPr>
              <w:t>, the next sprint can be planned.</w:t>
            </w:r>
          </w:p>
        </w:tc>
      </w:tr>
      <w:tr w:rsidR="007757D1" w:rsidTr="007757D1">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57D1" w:rsidRDefault="007757D1">
            <w:pPr>
              <w:spacing w:after="300" w:line="300" w:lineRule="atLeast"/>
              <w:rPr>
                <w:rFonts w:ascii="Arial" w:hAnsi="Arial" w:cs="Arial"/>
                <w:color w:val="343434"/>
                <w:sz w:val="25"/>
                <w:szCs w:val="25"/>
              </w:rPr>
            </w:pPr>
            <w:r>
              <w:rPr>
                <w:rFonts w:ascii="Arial" w:hAnsi="Arial" w:cs="Arial"/>
                <w:color w:val="343434"/>
                <w:sz w:val="25"/>
                <w:szCs w:val="25"/>
              </w:rPr>
              <w:t>Design and execution should be kept </w:t>
            </w:r>
            <w:r>
              <w:rPr>
                <w:rStyle w:val="Strong"/>
                <w:rFonts w:ascii="Arial" w:hAnsi="Arial" w:cs="Arial"/>
                <w:color w:val="343434"/>
                <w:sz w:val="25"/>
                <w:szCs w:val="25"/>
              </w:rPr>
              <w:t>simple</w:t>
            </w:r>
            <w:r>
              <w:rPr>
                <w:rFonts w:ascii="Arial" w:hAnsi="Arial" w:cs="Arial"/>
                <w:color w:val="343434"/>
                <w:sz w:val="25"/>
                <w:szCs w:val="25"/>
              </w:rPr>
              <w: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57D1" w:rsidRDefault="007757D1">
            <w:pPr>
              <w:spacing w:after="300" w:line="300" w:lineRule="atLeast"/>
              <w:rPr>
                <w:rFonts w:ascii="Arial" w:hAnsi="Arial" w:cs="Arial"/>
                <w:color w:val="343434"/>
                <w:sz w:val="25"/>
                <w:szCs w:val="25"/>
              </w:rPr>
            </w:pPr>
            <w:r>
              <w:rPr>
                <w:rFonts w:ascii="Arial" w:hAnsi="Arial" w:cs="Arial"/>
                <w:color w:val="343434"/>
                <w:sz w:val="25"/>
                <w:szCs w:val="25"/>
              </w:rPr>
              <w:t>Design and execution can be </w:t>
            </w:r>
            <w:r>
              <w:rPr>
                <w:rStyle w:val="Strong"/>
                <w:rFonts w:ascii="Arial" w:hAnsi="Arial" w:cs="Arial"/>
                <w:color w:val="343434"/>
                <w:sz w:val="25"/>
                <w:szCs w:val="25"/>
              </w:rPr>
              <w:t>innovative and experimental</w:t>
            </w:r>
            <w:r>
              <w:rPr>
                <w:rFonts w:ascii="Arial" w:hAnsi="Arial" w:cs="Arial"/>
                <w:color w:val="343434"/>
                <w:sz w:val="25"/>
                <w:szCs w:val="25"/>
              </w:rPr>
              <w:t>.</w:t>
            </w:r>
          </w:p>
        </w:tc>
      </w:tr>
      <w:tr w:rsidR="007757D1" w:rsidTr="007757D1">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757D1" w:rsidRDefault="007757D1">
            <w:pPr>
              <w:spacing w:after="300" w:line="300" w:lineRule="atLeast"/>
              <w:rPr>
                <w:rFonts w:ascii="Arial" w:hAnsi="Arial" w:cs="Arial"/>
                <w:color w:val="343434"/>
                <w:sz w:val="25"/>
                <w:szCs w:val="25"/>
              </w:rPr>
            </w:pPr>
            <w:r>
              <w:rPr>
                <w:rFonts w:ascii="Arial" w:hAnsi="Arial" w:cs="Arial"/>
                <w:color w:val="343434"/>
                <w:sz w:val="25"/>
                <w:szCs w:val="25"/>
              </w:rPr>
              <w:t>In the Agile method, the priority is always to satisfy the customer by providing </w:t>
            </w:r>
            <w:r>
              <w:rPr>
                <w:rStyle w:val="Strong"/>
                <w:rFonts w:ascii="Arial" w:hAnsi="Arial" w:cs="Arial"/>
                <w:color w:val="343434"/>
                <w:sz w:val="25"/>
                <w:szCs w:val="25"/>
              </w:rPr>
              <w:t>continuous delivery</w:t>
            </w:r>
            <w:r>
              <w:rPr>
                <w:rFonts w:ascii="Arial" w:hAnsi="Arial" w:cs="Arial"/>
                <w:color w:val="343434"/>
                <w:sz w:val="25"/>
                <w:szCs w:val="25"/>
              </w:rPr>
              <w:t> of valuable software.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757D1" w:rsidRDefault="007757D1">
            <w:pPr>
              <w:spacing w:after="300" w:line="300" w:lineRule="atLeast"/>
              <w:rPr>
                <w:rFonts w:ascii="Arial" w:hAnsi="Arial" w:cs="Arial"/>
                <w:color w:val="343434"/>
                <w:sz w:val="25"/>
                <w:szCs w:val="25"/>
              </w:rPr>
            </w:pPr>
            <w:r>
              <w:rPr>
                <w:rStyle w:val="Strong"/>
                <w:rFonts w:ascii="Arial" w:hAnsi="Arial" w:cs="Arial"/>
                <w:color w:val="343434"/>
                <w:sz w:val="25"/>
                <w:szCs w:val="25"/>
              </w:rPr>
              <w:t>Empirical Process Control</w:t>
            </w:r>
            <w:r>
              <w:rPr>
                <w:rFonts w:ascii="Arial" w:hAnsi="Arial" w:cs="Arial"/>
                <w:color w:val="343434"/>
                <w:sz w:val="25"/>
                <w:szCs w:val="25"/>
              </w:rPr>
              <w:t> is a core philosophy of Scrum based process.</w:t>
            </w:r>
          </w:p>
        </w:tc>
      </w:tr>
      <w:tr w:rsidR="007757D1" w:rsidTr="007757D1">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57D1" w:rsidRDefault="007757D1">
            <w:pPr>
              <w:spacing w:after="300" w:line="300" w:lineRule="atLeast"/>
              <w:rPr>
                <w:rFonts w:ascii="Arial" w:hAnsi="Arial" w:cs="Arial"/>
                <w:color w:val="343434"/>
                <w:sz w:val="25"/>
                <w:szCs w:val="25"/>
              </w:rPr>
            </w:pPr>
            <w:r>
              <w:rPr>
                <w:rFonts w:ascii="Arial" w:hAnsi="Arial" w:cs="Arial"/>
                <w:color w:val="343434"/>
                <w:sz w:val="25"/>
                <w:szCs w:val="25"/>
              </w:rPr>
              <w:t>Working software is the most </w:t>
            </w:r>
            <w:r>
              <w:rPr>
                <w:rStyle w:val="Strong"/>
                <w:rFonts w:ascii="Arial" w:hAnsi="Arial" w:cs="Arial"/>
                <w:color w:val="343434"/>
                <w:sz w:val="25"/>
                <w:szCs w:val="25"/>
              </w:rPr>
              <w:t>elementary measure</w:t>
            </w:r>
            <w:r>
              <w:rPr>
                <w:rFonts w:ascii="Arial" w:hAnsi="Arial" w:cs="Arial"/>
                <w:color w:val="343434"/>
                <w:sz w:val="25"/>
                <w:szCs w:val="25"/>
              </w:rPr>
              <w:t> of progress.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57D1" w:rsidRDefault="007757D1">
            <w:pPr>
              <w:spacing w:after="300" w:line="300" w:lineRule="atLeast"/>
              <w:rPr>
                <w:rFonts w:ascii="Arial" w:hAnsi="Arial" w:cs="Arial"/>
                <w:color w:val="343434"/>
                <w:sz w:val="25"/>
                <w:szCs w:val="25"/>
              </w:rPr>
            </w:pPr>
            <w:r>
              <w:rPr>
                <w:rFonts w:ascii="Arial" w:hAnsi="Arial" w:cs="Arial"/>
                <w:color w:val="343434"/>
                <w:sz w:val="25"/>
                <w:szCs w:val="25"/>
              </w:rPr>
              <w:t>Working software is </w:t>
            </w:r>
            <w:r>
              <w:rPr>
                <w:rStyle w:val="Strong"/>
                <w:rFonts w:ascii="Arial" w:hAnsi="Arial" w:cs="Arial"/>
                <w:color w:val="343434"/>
                <w:sz w:val="25"/>
                <w:szCs w:val="25"/>
              </w:rPr>
              <w:t>not an elementary measure</w:t>
            </w:r>
            <w:r>
              <w:rPr>
                <w:rFonts w:ascii="Arial" w:hAnsi="Arial" w:cs="Arial"/>
                <w:color w:val="343434"/>
                <w:sz w:val="25"/>
                <w:szCs w:val="25"/>
              </w:rPr>
              <w:t>.</w:t>
            </w:r>
          </w:p>
        </w:tc>
      </w:tr>
      <w:tr w:rsidR="007757D1" w:rsidTr="007757D1">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757D1" w:rsidRDefault="007757D1">
            <w:pPr>
              <w:spacing w:after="300" w:line="300" w:lineRule="atLeast"/>
              <w:rPr>
                <w:rFonts w:ascii="Arial" w:hAnsi="Arial" w:cs="Arial"/>
                <w:color w:val="343434"/>
                <w:sz w:val="25"/>
                <w:szCs w:val="25"/>
              </w:rPr>
            </w:pPr>
            <w:r>
              <w:rPr>
                <w:rFonts w:ascii="Arial" w:hAnsi="Arial" w:cs="Arial"/>
                <w:color w:val="343434"/>
                <w:sz w:val="25"/>
                <w:szCs w:val="25"/>
              </w:rPr>
              <w:t>It is best to have </w:t>
            </w:r>
            <w:r>
              <w:rPr>
                <w:rStyle w:val="Strong"/>
                <w:rFonts w:ascii="Arial" w:hAnsi="Arial" w:cs="Arial"/>
                <w:color w:val="343434"/>
                <w:sz w:val="25"/>
                <w:szCs w:val="25"/>
              </w:rPr>
              <w:t>face-to-face communication</w:t>
            </w:r>
            <w:r>
              <w:rPr>
                <w:rFonts w:ascii="Arial" w:hAnsi="Arial" w:cs="Arial"/>
                <w:color w:val="343434"/>
                <w:sz w:val="25"/>
                <w:szCs w:val="25"/>
              </w:rPr>
              <w:t>, and techniques like these should be used to get as close to this goal as possible.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757D1" w:rsidRDefault="007757D1">
            <w:pPr>
              <w:spacing w:after="300" w:line="300" w:lineRule="atLeast"/>
              <w:rPr>
                <w:rFonts w:ascii="Arial" w:hAnsi="Arial" w:cs="Arial"/>
                <w:color w:val="343434"/>
                <w:sz w:val="25"/>
                <w:szCs w:val="25"/>
              </w:rPr>
            </w:pPr>
            <w:r>
              <w:rPr>
                <w:rFonts w:ascii="Arial" w:hAnsi="Arial" w:cs="Arial"/>
                <w:color w:val="343434"/>
                <w:sz w:val="25"/>
                <w:szCs w:val="25"/>
              </w:rPr>
              <w:t>Scrum team focus to deliver </w:t>
            </w:r>
            <w:r>
              <w:rPr>
                <w:rStyle w:val="Strong"/>
                <w:rFonts w:ascii="Arial" w:hAnsi="Arial" w:cs="Arial"/>
                <w:color w:val="343434"/>
                <w:sz w:val="25"/>
                <w:szCs w:val="25"/>
              </w:rPr>
              <w:t>maximum business value</w:t>
            </w:r>
            <w:r>
              <w:rPr>
                <w:rFonts w:ascii="Arial" w:hAnsi="Arial" w:cs="Arial"/>
                <w:color w:val="343434"/>
                <w:sz w:val="25"/>
                <w:szCs w:val="25"/>
              </w:rPr>
              <w:t>, from beginning early in the project and continuing throughout.</w:t>
            </w:r>
          </w:p>
        </w:tc>
      </w:tr>
      <w:tr w:rsidR="007757D1" w:rsidTr="007757D1">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57D1" w:rsidRDefault="007757D1">
            <w:pPr>
              <w:pStyle w:val="NormalWeb"/>
              <w:spacing w:line="300" w:lineRule="atLeast"/>
              <w:rPr>
                <w:rFonts w:ascii="Arial" w:hAnsi="Arial" w:cs="Arial"/>
                <w:color w:val="343434"/>
                <w:sz w:val="25"/>
                <w:szCs w:val="25"/>
              </w:rPr>
            </w:pPr>
            <w:r>
              <w:rPr>
                <w:rFonts w:ascii="Arial" w:hAnsi="Arial" w:cs="Arial"/>
                <w:color w:val="343434"/>
                <w:sz w:val="25"/>
                <w:szCs w:val="25"/>
              </w:rPr>
              <w:t>Following are Agile principles:</w:t>
            </w:r>
          </w:p>
          <w:p w:rsidR="007757D1" w:rsidRDefault="007757D1">
            <w:pPr>
              <w:pStyle w:val="NormalWeb"/>
              <w:spacing w:line="300" w:lineRule="atLeast"/>
              <w:rPr>
                <w:rFonts w:ascii="Arial" w:hAnsi="Arial" w:cs="Arial"/>
                <w:color w:val="343434"/>
                <w:sz w:val="25"/>
                <w:szCs w:val="25"/>
              </w:rPr>
            </w:pPr>
            <w:r>
              <w:rPr>
                <w:rFonts w:ascii="Arial" w:hAnsi="Arial" w:cs="Arial"/>
                <w:color w:val="343434"/>
                <w:sz w:val="25"/>
                <w:szCs w:val="25"/>
              </w:rPr>
              <w:t xml:space="preserve">-Welcome changing requirements, </w:t>
            </w:r>
            <w:r>
              <w:rPr>
                <w:rFonts w:ascii="Arial" w:hAnsi="Arial" w:cs="Arial"/>
                <w:color w:val="343434"/>
                <w:sz w:val="25"/>
                <w:szCs w:val="25"/>
              </w:rPr>
              <w:lastRenderedPageBreak/>
              <w:t>even late in development. Agile processes allow change according to </w:t>
            </w:r>
            <w:r>
              <w:rPr>
                <w:rStyle w:val="Strong"/>
                <w:rFonts w:ascii="Arial" w:hAnsi="Arial" w:cs="Arial"/>
                <w:color w:val="343434"/>
                <w:sz w:val="25"/>
                <w:szCs w:val="25"/>
              </w:rPr>
              <w:t>customer's competitive advantage</w:t>
            </w:r>
            <w:r>
              <w:rPr>
                <w:rFonts w:ascii="Arial" w:hAnsi="Arial" w:cs="Arial"/>
                <w:color w:val="343434"/>
                <w:sz w:val="25"/>
                <w:szCs w:val="25"/>
              </w:rPr>
              <w:t>.</w:t>
            </w:r>
          </w:p>
          <w:p w:rsidR="007757D1" w:rsidRDefault="007757D1">
            <w:pPr>
              <w:pStyle w:val="NormalWeb"/>
              <w:spacing w:line="300" w:lineRule="atLeast"/>
              <w:rPr>
                <w:rFonts w:ascii="Arial" w:hAnsi="Arial" w:cs="Arial"/>
                <w:color w:val="343434"/>
                <w:sz w:val="25"/>
                <w:szCs w:val="25"/>
              </w:rPr>
            </w:pPr>
            <w:r>
              <w:rPr>
                <w:rFonts w:ascii="Arial" w:hAnsi="Arial" w:cs="Arial"/>
                <w:color w:val="343434"/>
                <w:sz w:val="25"/>
                <w:szCs w:val="25"/>
              </w:rPr>
              <w:t>-Business people and developers will </w:t>
            </w:r>
            <w:r>
              <w:rPr>
                <w:rStyle w:val="Strong"/>
                <w:rFonts w:ascii="Arial" w:hAnsi="Arial" w:cs="Arial"/>
                <w:color w:val="343434"/>
                <w:sz w:val="25"/>
                <w:szCs w:val="25"/>
              </w:rPr>
              <w:t>work daily</w:t>
            </w:r>
            <w:r>
              <w:rPr>
                <w:rFonts w:ascii="Arial" w:hAnsi="Arial" w:cs="Arial"/>
                <w:color w:val="343434"/>
                <w:sz w:val="25"/>
                <w:szCs w:val="25"/>
              </w:rPr>
              <w:t> throughout the project.</w:t>
            </w:r>
          </w:p>
          <w:p w:rsidR="007757D1" w:rsidRDefault="007757D1">
            <w:pPr>
              <w:pStyle w:val="NormalWeb"/>
              <w:spacing w:line="300" w:lineRule="atLeast"/>
              <w:rPr>
                <w:rFonts w:ascii="Arial" w:hAnsi="Arial" w:cs="Arial"/>
                <w:color w:val="343434"/>
                <w:sz w:val="25"/>
                <w:szCs w:val="25"/>
              </w:rPr>
            </w:pPr>
            <w:r>
              <w:rPr>
                <w:rFonts w:ascii="Arial" w:hAnsi="Arial" w:cs="Arial"/>
                <w:color w:val="343434"/>
                <w:sz w:val="25"/>
                <w:szCs w:val="25"/>
              </w:rPr>
              <w:t>-Attention to </w:t>
            </w:r>
            <w:r>
              <w:rPr>
                <w:rStyle w:val="Strong"/>
                <w:rFonts w:ascii="Arial" w:hAnsi="Arial" w:cs="Arial"/>
                <w:color w:val="343434"/>
                <w:sz w:val="25"/>
                <w:szCs w:val="25"/>
              </w:rPr>
              <w:t>technical excellence</w:t>
            </w:r>
            <w:r>
              <w:rPr>
                <w:rFonts w:ascii="Arial" w:hAnsi="Arial" w:cs="Arial"/>
                <w:color w:val="343434"/>
                <w:sz w:val="25"/>
                <w:szCs w:val="25"/>
              </w:rPr>
              <w:t> and right design enhances agility</w:t>
            </w:r>
          </w:p>
          <w:p w:rsidR="007757D1" w:rsidRDefault="007757D1">
            <w:pPr>
              <w:pStyle w:val="NormalWeb"/>
              <w:spacing w:line="300" w:lineRule="atLeast"/>
              <w:rPr>
                <w:rFonts w:ascii="Arial" w:hAnsi="Arial" w:cs="Arial"/>
                <w:color w:val="343434"/>
                <w:sz w:val="25"/>
                <w:szCs w:val="25"/>
              </w:rPr>
            </w:pPr>
            <w:r>
              <w:rPr>
                <w:rFonts w:ascii="Arial" w:hAnsi="Arial" w:cs="Arial"/>
                <w:color w:val="343434"/>
                <w:sz w:val="25"/>
                <w:szCs w:val="25"/>
              </w:rPr>
              <w:t>-Agile team, work on to become more effective, for that they </w:t>
            </w:r>
            <w:r>
              <w:rPr>
                <w:rStyle w:val="Strong"/>
                <w:rFonts w:ascii="Arial" w:hAnsi="Arial" w:cs="Arial"/>
                <w:color w:val="343434"/>
                <w:sz w:val="25"/>
                <w:szCs w:val="25"/>
              </w:rPr>
              <w:t>adjust its behavior</w:t>
            </w:r>
            <w:r>
              <w:rPr>
                <w:rFonts w:ascii="Arial" w:hAnsi="Arial" w:cs="Arial"/>
                <w:color w:val="343434"/>
                <w:sz w:val="25"/>
                <w:szCs w:val="25"/>
              </w:rPr>
              <w:t> according to the project.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57D1" w:rsidRDefault="007757D1">
            <w:pPr>
              <w:pStyle w:val="NormalWeb"/>
              <w:spacing w:line="300" w:lineRule="atLeast"/>
              <w:rPr>
                <w:rFonts w:ascii="Arial" w:hAnsi="Arial" w:cs="Arial"/>
                <w:color w:val="343434"/>
                <w:sz w:val="25"/>
                <w:szCs w:val="25"/>
              </w:rPr>
            </w:pPr>
            <w:r>
              <w:rPr>
                <w:rFonts w:ascii="Arial" w:hAnsi="Arial" w:cs="Arial"/>
                <w:color w:val="343434"/>
                <w:sz w:val="25"/>
                <w:szCs w:val="25"/>
              </w:rPr>
              <w:lastRenderedPageBreak/>
              <w:t>Following are scrum principles:</w:t>
            </w:r>
          </w:p>
          <w:p w:rsidR="007757D1" w:rsidRDefault="007757D1">
            <w:pPr>
              <w:pStyle w:val="NormalWeb"/>
              <w:spacing w:line="300" w:lineRule="atLeast"/>
              <w:rPr>
                <w:rFonts w:ascii="Arial" w:hAnsi="Arial" w:cs="Arial"/>
                <w:color w:val="343434"/>
                <w:sz w:val="25"/>
                <w:szCs w:val="25"/>
              </w:rPr>
            </w:pPr>
            <w:r>
              <w:rPr>
                <w:rStyle w:val="Strong"/>
                <w:rFonts w:ascii="Arial" w:hAnsi="Arial" w:cs="Arial"/>
                <w:color w:val="343434"/>
                <w:sz w:val="25"/>
                <w:szCs w:val="25"/>
              </w:rPr>
              <w:t>-Self-organization: </w:t>
            </w:r>
            <w:r>
              <w:rPr>
                <w:rFonts w:ascii="Arial" w:hAnsi="Arial" w:cs="Arial"/>
                <w:color w:val="343434"/>
                <w:sz w:val="25"/>
                <w:szCs w:val="25"/>
              </w:rPr>
              <w:t xml:space="preserve">This results in </w:t>
            </w:r>
            <w:r>
              <w:rPr>
                <w:rFonts w:ascii="Arial" w:hAnsi="Arial" w:cs="Arial"/>
                <w:color w:val="343434"/>
                <w:sz w:val="25"/>
                <w:szCs w:val="25"/>
              </w:rPr>
              <w:lastRenderedPageBreak/>
              <w:t>healthier shared ownership among the team members. It is also an innovative and creative environment which is conducive to growth.</w:t>
            </w:r>
          </w:p>
          <w:p w:rsidR="007757D1" w:rsidRDefault="007757D1">
            <w:pPr>
              <w:pStyle w:val="NormalWeb"/>
              <w:spacing w:line="300" w:lineRule="atLeast"/>
              <w:rPr>
                <w:rFonts w:ascii="Arial" w:hAnsi="Arial" w:cs="Arial"/>
                <w:color w:val="343434"/>
                <w:sz w:val="25"/>
                <w:szCs w:val="25"/>
              </w:rPr>
            </w:pPr>
            <w:r>
              <w:rPr>
                <w:rStyle w:val="Strong"/>
                <w:rFonts w:ascii="Arial" w:hAnsi="Arial" w:cs="Arial"/>
                <w:color w:val="343434"/>
                <w:sz w:val="25"/>
                <w:szCs w:val="25"/>
              </w:rPr>
              <w:t>-Collaboration: </w:t>
            </w:r>
            <w:r>
              <w:rPr>
                <w:rFonts w:ascii="Arial" w:hAnsi="Arial" w:cs="Arial"/>
                <w:color w:val="343434"/>
                <w:sz w:val="25"/>
                <w:szCs w:val="25"/>
              </w:rPr>
              <w:t>Collaboration is another essential principle which focuses collaborative work. 1. awareness 2. articulation, and 3. appropriation. It also considers project management as a shared value-creation process with teams working together to offer the highest value.</w:t>
            </w:r>
          </w:p>
          <w:p w:rsidR="007757D1" w:rsidRDefault="007757D1">
            <w:pPr>
              <w:pStyle w:val="NormalWeb"/>
              <w:spacing w:line="300" w:lineRule="atLeast"/>
              <w:rPr>
                <w:rFonts w:ascii="Arial" w:hAnsi="Arial" w:cs="Arial"/>
                <w:color w:val="343434"/>
                <w:sz w:val="25"/>
                <w:szCs w:val="25"/>
              </w:rPr>
            </w:pPr>
            <w:r>
              <w:rPr>
                <w:rStyle w:val="Strong"/>
                <w:rFonts w:ascii="Arial" w:hAnsi="Arial" w:cs="Arial"/>
                <w:color w:val="343434"/>
                <w:sz w:val="25"/>
                <w:szCs w:val="25"/>
              </w:rPr>
              <w:t>-Time-boxing: </w:t>
            </w:r>
            <w:r>
              <w:rPr>
                <w:rFonts w:ascii="Arial" w:hAnsi="Arial" w:cs="Arial"/>
                <w:color w:val="343434"/>
                <w:sz w:val="25"/>
                <w:szCs w:val="25"/>
              </w:rPr>
              <w:t>This principle defines how time is a limiting constraint in Scrum method. An important element of time-boxed elements are Daily Sprint planning and Review Meetings.</w:t>
            </w:r>
          </w:p>
          <w:p w:rsidR="007757D1" w:rsidRDefault="007757D1">
            <w:pPr>
              <w:pStyle w:val="NormalWeb"/>
              <w:spacing w:line="300" w:lineRule="atLeast"/>
              <w:rPr>
                <w:rFonts w:ascii="Arial" w:hAnsi="Arial" w:cs="Arial"/>
                <w:color w:val="343434"/>
                <w:sz w:val="25"/>
                <w:szCs w:val="25"/>
              </w:rPr>
            </w:pPr>
            <w:r>
              <w:rPr>
                <w:rStyle w:val="Strong"/>
                <w:rFonts w:ascii="Arial" w:hAnsi="Arial" w:cs="Arial"/>
                <w:color w:val="343434"/>
                <w:sz w:val="25"/>
                <w:szCs w:val="25"/>
              </w:rPr>
              <w:t>-Iterative Development:</w:t>
            </w:r>
            <w:r>
              <w:rPr>
                <w:rFonts w:ascii="Arial" w:hAnsi="Arial" w:cs="Arial"/>
                <w:color w:val="343434"/>
                <w:sz w:val="25"/>
                <w:szCs w:val="25"/>
              </w:rPr>
              <w:t> This principle emphasizes how to manage changes better and build products which satisfy customer needs. It also defines the organization's responsibilities regarding iterative development.</w:t>
            </w:r>
          </w:p>
        </w:tc>
      </w:tr>
    </w:tbl>
    <w:p w:rsidR="007757D1" w:rsidRDefault="007757D1" w:rsidP="007757D1">
      <w:pPr>
        <w:pStyle w:val="Heading3"/>
        <w:shd w:val="clear" w:color="auto" w:fill="FFFFFF"/>
        <w:spacing w:line="276" w:lineRule="atLeast"/>
        <w:rPr>
          <w:ins w:id="0" w:author="Unknown"/>
          <w:rFonts w:ascii="Calibri" w:hAnsi="Calibri"/>
          <w:color w:val="343434"/>
          <w:sz w:val="33"/>
          <w:szCs w:val="33"/>
        </w:rPr>
      </w:pPr>
      <w:ins w:id="1" w:author="Unknown">
        <w:r>
          <w:rPr>
            <w:rFonts w:ascii="Calibri" w:hAnsi="Calibri"/>
            <w:color w:val="343434"/>
            <w:sz w:val="33"/>
            <w:szCs w:val="33"/>
          </w:rPr>
          <w:lastRenderedPageBreak/>
          <w:t>Conclusion:</w:t>
        </w:r>
      </w:ins>
    </w:p>
    <w:p w:rsidR="007757D1" w:rsidRDefault="007757D1" w:rsidP="007757D1">
      <w:pPr>
        <w:numPr>
          <w:ilvl w:val="0"/>
          <w:numId w:val="30"/>
        </w:numPr>
        <w:shd w:val="clear" w:color="auto" w:fill="FFFFFF"/>
        <w:spacing w:before="100" w:beforeAutospacing="1" w:after="100" w:afterAutospacing="1" w:line="240" w:lineRule="auto"/>
        <w:rPr>
          <w:ins w:id="2" w:author="Unknown"/>
          <w:rFonts w:ascii="Arial" w:hAnsi="Arial" w:cs="Arial"/>
          <w:color w:val="343434"/>
          <w:sz w:val="25"/>
          <w:szCs w:val="25"/>
        </w:rPr>
      </w:pPr>
      <w:ins w:id="3" w:author="Unknown">
        <w:r>
          <w:rPr>
            <w:rFonts w:ascii="Arial" w:hAnsi="Arial" w:cs="Arial"/>
            <w:color w:val="343434"/>
            <w:sz w:val="25"/>
            <w:szCs w:val="25"/>
          </w:rPr>
          <w:t>Agile methodology is a practice that helps continuous iteration of the development process.</w:t>
        </w:r>
      </w:ins>
    </w:p>
    <w:p w:rsidR="007757D1" w:rsidRDefault="007757D1" w:rsidP="007757D1">
      <w:pPr>
        <w:numPr>
          <w:ilvl w:val="0"/>
          <w:numId w:val="30"/>
        </w:numPr>
        <w:shd w:val="clear" w:color="auto" w:fill="FFFFFF"/>
        <w:spacing w:before="100" w:beforeAutospacing="1" w:after="100" w:afterAutospacing="1" w:line="240" w:lineRule="auto"/>
        <w:rPr>
          <w:ins w:id="4" w:author="Unknown"/>
          <w:rFonts w:ascii="Arial" w:hAnsi="Arial" w:cs="Arial"/>
          <w:color w:val="343434"/>
          <w:sz w:val="25"/>
          <w:szCs w:val="25"/>
        </w:rPr>
      </w:pPr>
      <w:ins w:id="5" w:author="Unknown">
        <w:r>
          <w:rPr>
            <w:rFonts w:ascii="Arial" w:hAnsi="Arial" w:cs="Arial"/>
            <w:color w:val="343434"/>
            <w:sz w:val="25"/>
            <w:szCs w:val="25"/>
          </w:rPr>
          <w:t>In the Agile method, the priority is always to satisfy the customer by providing continuous delivery of valuable software.</w:t>
        </w:r>
      </w:ins>
    </w:p>
    <w:p w:rsidR="007757D1" w:rsidRDefault="007757D1" w:rsidP="007757D1">
      <w:pPr>
        <w:numPr>
          <w:ilvl w:val="0"/>
          <w:numId w:val="30"/>
        </w:numPr>
        <w:shd w:val="clear" w:color="auto" w:fill="FFFFFF"/>
        <w:spacing w:before="100" w:beforeAutospacing="1" w:after="100" w:afterAutospacing="1" w:line="240" w:lineRule="auto"/>
        <w:rPr>
          <w:ins w:id="6" w:author="Unknown"/>
          <w:rFonts w:ascii="Arial" w:hAnsi="Arial" w:cs="Arial"/>
          <w:color w:val="343434"/>
          <w:sz w:val="25"/>
          <w:szCs w:val="25"/>
        </w:rPr>
      </w:pPr>
      <w:ins w:id="7" w:author="Unknown">
        <w:r>
          <w:rPr>
            <w:rFonts w:ascii="Arial" w:hAnsi="Arial" w:cs="Arial"/>
            <w:color w:val="343434"/>
            <w:sz w:val="25"/>
            <w:szCs w:val="25"/>
          </w:rPr>
          <w:t>Scrum is an agile process that allows us to focus on delivering the highest business value.</w:t>
        </w:r>
      </w:ins>
    </w:p>
    <w:p w:rsidR="007757D1" w:rsidRDefault="007757D1" w:rsidP="007757D1">
      <w:pPr>
        <w:numPr>
          <w:ilvl w:val="0"/>
          <w:numId w:val="30"/>
        </w:numPr>
        <w:shd w:val="clear" w:color="auto" w:fill="FFFFFF"/>
        <w:spacing w:before="100" w:beforeAutospacing="1" w:after="100" w:afterAutospacing="1" w:line="240" w:lineRule="auto"/>
        <w:rPr>
          <w:ins w:id="8" w:author="Unknown"/>
          <w:rFonts w:ascii="Arial" w:hAnsi="Arial" w:cs="Arial"/>
          <w:color w:val="343434"/>
          <w:sz w:val="25"/>
          <w:szCs w:val="25"/>
        </w:rPr>
      </w:pPr>
      <w:ins w:id="9" w:author="Unknown">
        <w:r>
          <w:rPr>
            <w:rFonts w:ascii="Arial" w:hAnsi="Arial" w:cs="Arial"/>
            <w:color w:val="343434"/>
            <w:sz w:val="25"/>
            <w:szCs w:val="25"/>
          </w:rPr>
          <w:t>The main benefit of Agile is its flexibility as it quickly reacts to changes.</w:t>
        </w:r>
      </w:ins>
    </w:p>
    <w:p w:rsidR="007757D1" w:rsidRDefault="007757D1" w:rsidP="007757D1">
      <w:pPr>
        <w:numPr>
          <w:ilvl w:val="0"/>
          <w:numId w:val="30"/>
        </w:numPr>
        <w:shd w:val="clear" w:color="auto" w:fill="FFFFFF"/>
        <w:spacing w:before="100" w:beforeAutospacing="1" w:after="100" w:afterAutospacing="1" w:line="240" w:lineRule="auto"/>
        <w:rPr>
          <w:ins w:id="10" w:author="Unknown"/>
          <w:rFonts w:ascii="Arial" w:hAnsi="Arial" w:cs="Arial"/>
          <w:color w:val="343434"/>
          <w:sz w:val="25"/>
          <w:szCs w:val="25"/>
        </w:rPr>
      </w:pPr>
      <w:ins w:id="11" w:author="Unknown">
        <w:r>
          <w:rPr>
            <w:rFonts w:ascii="Arial" w:hAnsi="Arial" w:cs="Arial"/>
            <w:color w:val="343434"/>
            <w:sz w:val="25"/>
            <w:szCs w:val="25"/>
          </w:rPr>
          <w:t>In the Agile process, the leadership plays a vital role.</w:t>
        </w:r>
      </w:ins>
    </w:p>
    <w:p w:rsidR="007757D1" w:rsidRDefault="007757D1" w:rsidP="007757D1">
      <w:pPr>
        <w:numPr>
          <w:ilvl w:val="0"/>
          <w:numId w:val="30"/>
        </w:numPr>
        <w:shd w:val="clear" w:color="auto" w:fill="FFFFFF"/>
        <w:spacing w:before="100" w:beforeAutospacing="1" w:after="100" w:afterAutospacing="1" w:line="240" w:lineRule="auto"/>
        <w:rPr>
          <w:ins w:id="12" w:author="Unknown"/>
          <w:rFonts w:ascii="Arial" w:hAnsi="Arial" w:cs="Arial"/>
          <w:color w:val="343434"/>
          <w:sz w:val="25"/>
          <w:szCs w:val="25"/>
        </w:rPr>
      </w:pPr>
      <w:ins w:id="13" w:author="Unknown">
        <w:r>
          <w:rPr>
            <w:rFonts w:ascii="Arial" w:hAnsi="Arial" w:cs="Arial"/>
            <w:color w:val="343434"/>
            <w:sz w:val="25"/>
            <w:szCs w:val="25"/>
          </w:rPr>
          <w:t>In Scrum, design and execution should be kept simple.</w:t>
        </w:r>
      </w:ins>
    </w:p>
    <w:p w:rsidR="007757D1" w:rsidRDefault="007757D1" w:rsidP="007757D1">
      <w:pPr>
        <w:numPr>
          <w:ilvl w:val="0"/>
          <w:numId w:val="30"/>
        </w:numPr>
        <w:shd w:val="clear" w:color="auto" w:fill="FFFFFF"/>
        <w:spacing w:before="100" w:beforeAutospacing="1" w:after="100" w:afterAutospacing="1" w:line="240" w:lineRule="auto"/>
        <w:rPr>
          <w:ins w:id="14" w:author="Unknown"/>
          <w:rFonts w:ascii="Arial" w:hAnsi="Arial" w:cs="Arial"/>
          <w:color w:val="343434"/>
          <w:sz w:val="25"/>
          <w:szCs w:val="25"/>
        </w:rPr>
      </w:pPr>
      <w:ins w:id="15" w:author="Unknown">
        <w:r>
          <w:rPr>
            <w:rFonts w:ascii="Arial" w:hAnsi="Arial" w:cs="Arial"/>
            <w:color w:val="343434"/>
            <w:sz w:val="25"/>
            <w:szCs w:val="25"/>
          </w:rPr>
          <w:t>In Scrum, daily sprint meeting is conducted to review and feedback to decide future progress of the project.</w:t>
        </w:r>
      </w:ins>
    </w:p>
    <w:p w:rsidR="007757D1" w:rsidRDefault="007757D1" w:rsidP="007757D1">
      <w:pPr>
        <w:numPr>
          <w:ilvl w:val="0"/>
          <w:numId w:val="30"/>
        </w:numPr>
        <w:shd w:val="clear" w:color="auto" w:fill="FFFFFF"/>
        <w:spacing w:before="100" w:beforeAutospacing="1" w:after="100" w:afterAutospacing="1" w:line="240" w:lineRule="auto"/>
        <w:rPr>
          <w:ins w:id="16" w:author="Unknown"/>
          <w:rFonts w:ascii="Arial" w:hAnsi="Arial" w:cs="Arial"/>
          <w:color w:val="343434"/>
          <w:sz w:val="25"/>
          <w:szCs w:val="25"/>
        </w:rPr>
      </w:pPr>
      <w:ins w:id="17" w:author="Unknown">
        <w:r>
          <w:rPr>
            <w:rFonts w:ascii="Arial" w:hAnsi="Arial" w:cs="Arial"/>
            <w:color w:val="343434"/>
            <w:sz w:val="25"/>
            <w:szCs w:val="25"/>
          </w:rPr>
          <w:t>In Scrum, when the team is done with the current sprint activity, the next sprint can be planned.</w:t>
        </w:r>
      </w:ins>
    </w:p>
    <w:p w:rsidR="007757D1" w:rsidRDefault="007757D1" w:rsidP="00C512A4">
      <w:pPr>
        <w:pStyle w:val="Heading3"/>
        <w:shd w:val="clear" w:color="auto" w:fill="FFFFFF"/>
        <w:spacing w:before="400" w:after="133" w:line="267" w:lineRule="atLeast"/>
        <w:rPr>
          <w:rFonts w:ascii="Helvetica" w:hAnsi="Helvetica" w:cs="Helvetica"/>
          <w:noProof/>
          <w:color w:val="000000"/>
          <w:sz w:val="31"/>
          <w:szCs w:val="31"/>
          <w:lang w:eastAsia="en-IN"/>
        </w:rPr>
      </w:pPr>
    </w:p>
    <w:p w:rsidR="007757D1" w:rsidRDefault="007757D1" w:rsidP="00C512A4">
      <w:pPr>
        <w:pStyle w:val="Heading3"/>
        <w:shd w:val="clear" w:color="auto" w:fill="FFFFFF"/>
        <w:spacing w:before="400" w:after="133" w:line="267" w:lineRule="atLeast"/>
        <w:rPr>
          <w:rFonts w:ascii="Helvetica" w:hAnsi="Helvetica" w:cs="Helvetica"/>
          <w:noProof/>
          <w:color w:val="000000"/>
          <w:sz w:val="31"/>
          <w:szCs w:val="31"/>
          <w:lang w:eastAsia="en-IN"/>
        </w:rPr>
      </w:pPr>
    </w:p>
    <w:p w:rsidR="007757D1" w:rsidRDefault="007757D1" w:rsidP="00C512A4">
      <w:pPr>
        <w:pStyle w:val="Heading3"/>
        <w:shd w:val="clear" w:color="auto" w:fill="FFFFFF"/>
        <w:spacing w:before="400" w:after="133" w:line="267" w:lineRule="atLeast"/>
        <w:rPr>
          <w:rFonts w:ascii="Helvetica" w:hAnsi="Helvetica" w:cs="Helvetica"/>
          <w:noProof/>
          <w:color w:val="000000"/>
          <w:sz w:val="31"/>
          <w:szCs w:val="31"/>
          <w:lang w:eastAsia="en-IN"/>
        </w:rPr>
      </w:pPr>
    </w:p>
    <w:p w:rsidR="007757D1" w:rsidRDefault="007757D1" w:rsidP="00C512A4">
      <w:pPr>
        <w:pStyle w:val="Heading3"/>
        <w:shd w:val="clear" w:color="auto" w:fill="FFFFFF"/>
        <w:spacing w:before="400" w:after="133" w:line="267" w:lineRule="atLeast"/>
        <w:rPr>
          <w:rFonts w:ascii="Helvetica" w:hAnsi="Helvetica" w:cs="Helvetica"/>
          <w:noProof/>
          <w:color w:val="000000"/>
          <w:sz w:val="31"/>
          <w:szCs w:val="31"/>
          <w:lang w:eastAsia="en-IN"/>
        </w:rPr>
      </w:pPr>
    </w:p>
    <w:p w:rsidR="00241941" w:rsidRDefault="00241941" w:rsidP="00C512A4">
      <w:pPr>
        <w:pStyle w:val="Heading3"/>
        <w:shd w:val="clear" w:color="auto" w:fill="FFFFFF"/>
        <w:spacing w:before="400" w:after="133" w:line="267" w:lineRule="atLeast"/>
        <w:rPr>
          <w:rFonts w:ascii="Helvetica" w:hAnsi="Helvetica" w:cs="Helvetica"/>
          <w:noProof/>
          <w:color w:val="000000"/>
          <w:sz w:val="31"/>
          <w:szCs w:val="31"/>
          <w:lang w:eastAsia="en-IN"/>
        </w:rPr>
      </w:pPr>
    </w:p>
    <w:p w:rsidR="00AC0AD9" w:rsidRDefault="00AC0AD9" w:rsidP="00C512A4">
      <w:pPr>
        <w:pStyle w:val="Heading3"/>
        <w:shd w:val="clear" w:color="auto" w:fill="FFFFFF"/>
        <w:spacing w:before="400" w:after="133" w:line="267" w:lineRule="atLeast"/>
        <w:rPr>
          <w:rFonts w:ascii="Helvetica" w:hAnsi="Helvetica" w:cs="Helvetica"/>
          <w:color w:val="000000"/>
          <w:sz w:val="31"/>
          <w:szCs w:val="31"/>
        </w:rPr>
      </w:pPr>
      <w:r>
        <w:rPr>
          <w:rFonts w:ascii="Helvetica" w:hAnsi="Helvetica" w:cs="Helvetica"/>
          <w:noProof/>
          <w:color w:val="000000"/>
          <w:sz w:val="31"/>
          <w:szCs w:val="31"/>
          <w:lang w:eastAsia="en-IN"/>
        </w:rPr>
        <w:drawing>
          <wp:inline distT="0" distB="0" distL="0" distR="0">
            <wp:extent cx="2609850" cy="325755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609850" cy="3257550"/>
                    </a:xfrm>
                    <a:prstGeom prst="rect">
                      <a:avLst/>
                    </a:prstGeom>
                    <a:noFill/>
                    <a:ln w="9525">
                      <a:noFill/>
                      <a:miter lim="800000"/>
                      <a:headEnd/>
                      <a:tailEnd/>
                    </a:ln>
                  </pic:spPr>
                </pic:pic>
              </a:graphicData>
            </a:graphic>
          </wp:inline>
        </w:drawing>
      </w:r>
    </w:p>
    <w:p w:rsidR="00241941" w:rsidRDefault="00241941" w:rsidP="00241941">
      <w:pPr>
        <w:pStyle w:val="NormalWeb"/>
        <w:shd w:val="clear" w:color="auto" w:fill="FFFFFF"/>
        <w:spacing w:before="0" w:beforeAutospacing="0" w:after="330" w:afterAutospacing="0" w:line="377" w:lineRule="atLeast"/>
        <w:textAlignment w:val="baseline"/>
        <w:rPr>
          <w:rFonts w:ascii="GothamBook" w:hAnsi="GothamBook"/>
          <w:color w:val="2A3848"/>
        </w:rPr>
      </w:pPr>
    </w:p>
    <w:p w:rsidR="00241941" w:rsidRDefault="00241941" w:rsidP="00241941">
      <w:pPr>
        <w:pStyle w:val="Heading2"/>
        <w:shd w:val="clear" w:color="auto" w:fill="FFFFFF"/>
        <w:spacing w:before="0" w:beforeAutospacing="0" w:after="210" w:afterAutospacing="0"/>
        <w:textAlignment w:val="baseline"/>
        <w:rPr>
          <w:rFonts w:ascii="GothamBook" w:hAnsi="GothamBook"/>
          <w:color w:val="32313B"/>
          <w:sz w:val="39"/>
          <w:szCs w:val="39"/>
        </w:rPr>
      </w:pPr>
      <w:r>
        <w:rPr>
          <w:rFonts w:ascii="GothamBook" w:hAnsi="GothamBook"/>
          <w:color w:val="32313B"/>
          <w:sz w:val="39"/>
          <w:szCs w:val="39"/>
        </w:rPr>
        <w:t>What Is Risk In Software Engineering?</w:t>
      </w:r>
    </w:p>
    <w:p w:rsidR="00241941" w:rsidRDefault="00A0462B" w:rsidP="00241941">
      <w:pPr>
        <w:pStyle w:val="NormalWeb"/>
        <w:shd w:val="clear" w:color="auto" w:fill="FFFFFF"/>
        <w:spacing w:before="0" w:beforeAutospacing="0" w:after="330" w:afterAutospacing="0" w:line="377" w:lineRule="atLeast"/>
        <w:textAlignment w:val="baseline"/>
        <w:rPr>
          <w:rFonts w:ascii="GothamBook" w:hAnsi="GothamBook"/>
          <w:color w:val="2A3848"/>
        </w:rPr>
      </w:pPr>
      <w:r w:rsidRPr="006E0886">
        <w:rPr>
          <w:rFonts w:ascii="GothamBook" w:hAnsi="GothamBook"/>
          <w:b/>
          <w:color w:val="2A3848"/>
        </w:rPr>
        <w:t>A</w:t>
      </w:r>
      <w:r w:rsidR="00241941" w:rsidRPr="006E0886">
        <w:rPr>
          <w:rFonts w:ascii="GothamBook" w:hAnsi="GothamBook"/>
          <w:b/>
          <w:color w:val="2A3848"/>
        </w:rPr>
        <w:t xml:space="preserve"> risk is a </w:t>
      </w:r>
      <w:r w:rsidR="00241941" w:rsidRPr="006E0886">
        <w:rPr>
          <w:rStyle w:val="Emphasis"/>
          <w:rFonts w:ascii="GothamBook" w:hAnsi="GothamBook"/>
          <w:b/>
          <w:color w:val="2A3848"/>
        </w:rPr>
        <w:t>potential</w:t>
      </w:r>
      <w:r w:rsidR="00241941" w:rsidRPr="006E0886">
        <w:rPr>
          <w:rFonts w:ascii="GothamBook" w:hAnsi="GothamBook"/>
          <w:b/>
          <w:color w:val="2A3848"/>
        </w:rPr>
        <w:t> problem.</w:t>
      </w:r>
      <w:r w:rsidR="00241941">
        <w:rPr>
          <w:rFonts w:ascii="GothamBook" w:hAnsi="GothamBook"/>
          <w:color w:val="2A3848"/>
        </w:rPr>
        <w:t xml:space="preserve"> It’s an activity or event that may compromise the success of a software development project. Risk is the possibility of suffering loss, and total risk exposure to a specific project will account for both the </w:t>
      </w:r>
      <w:r w:rsidR="00241941">
        <w:rPr>
          <w:rStyle w:val="Emphasis"/>
          <w:rFonts w:ascii="GothamBook" w:hAnsi="GothamBook"/>
          <w:color w:val="2A3848"/>
        </w:rPr>
        <w:t>probability</w:t>
      </w:r>
      <w:r w:rsidR="00241941">
        <w:rPr>
          <w:rFonts w:ascii="GothamBook" w:hAnsi="GothamBook"/>
          <w:color w:val="2A3848"/>
        </w:rPr>
        <w:t> and the </w:t>
      </w:r>
      <w:r w:rsidR="00241941">
        <w:rPr>
          <w:rStyle w:val="Emphasis"/>
          <w:rFonts w:ascii="GothamBook" w:hAnsi="GothamBook"/>
          <w:color w:val="2A3848"/>
        </w:rPr>
        <w:t>size</w:t>
      </w:r>
      <w:r w:rsidR="00241941">
        <w:rPr>
          <w:rFonts w:ascii="GothamBook" w:hAnsi="GothamBook"/>
          <w:color w:val="2A3848"/>
        </w:rPr>
        <w:t> of the potential loss. </w:t>
      </w:r>
    </w:p>
    <w:p w:rsidR="00241941" w:rsidRPr="00241941" w:rsidRDefault="00241941" w:rsidP="00241941">
      <w:pPr>
        <w:shd w:val="clear" w:color="auto" w:fill="FBFBFB"/>
        <w:spacing w:after="266" w:line="293" w:lineRule="atLeast"/>
        <w:textAlignment w:val="baseline"/>
        <w:rPr>
          <w:rFonts w:ascii="Arial" w:eastAsia="Times New Roman" w:hAnsi="Arial" w:cs="Arial"/>
          <w:color w:val="333333"/>
          <w:sz w:val="27"/>
          <w:szCs w:val="27"/>
          <w:lang w:eastAsia="en-IN"/>
        </w:rPr>
      </w:pPr>
      <w:r w:rsidRPr="00241941">
        <w:rPr>
          <w:rFonts w:ascii="Arial" w:eastAsia="Times New Roman" w:hAnsi="Arial" w:cs="Arial"/>
          <w:color w:val="333333"/>
          <w:sz w:val="27"/>
          <w:szCs w:val="27"/>
          <w:lang w:eastAsia="en-IN"/>
        </w:rPr>
        <w:t>Risk is made up of two parts: the probability of something going wrong, and the negative consequences if it does.</w:t>
      </w:r>
    </w:p>
    <w:p w:rsidR="00241941" w:rsidRPr="00241941" w:rsidRDefault="00241941" w:rsidP="00241941">
      <w:pPr>
        <w:shd w:val="clear" w:color="auto" w:fill="FBFBFB"/>
        <w:spacing w:after="266" w:line="293" w:lineRule="atLeast"/>
        <w:textAlignment w:val="baseline"/>
        <w:rPr>
          <w:rFonts w:ascii="Arial" w:eastAsia="Times New Roman" w:hAnsi="Arial" w:cs="Arial"/>
          <w:color w:val="333333"/>
          <w:sz w:val="27"/>
          <w:szCs w:val="27"/>
          <w:lang w:eastAsia="en-IN"/>
        </w:rPr>
      </w:pPr>
      <w:r w:rsidRPr="00241941">
        <w:rPr>
          <w:rFonts w:ascii="Arial" w:eastAsia="Times New Roman" w:hAnsi="Arial" w:cs="Arial"/>
          <w:color w:val="333333"/>
          <w:sz w:val="27"/>
          <w:szCs w:val="27"/>
          <w:lang w:eastAsia="en-IN"/>
        </w:rPr>
        <w:t>Risk can be hard to spot, however, let alone prepare for and manage. And, if you're hit by a consequence that you hadn't planned for, costs, time, and reputations could be on the line.</w:t>
      </w:r>
    </w:p>
    <w:p w:rsidR="007D30BA" w:rsidRPr="007D30BA" w:rsidRDefault="007D30BA" w:rsidP="007D30BA">
      <w:pPr>
        <w:spacing w:before="499" w:after="300" w:line="240" w:lineRule="auto"/>
        <w:textAlignment w:val="baseline"/>
        <w:outlineLvl w:val="1"/>
        <w:rPr>
          <w:rFonts w:ascii="Arial" w:eastAsia="Times New Roman" w:hAnsi="Arial" w:cs="Arial"/>
          <w:b/>
          <w:bCs/>
          <w:sz w:val="42"/>
          <w:szCs w:val="42"/>
          <w:lang w:eastAsia="en-IN"/>
        </w:rPr>
      </w:pPr>
      <w:r w:rsidRPr="007D30BA">
        <w:rPr>
          <w:rFonts w:ascii="Arial" w:eastAsia="Times New Roman" w:hAnsi="Arial" w:cs="Arial"/>
          <w:b/>
          <w:bCs/>
          <w:sz w:val="42"/>
          <w:szCs w:val="42"/>
          <w:lang w:eastAsia="en-IN"/>
        </w:rPr>
        <w:lastRenderedPageBreak/>
        <w:t>When to Use Risk Analysis</w:t>
      </w:r>
    </w:p>
    <w:p w:rsidR="007D30BA" w:rsidRPr="007D30BA" w:rsidRDefault="007D30BA" w:rsidP="007D30BA">
      <w:pPr>
        <w:spacing w:after="266" w:line="293" w:lineRule="atLeast"/>
        <w:textAlignment w:val="baseline"/>
        <w:rPr>
          <w:rFonts w:ascii="inherit" w:eastAsia="Times New Roman" w:hAnsi="inherit" w:cs="Times New Roman"/>
          <w:sz w:val="27"/>
          <w:szCs w:val="27"/>
          <w:lang w:eastAsia="en-IN"/>
        </w:rPr>
      </w:pPr>
      <w:r w:rsidRPr="007D30BA">
        <w:rPr>
          <w:rFonts w:ascii="inherit" w:eastAsia="Times New Roman" w:hAnsi="inherit" w:cs="Times New Roman"/>
          <w:sz w:val="27"/>
          <w:szCs w:val="27"/>
          <w:lang w:eastAsia="en-IN"/>
        </w:rPr>
        <w:t>Risk analysis is useful in many situations:</w:t>
      </w:r>
    </w:p>
    <w:p w:rsidR="007D30BA" w:rsidRPr="007D30BA" w:rsidRDefault="007D30BA" w:rsidP="007D30BA">
      <w:pPr>
        <w:numPr>
          <w:ilvl w:val="0"/>
          <w:numId w:val="34"/>
        </w:numPr>
        <w:shd w:val="clear" w:color="auto" w:fill="FBFBFB"/>
        <w:spacing w:after="199" w:line="319" w:lineRule="atLeast"/>
        <w:ind w:left="334" w:firstLine="0"/>
        <w:textAlignment w:val="baseline"/>
        <w:rPr>
          <w:rFonts w:ascii="Arial" w:eastAsia="Times New Roman" w:hAnsi="Arial" w:cs="Arial"/>
          <w:color w:val="333333"/>
          <w:sz w:val="27"/>
          <w:szCs w:val="27"/>
          <w:lang w:eastAsia="en-IN"/>
        </w:rPr>
      </w:pPr>
      <w:r w:rsidRPr="007D30BA">
        <w:rPr>
          <w:rFonts w:ascii="Arial" w:eastAsia="Times New Roman" w:hAnsi="Arial" w:cs="Arial"/>
          <w:color w:val="333333"/>
          <w:sz w:val="27"/>
          <w:szCs w:val="27"/>
          <w:lang w:eastAsia="en-IN"/>
        </w:rPr>
        <w:t>When you're planning projects, to help you anticipate and neutralize possible problems.</w:t>
      </w:r>
    </w:p>
    <w:p w:rsidR="007D30BA" w:rsidRPr="007D30BA" w:rsidRDefault="007D30BA" w:rsidP="007D30BA">
      <w:pPr>
        <w:numPr>
          <w:ilvl w:val="0"/>
          <w:numId w:val="34"/>
        </w:numPr>
        <w:shd w:val="clear" w:color="auto" w:fill="FBFBFB"/>
        <w:spacing w:after="199" w:line="319" w:lineRule="atLeast"/>
        <w:ind w:left="334" w:firstLine="0"/>
        <w:textAlignment w:val="baseline"/>
        <w:rPr>
          <w:rFonts w:ascii="Arial" w:eastAsia="Times New Roman" w:hAnsi="Arial" w:cs="Arial"/>
          <w:color w:val="333333"/>
          <w:sz w:val="27"/>
          <w:szCs w:val="27"/>
          <w:lang w:eastAsia="en-IN"/>
        </w:rPr>
      </w:pPr>
      <w:r w:rsidRPr="007D30BA">
        <w:rPr>
          <w:rFonts w:ascii="Arial" w:eastAsia="Times New Roman" w:hAnsi="Arial" w:cs="Arial"/>
          <w:color w:val="333333"/>
          <w:sz w:val="27"/>
          <w:szCs w:val="27"/>
          <w:lang w:eastAsia="en-IN"/>
        </w:rPr>
        <w:t>When you're deciding whether or not to move forward with a project.</w:t>
      </w:r>
    </w:p>
    <w:p w:rsidR="007D30BA" w:rsidRPr="007D30BA" w:rsidRDefault="007D30BA" w:rsidP="007D30BA">
      <w:pPr>
        <w:numPr>
          <w:ilvl w:val="0"/>
          <w:numId w:val="34"/>
        </w:numPr>
        <w:shd w:val="clear" w:color="auto" w:fill="FBFBFB"/>
        <w:spacing w:after="199" w:line="319" w:lineRule="atLeast"/>
        <w:ind w:left="334" w:firstLine="0"/>
        <w:textAlignment w:val="baseline"/>
        <w:rPr>
          <w:rFonts w:ascii="Arial" w:eastAsia="Times New Roman" w:hAnsi="Arial" w:cs="Arial"/>
          <w:color w:val="333333"/>
          <w:sz w:val="27"/>
          <w:szCs w:val="27"/>
          <w:lang w:eastAsia="en-IN"/>
        </w:rPr>
      </w:pPr>
      <w:r w:rsidRPr="007D30BA">
        <w:rPr>
          <w:rFonts w:ascii="Arial" w:eastAsia="Times New Roman" w:hAnsi="Arial" w:cs="Arial"/>
          <w:color w:val="333333"/>
          <w:sz w:val="27"/>
          <w:szCs w:val="27"/>
          <w:lang w:eastAsia="en-IN"/>
        </w:rPr>
        <w:t>When you're improving safety and managing potential risks in the workplace.</w:t>
      </w:r>
    </w:p>
    <w:p w:rsidR="007D30BA" w:rsidRDefault="007D30BA" w:rsidP="007D30BA">
      <w:pPr>
        <w:numPr>
          <w:ilvl w:val="0"/>
          <w:numId w:val="34"/>
        </w:numPr>
        <w:shd w:val="clear" w:color="auto" w:fill="FBFBFB"/>
        <w:spacing w:after="199" w:line="319" w:lineRule="atLeast"/>
        <w:ind w:left="334" w:firstLine="0"/>
        <w:textAlignment w:val="baseline"/>
        <w:rPr>
          <w:rFonts w:ascii="Arial" w:eastAsia="Times New Roman" w:hAnsi="Arial" w:cs="Arial"/>
          <w:color w:val="333333"/>
          <w:sz w:val="27"/>
          <w:szCs w:val="27"/>
          <w:lang w:eastAsia="en-IN"/>
        </w:rPr>
      </w:pPr>
      <w:r w:rsidRPr="007D30BA">
        <w:rPr>
          <w:rFonts w:ascii="Arial" w:eastAsia="Times New Roman" w:hAnsi="Arial" w:cs="Arial"/>
          <w:color w:val="333333"/>
          <w:sz w:val="27"/>
          <w:szCs w:val="27"/>
          <w:lang w:eastAsia="en-IN"/>
        </w:rPr>
        <w:t>When you're preparing for events such as equipment or technology failure, theft, staff sickness, or natural disasters.</w:t>
      </w:r>
    </w:p>
    <w:p w:rsidR="00DB38A9" w:rsidRDefault="00DB38A9" w:rsidP="00DB38A9">
      <w:pPr>
        <w:shd w:val="clear" w:color="auto" w:fill="FBFBFB"/>
        <w:spacing w:after="199" w:line="319" w:lineRule="atLeast"/>
        <w:ind w:left="334"/>
        <w:textAlignment w:val="baseline"/>
        <w:rPr>
          <w:rFonts w:ascii="Arial" w:eastAsia="Times New Roman" w:hAnsi="Arial" w:cs="Arial"/>
          <w:color w:val="333333"/>
          <w:sz w:val="27"/>
          <w:szCs w:val="27"/>
          <w:lang w:eastAsia="en-IN"/>
        </w:rPr>
      </w:pPr>
    </w:p>
    <w:p w:rsidR="00DB38A9" w:rsidRDefault="00DB38A9" w:rsidP="00DB38A9">
      <w:pPr>
        <w:pStyle w:val="NormalWeb"/>
        <w:shd w:val="clear" w:color="auto" w:fill="FFFFFF"/>
        <w:ind w:left="720"/>
        <w:rPr>
          <w:rFonts w:ascii="Arial" w:hAnsi="Arial" w:cs="Arial"/>
          <w:b/>
          <w:color w:val="222222"/>
          <w:sz w:val="27"/>
          <w:szCs w:val="27"/>
        </w:rPr>
      </w:pPr>
      <w:r w:rsidRPr="00DB38A9">
        <w:rPr>
          <w:rFonts w:ascii="Arial" w:hAnsi="Arial" w:cs="Arial"/>
          <w:b/>
          <w:color w:val="222222"/>
          <w:sz w:val="27"/>
          <w:szCs w:val="27"/>
        </w:rPr>
        <w:t>There are primarily 3 categories of Project Risks</w:t>
      </w:r>
    </w:p>
    <w:p w:rsidR="00DB38A9" w:rsidRDefault="00D13DAC" w:rsidP="00DB38A9">
      <w:pPr>
        <w:pStyle w:val="NormalWeb"/>
        <w:shd w:val="clear" w:color="auto" w:fill="FFFFFF"/>
        <w:ind w:left="720"/>
        <w:rPr>
          <w:rFonts w:ascii="Arial" w:hAnsi="Arial" w:cs="Arial"/>
          <w:b/>
          <w:color w:val="222222"/>
          <w:sz w:val="27"/>
          <w:szCs w:val="27"/>
        </w:rPr>
      </w:pPr>
      <w:r>
        <w:rPr>
          <w:rFonts w:ascii="Arial" w:hAnsi="Arial" w:cs="Arial"/>
          <w:b/>
          <w:color w:val="222222"/>
          <w:sz w:val="27"/>
          <w:szCs w:val="27"/>
        </w:rPr>
        <w:t>1. Organizational</w:t>
      </w:r>
      <w:r w:rsidR="00DB38A9">
        <w:rPr>
          <w:rFonts w:ascii="Arial" w:hAnsi="Arial" w:cs="Arial"/>
          <w:b/>
          <w:color w:val="222222"/>
          <w:sz w:val="27"/>
          <w:szCs w:val="27"/>
        </w:rPr>
        <w:t xml:space="preserve"> Risks</w:t>
      </w:r>
      <w:r>
        <w:rPr>
          <w:rFonts w:ascii="Arial" w:hAnsi="Arial" w:cs="Arial"/>
          <w:b/>
          <w:color w:val="222222"/>
          <w:sz w:val="27"/>
          <w:szCs w:val="27"/>
        </w:rPr>
        <w:t xml:space="preserve"> =</w:t>
      </w:r>
      <w:r w:rsidRPr="00D13DAC">
        <w:rPr>
          <w:rFonts w:ascii="Arial" w:hAnsi="Arial" w:cs="Arial"/>
          <w:color w:val="222222"/>
          <w:sz w:val="27"/>
          <w:szCs w:val="27"/>
          <w:shd w:val="clear" w:color="auto" w:fill="FFFFFF"/>
        </w:rPr>
        <w:t xml:space="preserve"> </w:t>
      </w:r>
      <w:r>
        <w:rPr>
          <w:rFonts w:ascii="Arial" w:hAnsi="Arial" w:cs="Arial"/>
          <w:color w:val="222222"/>
          <w:sz w:val="27"/>
          <w:szCs w:val="27"/>
          <w:shd w:val="clear" w:color="auto" w:fill="FFFFFF"/>
        </w:rPr>
        <w:t>It is a risk related to your </w:t>
      </w:r>
      <w:r>
        <w:rPr>
          <w:rStyle w:val="Strong"/>
          <w:rFonts w:ascii="Arial" w:hAnsi="Arial" w:cs="Arial"/>
          <w:color w:val="222222"/>
          <w:sz w:val="27"/>
          <w:szCs w:val="27"/>
          <w:shd w:val="clear" w:color="auto" w:fill="FFFFFF"/>
        </w:rPr>
        <w:t>human resource</w:t>
      </w:r>
      <w:r>
        <w:rPr>
          <w:rFonts w:ascii="Arial" w:hAnsi="Arial" w:cs="Arial"/>
          <w:color w:val="222222"/>
          <w:sz w:val="27"/>
          <w:szCs w:val="27"/>
          <w:shd w:val="clear" w:color="auto" w:fill="FFFFFF"/>
        </w:rPr>
        <w:t> or your Testing team. For example, in your project, lack of technically skilled members is a risk. Not having enough manpower to complete the project on time is another risk.</w:t>
      </w:r>
    </w:p>
    <w:p w:rsidR="00917DDE" w:rsidRDefault="00657C87" w:rsidP="00917DDE">
      <w:pPr>
        <w:pStyle w:val="NormalWeb"/>
        <w:shd w:val="clear" w:color="auto" w:fill="FFFFFF"/>
        <w:rPr>
          <w:rFonts w:ascii="Arial" w:hAnsi="Arial" w:cs="Arial"/>
          <w:color w:val="222222"/>
          <w:sz w:val="27"/>
          <w:szCs w:val="27"/>
        </w:rPr>
      </w:pPr>
      <w:r>
        <w:rPr>
          <w:rFonts w:ascii="Arial" w:hAnsi="Arial" w:cs="Arial"/>
          <w:b/>
          <w:color w:val="222222"/>
          <w:sz w:val="27"/>
          <w:szCs w:val="27"/>
        </w:rPr>
        <w:t xml:space="preserve">          </w:t>
      </w:r>
      <w:r w:rsidR="00D13DAC">
        <w:rPr>
          <w:rFonts w:ascii="Arial" w:hAnsi="Arial" w:cs="Arial"/>
          <w:b/>
          <w:color w:val="222222"/>
          <w:sz w:val="27"/>
          <w:szCs w:val="27"/>
        </w:rPr>
        <w:t>2. Technical</w:t>
      </w:r>
      <w:r w:rsidR="00DB38A9">
        <w:rPr>
          <w:rFonts w:ascii="Arial" w:hAnsi="Arial" w:cs="Arial"/>
          <w:b/>
          <w:color w:val="222222"/>
          <w:sz w:val="27"/>
          <w:szCs w:val="27"/>
        </w:rPr>
        <w:t xml:space="preserve"> Risks</w:t>
      </w:r>
      <w:r w:rsidR="003A2BC5">
        <w:rPr>
          <w:rFonts w:ascii="Arial" w:hAnsi="Arial" w:cs="Arial"/>
          <w:b/>
          <w:color w:val="222222"/>
          <w:sz w:val="27"/>
          <w:szCs w:val="27"/>
        </w:rPr>
        <w:t xml:space="preserve"> - </w:t>
      </w:r>
      <w:r w:rsidR="003A2BC5">
        <w:rPr>
          <w:rFonts w:ascii="Arial" w:hAnsi="Arial" w:cs="Arial"/>
          <w:color w:val="222222"/>
          <w:sz w:val="27"/>
          <w:szCs w:val="27"/>
        </w:rPr>
        <w:t xml:space="preserve">Technical Risk is the probability of loss incurred </w:t>
      </w:r>
      <w:r>
        <w:rPr>
          <w:rFonts w:ascii="Arial" w:hAnsi="Arial" w:cs="Arial"/>
          <w:color w:val="222222"/>
          <w:sz w:val="27"/>
          <w:szCs w:val="27"/>
        </w:rPr>
        <w:t xml:space="preserve">     </w:t>
      </w:r>
      <w:r w:rsidR="003A2BC5">
        <w:rPr>
          <w:rFonts w:ascii="Arial" w:hAnsi="Arial" w:cs="Arial"/>
          <w:color w:val="222222"/>
          <w:sz w:val="27"/>
          <w:szCs w:val="27"/>
        </w:rPr>
        <w:t xml:space="preserve">during the execution of a technical process </w:t>
      </w:r>
    </w:p>
    <w:p w:rsidR="003A2BC5" w:rsidRDefault="003A2BC5" w:rsidP="00917DDE">
      <w:pPr>
        <w:pStyle w:val="NormalWeb"/>
        <w:shd w:val="clear" w:color="auto" w:fill="FFFFFF"/>
        <w:rPr>
          <w:rFonts w:ascii="Arial" w:hAnsi="Arial" w:cs="Arial"/>
          <w:color w:val="222222"/>
          <w:sz w:val="27"/>
          <w:szCs w:val="27"/>
        </w:rPr>
      </w:pPr>
      <w:r>
        <w:rPr>
          <w:rFonts w:ascii="Arial" w:hAnsi="Arial" w:cs="Arial"/>
          <w:color w:val="222222"/>
          <w:sz w:val="27"/>
          <w:szCs w:val="27"/>
        </w:rPr>
        <w:t>Your task in this project is testing a banking website. You have to set up proper test environments which mirror real business environments. If the</w:t>
      </w:r>
      <w:hyperlink r:id="rId10" w:history="1">
        <w:r>
          <w:rPr>
            <w:rStyle w:val="Hyperlink"/>
            <w:rFonts w:ascii="Arial" w:hAnsi="Arial" w:cs="Arial"/>
            <w:color w:val="04B8E6"/>
            <w:sz w:val="27"/>
            <w:szCs w:val="27"/>
          </w:rPr>
          <w:t> Test Environment </w:t>
        </w:r>
      </w:hyperlink>
      <w:r>
        <w:rPr>
          <w:rFonts w:ascii="Arial" w:hAnsi="Arial" w:cs="Arial"/>
          <w:color w:val="222222"/>
          <w:sz w:val="27"/>
          <w:szCs w:val="27"/>
        </w:rPr>
        <w:t>is not setup properly, the product will be </w:t>
      </w:r>
      <w:r>
        <w:rPr>
          <w:rStyle w:val="Strong"/>
          <w:rFonts w:ascii="Arial" w:hAnsi="Arial" w:cs="Arial"/>
          <w:color w:val="222222"/>
          <w:sz w:val="27"/>
          <w:szCs w:val="27"/>
        </w:rPr>
        <w:t>not </w:t>
      </w:r>
      <w:r>
        <w:rPr>
          <w:rFonts w:ascii="Arial" w:hAnsi="Arial" w:cs="Arial"/>
          <w:color w:val="222222"/>
          <w:sz w:val="27"/>
          <w:szCs w:val="27"/>
        </w:rPr>
        <w:t>be tested correctly and many </w:t>
      </w:r>
      <w:r>
        <w:rPr>
          <w:rStyle w:val="Strong"/>
          <w:rFonts w:ascii="Arial" w:hAnsi="Arial" w:cs="Arial"/>
          <w:color w:val="222222"/>
          <w:sz w:val="27"/>
          <w:szCs w:val="27"/>
        </w:rPr>
        <w:t>defects </w:t>
      </w:r>
      <w:r>
        <w:rPr>
          <w:rFonts w:ascii="Arial" w:hAnsi="Arial" w:cs="Arial"/>
          <w:color w:val="222222"/>
          <w:sz w:val="27"/>
          <w:szCs w:val="27"/>
        </w:rPr>
        <w:t>will not be detected.</w:t>
      </w:r>
    </w:p>
    <w:p w:rsidR="00DB38A9" w:rsidRDefault="00DB38A9" w:rsidP="00DB38A9">
      <w:pPr>
        <w:pStyle w:val="NormalWeb"/>
        <w:shd w:val="clear" w:color="auto" w:fill="FFFFFF"/>
        <w:ind w:left="720"/>
        <w:rPr>
          <w:rFonts w:ascii="Arial" w:hAnsi="Arial" w:cs="Arial"/>
          <w:b/>
          <w:color w:val="222222"/>
          <w:sz w:val="27"/>
          <w:szCs w:val="27"/>
        </w:rPr>
      </w:pPr>
    </w:p>
    <w:p w:rsidR="00DB531B" w:rsidRDefault="00D13DAC" w:rsidP="00DB38A9">
      <w:pPr>
        <w:pStyle w:val="NormalWeb"/>
        <w:shd w:val="clear" w:color="auto" w:fill="FFFFFF"/>
        <w:ind w:left="720"/>
        <w:rPr>
          <w:rFonts w:ascii="Arial" w:hAnsi="Arial" w:cs="Arial"/>
          <w:b/>
          <w:color w:val="222222"/>
          <w:sz w:val="27"/>
          <w:szCs w:val="27"/>
        </w:rPr>
      </w:pPr>
      <w:r>
        <w:rPr>
          <w:rFonts w:ascii="Arial" w:hAnsi="Arial" w:cs="Arial"/>
          <w:b/>
          <w:color w:val="222222"/>
          <w:sz w:val="27"/>
          <w:szCs w:val="27"/>
        </w:rPr>
        <w:t>3. Business</w:t>
      </w:r>
      <w:r w:rsidR="00DB38A9">
        <w:rPr>
          <w:rFonts w:ascii="Arial" w:hAnsi="Arial" w:cs="Arial"/>
          <w:b/>
          <w:color w:val="222222"/>
          <w:sz w:val="27"/>
          <w:szCs w:val="27"/>
        </w:rPr>
        <w:t xml:space="preserve"> Risks</w:t>
      </w:r>
      <w:r w:rsidR="00DB531B">
        <w:rPr>
          <w:rFonts w:ascii="Arial" w:hAnsi="Arial" w:cs="Arial"/>
          <w:b/>
          <w:color w:val="222222"/>
          <w:sz w:val="27"/>
          <w:szCs w:val="27"/>
        </w:rPr>
        <w:t>:</w:t>
      </w:r>
    </w:p>
    <w:p w:rsidR="00DB531B" w:rsidRPr="00DB531B" w:rsidRDefault="00DB531B" w:rsidP="00DB531B">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Pr>
          <w:rFonts w:ascii="Arial" w:eastAsia="Times New Roman" w:hAnsi="Arial" w:cs="Arial"/>
          <w:color w:val="222222"/>
          <w:sz w:val="27"/>
          <w:szCs w:val="27"/>
          <w:lang w:eastAsia="en-IN"/>
        </w:rPr>
        <w:t>t</w:t>
      </w:r>
      <w:r w:rsidRPr="00DB531B">
        <w:rPr>
          <w:rFonts w:ascii="Arial" w:eastAsia="Times New Roman" w:hAnsi="Arial" w:cs="Arial"/>
          <w:color w:val="222222"/>
          <w:sz w:val="27"/>
          <w:szCs w:val="27"/>
          <w:lang w:eastAsia="en-IN"/>
        </w:rPr>
        <w:t>he risk involves an </w:t>
      </w:r>
      <w:r w:rsidRPr="00DB531B">
        <w:rPr>
          <w:rFonts w:ascii="Arial" w:eastAsia="Times New Roman" w:hAnsi="Arial" w:cs="Arial"/>
          <w:b/>
          <w:bCs/>
          <w:color w:val="222222"/>
          <w:sz w:val="27"/>
          <w:szCs w:val="27"/>
          <w:lang w:eastAsia="en-IN"/>
        </w:rPr>
        <w:t>external</w:t>
      </w:r>
      <w:r w:rsidRPr="00DB531B">
        <w:rPr>
          <w:rFonts w:ascii="Arial" w:eastAsia="Times New Roman" w:hAnsi="Arial" w:cs="Arial"/>
          <w:color w:val="222222"/>
          <w:sz w:val="27"/>
          <w:szCs w:val="27"/>
          <w:lang w:eastAsia="en-IN"/>
        </w:rPr>
        <w:t> entity. It is the risk which may come from your company, your customer but </w:t>
      </w:r>
      <w:r w:rsidRPr="00DB531B">
        <w:rPr>
          <w:rFonts w:ascii="Arial" w:eastAsia="Times New Roman" w:hAnsi="Arial" w:cs="Arial"/>
          <w:b/>
          <w:bCs/>
          <w:color w:val="222222"/>
          <w:sz w:val="27"/>
          <w:szCs w:val="27"/>
          <w:lang w:eastAsia="en-IN"/>
        </w:rPr>
        <w:t>not</w:t>
      </w:r>
      <w:r w:rsidRPr="00DB531B">
        <w:rPr>
          <w:rFonts w:ascii="Arial" w:eastAsia="Times New Roman" w:hAnsi="Arial" w:cs="Arial"/>
          <w:color w:val="222222"/>
          <w:sz w:val="27"/>
          <w:szCs w:val="27"/>
          <w:lang w:eastAsia="en-IN"/>
        </w:rPr>
        <w:t> from your project.</w:t>
      </w:r>
    </w:p>
    <w:p w:rsidR="00DB531B" w:rsidRPr="00DB531B" w:rsidRDefault="00DB531B" w:rsidP="00DB531B">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DB531B">
        <w:rPr>
          <w:rFonts w:ascii="Arial" w:eastAsia="Times New Roman" w:hAnsi="Arial" w:cs="Arial"/>
          <w:color w:val="222222"/>
          <w:sz w:val="27"/>
          <w:szCs w:val="27"/>
          <w:lang w:eastAsia="en-IN"/>
        </w:rPr>
        <w:t>The following picture shows you an example of business risk.</w:t>
      </w:r>
    </w:p>
    <w:p w:rsidR="00DB531B" w:rsidRDefault="00374F2D" w:rsidP="00DB531B">
      <w:pPr>
        <w:shd w:val="clear" w:color="auto" w:fill="FFFFFF"/>
        <w:spacing w:after="0" w:line="240" w:lineRule="auto"/>
      </w:pPr>
      <w:hyperlink r:id="rId11" w:history="1">
        <w:r w:rsidR="00DB531B" w:rsidRPr="00DB531B">
          <w:rPr>
            <w:rFonts w:ascii="Arial" w:eastAsia="Times New Roman" w:hAnsi="Arial" w:cs="Arial"/>
            <w:color w:val="04B8E6"/>
            <w:sz w:val="27"/>
            <w:szCs w:val="27"/>
            <w:lang w:eastAsia="en-IN"/>
          </w:rPr>
          <w:fldChar w:fldCharType="begin"/>
        </w:r>
        <w:r w:rsidR="00DB531B" w:rsidRPr="00DB531B">
          <w:rPr>
            <w:rFonts w:ascii="Arial" w:eastAsia="Times New Roman" w:hAnsi="Arial" w:cs="Arial"/>
            <w:color w:val="04B8E6"/>
            <w:sz w:val="27"/>
            <w:szCs w:val="27"/>
            <w:lang w:eastAsia="en-IN"/>
          </w:rPr>
          <w:instrText xml:space="preserve"> INCLUDEPICTURE "https://www.guru99.com/images/1/test_management_728_90.png" \* MERGEFORMATINET </w:instrText>
        </w:r>
        <w:r w:rsidR="00DB531B" w:rsidRPr="00DB531B">
          <w:rPr>
            <w:rFonts w:ascii="Arial" w:eastAsia="Times New Roman" w:hAnsi="Arial" w:cs="Arial"/>
            <w:color w:val="04B8E6"/>
            <w:sz w:val="27"/>
            <w:szCs w:val="27"/>
            <w:lang w:eastAsia="en-IN"/>
          </w:rPr>
          <w:fldChar w:fldCharType="separate"/>
        </w:r>
        <w:r>
          <w:rPr>
            <w:rFonts w:ascii="Arial" w:eastAsia="Times New Roman" w:hAnsi="Arial" w:cs="Arial"/>
            <w:color w:val="04B8E6"/>
            <w:sz w:val="27"/>
            <w:szCs w:val="27"/>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href="https://bit.ly/2KnQSBn" style="width:24pt;height:24pt" o:button="t"/>
          </w:pict>
        </w:r>
        <w:r w:rsidR="00DB531B" w:rsidRPr="00DB531B">
          <w:rPr>
            <w:rFonts w:ascii="Arial" w:eastAsia="Times New Roman" w:hAnsi="Arial" w:cs="Arial"/>
            <w:color w:val="04B8E6"/>
            <w:sz w:val="27"/>
            <w:szCs w:val="27"/>
            <w:lang w:eastAsia="en-IN"/>
          </w:rPr>
          <w:fldChar w:fldCharType="end"/>
        </w:r>
      </w:hyperlink>
      <w:r w:rsidR="00DB531B" w:rsidRPr="00DB531B">
        <w:t xml:space="preserve"> </w:t>
      </w:r>
      <w:r w:rsidR="00DB531B">
        <w:fldChar w:fldCharType="begin"/>
      </w:r>
      <w:r w:rsidR="00DB531B">
        <w:instrText xml:space="preserve"> INCLUDEPICTURE "https://www.guru99.com/images/TestManagement/testmanagement_article_2_1_13.png" \* MERGEFORMATINET </w:instrText>
      </w:r>
      <w:r w:rsidR="00DB531B">
        <w:fldChar w:fldCharType="separate"/>
      </w:r>
      <w:r>
        <w:pict>
          <v:shape id="_x0000_i1026" type="#_x0000_t75" alt="" style="width:24pt;height:24pt"/>
        </w:pict>
      </w:r>
      <w:r w:rsidR="00DB531B">
        <w:fldChar w:fldCharType="end"/>
      </w:r>
    </w:p>
    <w:p w:rsidR="00DB531B" w:rsidRDefault="00DB531B" w:rsidP="00241941"/>
    <w:p w:rsidR="00DB531B" w:rsidRDefault="00DB531B" w:rsidP="00DB531B">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Product Risk</w:t>
      </w:r>
    </w:p>
    <w:p w:rsidR="00DB531B" w:rsidRDefault="00DB531B" w:rsidP="00DB531B">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lastRenderedPageBreak/>
        <w:t>Product risk </w:t>
      </w:r>
      <w:r>
        <w:rPr>
          <w:rFonts w:ascii="Arial" w:hAnsi="Arial" w:cs="Arial"/>
          <w:color w:val="222222"/>
          <w:sz w:val="27"/>
          <w:szCs w:val="27"/>
        </w:rPr>
        <w:t>is the possibility that the system or software might fail to satisfy or fulfill the expectation of the customer, user, or stakeholder. This risk is related to the </w:t>
      </w:r>
      <w:r>
        <w:rPr>
          <w:rStyle w:val="Strong"/>
          <w:rFonts w:ascii="Arial" w:hAnsi="Arial" w:cs="Arial"/>
          <w:color w:val="222222"/>
          <w:sz w:val="27"/>
          <w:szCs w:val="27"/>
        </w:rPr>
        <w:t>functionality</w:t>
      </w:r>
      <w:r>
        <w:rPr>
          <w:rFonts w:ascii="Arial" w:hAnsi="Arial" w:cs="Arial"/>
          <w:color w:val="222222"/>
          <w:sz w:val="27"/>
          <w:szCs w:val="27"/>
        </w:rPr>
        <w:t> of the product such as Performance Issues, Security Issues, Crash Scenarios, etc.</w:t>
      </w:r>
    </w:p>
    <w:p w:rsidR="00DB531B" w:rsidRPr="00241941" w:rsidRDefault="00DB531B" w:rsidP="00241941"/>
    <w:p w:rsidR="009F636B" w:rsidRPr="009F636B" w:rsidRDefault="009F636B" w:rsidP="009F636B">
      <w:r>
        <w:rPr>
          <w:noProof/>
          <w:lang w:eastAsia="en-IN"/>
        </w:rPr>
        <w:drawing>
          <wp:inline distT="0" distB="0" distL="0" distR="0">
            <wp:extent cx="3239770" cy="396240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3239770" cy="3962400"/>
                    </a:xfrm>
                    <a:prstGeom prst="rect">
                      <a:avLst/>
                    </a:prstGeom>
                    <a:noFill/>
                    <a:ln w="9525">
                      <a:noFill/>
                      <a:miter lim="800000"/>
                      <a:headEnd/>
                      <a:tailEnd/>
                    </a:ln>
                  </pic:spPr>
                </pic:pic>
              </a:graphicData>
            </a:graphic>
          </wp:inline>
        </w:drawing>
      </w:r>
    </w:p>
    <w:p w:rsidR="00AC0AD9" w:rsidRDefault="00AC0AD9" w:rsidP="00C512A4">
      <w:pPr>
        <w:pStyle w:val="Heading3"/>
        <w:shd w:val="clear" w:color="auto" w:fill="FFFFFF"/>
        <w:spacing w:before="400" w:after="133" w:line="267" w:lineRule="atLeast"/>
        <w:rPr>
          <w:rFonts w:ascii="Helvetica" w:hAnsi="Helvetica" w:cs="Helvetica"/>
          <w:color w:val="000000"/>
          <w:sz w:val="31"/>
          <w:szCs w:val="31"/>
        </w:rPr>
      </w:pPr>
    </w:p>
    <w:p w:rsidR="000731E5" w:rsidRDefault="000731E5" w:rsidP="000731E5">
      <w:r>
        <w:rPr>
          <w:noProof/>
          <w:lang w:eastAsia="en-IN"/>
        </w:rPr>
        <w:drawing>
          <wp:inline distT="0" distB="0" distL="0" distR="0">
            <wp:extent cx="6047105" cy="1465580"/>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6047105" cy="1465580"/>
                    </a:xfrm>
                    <a:prstGeom prst="rect">
                      <a:avLst/>
                    </a:prstGeom>
                    <a:noFill/>
                    <a:ln w="9525">
                      <a:noFill/>
                      <a:miter lim="800000"/>
                      <a:headEnd/>
                      <a:tailEnd/>
                    </a:ln>
                  </pic:spPr>
                </pic:pic>
              </a:graphicData>
            </a:graphic>
          </wp:inline>
        </w:drawing>
      </w:r>
    </w:p>
    <w:p w:rsidR="000731E5" w:rsidRDefault="009516CB" w:rsidP="000731E5">
      <w:r>
        <w:t xml:space="preserve">test execution </w:t>
      </w:r>
      <w:r w:rsidR="000731E5">
        <w:t>engine- junit</w:t>
      </w:r>
    </w:p>
    <w:p w:rsidR="000731E5" w:rsidRDefault="000731E5" w:rsidP="000731E5">
      <w:r>
        <w:t>test scrip repository</w:t>
      </w:r>
      <w:r w:rsidR="009516CB">
        <w:t>- test cases,test class file</w:t>
      </w:r>
    </w:p>
    <w:p w:rsidR="000731E5" w:rsidRPr="000731E5" w:rsidRDefault="000731E5" w:rsidP="000731E5"/>
    <w:p w:rsidR="00316D3F" w:rsidRDefault="00316D3F" w:rsidP="00C512A4">
      <w:pPr>
        <w:pStyle w:val="Heading3"/>
        <w:shd w:val="clear" w:color="auto" w:fill="FFFFFF"/>
        <w:spacing w:before="400" w:after="133" w:line="267" w:lineRule="atLeast"/>
        <w:rPr>
          <w:rFonts w:ascii="Helvetica" w:hAnsi="Helvetica" w:cs="Helvetica"/>
          <w:color w:val="000000"/>
          <w:sz w:val="31"/>
          <w:szCs w:val="31"/>
        </w:rPr>
      </w:pPr>
      <w:r>
        <w:rPr>
          <w:rFonts w:ascii="Helvetica" w:hAnsi="Helvetica" w:cs="Helvetica"/>
          <w:color w:val="000000"/>
          <w:sz w:val="31"/>
          <w:szCs w:val="31"/>
        </w:rPr>
        <w:lastRenderedPageBreak/>
        <w:t>Memory leaks:</w:t>
      </w:r>
    </w:p>
    <w:p w:rsidR="00316D3F" w:rsidRDefault="00316D3F" w:rsidP="00316D3F">
      <w:pPr>
        <w:pStyle w:val="NormalWeb"/>
        <w:shd w:val="clear" w:color="auto" w:fill="FFFFFF"/>
        <w:spacing w:before="0" w:beforeAutospacing="0" w:after="0" w:afterAutospacing="0" w:line="315" w:lineRule="atLeast"/>
        <w:textAlignment w:val="baseline"/>
        <w:rPr>
          <w:rFonts w:ascii="Trebuchet MS" w:hAnsi="Trebuchet MS"/>
          <w:color w:val="4E4E4E"/>
          <w:sz w:val="21"/>
          <w:szCs w:val="21"/>
        </w:rPr>
      </w:pPr>
      <w:r>
        <w:rPr>
          <w:rStyle w:val="Strong"/>
          <w:rFonts w:ascii="Trebuchet MS" w:hAnsi="Trebuchet MS"/>
          <w:color w:val="4E4E4E"/>
          <w:sz w:val="21"/>
          <w:szCs w:val="21"/>
          <w:bdr w:val="none" w:sz="0" w:space="0" w:color="auto" w:frame="1"/>
        </w:rPr>
        <w:t>What is Memory Leak?</w:t>
      </w:r>
    </w:p>
    <w:p w:rsidR="00316D3F" w:rsidRDefault="00316D3F" w:rsidP="00316D3F">
      <w:pPr>
        <w:pStyle w:val="NormalWeb"/>
        <w:shd w:val="clear" w:color="auto" w:fill="FFFFFF"/>
        <w:spacing w:before="240" w:beforeAutospacing="0" w:after="240" w:afterAutospacing="0" w:line="315" w:lineRule="atLeast"/>
        <w:textAlignment w:val="baseline"/>
        <w:rPr>
          <w:rFonts w:ascii="Trebuchet MS" w:hAnsi="Trebuchet MS"/>
          <w:color w:val="4E4E4E"/>
          <w:sz w:val="21"/>
          <w:szCs w:val="21"/>
        </w:rPr>
      </w:pPr>
      <w:r>
        <w:rPr>
          <w:rFonts w:ascii="Trebuchet MS" w:hAnsi="Trebuchet MS"/>
          <w:color w:val="4E4E4E"/>
          <w:sz w:val="21"/>
          <w:szCs w:val="21"/>
        </w:rPr>
        <w:t>In simple language a memory leak is loss of available memory when a program fails to return memory that it has obtained for temporary use.</w:t>
      </w:r>
    </w:p>
    <w:p w:rsidR="00316D3F" w:rsidRPr="00316D3F" w:rsidRDefault="00316D3F" w:rsidP="00316D3F">
      <w:pPr>
        <w:pStyle w:val="selectionshareable"/>
        <w:spacing w:before="0" w:beforeAutospacing="0" w:after="150" w:afterAutospacing="0"/>
        <w:rPr>
          <w:rFonts w:ascii="Helvetica" w:hAnsi="Helvetica" w:cs="Helvetica"/>
          <w:sz w:val="20"/>
          <w:szCs w:val="20"/>
        </w:rPr>
      </w:pPr>
      <w:r w:rsidRPr="00316D3F">
        <w:rPr>
          <w:rFonts w:ascii="Helvetica" w:hAnsi="Helvetica" w:cs="Helvetica"/>
          <w:sz w:val="20"/>
          <w:szCs w:val="20"/>
        </w:rPr>
        <w:t>A memory leak in Java (who would’ve thought heh?) can occur if you forget to close a resource, or a reference to an object is not released. e.g.</w:t>
      </w:r>
    </w:p>
    <w:p w:rsidR="00316D3F" w:rsidRPr="00316D3F" w:rsidRDefault="00316D3F" w:rsidP="00316D3F">
      <w:pPr>
        <w:numPr>
          <w:ilvl w:val="0"/>
          <w:numId w:val="28"/>
        </w:numPr>
        <w:shd w:val="clear" w:color="auto" w:fill="FFFFFF"/>
        <w:spacing w:before="100" w:beforeAutospacing="1" w:after="100" w:afterAutospacing="1" w:line="240" w:lineRule="auto"/>
        <w:ind w:firstLine="0"/>
        <w:rPr>
          <w:rFonts w:ascii="Helvetica" w:hAnsi="Helvetica" w:cs="Helvetica"/>
          <w:color w:val="646464"/>
          <w:sz w:val="20"/>
          <w:szCs w:val="20"/>
        </w:rPr>
      </w:pPr>
      <w:r w:rsidRPr="00316D3F">
        <w:rPr>
          <w:rFonts w:ascii="Helvetica" w:hAnsi="Helvetica" w:cs="Helvetica"/>
          <w:color w:val="646464"/>
          <w:sz w:val="20"/>
          <w:szCs w:val="20"/>
        </w:rPr>
        <w:t>File/Text buffers not closed. (as was in </w:t>
      </w:r>
      <w:hyperlink r:id="rId14" w:anchor="/c/31313/" w:history="1">
        <w:r w:rsidRPr="00316D3F">
          <w:rPr>
            <w:rStyle w:val="Hyperlink"/>
            <w:rFonts w:ascii="Helvetica" w:hAnsi="Helvetica" w:cs="Helvetica"/>
            <w:color w:val="0066CC"/>
            <w:sz w:val="20"/>
            <w:szCs w:val="20"/>
          </w:rPr>
          <w:t>my case</w:t>
        </w:r>
      </w:hyperlink>
      <w:r w:rsidRPr="00316D3F">
        <w:rPr>
          <w:rFonts w:ascii="Helvetica" w:hAnsi="Helvetica" w:cs="Helvetica"/>
          <w:color w:val="646464"/>
          <w:sz w:val="20"/>
          <w:szCs w:val="20"/>
        </w:rPr>
        <w:t>)</w:t>
      </w:r>
    </w:p>
    <w:p w:rsidR="00316D3F" w:rsidRPr="00513472" w:rsidRDefault="00316D3F" w:rsidP="00513472">
      <w:pPr>
        <w:numPr>
          <w:ilvl w:val="0"/>
          <w:numId w:val="28"/>
        </w:numPr>
        <w:shd w:val="clear" w:color="auto" w:fill="FFFFFF"/>
        <w:spacing w:before="100" w:beforeAutospacing="1" w:after="100" w:afterAutospacing="1" w:line="240" w:lineRule="auto"/>
        <w:ind w:firstLine="0"/>
        <w:rPr>
          <w:rFonts w:ascii="Helvetica" w:hAnsi="Helvetica" w:cs="Helvetica"/>
          <w:color w:val="646464"/>
          <w:sz w:val="20"/>
          <w:szCs w:val="20"/>
        </w:rPr>
      </w:pPr>
      <w:r w:rsidRPr="00316D3F">
        <w:rPr>
          <w:rFonts w:ascii="Helvetica" w:hAnsi="Helvetica" w:cs="Helvetica"/>
          <w:color w:val="646464"/>
          <w:sz w:val="20"/>
          <w:szCs w:val="20"/>
        </w:rPr>
        <w:t>Hash maps keeping references alive if </w:t>
      </w:r>
      <w:r w:rsidRPr="00316D3F">
        <w:rPr>
          <w:rStyle w:val="HTMLCode"/>
          <w:rFonts w:ascii="Consolas" w:eastAsiaTheme="minorHAnsi" w:hAnsi="Consolas" w:cs="Consolas"/>
          <w:color w:val="C7254E"/>
          <w:shd w:val="clear" w:color="auto" w:fill="F9F2F4"/>
        </w:rPr>
        <w:t>equals() and hashcode() </w:t>
      </w:r>
      <w:r w:rsidRPr="00316D3F">
        <w:rPr>
          <w:rFonts w:ascii="Helvetica" w:hAnsi="Helvetica" w:cs="Helvetica"/>
          <w:color w:val="646464"/>
          <w:sz w:val="20"/>
          <w:szCs w:val="20"/>
        </w:rPr>
        <w:t>are not implemented, e.g</w:t>
      </w:r>
    </w:p>
    <w:p w:rsidR="00316D3F" w:rsidRPr="00316D3F" w:rsidRDefault="00316D3F" w:rsidP="00316D3F">
      <w:pPr>
        <w:shd w:val="clear" w:color="auto" w:fill="FFFFFF"/>
        <w:spacing w:before="100" w:beforeAutospacing="1" w:after="100" w:afterAutospacing="1" w:line="240" w:lineRule="auto"/>
        <w:ind w:left="720"/>
        <w:rPr>
          <w:rFonts w:ascii="Helvetica" w:hAnsi="Helvetica" w:cs="Helvetica"/>
          <w:color w:val="646464"/>
          <w:sz w:val="20"/>
          <w:szCs w:val="20"/>
        </w:rPr>
      </w:pPr>
      <w:r w:rsidRPr="00316D3F">
        <w:rPr>
          <w:rFonts w:ascii="Helvetica" w:hAnsi="Helvetica" w:cs="Helvetica"/>
          <w:color w:val="000000"/>
          <w:sz w:val="31"/>
          <w:szCs w:val="31"/>
        </w:rPr>
        <w:t>Memory Leakage Testing</w:t>
      </w:r>
    </w:p>
    <w:p w:rsidR="00316D3F" w:rsidRPr="00316D3F" w:rsidRDefault="00316D3F" w:rsidP="00316D3F">
      <w:r>
        <w:rPr>
          <w:rFonts w:ascii="Century Gothic" w:hAnsi="Century Gothic"/>
          <w:color w:val="333333"/>
          <w:sz w:val="20"/>
          <w:szCs w:val="20"/>
          <w:shd w:val="clear" w:color="auto" w:fill="FFFFFF"/>
        </w:rPr>
        <w:t>If the program fails to release allocated memory that is called as Memory Leak!</w:t>
      </w:r>
      <w:r>
        <w:rPr>
          <w:rFonts w:ascii="Century Gothic" w:hAnsi="Century Gothic"/>
          <w:color w:val="333333"/>
          <w:sz w:val="20"/>
          <w:szCs w:val="20"/>
        </w:rPr>
        <w:br/>
      </w:r>
      <w:r>
        <w:rPr>
          <w:rFonts w:ascii="Century Gothic" w:hAnsi="Century Gothic"/>
          <w:b/>
          <w:bCs/>
          <w:color w:val="333333"/>
          <w:sz w:val="20"/>
          <w:szCs w:val="20"/>
          <w:shd w:val="clear" w:color="auto" w:fill="FFFFFF"/>
        </w:rPr>
        <w:t>Example:</w:t>
      </w:r>
      <w:r>
        <w:rPr>
          <w:rFonts w:ascii="Century Gothic" w:hAnsi="Century Gothic"/>
          <w:color w:val="333333"/>
          <w:sz w:val="20"/>
          <w:szCs w:val="20"/>
        </w:rPr>
        <w:br/>
      </w:r>
      <w:r>
        <w:rPr>
          <w:rFonts w:ascii="Century Gothic" w:hAnsi="Century Gothic"/>
          <w:color w:val="333333"/>
          <w:sz w:val="20"/>
          <w:szCs w:val="20"/>
          <w:shd w:val="clear" w:color="auto" w:fill="FFFFFF"/>
        </w:rPr>
        <w:t>If an object is allocated with 20 MB of memory after it's done with the task fails to release the allocated space, if a new instance is created which requires memory memory leak occurs.</w:t>
      </w:r>
    </w:p>
    <w:p w:rsidR="00376F13" w:rsidRDefault="00376F13" w:rsidP="00376F13">
      <w:pPr>
        <w:pStyle w:val="NormalWeb"/>
        <w:shd w:val="clear" w:color="auto" w:fill="FFFFFF"/>
        <w:spacing w:before="0" w:beforeAutospacing="0" w:after="0" w:afterAutospacing="0" w:line="315" w:lineRule="atLeast"/>
        <w:textAlignment w:val="baseline"/>
        <w:rPr>
          <w:rFonts w:ascii="Trebuchet MS" w:hAnsi="Trebuchet MS"/>
          <w:color w:val="4E4E4E"/>
          <w:sz w:val="21"/>
          <w:szCs w:val="21"/>
        </w:rPr>
      </w:pPr>
      <w:r w:rsidRPr="005E52CC">
        <w:rPr>
          <w:rFonts w:ascii="Trebuchet MS" w:hAnsi="Trebuchet MS"/>
          <w:color w:val="4E4E4E"/>
          <w:sz w:val="52"/>
          <w:szCs w:val="52"/>
        </w:rPr>
        <w:t>If</w:t>
      </w:r>
      <w:r>
        <w:rPr>
          <w:rFonts w:ascii="Trebuchet MS" w:hAnsi="Trebuchet MS"/>
          <w:color w:val="4E4E4E"/>
          <w:sz w:val="21"/>
          <w:szCs w:val="21"/>
        </w:rPr>
        <w:t xml:space="preserve"> there is no memory space present for creating new objects in Heap. Java virtual machine throws OutOfMemoryError or </w:t>
      </w:r>
      <w:r>
        <w:rPr>
          <w:rStyle w:val="skimlinks-unlinked"/>
          <w:rFonts w:ascii="Trebuchet MS" w:hAnsi="Trebuchet MS"/>
          <w:color w:val="4E4E4E"/>
          <w:sz w:val="21"/>
          <w:szCs w:val="21"/>
          <w:bdr w:val="none" w:sz="0" w:space="0" w:color="auto" w:frame="1"/>
        </w:rPr>
        <w:t>Java.lang.OutOfMemoryError</w:t>
      </w:r>
      <w:r w:rsidR="00E00F55">
        <w:rPr>
          <w:rStyle w:val="skimlinks-unlinked"/>
          <w:rFonts w:ascii="Trebuchet MS" w:hAnsi="Trebuchet MS"/>
          <w:color w:val="4E4E4E"/>
          <w:sz w:val="21"/>
          <w:szCs w:val="21"/>
          <w:bdr w:val="none" w:sz="0" w:space="0" w:color="auto" w:frame="1"/>
        </w:rPr>
        <w:t>km</w:t>
      </w:r>
      <w:r>
        <w:rPr>
          <w:rFonts w:ascii="Trebuchet MS" w:hAnsi="Trebuchet MS"/>
          <w:color w:val="4E4E4E"/>
          <w:sz w:val="21"/>
          <w:szCs w:val="21"/>
        </w:rPr>
        <w:t>. Basically, it is nothing but a bug in program that prevents it from freeing up memory that is no longer needed. As a result the program utilizes more and more memory until it finally crashes because there is no more memory left.</w:t>
      </w:r>
    </w:p>
    <w:p w:rsidR="00376F13" w:rsidRDefault="00376F13" w:rsidP="00376F13">
      <w:pPr>
        <w:pStyle w:val="NormalWeb"/>
        <w:shd w:val="clear" w:color="auto" w:fill="FFFFFF"/>
        <w:spacing w:before="240" w:beforeAutospacing="0" w:after="240" w:afterAutospacing="0" w:line="315" w:lineRule="atLeast"/>
        <w:textAlignment w:val="baseline"/>
        <w:rPr>
          <w:rFonts w:ascii="Trebuchet MS" w:hAnsi="Trebuchet MS"/>
          <w:color w:val="4E4E4E"/>
          <w:sz w:val="21"/>
          <w:szCs w:val="21"/>
        </w:rPr>
      </w:pPr>
      <w:r>
        <w:rPr>
          <w:rFonts w:ascii="Trebuchet MS" w:hAnsi="Trebuchet MS"/>
          <w:color w:val="4E4E4E"/>
          <w:sz w:val="21"/>
          <w:szCs w:val="21"/>
        </w:rPr>
        <w:t>As a smart QA, you will not want these issues to happen in your application. So before a customer reports it, QA should have the insight to catch the error beforehand. So, here comes in the picture of Memory Profiling. In computer programming memory profiling is a form of dynamic program analysis that measures the memory usage of the application.</w:t>
      </w:r>
    </w:p>
    <w:p w:rsidR="00376F13" w:rsidRDefault="00376F13" w:rsidP="00376F13">
      <w:pPr>
        <w:pStyle w:val="NormalWeb"/>
        <w:shd w:val="clear" w:color="auto" w:fill="FFFFFF"/>
        <w:spacing w:before="240" w:beforeAutospacing="0" w:after="240" w:afterAutospacing="0" w:line="315" w:lineRule="atLeast"/>
        <w:textAlignment w:val="baseline"/>
        <w:rPr>
          <w:rFonts w:ascii="Trebuchet MS" w:hAnsi="Trebuchet MS"/>
          <w:color w:val="4E4E4E"/>
          <w:sz w:val="21"/>
          <w:szCs w:val="21"/>
        </w:rPr>
      </w:pPr>
      <w:r>
        <w:rPr>
          <w:rFonts w:ascii="Trebuchet MS" w:hAnsi="Trebuchet MS"/>
          <w:color w:val="4E4E4E"/>
          <w:sz w:val="21"/>
          <w:szCs w:val="21"/>
        </w:rPr>
        <w:t>There are various tools available to do memory profiling. Ex: To profile java applications some of them are:</w:t>
      </w:r>
    </w:p>
    <w:p w:rsidR="00376F13" w:rsidRDefault="00376F13" w:rsidP="007F67C7">
      <w:pPr>
        <w:numPr>
          <w:ilvl w:val="0"/>
          <w:numId w:val="29"/>
        </w:numPr>
        <w:shd w:val="clear" w:color="auto" w:fill="FFFFFF"/>
        <w:spacing w:after="0" w:line="293" w:lineRule="atLeast"/>
        <w:ind w:left="600"/>
        <w:textAlignment w:val="baseline"/>
        <w:rPr>
          <w:rFonts w:ascii="Trebuchet MS" w:hAnsi="Trebuchet MS"/>
          <w:color w:val="4E4E4E"/>
          <w:sz w:val="20"/>
          <w:szCs w:val="20"/>
        </w:rPr>
      </w:pPr>
      <w:r>
        <w:rPr>
          <w:rFonts w:ascii="Trebuchet MS" w:hAnsi="Trebuchet MS"/>
          <w:color w:val="4E4E4E"/>
          <w:sz w:val="20"/>
          <w:szCs w:val="20"/>
        </w:rPr>
        <w:t>Your Kit Java Profiler – </w:t>
      </w:r>
      <w:hyperlink r:id="rId15" w:history="1">
        <w:r>
          <w:rPr>
            <w:rStyle w:val="Hyperlink"/>
            <w:rFonts w:ascii="Trebuchet MS" w:hAnsi="Trebuchet MS"/>
            <w:color w:val="0071BB"/>
            <w:sz w:val="20"/>
            <w:szCs w:val="20"/>
            <w:bdr w:val="none" w:sz="0" w:space="0" w:color="auto" w:frame="1"/>
          </w:rPr>
          <w:t>http://www.yourkit.com/</w:t>
        </w:r>
      </w:hyperlink>
      <w:r>
        <w:rPr>
          <w:rFonts w:ascii="Trebuchet MS" w:hAnsi="Trebuchet MS"/>
          <w:color w:val="4E4E4E"/>
          <w:sz w:val="20"/>
          <w:szCs w:val="20"/>
        </w:rPr>
        <w:t> (Licensed)</w:t>
      </w:r>
    </w:p>
    <w:p w:rsidR="00376F13" w:rsidRDefault="00376F13" w:rsidP="00376F13">
      <w:pPr>
        <w:numPr>
          <w:ilvl w:val="0"/>
          <w:numId w:val="29"/>
        </w:numPr>
        <w:shd w:val="clear" w:color="auto" w:fill="FFFFFF"/>
        <w:spacing w:after="0" w:line="293" w:lineRule="atLeast"/>
        <w:ind w:left="600"/>
        <w:textAlignment w:val="baseline"/>
        <w:rPr>
          <w:rFonts w:ascii="Trebuchet MS" w:hAnsi="Trebuchet MS"/>
          <w:color w:val="4E4E4E"/>
          <w:sz w:val="20"/>
          <w:szCs w:val="20"/>
        </w:rPr>
      </w:pPr>
      <w:r>
        <w:rPr>
          <w:rFonts w:ascii="Trebuchet MS" w:hAnsi="Trebuchet MS"/>
          <w:color w:val="4E4E4E"/>
          <w:sz w:val="20"/>
          <w:szCs w:val="20"/>
        </w:rPr>
        <w:t>Eclipse Memory Analyzer (Eclipse MAT) – </w:t>
      </w:r>
      <w:hyperlink r:id="rId16" w:history="1">
        <w:r>
          <w:rPr>
            <w:rStyle w:val="Hyperlink"/>
            <w:rFonts w:ascii="Trebuchet MS" w:hAnsi="Trebuchet MS"/>
            <w:color w:val="0071BB"/>
            <w:sz w:val="20"/>
            <w:szCs w:val="20"/>
            <w:bdr w:val="none" w:sz="0" w:space="0" w:color="auto" w:frame="1"/>
          </w:rPr>
          <w:t>http://www.eclipse.org/mat/</w:t>
        </w:r>
      </w:hyperlink>
      <w:r>
        <w:rPr>
          <w:rFonts w:ascii="Trebuchet MS" w:hAnsi="Trebuchet MS"/>
          <w:color w:val="4E4E4E"/>
          <w:sz w:val="20"/>
          <w:szCs w:val="20"/>
        </w:rPr>
        <w:t> (Open Source)</w:t>
      </w:r>
    </w:p>
    <w:p w:rsidR="009B07F3" w:rsidRDefault="00DB0ECE" w:rsidP="009B07F3">
      <w:pPr>
        <w:numPr>
          <w:ilvl w:val="0"/>
          <w:numId w:val="29"/>
        </w:numPr>
        <w:shd w:val="clear" w:color="auto" w:fill="FFFFFF"/>
        <w:spacing w:after="0" w:line="293" w:lineRule="atLeast"/>
        <w:ind w:left="600"/>
        <w:textAlignment w:val="baseline"/>
        <w:rPr>
          <w:rFonts w:ascii="Trebuchet MS" w:hAnsi="Trebuchet MS"/>
          <w:color w:val="4E4E4E"/>
          <w:sz w:val="20"/>
          <w:szCs w:val="20"/>
        </w:rPr>
      </w:pPr>
      <w:r>
        <w:rPr>
          <w:rFonts w:ascii="Trebuchet MS" w:hAnsi="Trebuchet MS"/>
          <w:color w:val="4E4E4E"/>
          <w:sz w:val="20"/>
          <w:szCs w:val="20"/>
        </w:rPr>
        <w:t xml:space="preserve">J </w:t>
      </w:r>
      <w:r w:rsidR="00376F13">
        <w:rPr>
          <w:rFonts w:ascii="Trebuchet MS" w:hAnsi="Trebuchet MS"/>
          <w:color w:val="4E4E4E"/>
          <w:sz w:val="20"/>
          <w:szCs w:val="20"/>
        </w:rPr>
        <w:t>Visual VM – </w:t>
      </w:r>
      <w:hyperlink r:id="rId17" w:history="1">
        <w:r w:rsidR="00376F13">
          <w:rPr>
            <w:rStyle w:val="Hyperlink"/>
            <w:rFonts w:ascii="Trebuchet MS" w:hAnsi="Trebuchet MS"/>
            <w:color w:val="0071BB"/>
            <w:sz w:val="20"/>
            <w:szCs w:val="20"/>
            <w:bdr w:val="none" w:sz="0" w:space="0" w:color="auto" w:frame="1"/>
          </w:rPr>
          <w:t>http://visualvm.java.net/</w:t>
        </w:r>
      </w:hyperlink>
      <w:r w:rsidR="00376F13">
        <w:rPr>
          <w:rFonts w:ascii="Trebuchet MS" w:hAnsi="Trebuchet MS"/>
          <w:color w:val="4E4E4E"/>
          <w:sz w:val="20"/>
          <w:szCs w:val="20"/>
        </w:rPr>
        <w:t> (GNU General Public License)</w:t>
      </w:r>
    </w:p>
    <w:p w:rsidR="003C48DC" w:rsidRDefault="003C48DC" w:rsidP="009B07F3">
      <w:pPr>
        <w:numPr>
          <w:ilvl w:val="0"/>
          <w:numId w:val="29"/>
        </w:numPr>
        <w:shd w:val="clear" w:color="auto" w:fill="FFFFFF"/>
        <w:spacing w:after="0" w:line="293" w:lineRule="atLeast"/>
        <w:ind w:left="600"/>
        <w:textAlignment w:val="baseline"/>
        <w:rPr>
          <w:rFonts w:ascii="Trebuchet MS" w:hAnsi="Trebuchet MS"/>
          <w:color w:val="4E4E4E"/>
          <w:sz w:val="20"/>
          <w:szCs w:val="20"/>
        </w:rPr>
      </w:pPr>
      <w:r>
        <w:rPr>
          <w:rFonts w:ascii="Arial" w:hAnsi="Arial" w:cs="Arial"/>
          <w:color w:val="222222"/>
          <w:shd w:val="clear" w:color="auto" w:fill="FFFFFF"/>
        </w:rPr>
        <w:t>An open-source </w:t>
      </w:r>
      <w:r>
        <w:rPr>
          <w:rFonts w:ascii="Arial" w:hAnsi="Arial" w:cs="Arial"/>
          <w:b/>
          <w:bCs/>
          <w:color w:val="222222"/>
          <w:shd w:val="clear" w:color="auto" w:fill="FFFFFF"/>
        </w:rPr>
        <w:t>tool</w:t>
      </w:r>
      <w:r>
        <w:rPr>
          <w:rFonts w:ascii="Arial" w:hAnsi="Arial" w:cs="Arial"/>
          <w:color w:val="222222"/>
          <w:shd w:val="clear" w:color="auto" w:fill="FFFFFF"/>
        </w:rPr>
        <w:t> that allows you to easily visualize information produced by </w:t>
      </w:r>
      <w:r>
        <w:rPr>
          <w:rFonts w:ascii="Arial" w:hAnsi="Arial" w:cs="Arial"/>
          <w:b/>
          <w:bCs/>
          <w:color w:val="222222"/>
          <w:shd w:val="clear" w:color="auto" w:fill="FFFFFF"/>
        </w:rPr>
        <w:t>JVM</w:t>
      </w:r>
      <w:r>
        <w:rPr>
          <w:rFonts w:ascii="Arial" w:hAnsi="Arial" w:cs="Arial"/>
          <w:color w:val="222222"/>
          <w:shd w:val="clear" w:color="auto" w:fill="FFFFFF"/>
        </w:rPr>
        <w:t>. .</w:t>
      </w:r>
    </w:p>
    <w:p w:rsidR="009B07F3" w:rsidRPr="007F67C7" w:rsidRDefault="003C48DC" w:rsidP="009B07F3">
      <w:pPr>
        <w:numPr>
          <w:ilvl w:val="0"/>
          <w:numId w:val="29"/>
        </w:numPr>
        <w:shd w:val="clear" w:color="auto" w:fill="FFFFFF"/>
        <w:spacing w:after="0" w:line="293" w:lineRule="atLeast"/>
        <w:ind w:left="600"/>
        <w:textAlignment w:val="baseline"/>
        <w:rPr>
          <w:rFonts w:ascii="Trebuchet MS" w:hAnsi="Trebuchet MS"/>
          <w:color w:val="4E4E4E"/>
          <w:sz w:val="20"/>
          <w:szCs w:val="20"/>
        </w:rPr>
      </w:pPr>
      <w:r w:rsidRPr="003C48DC">
        <w:rPr>
          <w:rFonts w:ascii="Arial" w:hAnsi="Arial" w:cs="Arial"/>
          <w:b/>
          <w:color w:val="222222"/>
          <w:shd w:val="clear" w:color="auto" w:fill="FFFFFF"/>
        </w:rPr>
        <w:t>JProfiler</w:t>
      </w:r>
      <w:r>
        <w:rPr>
          <w:rFonts w:ascii="Arial" w:hAnsi="Arial" w:cs="Arial"/>
          <w:color w:val="222222"/>
          <w:shd w:val="clear" w:color="auto" w:fill="FFFFFF"/>
        </w:rPr>
        <w:t xml:space="preserve"> – A thread, </w:t>
      </w:r>
      <w:r>
        <w:rPr>
          <w:rFonts w:ascii="Arial" w:hAnsi="Arial" w:cs="Arial"/>
          <w:b/>
          <w:bCs/>
          <w:color w:val="222222"/>
          <w:shd w:val="clear" w:color="auto" w:fill="FFFFFF"/>
        </w:rPr>
        <w:t>memory</w:t>
      </w:r>
      <w:r>
        <w:rPr>
          <w:rFonts w:ascii="Arial" w:hAnsi="Arial" w:cs="Arial"/>
          <w:color w:val="222222"/>
          <w:shd w:val="clear" w:color="auto" w:fill="FFFFFF"/>
        </w:rPr>
        <w:t>, and CPU profiling </w:t>
      </w:r>
      <w:r>
        <w:rPr>
          <w:rFonts w:ascii="Arial" w:hAnsi="Arial" w:cs="Arial"/>
          <w:b/>
          <w:bCs/>
          <w:color w:val="222222"/>
          <w:shd w:val="clear" w:color="auto" w:fill="FFFFFF"/>
        </w:rPr>
        <w:t>tool</w:t>
      </w:r>
      <w:r>
        <w:rPr>
          <w:rFonts w:ascii="Arial" w:hAnsi="Arial" w:cs="Arial"/>
          <w:color w:val="222222"/>
          <w:shd w:val="clear" w:color="auto" w:fill="FFFFFF"/>
        </w:rPr>
        <w:t> that can also be used to analyze </w:t>
      </w:r>
      <w:r>
        <w:rPr>
          <w:rFonts w:ascii="Arial" w:hAnsi="Arial" w:cs="Arial"/>
          <w:b/>
          <w:bCs/>
          <w:color w:val="222222"/>
          <w:shd w:val="clear" w:color="auto" w:fill="FFFFFF"/>
        </w:rPr>
        <w:t>memory leaks</w:t>
      </w:r>
      <w:r>
        <w:rPr>
          <w:rFonts w:ascii="Arial" w:hAnsi="Arial" w:cs="Arial"/>
          <w:color w:val="222222"/>
          <w:shd w:val="clear" w:color="auto" w:fill="FFFFFF"/>
        </w:rPr>
        <w:t> and other performance bottlenecks.</w:t>
      </w:r>
    </w:p>
    <w:p w:rsidR="007F67C7" w:rsidRDefault="007F67C7" w:rsidP="007F67C7">
      <w:pPr>
        <w:shd w:val="clear" w:color="auto" w:fill="FFFFFF"/>
        <w:spacing w:after="0" w:line="293" w:lineRule="atLeast"/>
        <w:ind w:left="600"/>
        <w:textAlignment w:val="baseline"/>
        <w:rPr>
          <w:rFonts w:ascii="Trebuchet MS" w:hAnsi="Trebuchet MS"/>
          <w:color w:val="4E4E4E"/>
          <w:sz w:val="20"/>
          <w:szCs w:val="20"/>
        </w:rPr>
      </w:pPr>
    </w:p>
    <w:p w:rsidR="00316D3F" w:rsidRPr="009B07F3" w:rsidRDefault="001743D2" w:rsidP="009B07F3">
      <w:pPr>
        <w:shd w:val="clear" w:color="auto" w:fill="FFFFFF"/>
        <w:spacing w:after="0" w:line="293" w:lineRule="atLeast"/>
        <w:ind w:left="600"/>
        <w:textAlignment w:val="baseline"/>
        <w:rPr>
          <w:rFonts w:ascii="Trebuchet MS" w:hAnsi="Trebuchet MS"/>
          <w:color w:val="4E4E4E"/>
          <w:sz w:val="20"/>
          <w:szCs w:val="20"/>
        </w:rPr>
      </w:pPr>
      <w:r w:rsidRPr="009B07F3">
        <w:rPr>
          <w:rFonts w:ascii="Arial" w:hAnsi="Arial" w:cs="Arial"/>
          <w:color w:val="222222"/>
          <w:shd w:val="clear" w:color="auto" w:fill="FFFFFF"/>
        </w:rPr>
        <w:t>Stack is used for static memory allocation and Heap</w:t>
      </w:r>
      <w:r w:rsidR="007A081A" w:rsidRPr="009B07F3">
        <w:rPr>
          <w:rFonts w:ascii="Arial" w:hAnsi="Arial" w:cs="Arial"/>
          <w:color w:val="222222"/>
          <w:shd w:val="clear" w:color="auto" w:fill="FFFFFF"/>
        </w:rPr>
        <w:t xml:space="preserve"> </w:t>
      </w:r>
      <w:r w:rsidRPr="009B07F3">
        <w:rPr>
          <w:rFonts w:ascii="Arial" w:hAnsi="Arial" w:cs="Arial"/>
          <w:color w:val="222222"/>
          <w:shd w:val="clear" w:color="auto" w:fill="FFFFFF"/>
        </w:rPr>
        <w:t>for dynamic memory allocation, both stored in the computer's RAM . Variables allocated on the stack are stored directly to the memory and access to this</w:t>
      </w:r>
      <w:r w:rsidR="009B07F3">
        <w:rPr>
          <w:rFonts w:ascii="Arial" w:hAnsi="Arial" w:cs="Arial"/>
          <w:color w:val="222222"/>
          <w:shd w:val="clear" w:color="auto" w:fill="FFFFFF"/>
        </w:rPr>
        <w:t xml:space="preserve"> </w:t>
      </w:r>
      <w:r w:rsidRPr="009B07F3">
        <w:rPr>
          <w:rFonts w:ascii="Arial" w:hAnsi="Arial" w:cs="Arial"/>
          <w:color w:val="222222"/>
          <w:shd w:val="clear" w:color="auto" w:fill="FFFFFF"/>
        </w:rPr>
        <w:t>memory is very fast, and it's allocation is dealt with when the program is compiled.</w:t>
      </w:r>
    </w:p>
    <w:p w:rsidR="001743D2" w:rsidRPr="001743D2" w:rsidRDefault="001743D2" w:rsidP="001743D2">
      <w:r>
        <w:rPr>
          <w:rFonts w:ascii="Arial" w:hAnsi="Arial" w:cs="Arial"/>
          <w:color w:val="000000"/>
          <w:sz w:val="21"/>
          <w:szCs w:val="21"/>
          <w:shd w:val="clear" w:color="auto" w:fill="F1E8D6"/>
        </w:rPr>
        <w:t>The RAM is the physical memory of your computer. Heap memory is the (logical) memory reserved for the heap.</w:t>
      </w:r>
      <w:r>
        <w:rPr>
          <w:rFonts w:ascii="Arial" w:hAnsi="Arial" w:cs="Arial"/>
          <w:color w:val="000000"/>
          <w:sz w:val="21"/>
          <w:szCs w:val="21"/>
        </w:rPr>
        <w:br/>
      </w:r>
      <w:r>
        <w:rPr>
          <w:rFonts w:ascii="Arial" w:hAnsi="Arial" w:cs="Arial"/>
          <w:color w:val="000000"/>
          <w:sz w:val="21"/>
          <w:szCs w:val="21"/>
          <w:shd w:val="clear" w:color="auto" w:fill="F1E8D6"/>
        </w:rPr>
        <w:lastRenderedPageBreak/>
        <w:t>So, only part of the RAM is used as heap memory and heap memory doesn't have to be fully loaded into RAM (e.g. part of it may be swapped to disc by the OS).</w:t>
      </w:r>
    </w:p>
    <w:p w:rsidR="00B67EC4" w:rsidRDefault="00B943BE" w:rsidP="00C512A4">
      <w:pPr>
        <w:pStyle w:val="Heading3"/>
        <w:shd w:val="clear" w:color="auto" w:fill="FFFFFF"/>
        <w:spacing w:before="400" w:after="133" w:line="267" w:lineRule="atLeast"/>
        <w:rPr>
          <w:rFonts w:ascii="Helvetica" w:hAnsi="Helvetica" w:cs="Helvetica"/>
          <w:color w:val="000000"/>
          <w:sz w:val="31"/>
          <w:szCs w:val="31"/>
        </w:rPr>
      </w:pPr>
      <w:r>
        <w:rPr>
          <w:rFonts w:ascii="Helvetica" w:hAnsi="Helvetica" w:cs="Helvetica"/>
          <w:color w:val="000000"/>
          <w:sz w:val="31"/>
          <w:szCs w:val="31"/>
        </w:rPr>
        <w:t>Globalization</w:t>
      </w:r>
      <w:r w:rsidR="00B67EC4">
        <w:rPr>
          <w:rFonts w:ascii="Helvetica" w:hAnsi="Helvetica" w:cs="Helvetica"/>
          <w:color w:val="000000"/>
          <w:sz w:val="31"/>
          <w:szCs w:val="31"/>
        </w:rPr>
        <w:t xml:space="preserve"> testing</w:t>
      </w:r>
    </w:p>
    <w:p w:rsidR="007F5158" w:rsidRDefault="007F5158" w:rsidP="007F5158"/>
    <w:p w:rsidR="007F5158" w:rsidRPr="007F5158" w:rsidRDefault="00A747B1" w:rsidP="007F5158">
      <w:r>
        <w:rPr>
          <w:noProof/>
          <w:lang w:eastAsia="en-IN"/>
        </w:rPr>
        <w:drawing>
          <wp:inline distT="0" distB="0" distL="0" distR="0">
            <wp:extent cx="5591175" cy="1981200"/>
            <wp:effectExtent l="1905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591175" cy="1981200"/>
                    </a:xfrm>
                    <a:prstGeom prst="rect">
                      <a:avLst/>
                    </a:prstGeom>
                    <a:noFill/>
                    <a:ln w="9525">
                      <a:noFill/>
                      <a:miter lim="800000"/>
                      <a:headEnd/>
                      <a:tailEnd/>
                    </a:ln>
                  </pic:spPr>
                </pic:pic>
              </a:graphicData>
            </a:graphic>
          </wp:inline>
        </w:drawing>
      </w:r>
    </w:p>
    <w:p w:rsidR="00B67EC4" w:rsidRDefault="00B67EC4" w:rsidP="00B67EC4">
      <w:r>
        <w:t>1,internationlization</w:t>
      </w:r>
    </w:p>
    <w:p w:rsidR="00B67EC4" w:rsidRDefault="00B67EC4" w:rsidP="00B67EC4">
      <w:r>
        <w:t>2,localization</w:t>
      </w:r>
    </w:p>
    <w:p w:rsidR="00B67EC4" w:rsidRDefault="00B67EC4" w:rsidP="00B67EC4"/>
    <w:p w:rsidR="00B67EC4" w:rsidRDefault="00B67EC4" w:rsidP="00B67EC4">
      <w:r>
        <w:t>issues-right language displayed</w:t>
      </w:r>
    </w:p>
    <w:p w:rsidR="00B67EC4" w:rsidRDefault="00B67EC4" w:rsidP="00B67EC4">
      <w:r>
        <w:t>alignment issue</w:t>
      </w:r>
    </w:p>
    <w:p w:rsidR="00B67EC4" w:rsidRDefault="00B67EC4" w:rsidP="00B67EC4">
      <w:r>
        <w:t>right content right place</w:t>
      </w:r>
    </w:p>
    <w:p w:rsidR="00EA38CD" w:rsidRDefault="00EA38CD" w:rsidP="00B67EC4"/>
    <w:p w:rsidR="00EA38CD" w:rsidRDefault="00EA38CD" w:rsidP="00B67EC4">
      <w:r>
        <w:t>Localization- currency</w:t>
      </w:r>
    </w:p>
    <w:p w:rsidR="00EA38CD" w:rsidRDefault="00EA38CD" w:rsidP="00B67EC4">
      <w:r>
        <w:t>date format</w:t>
      </w:r>
    </w:p>
    <w:p w:rsidR="00EA38CD" w:rsidRDefault="00EA38CD" w:rsidP="00B67EC4">
      <w:r>
        <w:t>pincode format</w:t>
      </w:r>
    </w:p>
    <w:p w:rsidR="00EA38CD" w:rsidRDefault="00EA38CD" w:rsidP="00B67EC4">
      <w:r>
        <w:t>image format</w:t>
      </w:r>
    </w:p>
    <w:p w:rsidR="00E3133F" w:rsidRPr="00E3133F" w:rsidRDefault="00E3133F" w:rsidP="00E3133F">
      <w:pPr>
        <w:spacing w:before="48" w:after="48" w:line="360" w:lineRule="atLeast"/>
        <w:ind w:right="48"/>
        <w:outlineLvl w:val="1"/>
        <w:rPr>
          <w:rFonts w:ascii="Verdana" w:eastAsia="Times New Roman" w:hAnsi="Verdana" w:cs="Times New Roman"/>
          <w:color w:val="121214"/>
          <w:spacing w:val="-15"/>
          <w:sz w:val="41"/>
          <w:szCs w:val="41"/>
          <w:lang w:eastAsia="en-IN"/>
        </w:rPr>
      </w:pPr>
      <w:r w:rsidRPr="00E3133F">
        <w:rPr>
          <w:rFonts w:ascii="Verdana" w:eastAsia="Times New Roman" w:hAnsi="Verdana" w:cs="Times New Roman"/>
          <w:color w:val="121214"/>
          <w:spacing w:val="-15"/>
          <w:sz w:val="41"/>
          <w:szCs w:val="41"/>
          <w:lang w:eastAsia="en-IN"/>
        </w:rPr>
        <w:t>What needs to be Tested ?</w:t>
      </w:r>
    </w:p>
    <w:p w:rsidR="00E3133F" w:rsidRPr="00E3133F" w:rsidRDefault="00E3133F" w:rsidP="007F4AFC">
      <w:pPr>
        <w:numPr>
          <w:ilvl w:val="0"/>
          <w:numId w:val="20"/>
        </w:numPr>
        <w:spacing w:after="144" w:line="360" w:lineRule="atLeast"/>
        <w:ind w:left="768" w:right="48"/>
        <w:jc w:val="both"/>
        <w:rPr>
          <w:rFonts w:ascii="Verdana" w:eastAsia="Times New Roman" w:hAnsi="Verdana" w:cs="Times New Roman"/>
          <w:color w:val="000000"/>
          <w:sz w:val="21"/>
          <w:szCs w:val="21"/>
          <w:lang w:eastAsia="en-IN"/>
        </w:rPr>
      </w:pPr>
      <w:r w:rsidRPr="00E3133F">
        <w:rPr>
          <w:rFonts w:ascii="Verdana" w:eastAsia="Times New Roman" w:hAnsi="Verdana" w:cs="Times New Roman"/>
          <w:color w:val="000000"/>
          <w:sz w:val="21"/>
          <w:szCs w:val="21"/>
          <w:lang w:eastAsia="en-IN"/>
        </w:rPr>
        <w:t>Sensitivity to the language vocabulary</w:t>
      </w:r>
    </w:p>
    <w:p w:rsidR="00E3133F" w:rsidRPr="00E3133F" w:rsidRDefault="00E3133F" w:rsidP="007F4AFC">
      <w:pPr>
        <w:numPr>
          <w:ilvl w:val="0"/>
          <w:numId w:val="20"/>
        </w:numPr>
        <w:spacing w:after="144" w:line="360" w:lineRule="atLeast"/>
        <w:ind w:left="768" w:right="48"/>
        <w:jc w:val="both"/>
        <w:rPr>
          <w:rFonts w:ascii="Verdana" w:eastAsia="Times New Roman" w:hAnsi="Verdana" w:cs="Times New Roman"/>
          <w:color w:val="000000"/>
          <w:sz w:val="21"/>
          <w:szCs w:val="21"/>
          <w:lang w:eastAsia="en-IN"/>
        </w:rPr>
      </w:pPr>
      <w:r w:rsidRPr="00E3133F">
        <w:rPr>
          <w:rFonts w:ascii="Verdana" w:eastAsia="Times New Roman" w:hAnsi="Verdana" w:cs="Times New Roman"/>
          <w:color w:val="000000"/>
          <w:sz w:val="21"/>
          <w:szCs w:val="21"/>
          <w:lang w:eastAsia="en-IN"/>
        </w:rPr>
        <w:t>Date and time formatting</w:t>
      </w:r>
    </w:p>
    <w:p w:rsidR="00CD32E0" w:rsidRDefault="00CD32E0" w:rsidP="007F4AFC">
      <w:pPr>
        <w:numPr>
          <w:ilvl w:val="0"/>
          <w:numId w:val="20"/>
        </w:numPr>
        <w:spacing w:after="144" w:line="360" w:lineRule="atLeast"/>
        <w:ind w:left="768" w:right="48"/>
        <w:jc w:val="both"/>
        <w:rPr>
          <w:rFonts w:ascii="Verdana" w:eastAsia="Times New Roman" w:hAnsi="Verdana" w:cs="Times New Roman"/>
          <w:color w:val="000000"/>
          <w:sz w:val="21"/>
          <w:szCs w:val="21"/>
          <w:lang w:eastAsia="en-IN"/>
        </w:rPr>
      </w:pPr>
    </w:p>
    <w:p w:rsidR="00E3133F" w:rsidRPr="00E3133F" w:rsidRDefault="00E3133F" w:rsidP="007F4AFC">
      <w:pPr>
        <w:numPr>
          <w:ilvl w:val="0"/>
          <w:numId w:val="20"/>
        </w:numPr>
        <w:spacing w:after="144" w:line="360" w:lineRule="atLeast"/>
        <w:ind w:left="768" w:right="48"/>
        <w:jc w:val="both"/>
        <w:rPr>
          <w:rFonts w:ascii="Verdana" w:eastAsia="Times New Roman" w:hAnsi="Verdana" w:cs="Times New Roman"/>
          <w:color w:val="000000"/>
          <w:sz w:val="21"/>
          <w:szCs w:val="21"/>
          <w:lang w:eastAsia="en-IN"/>
        </w:rPr>
      </w:pPr>
      <w:r w:rsidRPr="00E3133F">
        <w:rPr>
          <w:rFonts w:ascii="Verdana" w:eastAsia="Times New Roman" w:hAnsi="Verdana" w:cs="Times New Roman"/>
          <w:color w:val="000000"/>
          <w:sz w:val="21"/>
          <w:szCs w:val="21"/>
          <w:lang w:eastAsia="en-IN"/>
        </w:rPr>
        <w:t>Currency handling</w:t>
      </w:r>
    </w:p>
    <w:p w:rsidR="00E3133F" w:rsidRPr="00E3133F" w:rsidRDefault="00E3133F" w:rsidP="007F4AFC">
      <w:pPr>
        <w:numPr>
          <w:ilvl w:val="0"/>
          <w:numId w:val="20"/>
        </w:numPr>
        <w:spacing w:after="144" w:line="360" w:lineRule="atLeast"/>
        <w:ind w:left="768" w:right="48"/>
        <w:jc w:val="both"/>
        <w:rPr>
          <w:rFonts w:ascii="Verdana" w:eastAsia="Times New Roman" w:hAnsi="Verdana" w:cs="Times New Roman"/>
          <w:color w:val="000000"/>
          <w:sz w:val="21"/>
          <w:szCs w:val="21"/>
          <w:lang w:eastAsia="en-IN"/>
        </w:rPr>
      </w:pPr>
      <w:r w:rsidRPr="00E3133F">
        <w:rPr>
          <w:rFonts w:ascii="Verdana" w:eastAsia="Times New Roman" w:hAnsi="Verdana" w:cs="Times New Roman"/>
          <w:color w:val="000000"/>
          <w:sz w:val="21"/>
          <w:szCs w:val="21"/>
          <w:lang w:eastAsia="en-IN"/>
        </w:rPr>
        <w:t>Paper sizes for printing</w:t>
      </w:r>
    </w:p>
    <w:p w:rsidR="00E3133F" w:rsidRPr="00E3133F" w:rsidRDefault="00E3133F" w:rsidP="007F4AFC">
      <w:pPr>
        <w:numPr>
          <w:ilvl w:val="0"/>
          <w:numId w:val="20"/>
        </w:numPr>
        <w:spacing w:after="144" w:line="360" w:lineRule="atLeast"/>
        <w:ind w:left="768" w:right="48"/>
        <w:jc w:val="both"/>
        <w:rPr>
          <w:rFonts w:ascii="Verdana" w:eastAsia="Times New Roman" w:hAnsi="Verdana" w:cs="Times New Roman"/>
          <w:color w:val="000000"/>
          <w:sz w:val="21"/>
          <w:szCs w:val="21"/>
          <w:lang w:eastAsia="en-IN"/>
        </w:rPr>
      </w:pPr>
      <w:r w:rsidRPr="00E3133F">
        <w:rPr>
          <w:rFonts w:ascii="Verdana" w:eastAsia="Times New Roman" w:hAnsi="Verdana" w:cs="Times New Roman"/>
          <w:color w:val="000000"/>
          <w:sz w:val="21"/>
          <w:szCs w:val="21"/>
          <w:lang w:eastAsia="en-IN"/>
        </w:rPr>
        <w:lastRenderedPageBreak/>
        <w:t>Address and telephone number formatting</w:t>
      </w:r>
    </w:p>
    <w:p w:rsidR="00E3133F" w:rsidRPr="00E3133F" w:rsidRDefault="00E3133F" w:rsidP="007F4AFC">
      <w:pPr>
        <w:numPr>
          <w:ilvl w:val="0"/>
          <w:numId w:val="20"/>
        </w:numPr>
        <w:spacing w:after="144" w:line="360" w:lineRule="atLeast"/>
        <w:ind w:left="768" w:right="48"/>
        <w:jc w:val="both"/>
        <w:rPr>
          <w:rFonts w:ascii="Verdana" w:eastAsia="Times New Roman" w:hAnsi="Verdana" w:cs="Times New Roman"/>
          <w:color w:val="000000"/>
          <w:sz w:val="21"/>
          <w:szCs w:val="21"/>
          <w:lang w:eastAsia="en-IN"/>
        </w:rPr>
      </w:pPr>
      <w:r w:rsidRPr="00E3133F">
        <w:rPr>
          <w:rFonts w:ascii="Verdana" w:eastAsia="Times New Roman" w:hAnsi="Verdana" w:cs="Times New Roman"/>
          <w:color w:val="000000"/>
          <w:sz w:val="21"/>
          <w:szCs w:val="21"/>
          <w:lang w:eastAsia="en-IN"/>
        </w:rPr>
        <w:t>Zip Code Format</w:t>
      </w:r>
    </w:p>
    <w:p w:rsidR="00E3133F" w:rsidRPr="00E3133F" w:rsidRDefault="00E3133F" w:rsidP="00E3133F">
      <w:pPr>
        <w:spacing w:before="48" w:after="48" w:line="360" w:lineRule="atLeast"/>
        <w:ind w:right="48"/>
        <w:outlineLvl w:val="1"/>
        <w:rPr>
          <w:rFonts w:ascii="Verdana" w:eastAsia="Times New Roman" w:hAnsi="Verdana" w:cs="Times New Roman"/>
          <w:color w:val="121214"/>
          <w:spacing w:val="-15"/>
          <w:sz w:val="41"/>
          <w:szCs w:val="41"/>
          <w:lang w:eastAsia="en-IN"/>
        </w:rPr>
      </w:pPr>
      <w:r w:rsidRPr="00E3133F">
        <w:rPr>
          <w:rFonts w:ascii="Verdana" w:eastAsia="Times New Roman" w:hAnsi="Verdana" w:cs="Times New Roman"/>
          <w:color w:val="121214"/>
          <w:spacing w:val="-15"/>
          <w:sz w:val="41"/>
          <w:szCs w:val="41"/>
          <w:lang w:eastAsia="en-IN"/>
        </w:rPr>
        <w:t xml:space="preserve">Advantages of Globalization </w:t>
      </w:r>
      <w:r w:rsidR="00300F66">
        <w:rPr>
          <w:rFonts w:ascii="Verdana" w:eastAsia="Times New Roman" w:hAnsi="Verdana" w:cs="Times New Roman"/>
          <w:color w:val="121214"/>
          <w:spacing w:val="-15"/>
          <w:sz w:val="41"/>
          <w:szCs w:val="41"/>
          <w:lang w:eastAsia="en-IN"/>
        </w:rPr>
        <w:t>;</w:t>
      </w:r>
      <w:r w:rsidRPr="00E3133F">
        <w:rPr>
          <w:rFonts w:ascii="Verdana" w:eastAsia="Times New Roman" w:hAnsi="Verdana" w:cs="Times New Roman"/>
          <w:color w:val="121214"/>
          <w:spacing w:val="-15"/>
          <w:sz w:val="41"/>
          <w:szCs w:val="41"/>
          <w:lang w:eastAsia="en-IN"/>
        </w:rPr>
        <w:t>Testing</w:t>
      </w:r>
    </w:p>
    <w:p w:rsidR="00E3133F" w:rsidRPr="00E3133F" w:rsidRDefault="00E3133F" w:rsidP="007F4AFC">
      <w:pPr>
        <w:numPr>
          <w:ilvl w:val="0"/>
          <w:numId w:val="21"/>
        </w:numPr>
        <w:spacing w:after="144" w:line="360" w:lineRule="atLeast"/>
        <w:ind w:left="768" w:right="48"/>
        <w:jc w:val="both"/>
        <w:rPr>
          <w:rFonts w:ascii="Verdana" w:eastAsia="Times New Roman" w:hAnsi="Verdana" w:cs="Times New Roman"/>
          <w:color w:val="000000"/>
          <w:sz w:val="21"/>
          <w:szCs w:val="21"/>
          <w:lang w:eastAsia="en-IN"/>
        </w:rPr>
      </w:pPr>
      <w:r w:rsidRPr="00E3133F">
        <w:rPr>
          <w:rFonts w:ascii="Verdana" w:eastAsia="Times New Roman" w:hAnsi="Verdana" w:cs="Times New Roman"/>
          <w:color w:val="000000"/>
          <w:sz w:val="21"/>
          <w:szCs w:val="21"/>
          <w:lang w:eastAsia="en-IN"/>
        </w:rPr>
        <w:t>It reduces overall testing and support costs</w:t>
      </w:r>
    </w:p>
    <w:p w:rsidR="00E3133F" w:rsidRPr="00E3133F" w:rsidRDefault="00E3133F" w:rsidP="007F4AFC">
      <w:pPr>
        <w:numPr>
          <w:ilvl w:val="0"/>
          <w:numId w:val="21"/>
        </w:numPr>
        <w:spacing w:after="144" w:line="360" w:lineRule="atLeast"/>
        <w:ind w:left="768" w:right="48"/>
        <w:jc w:val="both"/>
        <w:rPr>
          <w:rFonts w:ascii="Verdana" w:eastAsia="Times New Roman" w:hAnsi="Verdana" w:cs="Times New Roman"/>
          <w:color w:val="000000"/>
          <w:sz w:val="21"/>
          <w:szCs w:val="21"/>
          <w:lang w:eastAsia="en-IN"/>
        </w:rPr>
      </w:pPr>
      <w:r w:rsidRPr="00E3133F">
        <w:rPr>
          <w:rFonts w:ascii="Verdana" w:eastAsia="Times New Roman" w:hAnsi="Verdana" w:cs="Times New Roman"/>
          <w:color w:val="000000"/>
          <w:sz w:val="21"/>
          <w:szCs w:val="21"/>
          <w:lang w:eastAsia="en-IN"/>
        </w:rPr>
        <w:t>It helps us to reduce time for testing which result faster time-to-market</w:t>
      </w:r>
    </w:p>
    <w:p w:rsidR="00E3133F" w:rsidRPr="00E3133F" w:rsidRDefault="00E3133F" w:rsidP="007F4AFC">
      <w:pPr>
        <w:numPr>
          <w:ilvl w:val="0"/>
          <w:numId w:val="21"/>
        </w:numPr>
        <w:spacing w:after="144" w:line="360" w:lineRule="atLeast"/>
        <w:ind w:left="768" w:right="48"/>
        <w:jc w:val="both"/>
        <w:rPr>
          <w:rFonts w:ascii="Verdana" w:eastAsia="Times New Roman" w:hAnsi="Verdana" w:cs="Times New Roman"/>
          <w:color w:val="000000"/>
          <w:sz w:val="21"/>
          <w:szCs w:val="21"/>
          <w:lang w:eastAsia="en-IN"/>
        </w:rPr>
      </w:pPr>
      <w:r w:rsidRPr="00E3133F">
        <w:rPr>
          <w:rFonts w:ascii="Verdana" w:eastAsia="Times New Roman" w:hAnsi="Verdana" w:cs="Times New Roman"/>
          <w:color w:val="000000"/>
          <w:sz w:val="21"/>
          <w:szCs w:val="21"/>
          <w:lang w:eastAsia="en-IN"/>
        </w:rPr>
        <w:t>It is more flexible and product is easily scalable</w:t>
      </w:r>
    </w:p>
    <w:p w:rsidR="00E3133F" w:rsidRDefault="00E3133F" w:rsidP="00E3133F">
      <w:pPr>
        <w:pStyle w:val="Heading3"/>
        <w:shd w:val="clear" w:color="auto" w:fill="FFFFFF"/>
        <w:spacing w:before="0" w:line="267" w:lineRule="atLeast"/>
        <w:rPr>
          <w:rFonts w:ascii="Helvetica" w:hAnsi="Helvetica" w:cs="Helvetica"/>
          <w:color w:val="000000"/>
          <w:sz w:val="31"/>
          <w:szCs w:val="31"/>
        </w:rPr>
      </w:pPr>
      <w:r>
        <w:rPr>
          <w:rFonts w:ascii="Helvetica" w:hAnsi="Helvetica" w:cs="Helvetica"/>
          <w:color w:val="000000"/>
          <w:sz w:val="31"/>
          <w:szCs w:val="31"/>
        </w:rPr>
        <w:t>Globalization Testing Checklist</w:t>
      </w:r>
    </w:p>
    <w:p w:rsidR="00E3133F" w:rsidRDefault="00E3133F" w:rsidP="00E3133F">
      <w:pPr>
        <w:pStyle w:val="NormalWeb"/>
        <w:shd w:val="clear" w:color="auto" w:fill="FFFFFF"/>
        <w:spacing w:before="0" w:beforeAutospacing="0" w:after="0" w:afterAutospacing="0"/>
        <w:rPr>
          <w:rFonts w:ascii="Verdana" w:hAnsi="Verdana"/>
          <w:color w:val="222222"/>
          <w:sz w:val="20"/>
          <w:szCs w:val="20"/>
        </w:rPr>
      </w:pPr>
      <w:r>
        <w:rPr>
          <w:rStyle w:val="Strong"/>
          <w:rFonts w:ascii="Verdana" w:hAnsi="Verdana"/>
          <w:color w:val="FF9900"/>
          <w:sz w:val="20"/>
          <w:szCs w:val="20"/>
        </w:rPr>
        <w:t>Given below are the checklist of this Testing:</w:t>
      </w:r>
    </w:p>
    <w:p w:rsidR="00E3133F" w:rsidRDefault="00E3133F" w:rsidP="007F4AFC">
      <w:pPr>
        <w:numPr>
          <w:ilvl w:val="0"/>
          <w:numId w:val="22"/>
        </w:numPr>
        <w:shd w:val="clear" w:color="auto" w:fill="FFFFFF"/>
        <w:spacing w:after="0" w:line="240" w:lineRule="auto"/>
        <w:rPr>
          <w:rFonts w:ascii="Verdana" w:hAnsi="Verdana"/>
          <w:color w:val="222222"/>
          <w:sz w:val="20"/>
          <w:szCs w:val="20"/>
        </w:rPr>
      </w:pPr>
      <w:r>
        <w:rPr>
          <w:rFonts w:ascii="Verdana" w:hAnsi="Verdana"/>
          <w:color w:val="222222"/>
          <w:sz w:val="20"/>
          <w:szCs w:val="20"/>
        </w:rPr>
        <w:t>Ensure if the required installations are being done to set up test environment.</w:t>
      </w:r>
    </w:p>
    <w:p w:rsidR="00E3133F" w:rsidRDefault="00E3133F" w:rsidP="007F4AFC">
      <w:pPr>
        <w:numPr>
          <w:ilvl w:val="0"/>
          <w:numId w:val="22"/>
        </w:numPr>
        <w:shd w:val="clear" w:color="auto" w:fill="FFFFFF"/>
        <w:spacing w:after="0" w:line="240" w:lineRule="auto"/>
        <w:rPr>
          <w:rFonts w:ascii="Verdana" w:hAnsi="Verdana"/>
          <w:color w:val="222222"/>
          <w:sz w:val="20"/>
          <w:szCs w:val="20"/>
        </w:rPr>
      </w:pPr>
      <w:r>
        <w:rPr>
          <w:rFonts w:ascii="Verdana" w:hAnsi="Verdana"/>
          <w:color w:val="222222"/>
          <w:sz w:val="20"/>
          <w:szCs w:val="20"/>
        </w:rPr>
        <w:t>Ensure if the database is Unicode compatible.</w:t>
      </w:r>
    </w:p>
    <w:p w:rsidR="00E3133F" w:rsidRDefault="00E3133F" w:rsidP="007F4AFC">
      <w:pPr>
        <w:numPr>
          <w:ilvl w:val="0"/>
          <w:numId w:val="22"/>
        </w:numPr>
        <w:shd w:val="clear" w:color="auto" w:fill="FFFFFF"/>
        <w:spacing w:after="0" w:line="240" w:lineRule="auto"/>
        <w:rPr>
          <w:rFonts w:ascii="Verdana" w:hAnsi="Verdana"/>
          <w:color w:val="222222"/>
          <w:sz w:val="20"/>
          <w:szCs w:val="20"/>
        </w:rPr>
      </w:pPr>
      <w:r>
        <w:rPr>
          <w:rFonts w:ascii="Verdana" w:hAnsi="Verdana"/>
          <w:color w:val="222222"/>
          <w:sz w:val="20"/>
          <w:szCs w:val="20"/>
        </w:rPr>
        <w:t>Verify if there are no hard-coded strings in the code.</w:t>
      </w:r>
    </w:p>
    <w:p w:rsidR="00E3133F" w:rsidRDefault="00E3133F" w:rsidP="007F4AFC">
      <w:pPr>
        <w:numPr>
          <w:ilvl w:val="0"/>
          <w:numId w:val="22"/>
        </w:numPr>
        <w:shd w:val="clear" w:color="auto" w:fill="FFFFFF"/>
        <w:spacing w:after="0" w:line="240" w:lineRule="auto"/>
        <w:rPr>
          <w:rFonts w:ascii="Verdana" w:hAnsi="Verdana"/>
          <w:color w:val="222222"/>
          <w:sz w:val="20"/>
          <w:szCs w:val="20"/>
        </w:rPr>
      </w:pPr>
      <w:r>
        <w:rPr>
          <w:rFonts w:ascii="Verdana" w:hAnsi="Verdana"/>
          <w:color w:val="222222"/>
          <w:sz w:val="20"/>
          <w:szCs w:val="20"/>
        </w:rPr>
        <w:t>Ensure if the required locale is installed on the client machine or not.</w:t>
      </w:r>
    </w:p>
    <w:p w:rsidR="00E3133F" w:rsidRDefault="00E3133F" w:rsidP="007F4AFC">
      <w:pPr>
        <w:numPr>
          <w:ilvl w:val="0"/>
          <w:numId w:val="22"/>
        </w:numPr>
        <w:shd w:val="clear" w:color="auto" w:fill="FFFFFF"/>
        <w:spacing w:after="0" w:line="240" w:lineRule="auto"/>
        <w:rPr>
          <w:rFonts w:ascii="Verdana" w:hAnsi="Verdana"/>
          <w:color w:val="222222"/>
          <w:sz w:val="20"/>
          <w:szCs w:val="20"/>
        </w:rPr>
      </w:pPr>
      <w:r>
        <w:rPr>
          <w:rFonts w:ascii="Verdana" w:hAnsi="Verdana"/>
          <w:color w:val="222222"/>
          <w:sz w:val="20"/>
          <w:szCs w:val="20"/>
        </w:rPr>
        <w:t>Check the resource bundles for all the required language property files available in it.</w:t>
      </w:r>
    </w:p>
    <w:p w:rsidR="00E3133F" w:rsidRDefault="00E3133F" w:rsidP="007F4AFC">
      <w:pPr>
        <w:numPr>
          <w:ilvl w:val="0"/>
          <w:numId w:val="22"/>
        </w:numPr>
        <w:shd w:val="clear" w:color="auto" w:fill="FFFFFF"/>
        <w:spacing w:after="0" w:line="240" w:lineRule="auto"/>
        <w:rPr>
          <w:rFonts w:ascii="Verdana" w:hAnsi="Verdana"/>
          <w:color w:val="222222"/>
          <w:sz w:val="20"/>
          <w:szCs w:val="20"/>
        </w:rPr>
      </w:pPr>
      <w:r>
        <w:rPr>
          <w:rFonts w:ascii="Verdana" w:hAnsi="Verdana"/>
          <w:color w:val="222222"/>
          <w:sz w:val="20"/>
          <w:szCs w:val="20"/>
        </w:rPr>
        <w:t>Verify if the UI of the application is displayed in the native language of the client’s locale.</w:t>
      </w:r>
    </w:p>
    <w:p w:rsidR="00E3133F" w:rsidRDefault="00E3133F" w:rsidP="007F4AFC">
      <w:pPr>
        <w:numPr>
          <w:ilvl w:val="0"/>
          <w:numId w:val="22"/>
        </w:numPr>
        <w:shd w:val="clear" w:color="auto" w:fill="FFFFFF"/>
        <w:spacing w:after="0" w:line="240" w:lineRule="auto"/>
        <w:rPr>
          <w:rFonts w:ascii="Verdana" w:hAnsi="Verdana"/>
          <w:color w:val="222222"/>
          <w:sz w:val="20"/>
          <w:szCs w:val="20"/>
        </w:rPr>
      </w:pPr>
      <w:r>
        <w:rPr>
          <w:rFonts w:ascii="Verdana" w:hAnsi="Verdana"/>
          <w:color w:val="222222"/>
          <w:sz w:val="20"/>
          <w:szCs w:val="20"/>
        </w:rPr>
        <w:t>Verify if the default display language is English when no specific locale is selected or when the language properties file is not available in the resource bundle.</w:t>
      </w:r>
    </w:p>
    <w:p w:rsidR="00E3133F" w:rsidRDefault="00E3133F" w:rsidP="007F4AFC">
      <w:pPr>
        <w:numPr>
          <w:ilvl w:val="0"/>
          <w:numId w:val="22"/>
        </w:numPr>
        <w:shd w:val="clear" w:color="auto" w:fill="FFFFFF"/>
        <w:spacing w:after="0" w:line="240" w:lineRule="auto"/>
        <w:rPr>
          <w:rFonts w:ascii="Verdana" w:hAnsi="Verdana"/>
          <w:color w:val="222222"/>
          <w:sz w:val="20"/>
          <w:szCs w:val="20"/>
        </w:rPr>
      </w:pPr>
      <w:r>
        <w:rPr>
          <w:rFonts w:ascii="Verdana" w:hAnsi="Verdana"/>
          <w:color w:val="222222"/>
          <w:sz w:val="20"/>
          <w:szCs w:val="20"/>
        </w:rPr>
        <w:t>Validate if the application can handle wide-ranging data including native language character set, ASCII characters, special characters, etc.</w:t>
      </w:r>
    </w:p>
    <w:p w:rsidR="00E3133F" w:rsidRDefault="00E3133F" w:rsidP="007F4AFC">
      <w:pPr>
        <w:numPr>
          <w:ilvl w:val="0"/>
          <w:numId w:val="22"/>
        </w:numPr>
        <w:shd w:val="clear" w:color="auto" w:fill="FFFFFF"/>
        <w:spacing w:after="0" w:line="240" w:lineRule="auto"/>
        <w:rPr>
          <w:rFonts w:ascii="Verdana" w:hAnsi="Verdana"/>
          <w:color w:val="222222"/>
          <w:sz w:val="20"/>
          <w:szCs w:val="20"/>
        </w:rPr>
      </w:pPr>
      <w:r>
        <w:rPr>
          <w:rFonts w:ascii="Verdana" w:hAnsi="Verdana"/>
          <w:color w:val="222222"/>
          <w:sz w:val="20"/>
          <w:szCs w:val="20"/>
        </w:rPr>
        <w:t>Verify if the ordering of data on the UI is fine as per the client’s locale.</w:t>
      </w:r>
    </w:p>
    <w:p w:rsidR="00E3133F" w:rsidRDefault="00E3133F" w:rsidP="007F4AFC">
      <w:pPr>
        <w:numPr>
          <w:ilvl w:val="0"/>
          <w:numId w:val="22"/>
        </w:numPr>
        <w:shd w:val="clear" w:color="auto" w:fill="FFFFFF"/>
        <w:spacing w:after="0" w:line="240" w:lineRule="auto"/>
        <w:rPr>
          <w:rFonts w:ascii="Verdana" w:hAnsi="Verdana"/>
          <w:color w:val="222222"/>
          <w:sz w:val="20"/>
          <w:szCs w:val="20"/>
        </w:rPr>
      </w:pPr>
      <w:r>
        <w:rPr>
          <w:rFonts w:ascii="Verdana" w:hAnsi="Verdana"/>
          <w:color w:val="222222"/>
          <w:sz w:val="20"/>
          <w:szCs w:val="20"/>
        </w:rPr>
        <w:t>Verify if the filtering and searching functionality is working fine as per the client’s locale.</w:t>
      </w:r>
    </w:p>
    <w:p w:rsidR="00E3133F" w:rsidRDefault="00E3133F" w:rsidP="007F4AFC">
      <w:pPr>
        <w:numPr>
          <w:ilvl w:val="0"/>
          <w:numId w:val="22"/>
        </w:numPr>
        <w:shd w:val="clear" w:color="auto" w:fill="FFFFFF"/>
        <w:spacing w:after="0" w:line="240" w:lineRule="auto"/>
        <w:rPr>
          <w:rFonts w:ascii="Verdana" w:hAnsi="Verdana"/>
          <w:color w:val="222222"/>
          <w:sz w:val="20"/>
          <w:szCs w:val="20"/>
        </w:rPr>
      </w:pPr>
      <w:r>
        <w:rPr>
          <w:rFonts w:ascii="Verdana" w:hAnsi="Verdana"/>
          <w:color w:val="222222"/>
          <w:sz w:val="20"/>
          <w:szCs w:val="20"/>
        </w:rPr>
        <w:t>Verify if the correct date and time format are displayed across the application.</w:t>
      </w:r>
    </w:p>
    <w:p w:rsidR="00E3133F" w:rsidRDefault="00E3133F" w:rsidP="007F4AFC">
      <w:pPr>
        <w:numPr>
          <w:ilvl w:val="0"/>
          <w:numId w:val="22"/>
        </w:numPr>
        <w:shd w:val="clear" w:color="auto" w:fill="FFFFFF"/>
        <w:spacing w:after="0" w:line="240" w:lineRule="auto"/>
        <w:rPr>
          <w:rFonts w:ascii="Verdana" w:hAnsi="Verdana"/>
          <w:color w:val="222222"/>
          <w:sz w:val="20"/>
          <w:szCs w:val="20"/>
        </w:rPr>
      </w:pPr>
      <w:r>
        <w:rPr>
          <w:rFonts w:ascii="Verdana" w:hAnsi="Verdana"/>
          <w:color w:val="222222"/>
          <w:sz w:val="20"/>
          <w:szCs w:val="20"/>
        </w:rPr>
        <w:t>Verify if the currencies are displayed in the correct format.</w:t>
      </w:r>
    </w:p>
    <w:p w:rsidR="00E3133F" w:rsidRDefault="00E3133F" w:rsidP="007F4AFC">
      <w:pPr>
        <w:numPr>
          <w:ilvl w:val="0"/>
          <w:numId w:val="22"/>
        </w:numPr>
        <w:shd w:val="clear" w:color="auto" w:fill="FFFFFF"/>
        <w:spacing w:after="0" w:line="240" w:lineRule="auto"/>
        <w:rPr>
          <w:rFonts w:ascii="Verdana" w:hAnsi="Verdana"/>
          <w:color w:val="222222"/>
          <w:sz w:val="20"/>
          <w:szCs w:val="20"/>
        </w:rPr>
      </w:pPr>
      <w:r>
        <w:rPr>
          <w:rFonts w:ascii="Verdana" w:hAnsi="Verdana"/>
          <w:color w:val="222222"/>
          <w:sz w:val="20"/>
          <w:szCs w:val="20"/>
        </w:rPr>
        <w:t>Verify if the telephone numbers and pin codes are displayed in the correct format.</w:t>
      </w:r>
    </w:p>
    <w:p w:rsidR="00E3133F" w:rsidRDefault="00E3133F" w:rsidP="007F4AFC">
      <w:pPr>
        <w:numPr>
          <w:ilvl w:val="0"/>
          <w:numId w:val="22"/>
        </w:numPr>
        <w:shd w:val="clear" w:color="auto" w:fill="FFFFFF"/>
        <w:spacing w:after="0" w:line="240" w:lineRule="auto"/>
        <w:rPr>
          <w:rFonts w:ascii="Verdana" w:hAnsi="Verdana"/>
          <w:color w:val="222222"/>
          <w:sz w:val="20"/>
          <w:szCs w:val="20"/>
        </w:rPr>
      </w:pPr>
      <w:r>
        <w:rPr>
          <w:rFonts w:ascii="Verdana" w:hAnsi="Verdana"/>
          <w:color w:val="222222"/>
          <w:sz w:val="20"/>
          <w:szCs w:val="20"/>
        </w:rPr>
        <w:t>Verify if the cursor is aligned to the correct side of the input fields based on the language script direction.</w:t>
      </w:r>
    </w:p>
    <w:p w:rsidR="00E3133F" w:rsidRDefault="00E3133F" w:rsidP="007F4AFC">
      <w:pPr>
        <w:numPr>
          <w:ilvl w:val="0"/>
          <w:numId w:val="22"/>
        </w:numPr>
        <w:shd w:val="clear" w:color="auto" w:fill="FFFFFF"/>
        <w:spacing w:after="0" w:line="240" w:lineRule="auto"/>
        <w:rPr>
          <w:rFonts w:ascii="Verdana" w:hAnsi="Verdana"/>
          <w:color w:val="222222"/>
          <w:sz w:val="20"/>
          <w:szCs w:val="20"/>
        </w:rPr>
      </w:pPr>
      <w:r>
        <w:rPr>
          <w:rFonts w:ascii="Verdana" w:hAnsi="Verdana"/>
          <w:color w:val="222222"/>
          <w:sz w:val="20"/>
          <w:szCs w:val="20"/>
        </w:rPr>
        <w:t>Check if all the specified customer requirements are being tested?</w:t>
      </w:r>
    </w:p>
    <w:p w:rsidR="00E3133F" w:rsidRDefault="00E3133F" w:rsidP="007F4AFC">
      <w:pPr>
        <w:numPr>
          <w:ilvl w:val="0"/>
          <w:numId w:val="22"/>
        </w:numPr>
        <w:shd w:val="clear" w:color="auto" w:fill="FFFFFF"/>
        <w:spacing w:after="0" w:line="240" w:lineRule="auto"/>
        <w:rPr>
          <w:rFonts w:ascii="Verdana" w:hAnsi="Verdana"/>
          <w:color w:val="222222"/>
          <w:sz w:val="20"/>
          <w:szCs w:val="20"/>
        </w:rPr>
      </w:pPr>
      <w:r>
        <w:rPr>
          <w:rFonts w:ascii="Verdana" w:hAnsi="Verdana"/>
          <w:color w:val="222222"/>
          <w:sz w:val="20"/>
          <w:szCs w:val="20"/>
        </w:rPr>
        <w:t>Check if all the input/output corresponding to each function is tested?</w:t>
      </w:r>
    </w:p>
    <w:p w:rsidR="00E3133F" w:rsidRDefault="00E3133F" w:rsidP="007F4AFC">
      <w:pPr>
        <w:numPr>
          <w:ilvl w:val="0"/>
          <w:numId w:val="22"/>
        </w:numPr>
        <w:shd w:val="clear" w:color="auto" w:fill="FFFFFF"/>
        <w:spacing w:after="0" w:line="240" w:lineRule="auto"/>
        <w:rPr>
          <w:rFonts w:ascii="Verdana" w:hAnsi="Verdana"/>
          <w:color w:val="222222"/>
          <w:sz w:val="20"/>
          <w:szCs w:val="20"/>
        </w:rPr>
      </w:pPr>
      <w:r>
        <w:rPr>
          <w:rFonts w:ascii="Verdana" w:hAnsi="Verdana"/>
          <w:color w:val="222222"/>
          <w:sz w:val="20"/>
          <w:szCs w:val="20"/>
        </w:rPr>
        <w:t>Check if all the functionalities based on the native language inputs are being tested?</w:t>
      </w:r>
    </w:p>
    <w:p w:rsidR="00E3133F" w:rsidRDefault="00E3133F" w:rsidP="007F4AFC">
      <w:pPr>
        <w:numPr>
          <w:ilvl w:val="0"/>
          <w:numId w:val="22"/>
        </w:numPr>
        <w:shd w:val="clear" w:color="auto" w:fill="FFFFFF"/>
        <w:spacing w:after="0" w:line="240" w:lineRule="auto"/>
        <w:rPr>
          <w:rFonts w:ascii="Verdana" w:hAnsi="Verdana"/>
          <w:color w:val="222222"/>
          <w:sz w:val="20"/>
          <w:szCs w:val="20"/>
        </w:rPr>
      </w:pPr>
      <w:r>
        <w:rPr>
          <w:rFonts w:ascii="Verdana" w:hAnsi="Verdana"/>
          <w:color w:val="222222"/>
          <w:sz w:val="20"/>
          <w:szCs w:val="20"/>
        </w:rPr>
        <w:t>Check if all the entire database requirements are being tested?</w:t>
      </w:r>
    </w:p>
    <w:p w:rsidR="00E3133F" w:rsidRDefault="00E3133F" w:rsidP="007F4AFC">
      <w:pPr>
        <w:numPr>
          <w:ilvl w:val="0"/>
          <w:numId w:val="22"/>
        </w:numPr>
        <w:shd w:val="clear" w:color="auto" w:fill="FFFFFF"/>
        <w:spacing w:after="0" w:line="240" w:lineRule="auto"/>
        <w:rPr>
          <w:rFonts w:ascii="Verdana" w:hAnsi="Verdana"/>
          <w:color w:val="222222"/>
          <w:sz w:val="20"/>
          <w:szCs w:val="20"/>
        </w:rPr>
      </w:pPr>
      <w:r>
        <w:rPr>
          <w:rFonts w:ascii="Verdana" w:hAnsi="Verdana"/>
          <w:color w:val="222222"/>
          <w:sz w:val="20"/>
          <w:szCs w:val="20"/>
        </w:rPr>
        <w:t>Check if all the specified UIs are being tested?</w:t>
      </w:r>
    </w:p>
    <w:p w:rsidR="00E3133F" w:rsidRDefault="00E3133F" w:rsidP="007F4AFC">
      <w:pPr>
        <w:numPr>
          <w:ilvl w:val="0"/>
          <w:numId w:val="22"/>
        </w:numPr>
        <w:shd w:val="clear" w:color="auto" w:fill="FFFFFF"/>
        <w:spacing w:after="0" w:line="240" w:lineRule="auto"/>
        <w:rPr>
          <w:rFonts w:ascii="Verdana" w:hAnsi="Verdana"/>
          <w:color w:val="222222"/>
          <w:sz w:val="20"/>
          <w:szCs w:val="20"/>
        </w:rPr>
      </w:pPr>
      <w:r>
        <w:rPr>
          <w:rFonts w:ascii="Verdana" w:hAnsi="Verdana"/>
          <w:color w:val="222222"/>
          <w:sz w:val="20"/>
          <w:szCs w:val="20"/>
        </w:rPr>
        <w:t>Verify that there are no characters overlapping on the screens.</w:t>
      </w:r>
    </w:p>
    <w:p w:rsidR="00E3133F" w:rsidRDefault="00E3133F" w:rsidP="007F4AFC">
      <w:pPr>
        <w:numPr>
          <w:ilvl w:val="0"/>
          <w:numId w:val="22"/>
        </w:numPr>
        <w:shd w:val="clear" w:color="auto" w:fill="FFFFFF"/>
        <w:spacing w:after="0" w:line="240" w:lineRule="auto"/>
        <w:rPr>
          <w:rFonts w:ascii="Verdana" w:hAnsi="Verdana"/>
          <w:color w:val="222222"/>
          <w:sz w:val="20"/>
          <w:szCs w:val="20"/>
        </w:rPr>
      </w:pPr>
      <w:r>
        <w:rPr>
          <w:rFonts w:ascii="Verdana" w:hAnsi="Verdana"/>
          <w:color w:val="222222"/>
          <w:sz w:val="20"/>
          <w:szCs w:val="20"/>
        </w:rPr>
        <w:t>Verify that no junk characters are displayed on the screens.</w:t>
      </w:r>
    </w:p>
    <w:p w:rsidR="00E3133F" w:rsidRDefault="00E3133F" w:rsidP="007F4AFC">
      <w:pPr>
        <w:numPr>
          <w:ilvl w:val="0"/>
          <w:numId w:val="22"/>
        </w:numPr>
        <w:shd w:val="clear" w:color="auto" w:fill="FFFFFF"/>
        <w:spacing w:after="0" w:line="240" w:lineRule="auto"/>
        <w:rPr>
          <w:rFonts w:ascii="Verdana" w:hAnsi="Verdana"/>
          <w:color w:val="222222"/>
          <w:sz w:val="20"/>
          <w:szCs w:val="20"/>
        </w:rPr>
      </w:pPr>
      <w:r>
        <w:rPr>
          <w:rFonts w:ascii="Verdana" w:hAnsi="Verdana"/>
          <w:color w:val="222222"/>
          <w:sz w:val="20"/>
          <w:szCs w:val="20"/>
        </w:rPr>
        <w:t>Verify that the graphics are appearing correctly in the UI.</w:t>
      </w:r>
    </w:p>
    <w:p w:rsidR="00E3133F" w:rsidRDefault="00E3133F" w:rsidP="007F4AFC">
      <w:pPr>
        <w:numPr>
          <w:ilvl w:val="0"/>
          <w:numId w:val="22"/>
        </w:numPr>
        <w:shd w:val="clear" w:color="auto" w:fill="FFFFFF"/>
        <w:spacing w:after="0" w:line="240" w:lineRule="auto"/>
        <w:rPr>
          <w:rFonts w:ascii="Verdana" w:hAnsi="Verdana"/>
          <w:color w:val="222222"/>
          <w:sz w:val="20"/>
          <w:szCs w:val="20"/>
        </w:rPr>
      </w:pPr>
      <w:r>
        <w:rPr>
          <w:rFonts w:ascii="Verdana" w:hAnsi="Verdana"/>
          <w:color w:val="222222"/>
          <w:sz w:val="20"/>
          <w:szCs w:val="20"/>
        </w:rPr>
        <w:t>Verify if the user manuals/help files are displayed in the native language as per the client’s locale</w:t>
      </w:r>
    </w:p>
    <w:p w:rsidR="00E3133F" w:rsidRDefault="00E3133F" w:rsidP="00B67EC4"/>
    <w:p w:rsidR="00B67EC4" w:rsidRDefault="00B67EC4" w:rsidP="00B67EC4"/>
    <w:p w:rsidR="00F22117" w:rsidRDefault="00F22117" w:rsidP="00F22117">
      <w:pPr>
        <w:rPr>
          <w:rFonts w:ascii="Segoe UI" w:eastAsia="Times New Roman" w:hAnsi="Segoe UI" w:cs="Segoe UI"/>
          <w:color w:val="000000"/>
          <w:sz w:val="24"/>
          <w:szCs w:val="24"/>
          <w:lang w:eastAsia="en-IN"/>
        </w:rPr>
      </w:pPr>
      <w:r>
        <w:t>1.</w:t>
      </w:r>
      <w:r w:rsidRPr="00F22117">
        <w:rPr>
          <w:rFonts w:ascii="Segoe UI" w:hAnsi="Segoe UI" w:cs="Segoe UI"/>
          <w:color w:val="000000"/>
        </w:rPr>
        <w:t xml:space="preserve"> </w:t>
      </w:r>
      <w:r w:rsidRPr="00F22117">
        <w:rPr>
          <w:rFonts w:ascii="Segoe UI" w:eastAsia="Times New Roman" w:hAnsi="Segoe UI" w:cs="Segoe UI"/>
          <w:color w:val="000000"/>
          <w:sz w:val="24"/>
          <w:szCs w:val="24"/>
          <w:lang w:eastAsia="en-IN"/>
        </w:rPr>
        <w:t>Clipboard operations with multilingual text</w:t>
      </w:r>
    </w:p>
    <w:p w:rsidR="00F22117" w:rsidRPr="00F22117" w:rsidRDefault="00AA5B33" w:rsidP="00F22117">
      <w:pPr>
        <w:spacing w:after="0" w:line="240" w:lineRule="auto"/>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2.</w:t>
      </w:r>
      <w:r w:rsidRPr="00F22117">
        <w:rPr>
          <w:rFonts w:ascii="Segoe UI" w:eastAsia="Times New Roman" w:hAnsi="Segoe UI" w:cs="Segoe UI"/>
          <w:color w:val="000000"/>
          <w:sz w:val="24"/>
          <w:szCs w:val="24"/>
          <w:lang w:eastAsia="en-IN"/>
        </w:rPr>
        <w:t xml:space="preserve"> Font</w:t>
      </w:r>
      <w:r w:rsidR="00F22117" w:rsidRPr="00F22117">
        <w:rPr>
          <w:rFonts w:ascii="Segoe UI" w:eastAsia="Times New Roman" w:hAnsi="Segoe UI" w:cs="Segoe UI"/>
          <w:color w:val="000000"/>
          <w:sz w:val="24"/>
          <w:szCs w:val="24"/>
          <w:lang w:eastAsia="en-IN"/>
        </w:rPr>
        <w:t xml:space="preserve"> independence</w:t>
      </w:r>
    </w:p>
    <w:p w:rsidR="00AA5B33" w:rsidRDefault="00F22117" w:rsidP="00F22117">
      <w:pPr>
        <w:rPr>
          <w:rFonts w:ascii="Segoe UI" w:hAnsi="Segoe UI" w:cs="Segoe UI"/>
          <w:color w:val="000000"/>
          <w:sz w:val="21"/>
          <w:szCs w:val="21"/>
          <w:shd w:val="clear" w:color="auto" w:fill="FFFFFF"/>
        </w:rPr>
      </w:pPr>
      <w:r>
        <w:rPr>
          <w:rFonts w:ascii="Segoe UI" w:eastAsia="Times New Roman" w:hAnsi="Segoe UI" w:cs="Segoe UI"/>
          <w:color w:val="000000"/>
          <w:sz w:val="24"/>
          <w:szCs w:val="24"/>
          <w:lang w:eastAsia="en-IN"/>
        </w:rPr>
        <w:t>3.</w:t>
      </w:r>
      <w:r w:rsidRPr="00F22117">
        <w:rPr>
          <w:rFonts w:ascii="Segoe UI" w:hAnsi="Segoe UI" w:cs="Segoe UI"/>
          <w:color w:val="000000"/>
          <w:sz w:val="21"/>
          <w:szCs w:val="21"/>
          <w:shd w:val="clear" w:color="auto" w:fill="FFFFFF"/>
        </w:rPr>
        <w:t xml:space="preserve"> </w:t>
      </w:r>
      <w:r>
        <w:rPr>
          <w:rFonts w:ascii="Segoe UI" w:hAnsi="Segoe UI" w:cs="Segoe UI"/>
          <w:color w:val="000000"/>
          <w:sz w:val="21"/>
          <w:szCs w:val="21"/>
          <w:shd w:val="clear" w:color="auto" w:fill="FFFFFF"/>
        </w:rPr>
        <w:t>Handling buffer sizes f</w:t>
      </w:r>
    </w:p>
    <w:p w:rsidR="00F22117" w:rsidRDefault="00F22117" w:rsidP="00F2211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or multibyte character set (MBCS) text</w:t>
      </w:r>
    </w:p>
    <w:p w:rsidR="00F22117" w:rsidRDefault="00F22117" w:rsidP="00F22117">
      <w:pPr>
        <w:rPr>
          <w:rFonts w:ascii="Segoe UI" w:eastAsia="Times New Roman" w:hAnsi="Segoe UI" w:cs="Segoe UI"/>
          <w:color w:val="000000"/>
          <w:sz w:val="24"/>
          <w:szCs w:val="24"/>
          <w:lang w:eastAsia="en-IN"/>
        </w:rPr>
      </w:pPr>
      <w:r>
        <w:rPr>
          <w:rFonts w:ascii="Segoe UI" w:eastAsia="Times New Roman" w:hAnsi="Segoe UI" w:cs="Segoe UI"/>
          <w:noProof/>
          <w:color w:val="000000"/>
          <w:sz w:val="24"/>
          <w:szCs w:val="24"/>
          <w:lang w:eastAsia="en-IN"/>
        </w:rPr>
        <w:lastRenderedPageBreak/>
        <w:drawing>
          <wp:inline distT="0" distB="0" distL="0" distR="0">
            <wp:extent cx="5467350" cy="4638675"/>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467350" cy="4638675"/>
                    </a:xfrm>
                    <a:prstGeom prst="rect">
                      <a:avLst/>
                    </a:prstGeom>
                    <a:noFill/>
                    <a:ln w="9525">
                      <a:noFill/>
                      <a:miter lim="800000"/>
                      <a:headEnd/>
                      <a:tailEnd/>
                    </a:ln>
                  </pic:spPr>
                </pic:pic>
              </a:graphicData>
            </a:graphic>
          </wp:inline>
        </w:drawing>
      </w:r>
    </w:p>
    <w:p w:rsidR="00F22117" w:rsidRPr="00F22117" w:rsidRDefault="000E0DA2" w:rsidP="00F22117">
      <w:pPr>
        <w:rPr>
          <w:rFonts w:ascii="Segoe UI" w:eastAsia="Times New Roman" w:hAnsi="Segoe UI" w:cs="Segoe UI"/>
          <w:color w:val="000000"/>
          <w:sz w:val="24"/>
          <w:szCs w:val="24"/>
          <w:lang w:eastAsia="en-IN"/>
        </w:rPr>
      </w:pPr>
      <w:r>
        <w:rPr>
          <w:rFonts w:ascii="Segoe UI" w:eastAsia="Times New Roman" w:hAnsi="Segoe UI" w:cs="Segoe UI"/>
          <w:noProof/>
          <w:color w:val="000000"/>
          <w:sz w:val="24"/>
          <w:szCs w:val="24"/>
          <w:lang w:eastAsia="en-IN"/>
        </w:rPr>
        <w:lastRenderedPageBreak/>
        <w:drawing>
          <wp:inline distT="0" distB="0" distL="0" distR="0">
            <wp:extent cx="5086350" cy="484822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a:off x="0" y="0"/>
                      <a:ext cx="5086350" cy="4848225"/>
                    </a:xfrm>
                    <a:prstGeom prst="rect">
                      <a:avLst/>
                    </a:prstGeom>
                    <a:noFill/>
                    <a:ln w="9525">
                      <a:noFill/>
                      <a:miter lim="800000"/>
                      <a:headEnd/>
                      <a:tailEnd/>
                    </a:ln>
                  </pic:spPr>
                </pic:pic>
              </a:graphicData>
            </a:graphic>
          </wp:inline>
        </w:drawing>
      </w:r>
    </w:p>
    <w:p w:rsidR="00F22117" w:rsidRPr="00B67EC4" w:rsidRDefault="00F22117" w:rsidP="00B67EC4"/>
    <w:p w:rsidR="00B67EC4" w:rsidRDefault="000124E2" w:rsidP="00C512A4">
      <w:pPr>
        <w:pStyle w:val="Heading3"/>
        <w:shd w:val="clear" w:color="auto" w:fill="FFFFFF"/>
        <w:spacing w:before="400" w:after="133" w:line="267" w:lineRule="atLeast"/>
        <w:rPr>
          <w:rFonts w:ascii="Helvetica" w:hAnsi="Helvetica" w:cs="Helvetica"/>
          <w:color w:val="000000"/>
          <w:sz w:val="31"/>
          <w:szCs w:val="31"/>
        </w:rPr>
      </w:pPr>
      <w:r>
        <w:rPr>
          <w:noProof/>
          <w:lang w:eastAsia="en-IN"/>
        </w:rPr>
        <w:lastRenderedPageBreak/>
        <w:drawing>
          <wp:inline distT="0" distB="0" distL="0" distR="0">
            <wp:extent cx="4619625" cy="4762500"/>
            <wp:effectExtent l="19050" t="0" r="9525" b="0"/>
            <wp:docPr id="13" name="Picture 13" descr="Types of Mobile App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ypes of Mobile App Testing"/>
                    <pic:cNvPicPr>
                      <a:picLocks noChangeAspect="1" noChangeArrowheads="1"/>
                    </pic:cNvPicPr>
                  </pic:nvPicPr>
                  <pic:blipFill>
                    <a:blip r:embed="rId21"/>
                    <a:srcRect/>
                    <a:stretch>
                      <a:fillRect/>
                    </a:stretch>
                  </pic:blipFill>
                  <pic:spPr bwMode="auto">
                    <a:xfrm>
                      <a:off x="0" y="0"/>
                      <a:ext cx="4619625" cy="4762500"/>
                    </a:xfrm>
                    <a:prstGeom prst="rect">
                      <a:avLst/>
                    </a:prstGeom>
                    <a:noFill/>
                    <a:ln w="9525">
                      <a:noFill/>
                      <a:miter lim="800000"/>
                      <a:headEnd/>
                      <a:tailEnd/>
                    </a:ln>
                  </pic:spPr>
                </pic:pic>
              </a:graphicData>
            </a:graphic>
          </wp:inline>
        </w:drawing>
      </w:r>
    </w:p>
    <w:p w:rsidR="00B67EC4" w:rsidRDefault="00B67EC4" w:rsidP="00C512A4">
      <w:pPr>
        <w:pStyle w:val="Heading3"/>
        <w:shd w:val="clear" w:color="auto" w:fill="FFFFFF"/>
        <w:spacing w:before="400" w:after="133" w:line="267" w:lineRule="atLeast"/>
        <w:rPr>
          <w:rFonts w:ascii="Helvetica" w:hAnsi="Helvetica" w:cs="Helvetica"/>
          <w:color w:val="000000"/>
          <w:sz w:val="31"/>
          <w:szCs w:val="31"/>
        </w:rPr>
      </w:pPr>
    </w:p>
    <w:p w:rsidR="00C512A4" w:rsidRDefault="00C512A4" w:rsidP="00C512A4">
      <w:pPr>
        <w:pStyle w:val="Heading3"/>
        <w:shd w:val="clear" w:color="auto" w:fill="FFFFFF"/>
        <w:spacing w:before="400" w:after="133" w:line="267" w:lineRule="atLeast"/>
        <w:rPr>
          <w:rFonts w:ascii="Helvetica" w:hAnsi="Helvetica" w:cs="Helvetica"/>
          <w:color w:val="000000"/>
          <w:sz w:val="31"/>
          <w:szCs w:val="31"/>
        </w:rPr>
      </w:pPr>
      <w:r>
        <w:rPr>
          <w:rFonts w:ascii="Helvetica" w:hAnsi="Helvetica" w:cs="Helvetica"/>
          <w:color w:val="000000"/>
          <w:sz w:val="31"/>
          <w:szCs w:val="31"/>
        </w:rPr>
        <w:t>Web testing checklists</w:t>
      </w:r>
    </w:p>
    <w:p w:rsidR="00C512A4" w:rsidRDefault="00C512A4" w:rsidP="00C512A4">
      <w:pPr>
        <w:pStyle w:val="NormalWeb"/>
        <w:shd w:val="clear" w:color="auto" w:fill="FFFFFF"/>
        <w:spacing w:before="0" w:beforeAutospacing="0" w:after="0" w:afterAutospacing="0"/>
        <w:rPr>
          <w:rFonts w:ascii="Verdana" w:hAnsi="Verdana"/>
          <w:color w:val="222222"/>
          <w:sz w:val="20"/>
          <w:szCs w:val="20"/>
        </w:rPr>
      </w:pPr>
      <w:r>
        <w:rPr>
          <w:rStyle w:val="Strong"/>
          <w:rFonts w:ascii="Verdana" w:hAnsi="Verdana"/>
          <w:color w:val="222222"/>
          <w:sz w:val="20"/>
          <w:szCs w:val="20"/>
        </w:rPr>
        <w:t>1) </w:t>
      </w:r>
      <w:r>
        <w:rPr>
          <w:rFonts w:ascii="Verdana" w:hAnsi="Verdana"/>
          <w:color w:val="222222"/>
          <w:sz w:val="20"/>
          <w:szCs w:val="20"/>
        </w:rPr>
        <w:t>Functionality Testing</w:t>
      </w:r>
      <w:r>
        <w:rPr>
          <w:rFonts w:ascii="Verdana" w:hAnsi="Verdana"/>
          <w:color w:val="222222"/>
          <w:sz w:val="20"/>
          <w:szCs w:val="20"/>
        </w:rPr>
        <w:br/>
      </w:r>
      <w:r>
        <w:rPr>
          <w:rStyle w:val="Strong"/>
          <w:rFonts w:ascii="Verdana" w:hAnsi="Verdana"/>
          <w:color w:val="222222"/>
          <w:sz w:val="20"/>
          <w:szCs w:val="20"/>
        </w:rPr>
        <w:t>2)</w:t>
      </w:r>
      <w:r>
        <w:rPr>
          <w:rFonts w:ascii="Verdana" w:hAnsi="Verdana"/>
          <w:color w:val="222222"/>
          <w:sz w:val="20"/>
          <w:szCs w:val="20"/>
        </w:rPr>
        <w:t> Usability testing</w:t>
      </w:r>
      <w:r>
        <w:rPr>
          <w:rFonts w:ascii="Verdana" w:hAnsi="Verdana"/>
          <w:color w:val="222222"/>
          <w:sz w:val="20"/>
          <w:szCs w:val="20"/>
        </w:rPr>
        <w:br/>
      </w:r>
      <w:r>
        <w:rPr>
          <w:rStyle w:val="Strong"/>
          <w:rFonts w:ascii="Verdana" w:hAnsi="Verdana"/>
          <w:color w:val="222222"/>
          <w:sz w:val="20"/>
          <w:szCs w:val="20"/>
        </w:rPr>
        <w:t>3) </w:t>
      </w:r>
      <w:r>
        <w:rPr>
          <w:rFonts w:ascii="Verdana" w:hAnsi="Verdana"/>
          <w:color w:val="222222"/>
          <w:sz w:val="20"/>
          <w:szCs w:val="20"/>
        </w:rPr>
        <w:t>Interface testing</w:t>
      </w:r>
      <w:r w:rsidR="00AA5B33">
        <w:rPr>
          <w:rFonts w:ascii="Verdana" w:hAnsi="Verdana"/>
          <w:color w:val="222222"/>
          <w:sz w:val="20"/>
          <w:szCs w:val="20"/>
        </w:rPr>
        <w:t>-</w:t>
      </w:r>
      <w:r w:rsidR="00AA5B33" w:rsidRPr="00AA5B33">
        <w:rPr>
          <w:rFonts w:ascii="Arial" w:hAnsi="Arial" w:cs="Arial"/>
          <w:color w:val="222222"/>
          <w:shd w:val="clear" w:color="auto" w:fill="FFFFFF"/>
        </w:rPr>
        <w:t xml:space="preserve"> </w:t>
      </w:r>
      <w:r w:rsidR="00AA5B33">
        <w:rPr>
          <w:rFonts w:ascii="Arial" w:hAnsi="Arial" w:cs="Arial"/>
          <w:color w:val="222222"/>
          <w:shd w:val="clear" w:color="auto" w:fill="FFFFFF"/>
        </w:rPr>
        <w:t>is the </w:t>
      </w:r>
      <w:r w:rsidR="00AA5B33">
        <w:rPr>
          <w:rFonts w:ascii="Arial" w:hAnsi="Arial" w:cs="Arial"/>
          <w:b/>
          <w:bCs/>
          <w:color w:val="222222"/>
          <w:shd w:val="clear" w:color="auto" w:fill="FFFFFF"/>
        </w:rPr>
        <w:t>testing</w:t>
      </w:r>
      <w:r w:rsidR="00AA5B33">
        <w:rPr>
          <w:rFonts w:ascii="Arial" w:hAnsi="Arial" w:cs="Arial"/>
          <w:color w:val="222222"/>
          <w:shd w:val="clear" w:color="auto" w:fill="FFFFFF"/>
        </w:rPr>
        <w:t> done on AUT which actually verifies whether the communication between two different software systems are done correctly. </w:t>
      </w:r>
      <w:r>
        <w:rPr>
          <w:rFonts w:ascii="Verdana" w:hAnsi="Verdana"/>
          <w:color w:val="222222"/>
          <w:sz w:val="20"/>
          <w:szCs w:val="20"/>
        </w:rPr>
        <w:br/>
      </w:r>
      <w:r>
        <w:rPr>
          <w:rStyle w:val="Strong"/>
          <w:rFonts w:ascii="Verdana" w:hAnsi="Verdana"/>
          <w:color w:val="222222"/>
          <w:sz w:val="20"/>
          <w:szCs w:val="20"/>
        </w:rPr>
        <w:t>4)</w:t>
      </w:r>
      <w:r>
        <w:rPr>
          <w:rFonts w:ascii="Verdana" w:hAnsi="Verdana"/>
          <w:color w:val="222222"/>
          <w:sz w:val="20"/>
          <w:szCs w:val="20"/>
        </w:rPr>
        <w:t> Compatibility testing</w:t>
      </w:r>
      <w:r>
        <w:rPr>
          <w:rFonts w:ascii="Verdana" w:hAnsi="Verdana"/>
          <w:color w:val="222222"/>
          <w:sz w:val="20"/>
          <w:szCs w:val="20"/>
        </w:rPr>
        <w:br/>
      </w:r>
      <w:r>
        <w:rPr>
          <w:rStyle w:val="Strong"/>
          <w:rFonts w:ascii="Verdana" w:hAnsi="Verdana"/>
          <w:color w:val="222222"/>
          <w:sz w:val="20"/>
          <w:szCs w:val="20"/>
        </w:rPr>
        <w:t>5)</w:t>
      </w:r>
      <w:r>
        <w:rPr>
          <w:rFonts w:ascii="Verdana" w:hAnsi="Verdana"/>
          <w:color w:val="222222"/>
          <w:sz w:val="20"/>
          <w:szCs w:val="20"/>
        </w:rPr>
        <w:t> Performance testing</w:t>
      </w:r>
      <w:r>
        <w:rPr>
          <w:rFonts w:ascii="Verdana" w:hAnsi="Verdana"/>
          <w:color w:val="222222"/>
          <w:sz w:val="20"/>
          <w:szCs w:val="20"/>
        </w:rPr>
        <w:br/>
      </w:r>
      <w:r>
        <w:rPr>
          <w:rStyle w:val="Strong"/>
          <w:rFonts w:ascii="Verdana" w:hAnsi="Verdana"/>
          <w:color w:val="222222"/>
          <w:sz w:val="20"/>
          <w:szCs w:val="20"/>
        </w:rPr>
        <w:t>6) </w:t>
      </w:r>
      <w:r>
        <w:rPr>
          <w:rFonts w:ascii="Verdana" w:hAnsi="Verdana"/>
          <w:color w:val="222222"/>
          <w:sz w:val="20"/>
          <w:szCs w:val="20"/>
        </w:rPr>
        <w:t>Security testing</w:t>
      </w:r>
    </w:p>
    <w:p w:rsidR="00C512A4" w:rsidRDefault="00C512A4" w:rsidP="00C512A4">
      <w:pPr>
        <w:pStyle w:val="NormalWeb"/>
        <w:shd w:val="clear" w:color="auto" w:fill="FFFFFF"/>
        <w:spacing w:before="0" w:beforeAutospacing="0" w:after="0" w:afterAutospacing="0"/>
        <w:rPr>
          <w:rFonts w:ascii="Verdana" w:hAnsi="Verdana"/>
          <w:color w:val="222222"/>
          <w:sz w:val="20"/>
          <w:szCs w:val="20"/>
        </w:rPr>
      </w:pPr>
      <w:r>
        <w:rPr>
          <w:rFonts w:ascii="Verdana" w:hAnsi="Verdana"/>
          <w:color w:val="222222"/>
          <w:sz w:val="20"/>
          <w:szCs w:val="20"/>
        </w:rPr>
        <w:t>7) Database Testing</w:t>
      </w:r>
    </w:p>
    <w:p w:rsidR="00C512A4" w:rsidRDefault="00C512A4" w:rsidP="00C512A4">
      <w:pPr>
        <w:pStyle w:val="NormalWeb"/>
        <w:shd w:val="clear" w:color="auto" w:fill="FFFFFF"/>
        <w:spacing w:before="0" w:beforeAutospacing="0" w:after="0" w:afterAutospacing="0"/>
        <w:rPr>
          <w:rFonts w:ascii="Verdana" w:hAnsi="Verdana"/>
          <w:color w:val="222222"/>
          <w:sz w:val="20"/>
          <w:szCs w:val="20"/>
        </w:rPr>
      </w:pPr>
    </w:p>
    <w:p w:rsidR="001D5C55" w:rsidRDefault="001D5C55" w:rsidP="001D5C55">
      <w:pPr>
        <w:pStyle w:val="Heading1"/>
        <w:shd w:val="clear" w:color="auto" w:fill="FFFFFF"/>
        <w:spacing w:before="72" w:after="150"/>
        <w:rPr>
          <w:rFonts w:ascii="Verdana" w:hAnsi="Verdana"/>
          <w:b w:val="0"/>
          <w:bCs w:val="0"/>
          <w:color w:val="000000"/>
          <w:sz w:val="30"/>
          <w:szCs w:val="30"/>
        </w:rPr>
      </w:pPr>
      <w:r>
        <w:rPr>
          <w:rFonts w:ascii="Verdana" w:hAnsi="Verdana"/>
          <w:b w:val="0"/>
          <w:bCs w:val="0"/>
          <w:color w:val="000000"/>
          <w:sz w:val="30"/>
          <w:szCs w:val="30"/>
        </w:rPr>
        <w:t>Let’s start with the Web Application Testing Checklist:</w:t>
      </w:r>
    </w:p>
    <w:p w:rsidR="001D5C55" w:rsidRDefault="001D5C55" w:rsidP="001D5C55">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1D5C55" w:rsidRDefault="001D5C55" w:rsidP="001D5C55">
      <w:pPr>
        <w:pStyle w:val="Heading2"/>
        <w:shd w:val="clear" w:color="auto" w:fill="FFFFFF"/>
        <w:spacing w:before="72" w:beforeAutospacing="0" w:after="150" w:afterAutospacing="0"/>
        <w:rPr>
          <w:rFonts w:ascii="Verdana" w:hAnsi="Verdana"/>
          <w:color w:val="000000"/>
          <w:sz w:val="23"/>
          <w:szCs w:val="23"/>
        </w:rPr>
      </w:pPr>
      <w:r>
        <w:rPr>
          <w:rFonts w:ascii="Verdana" w:hAnsi="Verdana"/>
          <w:color w:val="000000"/>
          <w:sz w:val="23"/>
          <w:szCs w:val="23"/>
        </w:rPr>
        <w:t>[1] Functionality Testing:</w:t>
      </w:r>
    </w:p>
    <w:p w:rsidR="001D5C55" w:rsidRDefault="001D5C55" w:rsidP="001D5C55">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The following testing must be carried out while doing Website </w:t>
      </w:r>
      <w:hyperlink r:id="rId22" w:history="1">
        <w:r>
          <w:rPr>
            <w:rStyle w:val="Hyperlink"/>
            <w:rFonts w:ascii="Verdana" w:hAnsi="Verdana"/>
            <w:color w:val="A90000"/>
            <w:sz w:val="20"/>
            <w:szCs w:val="20"/>
          </w:rPr>
          <w:t>Functionality testing</w:t>
        </w:r>
      </w:hyperlink>
      <w:r>
        <w:rPr>
          <w:rFonts w:ascii="Verdana" w:hAnsi="Verdana"/>
          <w:color w:val="000000"/>
          <w:sz w:val="20"/>
          <w:szCs w:val="20"/>
        </w:rPr>
        <w:t>:</w:t>
      </w:r>
    </w:p>
    <w:p w:rsidR="001D5C55" w:rsidRDefault="001D5C55" w:rsidP="001D5C55">
      <w:pPr>
        <w:pStyle w:val="Heading3"/>
        <w:shd w:val="clear" w:color="auto" w:fill="FFFFFF"/>
        <w:spacing w:before="72" w:after="150"/>
        <w:rPr>
          <w:rFonts w:ascii="Verdana" w:hAnsi="Verdana"/>
          <w:color w:val="000000"/>
          <w:sz w:val="23"/>
          <w:szCs w:val="23"/>
        </w:rPr>
      </w:pPr>
      <w:r>
        <w:rPr>
          <w:rFonts w:ascii="Verdana" w:hAnsi="Verdana"/>
          <w:color w:val="000000"/>
          <w:sz w:val="23"/>
          <w:szCs w:val="23"/>
        </w:rPr>
        <w:lastRenderedPageBreak/>
        <w:t>A) Validation testing:</w:t>
      </w:r>
    </w:p>
    <w:p w:rsidR="001D5C55" w:rsidRDefault="001D5C55" w:rsidP="001D5C55">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You should make sure that if the valid HTML is used for your website. To check this you can use </w:t>
      </w:r>
      <w:hyperlink r:id="rId23" w:history="1">
        <w:r>
          <w:rPr>
            <w:rStyle w:val="Hyperlink"/>
            <w:rFonts w:ascii="Verdana" w:hAnsi="Verdana"/>
            <w:color w:val="A90000"/>
            <w:sz w:val="20"/>
            <w:szCs w:val="20"/>
          </w:rPr>
          <w:t>W3C validator</w:t>
        </w:r>
      </w:hyperlink>
      <w:r>
        <w:rPr>
          <w:rFonts w:ascii="Verdana" w:hAnsi="Verdana"/>
          <w:color w:val="000000"/>
          <w:sz w:val="20"/>
          <w:szCs w:val="20"/>
        </w:rPr>
        <w:t>.</w:t>
      </w:r>
    </w:p>
    <w:p w:rsidR="001D5C55" w:rsidRDefault="001D5C55" w:rsidP="001D5C55">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In functionality testing the different fields used in the website should be validated like Textboxes, dropdowns, radio options, check boxes, Combo box inputs, links etc.</w:t>
      </w:r>
    </w:p>
    <w:p w:rsidR="001D5C55" w:rsidRDefault="001D5C55" w:rsidP="001D5C55">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Now a day’s most of the website preferred to use CSS means Cascading Style Sheet. In the market many CSS validator tools are available, one of the good tool is W3C CSS validator which will help you to validate the CSS used in your site user test.</w:t>
      </w:r>
    </w:p>
    <w:p w:rsidR="001D5C55" w:rsidRDefault="001D5C55" w:rsidP="001D5C55">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1D5C55" w:rsidRDefault="001D5C55" w:rsidP="001D5C55">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drawing>
          <wp:inline distT="0" distB="0" distL="0" distR="0">
            <wp:extent cx="5248275" cy="2857500"/>
            <wp:effectExtent l="19050" t="0" r="9525" b="0"/>
            <wp:docPr id="16" name="Picture 16" descr="Website Testing Checklist">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ebsite Testing Checklist">
                      <a:hlinkClick r:id="rId24"/>
                    </pic:cNvPr>
                    <pic:cNvPicPr>
                      <a:picLocks noChangeAspect="1" noChangeArrowheads="1"/>
                    </pic:cNvPicPr>
                  </pic:nvPicPr>
                  <pic:blipFill>
                    <a:blip r:embed="rId25"/>
                    <a:srcRect/>
                    <a:stretch>
                      <a:fillRect/>
                    </a:stretch>
                  </pic:blipFill>
                  <pic:spPr bwMode="auto">
                    <a:xfrm>
                      <a:off x="0" y="0"/>
                      <a:ext cx="5248275" cy="2857500"/>
                    </a:xfrm>
                    <a:prstGeom prst="rect">
                      <a:avLst/>
                    </a:prstGeom>
                    <a:noFill/>
                    <a:ln w="9525">
                      <a:noFill/>
                      <a:miter lim="800000"/>
                      <a:headEnd/>
                      <a:tailEnd/>
                    </a:ln>
                  </pic:spPr>
                </pic:pic>
              </a:graphicData>
            </a:graphic>
          </wp:inline>
        </w:drawing>
      </w:r>
    </w:p>
    <w:p w:rsidR="001D5C55" w:rsidRDefault="001D5C55" w:rsidP="001D5C55">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1D5C55" w:rsidRDefault="001D5C55" w:rsidP="001D5C55">
      <w:pPr>
        <w:pStyle w:val="Heading3"/>
        <w:shd w:val="clear" w:color="auto" w:fill="FFFFFF"/>
        <w:spacing w:before="72" w:after="150"/>
        <w:rPr>
          <w:rFonts w:ascii="Verdana" w:hAnsi="Verdana"/>
          <w:color w:val="000000"/>
          <w:sz w:val="23"/>
          <w:szCs w:val="23"/>
        </w:rPr>
      </w:pPr>
      <w:r>
        <w:rPr>
          <w:rStyle w:val="Strong"/>
          <w:rFonts w:ascii="Verdana" w:hAnsi="Verdana"/>
          <w:b/>
          <w:bCs/>
          <w:color w:val="000000"/>
          <w:sz w:val="23"/>
          <w:szCs w:val="23"/>
        </w:rPr>
        <w:t>B) Links/URL Testing:</w:t>
      </w:r>
    </w:p>
    <w:p w:rsidR="001D5C55" w:rsidRDefault="001D5C55" w:rsidP="001D5C55">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This testing is very much interesting and can be helpful for SEO of you r page. Following types of testing should be carried out for Link or URL testing:</w:t>
      </w:r>
    </w:p>
    <w:p w:rsidR="001D5C55" w:rsidRDefault="001D5C55" w:rsidP="007F4AFC">
      <w:pPr>
        <w:numPr>
          <w:ilvl w:val="0"/>
          <w:numId w:val="23"/>
        </w:numPr>
        <w:shd w:val="clear" w:color="auto" w:fill="FFFFFF"/>
        <w:spacing w:before="100" w:beforeAutospacing="1" w:after="100" w:afterAutospacing="1" w:line="240" w:lineRule="auto"/>
        <w:rPr>
          <w:rFonts w:ascii="Verdana" w:hAnsi="Verdana"/>
          <w:color w:val="000000"/>
          <w:sz w:val="20"/>
          <w:szCs w:val="20"/>
        </w:rPr>
      </w:pPr>
      <w:r>
        <w:rPr>
          <w:rStyle w:val="Strong"/>
          <w:rFonts w:ascii="Verdana" w:hAnsi="Verdana"/>
          <w:color w:val="000000"/>
          <w:sz w:val="20"/>
          <w:szCs w:val="20"/>
        </w:rPr>
        <w:t>Internal links</w:t>
      </w:r>
      <w:r>
        <w:rPr>
          <w:rFonts w:ascii="Verdana" w:hAnsi="Verdana"/>
          <w:color w:val="000000"/>
          <w:sz w:val="20"/>
          <w:szCs w:val="20"/>
        </w:rPr>
        <w:t>: The link which are pointing to the pages of same websites. This testing make sure that the internal links are properly linked to expected pages of your websites link like Home page, Contact Us, About Us etc.</w:t>
      </w:r>
    </w:p>
    <w:p w:rsidR="001D5C55" w:rsidRDefault="001D5C55" w:rsidP="007F4AFC">
      <w:pPr>
        <w:numPr>
          <w:ilvl w:val="0"/>
          <w:numId w:val="23"/>
        </w:numPr>
        <w:shd w:val="clear" w:color="auto" w:fill="FFFFFF"/>
        <w:spacing w:before="100" w:beforeAutospacing="1" w:after="100" w:afterAutospacing="1" w:line="240" w:lineRule="auto"/>
        <w:rPr>
          <w:rFonts w:ascii="Verdana" w:hAnsi="Verdana"/>
          <w:color w:val="000000"/>
          <w:sz w:val="20"/>
          <w:szCs w:val="20"/>
        </w:rPr>
      </w:pPr>
      <w:r>
        <w:rPr>
          <w:rStyle w:val="Strong"/>
          <w:rFonts w:ascii="Verdana" w:hAnsi="Verdana"/>
          <w:color w:val="000000"/>
          <w:sz w:val="20"/>
          <w:szCs w:val="20"/>
        </w:rPr>
        <w:t>External links</w:t>
      </w:r>
      <w:r>
        <w:rPr>
          <w:rFonts w:ascii="Verdana" w:hAnsi="Verdana"/>
          <w:color w:val="000000"/>
          <w:sz w:val="20"/>
          <w:szCs w:val="20"/>
        </w:rPr>
        <w:t>: The link which are pointing to the pages of external websites. This testing makes sure that the internal links are properly linked to expected pages of external websites.</w:t>
      </w:r>
    </w:p>
    <w:p w:rsidR="001D5C55" w:rsidRDefault="001D5C55" w:rsidP="007F4AFC">
      <w:pPr>
        <w:numPr>
          <w:ilvl w:val="0"/>
          <w:numId w:val="23"/>
        </w:numPr>
        <w:shd w:val="clear" w:color="auto" w:fill="FFFFFF"/>
        <w:spacing w:before="100" w:beforeAutospacing="1" w:after="100" w:afterAutospacing="1" w:line="240" w:lineRule="auto"/>
        <w:rPr>
          <w:rFonts w:ascii="Verdana" w:hAnsi="Verdana"/>
          <w:color w:val="000000"/>
          <w:sz w:val="20"/>
          <w:szCs w:val="20"/>
        </w:rPr>
      </w:pPr>
      <w:r>
        <w:rPr>
          <w:rStyle w:val="Strong"/>
          <w:rFonts w:ascii="Verdana" w:hAnsi="Verdana"/>
          <w:color w:val="000000"/>
          <w:sz w:val="20"/>
          <w:szCs w:val="20"/>
        </w:rPr>
        <w:t>Email links</w:t>
      </w:r>
      <w:r>
        <w:rPr>
          <w:rFonts w:ascii="Verdana" w:hAnsi="Verdana"/>
          <w:color w:val="000000"/>
          <w:sz w:val="20"/>
          <w:szCs w:val="20"/>
        </w:rPr>
        <w:t>: Such link need to make sure that the if user clicks on the email link then default email client should open with To address should be pre-filled.</w:t>
      </w:r>
    </w:p>
    <w:p w:rsidR="001D5C55" w:rsidRDefault="001D5C55" w:rsidP="007F4AFC">
      <w:pPr>
        <w:numPr>
          <w:ilvl w:val="0"/>
          <w:numId w:val="23"/>
        </w:numPr>
        <w:shd w:val="clear" w:color="auto" w:fill="FFFFFF"/>
        <w:spacing w:before="100" w:beforeAutospacing="1" w:after="100" w:afterAutospacing="1" w:line="240" w:lineRule="auto"/>
        <w:rPr>
          <w:rFonts w:ascii="Verdana" w:hAnsi="Verdana"/>
          <w:color w:val="000000"/>
          <w:sz w:val="20"/>
          <w:szCs w:val="20"/>
        </w:rPr>
      </w:pPr>
      <w:r>
        <w:rPr>
          <w:rStyle w:val="Strong"/>
          <w:rFonts w:ascii="Verdana" w:hAnsi="Verdana"/>
          <w:color w:val="000000"/>
          <w:sz w:val="20"/>
          <w:szCs w:val="20"/>
        </w:rPr>
        <w:t>Broken links</w:t>
      </w:r>
      <w:r>
        <w:rPr>
          <w:rFonts w:ascii="Verdana" w:hAnsi="Verdana"/>
          <w:color w:val="000000"/>
          <w:sz w:val="20"/>
          <w:szCs w:val="20"/>
        </w:rPr>
        <w:t>: Broken links are also called as Dead links. Such links are not linked to any of the pages either internal or external pages of the website. Such link generated with the spelling mistakes in the link URL or linked page is removed or no more exists. To check broken link you can use online tools to validate the broken links in the website.</w:t>
      </w:r>
    </w:p>
    <w:p w:rsidR="001D5C55" w:rsidRDefault="001D5C55" w:rsidP="001D5C55">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1D5C55" w:rsidRDefault="001D5C55" w:rsidP="001D5C55">
      <w:pPr>
        <w:pStyle w:val="Heading3"/>
        <w:shd w:val="clear" w:color="auto" w:fill="FFFFFF"/>
        <w:spacing w:before="72" w:after="150"/>
        <w:rPr>
          <w:rFonts w:ascii="Verdana" w:hAnsi="Verdana"/>
          <w:color w:val="000000"/>
          <w:sz w:val="23"/>
          <w:szCs w:val="23"/>
        </w:rPr>
      </w:pPr>
      <w:r>
        <w:rPr>
          <w:rStyle w:val="Strong"/>
          <w:rFonts w:ascii="Verdana" w:hAnsi="Verdana"/>
          <w:b/>
          <w:bCs/>
          <w:color w:val="000000"/>
          <w:sz w:val="23"/>
          <w:szCs w:val="23"/>
        </w:rPr>
        <w:lastRenderedPageBreak/>
        <w:t>C) Web Forms Testing:</w:t>
      </w:r>
    </w:p>
    <w:p w:rsidR="001D5C55" w:rsidRDefault="001D5C55" w:rsidP="001D5C55">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In </w:t>
      </w:r>
      <w:r>
        <w:rPr>
          <w:rStyle w:val="Emphasis"/>
          <w:rFonts w:ascii="Verdana" w:hAnsi="Verdana"/>
          <w:color w:val="000000"/>
          <w:sz w:val="20"/>
          <w:szCs w:val="20"/>
        </w:rPr>
        <w:t>Website Testing Checklist</w:t>
      </w:r>
      <w:r>
        <w:rPr>
          <w:rFonts w:ascii="Verdana" w:hAnsi="Verdana"/>
          <w:color w:val="000000"/>
          <w:sz w:val="20"/>
          <w:szCs w:val="20"/>
        </w:rPr>
        <w:t> the web forms are the most commonly used in the websites, so it is one of the most important part of the website testing. Consider a scenario where user fills an enquiry form and click on Submit button, now what next or they just fill in the form and do nothing, the details do not get captured correctly and so are lost. While doing forms functional testing make sure that they should be consistent and should contain the required input and output controls. The data should be captured properly.</w:t>
      </w:r>
    </w:p>
    <w:p w:rsidR="001D5C55" w:rsidRDefault="001D5C55" w:rsidP="001D5C55">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1D5C55" w:rsidRDefault="001D5C55" w:rsidP="001D5C55">
      <w:pPr>
        <w:pStyle w:val="Heading3"/>
        <w:shd w:val="clear" w:color="auto" w:fill="FFFFFF"/>
        <w:spacing w:before="72" w:after="150"/>
        <w:rPr>
          <w:rFonts w:ascii="Verdana" w:hAnsi="Verdana"/>
          <w:color w:val="000000"/>
          <w:sz w:val="23"/>
          <w:szCs w:val="23"/>
        </w:rPr>
      </w:pPr>
      <w:r>
        <w:rPr>
          <w:rStyle w:val="Strong"/>
          <w:rFonts w:ascii="Verdana" w:hAnsi="Verdana"/>
          <w:b/>
          <w:bCs/>
          <w:color w:val="000000"/>
          <w:sz w:val="23"/>
          <w:szCs w:val="23"/>
        </w:rPr>
        <w:t>D) Database Testing:</w:t>
      </w:r>
    </w:p>
    <w:p w:rsidR="001D5C55" w:rsidRDefault="001D5C55" w:rsidP="001D5C55">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Now days with the new technologies like android and smart phones computer applications are more complex.</w:t>
      </w:r>
    </w:p>
    <w:p w:rsidR="001D5C55" w:rsidRDefault="001D5C55" w:rsidP="001D5C55">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If the front end is more complicated then the back ends are also convoluted. As a result, introduce more complex database schema to support such intricate computer applications. So it’s more important to validate the databases to make sure the quality and website able to handle the data processing effectively.</w:t>
      </w:r>
    </w:p>
    <w:p w:rsidR="001D5C55" w:rsidRDefault="001D5C55" w:rsidP="001D5C55">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1D5C55" w:rsidRDefault="001D5C55" w:rsidP="001D5C55">
      <w:pPr>
        <w:pStyle w:val="Heading3"/>
        <w:shd w:val="clear" w:color="auto" w:fill="FFFFFF"/>
        <w:spacing w:before="72" w:after="150"/>
        <w:rPr>
          <w:rFonts w:ascii="Verdana" w:hAnsi="Verdana"/>
          <w:color w:val="000000"/>
          <w:sz w:val="23"/>
          <w:szCs w:val="23"/>
        </w:rPr>
      </w:pPr>
      <w:r>
        <w:rPr>
          <w:rStyle w:val="Strong"/>
          <w:rFonts w:ascii="Verdana" w:hAnsi="Verdana"/>
          <w:b/>
          <w:bCs/>
          <w:color w:val="000000"/>
          <w:sz w:val="23"/>
          <w:szCs w:val="23"/>
        </w:rPr>
        <w:t>E) Cookies Testing:</w:t>
      </w:r>
    </w:p>
    <w:p w:rsidR="001D5C55" w:rsidRPr="00424A0B" w:rsidRDefault="001D5C55" w:rsidP="001D5C55">
      <w:pPr>
        <w:pStyle w:val="NormalWeb"/>
        <w:shd w:val="clear" w:color="auto" w:fill="FFFFFF"/>
        <w:spacing w:before="240" w:beforeAutospacing="0" w:after="240" w:afterAutospacing="0"/>
        <w:rPr>
          <w:rFonts w:ascii="Verdana" w:hAnsi="Verdana"/>
          <w:color w:val="000000"/>
          <w:sz w:val="16"/>
          <w:szCs w:val="20"/>
        </w:rPr>
      </w:pPr>
      <w:r w:rsidRPr="00424A0B">
        <w:rPr>
          <w:rFonts w:ascii="Verdana" w:hAnsi="Verdana"/>
          <w:color w:val="000000"/>
          <w:sz w:val="16"/>
          <w:szCs w:val="20"/>
        </w:rPr>
        <w:t>A Cookie is information stored in text file on user’s hard drive (client side) by web server. This information is used later by web browser while accessing the website. Ideally the cookie is used to store the personalized user information or data in encrypted or secured manner. This is small size files which act as unique identifiers and allow websites to remember a particular user for a given time. These files are not harmful for users. Sometimes if the user’s personal information is stored in the cookie and if hackers stolen the cookie then hacker can get the confidential information which leads to security issues. That’s why the testing of Cookie is most important. There are two types of cookies Persistent Cookie and Non-Persistent Cookie.</w:t>
      </w:r>
    </w:p>
    <w:p w:rsidR="001D5C55" w:rsidRDefault="001D5C55" w:rsidP="001D5C55">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1D5C55" w:rsidRDefault="001D5C55" w:rsidP="001D5C55">
      <w:pPr>
        <w:pStyle w:val="Heading3"/>
        <w:shd w:val="clear" w:color="auto" w:fill="FFFFFF"/>
        <w:spacing w:before="72" w:after="150"/>
        <w:rPr>
          <w:rFonts w:ascii="Verdana" w:hAnsi="Verdana"/>
          <w:color w:val="000000"/>
          <w:sz w:val="23"/>
          <w:szCs w:val="23"/>
        </w:rPr>
      </w:pPr>
      <w:r>
        <w:rPr>
          <w:rStyle w:val="Strong"/>
          <w:rFonts w:ascii="Verdana" w:hAnsi="Verdana"/>
          <w:b/>
          <w:bCs/>
          <w:color w:val="000000"/>
          <w:sz w:val="23"/>
          <w:szCs w:val="23"/>
        </w:rPr>
        <w:t>F) Testing of Error Messages</w:t>
      </w:r>
      <w:r>
        <w:rPr>
          <w:rFonts w:ascii="Verdana" w:hAnsi="Verdana"/>
          <w:color w:val="000000"/>
          <w:sz w:val="23"/>
          <w:szCs w:val="23"/>
        </w:rPr>
        <w:t>:</w:t>
      </w:r>
    </w:p>
    <w:p w:rsidR="001D5C55" w:rsidRDefault="001D5C55" w:rsidP="001D5C55">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In the well developed website the error messages are very much helpful to guide users for success and erroneous conditions. While navigating through application if poorly designed error messages will easily misguide the end users. Many of the websites are used different interesting pages when </w:t>
      </w:r>
      <w:hyperlink r:id="rId26" w:history="1">
        <w:r>
          <w:rPr>
            <w:rStyle w:val="Hyperlink"/>
            <w:rFonts w:ascii="Verdana" w:hAnsi="Verdana"/>
            <w:color w:val="A90000"/>
            <w:sz w:val="20"/>
            <w:szCs w:val="20"/>
          </w:rPr>
          <w:t>404 error</w:t>
        </w:r>
      </w:hyperlink>
      <w:r>
        <w:rPr>
          <w:rFonts w:ascii="Verdana" w:hAnsi="Verdana"/>
          <w:color w:val="000000"/>
          <w:sz w:val="20"/>
          <w:szCs w:val="20"/>
        </w:rPr>
        <w:t> is displayed.</w:t>
      </w:r>
    </w:p>
    <w:p w:rsidR="001D5C55" w:rsidRDefault="001D5C55" w:rsidP="001D5C55">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1D5C55" w:rsidRDefault="001D5C55" w:rsidP="001D5C55">
      <w:pPr>
        <w:pStyle w:val="Heading3"/>
        <w:shd w:val="clear" w:color="auto" w:fill="FFFFFF"/>
        <w:spacing w:before="72" w:after="150"/>
        <w:rPr>
          <w:rFonts w:ascii="Verdana" w:hAnsi="Verdana"/>
          <w:color w:val="000000"/>
          <w:sz w:val="23"/>
          <w:szCs w:val="23"/>
        </w:rPr>
      </w:pPr>
      <w:r>
        <w:rPr>
          <w:rStyle w:val="Strong"/>
          <w:rFonts w:ascii="Verdana" w:hAnsi="Verdana"/>
          <w:b/>
          <w:bCs/>
          <w:color w:val="000000"/>
          <w:sz w:val="23"/>
          <w:szCs w:val="23"/>
        </w:rPr>
        <w:t>G) Required field and optional field validation:</w:t>
      </w:r>
    </w:p>
    <w:p w:rsidR="001D5C55" w:rsidRDefault="001D5C55" w:rsidP="001D5C55">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The proper handling of required and optional fields should be efficiently handled. Ideally the application should not be submitted unless and until all required fields are filled properly. The required error message should be displayed when user proceed with not filling the mandatory fields. It should not restrict you for proceeding further if the optional fields are not filled.</w:t>
      </w:r>
    </w:p>
    <w:p w:rsidR="001D5C55" w:rsidRDefault="001D5C55" w:rsidP="001D5C55">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1D5C55" w:rsidRDefault="001D5C55" w:rsidP="001D5C55">
      <w:pPr>
        <w:pStyle w:val="NormalWeb"/>
        <w:shd w:val="clear" w:color="auto" w:fill="FFFFFF"/>
        <w:spacing w:before="240" w:beforeAutospacing="0" w:after="240" w:afterAutospacing="0"/>
        <w:rPr>
          <w:rFonts w:ascii="Verdana" w:hAnsi="Verdana"/>
          <w:color w:val="000000"/>
          <w:sz w:val="20"/>
          <w:szCs w:val="20"/>
        </w:rPr>
      </w:pPr>
      <w:r>
        <w:rPr>
          <w:rStyle w:val="Strong"/>
          <w:rFonts w:ascii="Verdana" w:eastAsiaTheme="majorEastAsia" w:hAnsi="Verdana"/>
          <w:color w:val="000000"/>
          <w:sz w:val="20"/>
          <w:szCs w:val="20"/>
        </w:rPr>
        <w:lastRenderedPageBreak/>
        <w:t xml:space="preserve">H) Client-side </w:t>
      </w:r>
      <w:r w:rsidR="00DA7F5A">
        <w:rPr>
          <w:rStyle w:val="Strong"/>
          <w:rFonts w:ascii="Verdana" w:eastAsiaTheme="majorEastAsia" w:hAnsi="Verdana"/>
          <w:color w:val="000000"/>
          <w:sz w:val="20"/>
          <w:szCs w:val="20"/>
        </w:rPr>
        <w:t>Testing:</w:t>
      </w:r>
      <w:r w:rsidR="00DA7F5A">
        <w:rPr>
          <w:rFonts w:ascii="Verdana" w:hAnsi="Verdana"/>
          <w:color w:val="000000"/>
          <w:sz w:val="20"/>
          <w:szCs w:val="20"/>
        </w:rPr>
        <w:t xml:space="preserve"> This</w:t>
      </w:r>
      <w:r>
        <w:rPr>
          <w:rFonts w:ascii="Verdana" w:hAnsi="Verdana"/>
          <w:color w:val="000000"/>
          <w:sz w:val="20"/>
          <w:szCs w:val="20"/>
        </w:rPr>
        <w:t xml:space="preserve"> type of testing is subset of Security testing. In this testing need to check if the sensitive </w:t>
      </w:r>
      <w:hyperlink r:id="rId27" w:history="1">
        <w:r>
          <w:rPr>
            <w:rStyle w:val="Hyperlink"/>
            <w:rFonts w:ascii="Verdana" w:hAnsi="Verdana"/>
            <w:color w:val="A90000"/>
            <w:sz w:val="2"/>
            <w:szCs w:val="2"/>
          </w:rPr>
          <w:t>modafinil online sale</w:t>
        </w:r>
      </w:hyperlink>
      <w:r>
        <w:rPr>
          <w:rFonts w:ascii="Verdana" w:hAnsi="Verdana"/>
          <w:color w:val="000000"/>
          <w:sz w:val="20"/>
          <w:szCs w:val="20"/>
        </w:rPr>
        <w:t> data is not stored in the temporary internet files or stored in encrypted format like passwords, credit card information, bank number etc.</w:t>
      </w:r>
    </w:p>
    <w:p w:rsidR="001D5C55" w:rsidRDefault="001D5C55" w:rsidP="001D5C55">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1D5C55" w:rsidRDefault="001D5C55" w:rsidP="001D5C55">
      <w:pPr>
        <w:pStyle w:val="Heading2"/>
        <w:shd w:val="clear" w:color="auto" w:fill="FFFFFF"/>
        <w:spacing w:before="72" w:beforeAutospacing="0" w:after="150" w:afterAutospacing="0"/>
        <w:rPr>
          <w:rFonts w:ascii="Verdana" w:hAnsi="Verdana"/>
          <w:color w:val="000000"/>
          <w:sz w:val="23"/>
          <w:szCs w:val="23"/>
        </w:rPr>
      </w:pPr>
      <w:r>
        <w:rPr>
          <w:rFonts w:ascii="Verdana" w:hAnsi="Verdana"/>
          <w:color w:val="000000"/>
          <w:sz w:val="23"/>
          <w:szCs w:val="23"/>
        </w:rPr>
        <w:t>[2] Performance Testing:</w:t>
      </w:r>
    </w:p>
    <w:p w:rsidR="001D5C55" w:rsidRDefault="001D5C55" w:rsidP="001D5C55">
      <w:pPr>
        <w:pStyle w:val="NormalWeb"/>
        <w:shd w:val="clear" w:color="auto" w:fill="FFFFFF"/>
        <w:spacing w:before="240" w:beforeAutospacing="0" w:after="240" w:afterAutospacing="0"/>
        <w:rPr>
          <w:rFonts w:ascii="Verdana" w:hAnsi="Verdana"/>
          <w:color w:val="000000"/>
          <w:sz w:val="20"/>
          <w:szCs w:val="20"/>
        </w:rPr>
      </w:pPr>
      <w:r>
        <w:rPr>
          <w:rStyle w:val="Strong"/>
          <w:rFonts w:ascii="Verdana" w:eastAsiaTheme="majorEastAsia" w:hAnsi="Verdana"/>
          <w:color w:val="000000"/>
          <w:sz w:val="20"/>
          <w:szCs w:val="20"/>
        </w:rPr>
        <w:t> </w:t>
      </w:r>
    </w:p>
    <w:p w:rsidR="001D5C55" w:rsidRDefault="001D5C55" w:rsidP="001D5C55">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Software </w:t>
      </w:r>
      <w:hyperlink r:id="rId28" w:history="1">
        <w:r>
          <w:rPr>
            <w:rStyle w:val="Hyperlink"/>
            <w:rFonts w:ascii="Verdana" w:hAnsi="Verdana"/>
            <w:color w:val="A90000"/>
            <w:sz w:val="20"/>
            <w:szCs w:val="20"/>
          </w:rPr>
          <w:t>Performance testing</w:t>
        </w:r>
      </w:hyperlink>
      <w:r>
        <w:rPr>
          <w:rFonts w:ascii="Verdana" w:hAnsi="Verdana"/>
          <w:color w:val="000000"/>
          <w:sz w:val="20"/>
          <w:szCs w:val="20"/>
        </w:rPr>
        <w:t> is type of testing perform to determine the performance of system to major the measure, validate or verify quality attributes of the system like responsiveness, Speed, Scalability, Stability under variety of load conditions. The main aim of Performance testing is not to find the defects in the application but to get rid of bottlenecks and find out the amount of load/stress the site is able to sustain. Performance testing is used to understand the scalability of application under test, response time means time required to send request from client machine to time required to reply by the server under different varity of load conditions which mimic the real world use.</w:t>
      </w:r>
    </w:p>
    <w:p w:rsidR="00424A0B" w:rsidRDefault="00424A0B" w:rsidP="001D5C55">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Parameters</w:t>
      </w:r>
    </w:p>
    <w:p w:rsidR="00424A0B" w:rsidRDefault="00424A0B" w:rsidP="00424A0B">
      <w:pPr>
        <w:pStyle w:val="Heading3"/>
        <w:shd w:val="clear" w:color="auto" w:fill="FFFFFF"/>
        <w:spacing w:before="480" w:after="168"/>
        <w:rPr>
          <w:rFonts w:ascii="Arial" w:hAnsi="Arial" w:cs="Arial"/>
          <w:b w:val="0"/>
          <w:bCs w:val="0"/>
          <w:color w:val="000000"/>
          <w:sz w:val="30"/>
          <w:szCs w:val="30"/>
        </w:rPr>
      </w:pPr>
      <w:r>
        <w:rPr>
          <w:rFonts w:ascii="Arial" w:hAnsi="Arial" w:cs="Arial"/>
          <w:b w:val="0"/>
          <w:bCs w:val="0"/>
          <w:color w:val="000000"/>
          <w:sz w:val="30"/>
          <w:szCs w:val="30"/>
        </w:rPr>
        <w:t>Response time</w:t>
      </w:r>
    </w:p>
    <w:p w:rsidR="00424A0B" w:rsidRDefault="00424A0B" w:rsidP="00424A0B">
      <w:pPr>
        <w:pStyle w:val="NormalWeb"/>
        <w:shd w:val="clear" w:color="auto" w:fill="FFFFFF"/>
        <w:spacing w:before="0" w:beforeAutospacing="0" w:after="240" w:afterAutospacing="0"/>
        <w:rPr>
          <w:color w:val="000000"/>
          <w:sz w:val="32"/>
          <w:szCs w:val="32"/>
        </w:rPr>
      </w:pPr>
      <w:r>
        <w:rPr>
          <w:color w:val="000000"/>
          <w:sz w:val="32"/>
          <w:szCs w:val="32"/>
        </w:rPr>
        <w:t>Total time to send a request and get a response.</w:t>
      </w:r>
    </w:p>
    <w:p w:rsidR="00CA186B" w:rsidRDefault="00424A0B" w:rsidP="00424A0B">
      <w:pPr>
        <w:pStyle w:val="Heading3"/>
        <w:shd w:val="clear" w:color="auto" w:fill="FFFFFF"/>
        <w:spacing w:before="480" w:after="168"/>
        <w:rPr>
          <w:rFonts w:ascii="Arial" w:hAnsi="Arial" w:cs="Arial"/>
          <w:color w:val="6C6C6C"/>
          <w:sz w:val="27"/>
          <w:szCs w:val="27"/>
          <w:shd w:val="clear" w:color="auto" w:fill="FFFFFF"/>
        </w:rPr>
      </w:pPr>
      <w:r>
        <w:rPr>
          <w:rFonts w:ascii="Arial" w:hAnsi="Arial" w:cs="Arial"/>
          <w:b w:val="0"/>
          <w:bCs w:val="0"/>
          <w:color w:val="000000"/>
          <w:sz w:val="30"/>
          <w:szCs w:val="30"/>
        </w:rPr>
        <w:t>Throughput</w:t>
      </w:r>
      <w:r w:rsidR="00CA186B">
        <w:rPr>
          <w:rFonts w:ascii="Arial" w:hAnsi="Arial" w:cs="Arial"/>
          <w:b w:val="0"/>
          <w:bCs w:val="0"/>
          <w:color w:val="000000"/>
          <w:sz w:val="30"/>
          <w:szCs w:val="30"/>
        </w:rPr>
        <w:t>-</w:t>
      </w:r>
      <w:r w:rsidR="00DA7F5A">
        <w:rPr>
          <w:rFonts w:ascii="Arial" w:hAnsi="Arial" w:cs="Arial"/>
          <w:color w:val="6C6C6C"/>
          <w:sz w:val="27"/>
          <w:szCs w:val="27"/>
          <w:shd w:val="clear" w:color="auto" w:fill="FFFFFF"/>
        </w:rPr>
        <w:t>Throughput is a measure of how many units of information a system can process in a given amount of time</w:t>
      </w:r>
    </w:p>
    <w:p w:rsidR="00424A0B" w:rsidRDefault="00424A0B" w:rsidP="00424A0B">
      <w:pPr>
        <w:pStyle w:val="Heading3"/>
        <w:shd w:val="clear" w:color="auto" w:fill="FFFFFF"/>
        <w:spacing w:before="480" w:after="168"/>
        <w:rPr>
          <w:rFonts w:ascii="Arial" w:hAnsi="Arial" w:cs="Arial"/>
          <w:b w:val="0"/>
          <w:bCs w:val="0"/>
          <w:color w:val="000000"/>
          <w:sz w:val="30"/>
          <w:szCs w:val="30"/>
        </w:rPr>
      </w:pPr>
      <w:r>
        <w:rPr>
          <w:rFonts w:ascii="Arial" w:hAnsi="Arial" w:cs="Arial"/>
          <w:b w:val="0"/>
          <w:bCs w:val="0"/>
          <w:color w:val="000000"/>
          <w:sz w:val="30"/>
          <w:szCs w:val="30"/>
        </w:rPr>
        <w:t>CPU utilization</w:t>
      </w:r>
    </w:p>
    <w:p w:rsidR="00424A0B" w:rsidRDefault="00424A0B" w:rsidP="00424A0B">
      <w:pPr>
        <w:pStyle w:val="NormalWeb"/>
        <w:shd w:val="clear" w:color="auto" w:fill="FFFFFF"/>
        <w:spacing w:before="0" w:beforeAutospacing="0" w:after="240" w:afterAutospacing="0"/>
        <w:rPr>
          <w:color w:val="000000"/>
          <w:sz w:val="32"/>
          <w:szCs w:val="32"/>
        </w:rPr>
      </w:pPr>
      <w:r>
        <w:rPr>
          <w:color w:val="000000"/>
          <w:sz w:val="32"/>
          <w:szCs w:val="32"/>
        </w:rPr>
        <w:t>How much time the CPU needs to process requests.</w:t>
      </w:r>
    </w:p>
    <w:p w:rsidR="00424A0B" w:rsidRDefault="00424A0B" w:rsidP="00424A0B">
      <w:pPr>
        <w:pStyle w:val="Heading3"/>
        <w:shd w:val="clear" w:color="auto" w:fill="FFFFFF"/>
        <w:spacing w:before="480" w:after="168"/>
        <w:rPr>
          <w:rFonts w:ascii="Arial" w:hAnsi="Arial" w:cs="Arial"/>
          <w:b w:val="0"/>
          <w:bCs w:val="0"/>
          <w:color w:val="000000"/>
          <w:sz w:val="30"/>
          <w:szCs w:val="30"/>
        </w:rPr>
      </w:pPr>
      <w:r>
        <w:rPr>
          <w:rFonts w:ascii="Arial" w:hAnsi="Arial" w:cs="Arial"/>
          <w:b w:val="0"/>
          <w:bCs w:val="0"/>
          <w:color w:val="000000"/>
          <w:sz w:val="30"/>
          <w:szCs w:val="30"/>
        </w:rPr>
        <w:t>Memory utilization</w:t>
      </w:r>
    </w:p>
    <w:p w:rsidR="00424A0B" w:rsidRDefault="00424A0B" w:rsidP="00424A0B">
      <w:pPr>
        <w:pStyle w:val="NormalWeb"/>
        <w:shd w:val="clear" w:color="auto" w:fill="FFFFFF"/>
        <w:spacing w:before="0" w:beforeAutospacing="0" w:after="240" w:afterAutospacing="0"/>
        <w:rPr>
          <w:color w:val="000000"/>
          <w:sz w:val="32"/>
          <w:szCs w:val="32"/>
        </w:rPr>
      </w:pPr>
      <w:r>
        <w:rPr>
          <w:color w:val="000000"/>
          <w:sz w:val="32"/>
          <w:szCs w:val="32"/>
        </w:rPr>
        <w:t xml:space="preserve">How much memory is needed to process the </w:t>
      </w:r>
      <w:r w:rsidR="00CA186B">
        <w:rPr>
          <w:color w:val="000000"/>
          <w:sz w:val="32"/>
          <w:szCs w:val="32"/>
        </w:rPr>
        <w:t>request?</w:t>
      </w:r>
    </w:p>
    <w:p w:rsidR="00424A0B" w:rsidRDefault="00424A0B" w:rsidP="00424A0B">
      <w:pPr>
        <w:pStyle w:val="Heading3"/>
        <w:shd w:val="clear" w:color="auto" w:fill="FFFFFF"/>
        <w:spacing w:before="480" w:after="168"/>
        <w:rPr>
          <w:rFonts w:ascii="Arial" w:hAnsi="Arial" w:cs="Arial"/>
          <w:b w:val="0"/>
          <w:bCs w:val="0"/>
          <w:color w:val="000000"/>
          <w:sz w:val="30"/>
          <w:szCs w:val="30"/>
        </w:rPr>
      </w:pPr>
      <w:r>
        <w:rPr>
          <w:rFonts w:ascii="Arial" w:hAnsi="Arial" w:cs="Arial"/>
          <w:b w:val="0"/>
          <w:bCs w:val="0"/>
          <w:color w:val="000000"/>
          <w:sz w:val="30"/>
          <w:szCs w:val="30"/>
        </w:rPr>
        <w:t>Requests per second</w:t>
      </w:r>
    </w:p>
    <w:p w:rsidR="00424A0B" w:rsidRDefault="00424A0B" w:rsidP="00424A0B">
      <w:pPr>
        <w:pStyle w:val="NormalWeb"/>
        <w:shd w:val="clear" w:color="auto" w:fill="FFFFFF"/>
        <w:spacing w:before="0" w:beforeAutospacing="0" w:after="240" w:afterAutospacing="0"/>
        <w:rPr>
          <w:color w:val="000000"/>
          <w:sz w:val="32"/>
          <w:szCs w:val="32"/>
        </w:rPr>
      </w:pPr>
      <w:r>
        <w:rPr>
          <w:color w:val="000000"/>
          <w:sz w:val="32"/>
          <w:szCs w:val="32"/>
        </w:rPr>
        <w:t xml:space="preserve">How many requests are </w:t>
      </w:r>
      <w:r w:rsidR="00CB5147">
        <w:rPr>
          <w:color w:val="000000"/>
          <w:sz w:val="32"/>
          <w:szCs w:val="32"/>
        </w:rPr>
        <w:t>handled?</w:t>
      </w:r>
    </w:p>
    <w:p w:rsidR="00424A0B" w:rsidRDefault="00424A0B" w:rsidP="00424A0B">
      <w:pPr>
        <w:pStyle w:val="NormalWeb"/>
        <w:shd w:val="clear" w:color="auto" w:fill="FFFFFF"/>
        <w:spacing w:before="0" w:beforeAutospacing="0" w:after="240" w:afterAutospacing="0"/>
        <w:rPr>
          <w:color w:val="000000"/>
          <w:sz w:val="32"/>
          <w:szCs w:val="32"/>
        </w:rPr>
      </w:pPr>
    </w:p>
    <w:p w:rsidR="00424A0B" w:rsidRDefault="00424A0B" w:rsidP="00424A0B">
      <w:pPr>
        <w:pStyle w:val="NormalWeb"/>
        <w:shd w:val="clear" w:color="auto" w:fill="FFFFFF"/>
        <w:spacing w:before="0" w:beforeAutospacing="0" w:after="240" w:afterAutospacing="0"/>
        <w:rPr>
          <w:color w:val="000000"/>
          <w:sz w:val="32"/>
          <w:szCs w:val="32"/>
        </w:rPr>
      </w:pPr>
    </w:p>
    <w:p w:rsidR="00424A0B" w:rsidRDefault="00424A0B" w:rsidP="001D5C55">
      <w:pPr>
        <w:pStyle w:val="NormalWeb"/>
        <w:shd w:val="clear" w:color="auto" w:fill="FFFFFF"/>
        <w:spacing w:before="240" w:beforeAutospacing="0" w:after="240" w:afterAutospacing="0"/>
        <w:rPr>
          <w:rFonts w:ascii="Verdana" w:hAnsi="Verdana"/>
          <w:color w:val="000000"/>
          <w:sz w:val="20"/>
          <w:szCs w:val="20"/>
        </w:rPr>
      </w:pPr>
    </w:p>
    <w:p w:rsidR="001D5C55" w:rsidRDefault="001D5C55" w:rsidP="001D5C55">
      <w:pPr>
        <w:pStyle w:val="NormalWeb"/>
        <w:shd w:val="clear" w:color="auto" w:fill="FFFFFF"/>
        <w:spacing w:before="240" w:beforeAutospacing="0" w:after="240" w:afterAutospacing="0"/>
        <w:rPr>
          <w:ins w:id="18" w:author="Unknown"/>
          <w:rFonts w:ascii="Verdana" w:hAnsi="Verdana"/>
          <w:color w:val="000000"/>
          <w:sz w:val="20"/>
          <w:szCs w:val="20"/>
        </w:rPr>
      </w:pPr>
      <w:ins w:id="19" w:author="Unknown">
        <w:r>
          <w:rPr>
            <w:rFonts w:ascii="Verdana" w:hAnsi="Verdana"/>
            <w:color w:val="000000"/>
            <w:sz w:val="20"/>
            <w:szCs w:val="20"/>
          </w:rPr>
          <w:lastRenderedPageBreak/>
          <w:t>Performance testing can be applied to understand the website’s scalability, any loopholes in the load balancing and to test the response time between a request (from the client) and the reply (from the server) and the amount of load/stress the site is able to sustain.</w:t>
        </w:r>
      </w:ins>
    </w:p>
    <w:p w:rsidR="001D5C55" w:rsidRDefault="001D5C55" w:rsidP="001D5C55">
      <w:pPr>
        <w:pStyle w:val="NormalWeb"/>
        <w:shd w:val="clear" w:color="auto" w:fill="FFFFFF"/>
        <w:spacing w:before="240" w:beforeAutospacing="0" w:after="240" w:afterAutospacing="0"/>
        <w:rPr>
          <w:ins w:id="20" w:author="Unknown"/>
          <w:rFonts w:ascii="Verdana" w:hAnsi="Verdana"/>
          <w:color w:val="000000"/>
          <w:sz w:val="20"/>
          <w:szCs w:val="20"/>
        </w:rPr>
      </w:pPr>
      <w:ins w:id="21" w:author="Unknown">
        <w:r>
          <w:rPr>
            <w:rFonts w:ascii="Verdana" w:hAnsi="Verdana"/>
            <w:color w:val="000000"/>
            <w:sz w:val="20"/>
            <w:szCs w:val="20"/>
          </w:rPr>
          <w:t> </w:t>
        </w:r>
      </w:ins>
    </w:p>
    <w:p w:rsidR="001D5C55" w:rsidRDefault="001D5C55" w:rsidP="001D5C55">
      <w:pPr>
        <w:pStyle w:val="Heading1"/>
        <w:shd w:val="clear" w:color="auto" w:fill="FFFFFF"/>
        <w:spacing w:before="72" w:after="150"/>
        <w:rPr>
          <w:ins w:id="22" w:author="Unknown"/>
          <w:rFonts w:ascii="Verdana" w:hAnsi="Verdana"/>
          <w:b w:val="0"/>
          <w:bCs w:val="0"/>
          <w:color w:val="000000"/>
          <w:sz w:val="30"/>
          <w:szCs w:val="30"/>
        </w:rPr>
      </w:pPr>
      <w:ins w:id="23" w:author="Unknown">
        <w:r>
          <w:rPr>
            <w:rFonts w:ascii="Verdana" w:hAnsi="Verdana"/>
            <w:b w:val="0"/>
            <w:bCs w:val="0"/>
            <w:color w:val="000000"/>
            <w:sz w:val="30"/>
            <w:szCs w:val="30"/>
          </w:rPr>
          <w:t>[4] </w:t>
        </w:r>
        <w:r w:rsidR="00C84FC2">
          <w:rPr>
            <w:rFonts w:ascii="Verdana" w:hAnsi="Verdana"/>
            <w:b w:val="0"/>
            <w:bCs w:val="0"/>
            <w:color w:val="000000"/>
            <w:sz w:val="30"/>
            <w:szCs w:val="30"/>
          </w:rPr>
          <w:fldChar w:fldCharType="begin"/>
        </w:r>
        <w:r>
          <w:rPr>
            <w:rFonts w:ascii="Verdana" w:hAnsi="Verdana"/>
            <w:b w:val="0"/>
            <w:bCs w:val="0"/>
            <w:color w:val="000000"/>
            <w:sz w:val="30"/>
            <w:szCs w:val="30"/>
          </w:rPr>
          <w:instrText xml:space="preserve"> HYPERLINK "https://www.softwaretestingclass.com/top-10-cross-browser-testing-tools-reduce-browser-compatibility-testing-effort/" </w:instrText>
        </w:r>
        <w:r w:rsidR="00C84FC2">
          <w:rPr>
            <w:rFonts w:ascii="Verdana" w:hAnsi="Verdana"/>
            <w:b w:val="0"/>
            <w:bCs w:val="0"/>
            <w:color w:val="000000"/>
            <w:sz w:val="30"/>
            <w:szCs w:val="30"/>
          </w:rPr>
          <w:fldChar w:fldCharType="separate"/>
        </w:r>
        <w:r>
          <w:rPr>
            <w:rStyle w:val="Hyperlink"/>
            <w:rFonts w:ascii="Verdana" w:hAnsi="Verdana"/>
            <w:b w:val="0"/>
            <w:bCs w:val="0"/>
            <w:color w:val="A90000"/>
            <w:sz w:val="30"/>
            <w:szCs w:val="30"/>
          </w:rPr>
          <w:t>Compatibility Testing</w:t>
        </w:r>
        <w:r w:rsidR="00C84FC2">
          <w:rPr>
            <w:rFonts w:ascii="Verdana" w:hAnsi="Verdana"/>
            <w:b w:val="0"/>
            <w:bCs w:val="0"/>
            <w:color w:val="000000"/>
            <w:sz w:val="30"/>
            <w:szCs w:val="30"/>
          </w:rPr>
          <w:fldChar w:fldCharType="end"/>
        </w:r>
        <w:r>
          <w:rPr>
            <w:rFonts w:ascii="Verdana" w:hAnsi="Verdana"/>
            <w:b w:val="0"/>
            <w:bCs w:val="0"/>
            <w:color w:val="000000"/>
            <w:sz w:val="30"/>
            <w:szCs w:val="30"/>
          </w:rPr>
          <w:t>:</w:t>
        </w:r>
      </w:ins>
    </w:p>
    <w:p w:rsidR="001D5C55" w:rsidRDefault="001D5C55" w:rsidP="001D5C55">
      <w:pPr>
        <w:pStyle w:val="NormalWeb"/>
        <w:shd w:val="clear" w:color="auto" w:fill="FFFFFF"/>
        <w:spacing w:before="240" w:beforeAutospacing="0" w:after="240" w:afterAutospacing="0"/>
        <w:rPr>
          <w:ins w:id="24" w:author="Unknown"/>
          <w:rFonts w:ascii="Verdana" w:hAnsi="Verdana"/>
          <w:color w:val="000000"/>
          <w:sz w:val="20"/>
          <w:szCs w:val="20"/>
        </w:rPr>
      </w:pPr>
      <w:ins w:id="25" w:author="Unknown">
        <w:r>
          <w:rPr>
            <w:rFonts w:ascii="Verdana" w:hAnsi="Verdana"/>
            <w:color w:val="000000"/>
            <w:sz w:val="20"/>
            <w:szCs w:val="20"/>
          </w:rPr>
          <w:t>In Website Testing Checklist, the Compatibility Testing make sure that the web pages are properly rendering different browsers like IE8, IE9, IE10, IE11, Chrome, Firefox, Safari, Opera etc. Also verify if it is working properly on different Operating systems like Windows XP, Windows 7, Vista, Linux, Mac etc on different hardware configurations.</w:t>
        </w:r>
      </w:ins>
    </w:p>
    <w:p w:rsidR="001D5C55" w:rsidRDefault="001D5C55" w:rsidP="001D5C55">
      <w:pPr>
        <w:pStyle w:val="NormalWeb"/>
        <w:shd w:val="clear" w:color="auto" w:fill="FFFFFF"/>
        <w:spacing w:before="240" w:beforeAutospacing="0" w:after="240" w:afterAutospacing="0"/>
        <w:rPr>
          <w:ins w:id="26" w:author="Unknown"/>
          <w:rFonts w:ascii="Verdana" w:hAnsi="Verdana"/>
          <w:color w:val="000000"/>
          <w:sz w:val="20"/>
          <w:szCs w:val="20"/>
        </w:rPr>
      </w:pPr>
      <w:ins w:id="27" w:author="Unknown">
        <w:r>
          <w:rPr>
            <w:rFonts w:ascii="Verdana" w:hAnsi="Verdana"/>
            <w:color w:val="000000"/>
            <w:sz w:val="20"/>
            <w:szCs w:val="20"/>
          </w:rPr>
          <w:t>Here is the most typical compatibility tests should be considered while testing your application:</w:t>
        </w:r>
      </w:ins>
    </w:p>
    <w:p w:rsidR="001D5C55" w:rsidRDefault="001D5C55" w:rsidP="001D5C55">
      <w:pPr>
        <w:pStyle w:val="NormalWeb"/>
        <w:shd w:val="clear" w:color="auto" w:fill="FFFFFF"/>
        <w:spacing w:before="240" w:beforeAutospacing="0" w:after="240" w:afterAutospacing="0"/>
        <w:rPr>
          <w:ins w:id="28" w:author="Unknown"/>
          <w:rFonts w:ascii="Verdana" w:hAnsi="Verdana"/>
          <w:color w:val="000000"/>
          <w:sz w:val="20"/>
          <w:szCs w:val="20"/>
        </w:rPr>
      </w:pPr>
      <w:ins w:id="29" w:author="Unknown">
        <w:r>
          <w:rPr>
            <w:rFonts w:ascii="Verdana" w:hAnsi="Verdana"/>
            <w:color w:val="000000"/>
            <w:sz w:val="20"/>
            <w:szCs w:val="20"/>
          </w:rPr>
          <w:t>» Check on different browsers and its versions.</w:t>
        </w:r>
      </w:ins>
    </w:p>
    <w:p w:rsidR="001D5C55" w:rsidRDefault="001D5C55" w:rsidP="001D5C55">
      <w:pPr>
        <w:pStyle w:val="NormalWeb"/>
        <w:shd w:val="clear" w:color="auto" w:fill="FFFFFF"/>
        <w:spacing w:before="240" w:beforeAutospacing="0" w:after="240" w:afterAutospacing="0"/>
        <w:rPr>
          <w:ins w:id="30" w:author="Unknown"/>
          <w:rFonts w:ascii="Verdana" w:hAnsi="Verdana"/>
          <w:color w:val="000000"/>
          <w:sz w:val="20"/>
          <w:szCs w:val="20"/>
        </w:rPr>
      </w:pPr>
      <w:ins w:id="31" w:author="Unknown">
        <w:r>
          <w:rPr>
            <w:rFonts w:ascii="Verdana" w:hAnsi="Verdana"/>
            <w:color w:val="000000"/>
            <w:sz w:val="20"/>
            <w:szCs w:val="20"/>
          </w:rPr>
          <w:t>» Check on different Operating systems and its versions.</w:t>
        </w:r>
      </w:ins>
    </w:p>
    <w:p w:rsidR="001D5C55" w:rsidRDefault="001D5C55" w:rsidP="001D5C55">
      <w:pPr>
        <w:pStyle w:val="NormalWeb"/>
        <w:shd w:val="clear" w:color="auto" w:fill="FFFFFF"/>
        <w:spacing w:before="240" w:beforeAutospacing="0" w:after="240" w:afterAutospacing="0"/>
        <w:rPr>
          <w:ins w:id="32" w:author="Unknown"/>
          <w:rFonts w:ascii="Verdana" w:hAnsi="Verdana"/>
          <w:color w:val="000000"/>
          <w:sz w:val="20"/>
          <w:szCs w:val="20"/>
        </w:rPr>
      </w:pPr>
      <w:ins w:id="33" w:author="Unknown">
        <w:r>
          <w:rPr>
            <w:rFonts w:ascii="Verdana" w:hAnsi="Verdana"/>
            <w:color w:val="000000"/>
            <w:sz w:val="20"/>
            <w:szCs w:val="20"/>
          </w:rPr>
          <w:t>» Check on different hardware configurations</w:t>
        </w:r>
      </w:ins>
    </w:p>
    <w:p w:rsidR="001D5C55" w:rsidRDefault="001D5C55" w:rsidP="001D5C55">
      <w:pPr>
        <w:pStyle w:val="NormalWeb"/>
        <w:shd w:val="clear" w:color="auto" w:fill="FFFFFF"/>
        <w:spacing w:before="240" w:beforeAutospacing="0" w:after="240" w:afterAutospacing="0"/>
        <w:rPr>
          <w:ins w:id="34" w:author="Unknown"/>
          <w:rFonts w:ascii="Verdana" w:hAnsi="Verdana"/>
          <w:color w:val="000000"/>
          <w:sz w:val="20"/>
          <w:szCs w:val="20"/>
        </w:rPr>
      </w:pPr>
      <w:ins w:id="35" w:author="Unknown">
        <w:r>
          <w:rPr>
            <w:rFonts w:ascii="Verdana" w:hAnsi="Verdana"/>
            <w:color w:val="000000"/>
            <w:sz w:val="20"/>
            <w:szCs w:val="20"/>
          </w:rPr>
          <w:t>» Check on different network environments.</w:t>
        </w:r>
      </w:ins>
    </w:p>
    <w:p w:rsidR="001D5C55" w:rsidRDefault="001D5C55" w:rsidP="001D5C55">
      <w:pPr>
        <w:pStyle w:val="NormalWeb"/>
        <w:shd w:val="clear" w:color="auto" w:fill="FFFFFF"/>
        <w:spacing w:before="240" w:beforeAutospacing="0" w:after="240" w:afterAutospacing="0"/>
        <w:rPr>
          <w:ins w:id="36" w:author="Unknown"/>
          <w:rFonts w:ascii="Verdana" w:hAnsi="Verdana"/>
          <w:color w:val="000000"/>
          <w:sz w:val="20"/>
          <w:szCs w:val="20"/>
        </w:rPr>
      </w:pPr>
      <w:ins w:id="37" w:author="Unknown">
        <w:r>
          <w:rPr>
            <w:rFonts w:ascii="Verdana" w:hAnsi="Verdana"/>
            <w:color w:val="000000"/>
            <w:sz w:val="20"/>
            <w:szCs w:val="20"/>
          </w:rPr>
          <w:t>» Check on different screen resolutions</w:t>
        </w:r>
      </w:ins>
    </w:p>
    <w:p w:rsidR="001D5C55" w:rsidRDefault="001D5C55" w:rsidP="001D5C55">
      <w:pPr>
        <w:pStyle w:val="NormalWeb"/>
        <w:shd w:val="clear" w:color="auto" w:fill="FFFFFF"/>
        <w:spacing w:before="240" w:beforeAutospacing="0" w:after="240" w:afterAutospacing="0"/>
        <w:rPr>
          <w:ins w:id="38" w:author="Unknown"/>
          <w:rFonts w:ascii="Verdana" w:hAnsi="Verdana"/>
          <w:color w:val="000000"/>
          <w:sz w:val="20"/>
          <w:szCs w:val="20"/>
        </w:rPr>
      </w:pPr>
      <w:ins w:id="39" w:author="Unknown">
        <w:r>
          <w:rPr>
            <w:rFonts w:ascii="Verdana" w:hAnsi="Verdana"/>
            <w:color w:val="000000"/>
            <w:sz w:val="20"/>
            <w:szCs w:val="20"/>
          </w:rPr>
          <w:t> </w:t>
        </w:r>
      </w:ins>
    </w:p>
    <w:p w:rsidR="001D5C55" w:rsidRDefault="001D5C55" w:rsidP="001D5C55">
      <w:pPr>
        <w:pStyle w:val="Heading1"/>
        <w:shd w:val="clear" w:color="auto" w:fill="FFFFFF"/>
        <w:spacing w:before="72" w:after="150"/>
        <w:rPr>
          <w:ins w:id="40" w:author="Unknown"/>
          <w:rFonts w:ascii="Verdana" w:hAnsi="Verdana"/>
          <w:b w:val="0"/>
          <w:bCs w:val="0"/>
          <w:color w:val="000000"/>
          <w:sz w:val="30"/>
          <w:szCs w:val="30"/>
        </w:rPr>
      </w:pPr>
      <w:ins w:id="41" w:author="Unknown">
        <w:r>
          <w:rPr>
            <w:rFonts w:ascii="Verdana" w:hAnsi="Verdana"/>
            <w:b w:val="0"/>
            <w:bCs w:val="0"/>
            <w:color w:val="000000"/>
            <w:sz w:val="30"/>
            <w:szCs w:val="30"/>
          </w:rPr>
          <w:t>[5] </w:t>
        </w:r>
        <w:r w:rsidR="00C84FC2">
          <w:rPr>
            <w:rFonts w:ascii="Verdana" w:hAnsi="Verdana"/>
            <w:b w:val="0"/>
            <w:bCs w:val="0"/>
            <w:color w:val="000000"/>
            <w:sz w:val="30"/>
            <w:szCs w:val="30"/>
          </w:rPr>
          <w:fldChar w:fldCharType="begin"/>
        </w:r>
        <w:r>
          <w:rPr>
            <w:rFonts w:ascii="Verdana" w:hAnsi="Verdana"/>
            <w:b w:val="0"/>
            <w:bCs w:val="0"/>
            <w:color w:val="000000"/>
            <w:sz w:val="30"/>
            <w:szCs w:val="30"/>
          </w:rPr>
          <w:instrText xml:space="preserve"> HYPERLINK "https://www.softwaretestingclass.com/security-testing-approach-for-web-application-testing/" </w:instrText>
        </w:r>
        <w:r w:rsidR="00C84FC2">
          <w:rPr>
            <w:rFonts w:ascii="Verdana" w:hAnsi="Verdana"/>
            <w:b w:val="0"/>
            <w:bCs w:val="0"/>
            <w:color w:val="000000"/>
            <w:sz w:val="30"/>
            <w:szCs w:val="30"/>
          </w:rPr>
          <w:fldChar w:fldCharType="separate"/>
        </w:r>
        <w:r>
          <w:rPr>
            <w:rStyle w:val="Hyperlink"/>
            <w:rFonts w:ascii="Verdana" w:hAnsi="Verdana"/>
            <w:b w:val="0"/>
            <w:bCs w:val="0"/>
            <w:color w:val="A90000"/>
            <w:sz w:val="30"/>
            <w:szCs w:val="30"/>
          </w:rPr>
          <w:t>Web Security Testing</w:t>
        </w:r>
        <w:r w:rsidR="00C84FC2">
          <w:rPr>
            <w:rFonts w:ascii="Verdana" w:hAnsi="Verdana"/>
            <w:b w:val="0"/>
            <w:bCs w:val="0"/>
            <w:color w:val="000000"/>
            <w:sz w:val="30"/>
            <w:szCs w:val="30"/>
          </w:rPr>
          <w:fldChar w:fldCharType="end"/>
        </w:r>
        <w:r>
          <w:rPr>
            <w:rFonts w:ascii="Verdana" w:hAnsi="Verdana"/>
            <w:b w:val="0"/>
            <w:bCs w:val="0"/>
            <w:color w:val="000000"/>
            <w:sz w:val="30"/>
            <w:szCs w:val="30"/>
          </w:rPr>
          <w:t>:</w:t>
        </w:r>
      </w:ins>
    </w:p>
    <w:p w:rsidR="001D5C55" w:rsidRDefault="001D5C55" w:rsidP="001D5C55">
      <w:pPr>
        <w:pStyle w:val="NormalWeb"/>
        <w:shd w:val="clear" w:color="auto" w:fill="FFFFFF"/>
        <w:spacing w:before="240" w:beforeAutospacing="0" w:after="240" w:afterAutospacing="0"/>
        <w:rPr>
          <w:ins w:id="42" w:author="Unknown"/>
          <w:rFonts w:ascii="Verdana" w:hAnsi="Verdana"/>
          <w:color w:val="000000"/>
          <w:sz w:val="20"/>
          <w:szCs w:val="20"/>
        </w:rPr>
      </w:pPr>
      <w:ins w:id="43" w:author="Unknown">
        <w:r>
          <w:rPr>
            <w:rFonts w:ascii="Verdana" w:hAnsi="Verdana"/>
            <w:color w:val="000000"/>
            <w:sz w:val="20"/>
            <w:szCs w:val="20"/>
          </w:rPr>
          <w:t> </w:t>
        </w:r>
      </w:ins>
    </w:p>
    <w:p w:rsidR="001D5C55" w:rsidRDefault="001D5C55" w:rsidP="001D5C55">
      <w:pPr>
        <w:pStyle w:val="NormalWeb"/>
        <w:shd w:val="clear" w:color="auto" w:fill="FFFFFF"/>
        <w:spacing w:before="240" w:beforeAutospacing="0" w:after="240" w:afterAutospacing="0"/>
        <w:rPr>
          <w:ins w:id="44" w:author="Unknown"/>
          <w:rFonts w:ascii="Verdana" w:hAnsi="Verdana"/>
          <w:color w:val="000000"/>
          <w:sz w:val="20"/>
          <w:szCs w:val="20"/>
        </w:rPr>
      </w:pPr>
      <w:ins w:id="45" w:author="Unknown">
        <w:r>
          <w:rPr>
            <w:rFonts w:ascii="Verdana" w:hAnsi="Verdana"/>
            <w:color w:val="000000"/>
            <w:sz w:val="20"/>
            <w:szCs w:val="20"/>
          </w:rPr>
          <w:t> </w:t>
        </w:r>
      </w:ins>
    </w:p>
    <w:p w:rsidR="001D5C55" w:rsidRDefault="001D5C55" w:rsidP="001D5C55">
      <w:pPr>
        <w:pStyle w:val="NormalWeb"/>
        <w:shd w:val="clear" w:color="auto" w:fill="FFFFFF"/>
        <w:spacing w:before="240" w:beforeAutospacing="0" w:after="240" w:afterAutospacing="0"/>
        <w:rPr>
          <w:ins w:id="46" w:author="Unknown"/>
          <w:rFonts w:ascii="Verdana" w:hAnsi="Verdana"/>
          <w:color w:val="000000"/>
          <w:sz w:val="20"/>
          <w:szCs w:val="20"/>
        </w:rPr>
      </w:pPr>
      <w:ins w:id="47" w:author="Unknown">
        <w:r>
          <w:rPr>
            <w:rFonts w:ascii="Verdana" w:hAnsi="Verdana"/>
            <w:color w:val="000000"/>
            <w:sz w:val="20"/>
            <w:szCs w:val="20"/>
          </w:rPr>
          <w:t>Some of the major aspects of web security testing are:</w:t>
        </w:r>
      </w:ins>
    </w:p>
    <w:p w:rsidR="001D5C55" w:rsidRDefault="001D5C55" w:rsidP="001D5C55">
      <w:pPr>
        <w:pStyle w:val="NormalWeb"/>
        <w:shd w:val="clear" w:color="auto" w:fill="FFFFFF"/>
        <w:spacing w:before="240" w:beforeAutospacing="0" w:after="240" w:afterAutospacing="0"/>
        <w:rPr>
          <w:ins w:id="48" w:author="Unknown"/>
          <w:rFonts w:ascii="Verdana" w:hAnsi="Verdana"/>
          <w:color w:val="000000"/>
          <w:sz w:val="20"/>
          <w:szCs w:val="20"/>
        </w:rPr>
      </w:pPr>
      <w:ins w:id="49" w:author="Unknown">
        <w:r>
          <w:rPr>
            <w:rFonts w:ascii="Verdana" w:hAnsi="Verdana"/>
            <w:color w:val="000000"/>
            <w:sz w:val="20"/>
            <w:szCs w:val="20"/>
          </w:rPr>
          <w:t>» Penetration Testing</w:t>
        </w:r>
      </w:ins>
      <w:r w:rsidR="00CA186B">
        <w:rPr>
          <w:rFonts w:ascii="Verdana" w:hAnsi="Verdana"/>
          <w:color w:val="000000"/>
          <w:sz w:val="20"/>
          <w:szCs w:val="20"/>
        </w:rPr>
        <w:t>-</w:t>
      </w:r>
      <w:r w:rsidR="00CA186B" w:rsidRPr="00CA186B">
        <w:rPr>
          <w:rFonts w:ascii="Georgia" w:hAnsi="Georgia"/>
          <w:color w:val="333333"/>
        </w:rPr>
        <w:t xml:space="preserve"> </w:t>
      </w:r>
      <w:r w:rsidR="00CA186B">
        <w:rPr>
          <w:rFonts w:ascii="Georgia" w:hAnsi="Georgia"/>
          <w:color w:val="333333"/>
        </w:rPr>
        <w:t>Penetration testing is the procedure of detecting vulnerabilities in the system, software, network or web applications. Penetration testing services find vulnerabilities that an attacker could exploit</w:t>
      </w:r>
    </w:p>
    <w:p w:rsidR="001D5C55" w:rsidRDefault="001D5C55" w:rsidP="001D5C55">
      <w:pPr>
        <w:pStyle w:val="NormalWeb"/>
        <w:shd w:val="clear" w:color="auto" w:fill="FFFFFF"/>
        <w:spacing w:before="240" w:beforeAutospacing="0" w:after="240" w:afterAutospacing="0"/>
        <w:rPr>
          <w:ins w:id="50" w:author="Unknown"/>
          <w:rFonts w:ascii="Verdana" w:hAnsi="Verdana"/>
          <w:color w:val="000000"/>
          <w:sz w:val="20"/>
          <w:szCs w:val="20"/>
        </w:rPr>
      </w:pPr>
      <w:ins w:id="51" w:author="Unknown">
        <w:r>
          <w:rPr>
            <w:rFonts w:ascii="Verdana" w:hAnsi="Verdana"/>
            <w:color w:val="000000"/>
            <w:sz w:val="20"/>
            <w:szCs w:val="20"/>
          </w:rPr>
          <w:t>» Password cracking</w:t>
        </w:r>
      </w:ins>
    </w:p>
    <w:p w:rsidR="001D5C55" w:rsidRDefault="001D5C55" w:rsidP="001D5C55">
      <w:pPr>
        <w:pStyle w:val="NormalWeb"/>
        <w:shd w:val="clear" w:color="auto" w:fill="FFFFFF"/>
        <w:spacing w:before="240" w:beforeAutospacing="0" w:after="240" w:afterAutospacing="0"/>
        <w:rPr>
          <w:ins w:id="52" w:author="Unknown"/>
          <w:rFonts w:ascii="Verdana" w:hAnsi="Verdana"/>
          <w:color w:val="000000"/>
          <w:sz w:val="20"/>
          <w:szCs w:val="20"/>
        </w:rPr>
      </w:pPr>
      <w:ins w:id="53" w:author="Unknown">
        <w:r>
          <w:rPr>
            <w:rFonts w:ascii="Verdana" w:hAnsi="Verdana"/>
            <w:color w:val="000000"/>
            <w:sz w:val="20"/>
            <w:szCs w:val="20"/>
          </w:rPr>
          <w:t>» Vulnerability</w:t>
        </w:r>
      </w:ins>
    </w:p>
    <w:p w:rsidR="001D5C55" w:rsidRDefault="001D5C55" w:rsidP="001D5C55">
      <w:pPr>
        <w:pStyle w:val="NormalWeb"/>
        <w:shd w:val="clear" w:color="auto" w:fill="FFFFFF"/>
        <w:spacing w:before="240" w:beforeAutospacing="0" w:after="240" w:afterAutospacing="0"/>
        <w:rPr>
          <w:ins w:id="54" w:author="Unknown"/>
          <w:rFonts w:ascii="Verdana" w:hAnsi="Verdana"/>
          <w:color w:val="000000"/>
          <w:sz w:val="20"/>
          <w:szCs w:val="20"/>
        </w:rPr>
      </w:pPr>
      <w:ins w:id="55" w:author="Unknown">
        <w:r>
          <w:rPr>
            <w:rFonts w:ascii="Verdana" w:hAnsi="Verdana"/>
            <w:color w:val="000000"/>
            <w:sz w:val="20"/>
            <w:szCs w:val="20"/>
          </w:rPr>
          <w:t>» URL manipulation</w:t>
        </w:r>
      </w:ins>
    </w:p>
    <w:p w:rsidR="001D5C55" w:rsidRDefault="001D5C55" w:rsidP="001D5C55">
      <w:pPr>
        <w:pStyle w:val="NormalWeb"/>
        <w:shd w:val="clear" w:color="auto" w:fill="FFFFFF"/>
        <w:spacing w:before="240" w:beforeAutospacing="0" w:after="240" w:afterAutospacing="0"/>
        <w:rPr>
          <w:ins w:id="56" w:author="Unknown"/>
          <w:rFonts w:ascii="Verdana" w:hAnsi="Verdana"/>
          <w:color w:val="000000"/>
          <w:sz w:val="20"/>
          <w:szCs w:val="20"/>
        </w:rPr>
      </w:pPr>
      <w:ins w:id="57" w:author="Unknown">
        <w:r>
          <w:rPr>
            <w:rFonts w:ascii="Verdana" w:hAnsi="Verdana"/>
            <w:color w:val="000000"/>
            <w:sz w:val="20"/>
            <w:szCs w:val="20"/>
          </w:rPr>
          <w:t>» SQL injection</w:t>
        </w:r>
      </w:ins>
    </w:p>
    <w:p w:rsidR="001D5C55" w:rsidRDefault="001D5C55" w:rsidP="001D5C55">
      <w:pPr>
        <w:pStyle w:val="NormalWeb"/>
        <w:shd w:val="clear" w:color="auto" w:fill="FFFFFF"/>
        <w:spacing w:before="240" w:beforeAutospacing="0" w:after="240" w:afterAutospacing="0"/>
        <w:rPr>
          <w:ins w:id="58" w:author="Unknown"/>
          <w:rFonts w:ascii="Verdana" w:hAnsi="Verdana"/>
          <w:color w:val="000000"/>
          <w:sz w:val="20"/>
          <w:szCs w:val="20"/>
        </w:rPr>
      </w:pPr>
      <w:ins w:id="59" w:author="Unknown">
        <w:r>
          <w:rPr>
            <w:rFonts w:ascii="Verdana" w:hAnsi="Verdana"/>
            <w:color w:val="000000"/>
            <w:sz w:val="20"/>
            <w:szCs w:val="20"/>
          </w:rPr>
          <w:t>» Cross Site Scripting (XSS)</w:t>
        </w:r>
      </w:ins>
    </w:p>
    <w:p w:rsidR="00B60997" w:rsidRPr="00B60997" w:rsidRDefault="001D5C55" w:rsidP="00B60997">
      <w:pPr>
        <w:pStyle w:val="NormalWeb"/>
        <w:shd w:val="clear" w:color="auto" w:fill="FFFFFF"/>
        <w:spacing w:before="240" w:after="240"/>
        <w:rPr>
          <w:rFonts w:ascii="Verdana" w:hAnsi="Verdana"/>
          <w:color w:val="000000"/>
          <w:sz w:val="20"/>
          <w:szCs w:val="20"/>
        </w:rPr>
      </w:pPr>
      <w:ins w:id="60" w:author="Unknown">
        <w:r>
          <w:rPr>
            <w:rFonts w:ascii="Verdana" w:hAnsi="Verdana"/>
            <w:color w:val="000000"/>
            <w:sz w:val="20"/>
            <w:szCs w:val="20"/>
          </w:rPr>
          <w:t> </w:t>
        </w:r>
      </w:ins>
      <w:r w:rsidR="00B60997" w:rsidRPr="00B60997">
        <w:rPr>
          <w:rFonts w:ascii="Verdana" w:hAnsi="Verdana"/>
          <w:color w:val="000000"/>
          <w:sz w:val="20"/>
          <w:szCs w:val="20"/>
        </w:rPr>
        <w:t>But what exactly is the role of QA in agile?</w:t>
      </w:r>
    </w:p>
    <w:p w:rsidR="00B60997" w:rsidRPr="00B60997" w:rsidRDefault="00B60997" w:rsidP="00B60997">
      <w:pPr>
        <w:pStyle w:val="NormalWeb"/>
        <w:shd w:val="clear" w:color="auto" w:fill="FFFFFF"/>
        <w:spacing w:before="240" w:after="240"/>
        <w:rPr>
          <w:rFonts w:ascii="Verdana" w:hAnsi="Verdana"/>
          <w:color w:val="000000"/>
          <w:sz w:val="20"/>
          <w:szCs w:val="20"/>
        </w:rPr>
      </w:pPr>
      <w:r w:rsidRPr="00B60997">
        <w:rPr>
          <w:rFonts w:ascii="Verdana" w:hAnsi="Verdana"/>
          <w:color w:val="000000"/>
          <w:sz w:val="20"/>
          <w:szCs w:val="20"/>
        </w:rPr>
        <w:t>What can a tester do to help initiate a cooperative working relationship with the development team? Here are 6 things software testers should do when working with an agile scrum team:</w:t>
      </w:r>
    </w:p>
    <w:p w:rsidR="00B60997" w:rsidRPr="00B60997" w:rsidRDefault="00B60997" w:rsidP="00B60997">
      <w:pPr>
        <w:pStyle w:val="NormalWeb"/>
        <w:shd w:val="clear" w:color="auto" w:fill="FFFFFF"/>
        <w:spacing w:before="240" w:after="240"/>
        <w:rPr>
          <w:rFonts w:ascii="Verdana" w:hAnsi="Verdana"/>
          <w:color w:val="000000"/>
          <w:sz w:val="20"/>
          <w:szCs w:val="20"/>
        </w:rPr>
      </w:pPr>
    </w:p>
    <w:p w:rsidR="00B60997" w:rsidRPr="00B60997" w:rsidRDefault="00B60997" w:rsidP="00B60997">
      <w:pPr>
        <w:pStyle w:val="NormalWeb"/>
        <w:shd w:val="clear" w:color="auto" w:fill="FFFFFF"/>
        <w:spacing w:before="240" w:after="240"/>
        <w:rPr>
          <w:rFonts w:ascii="Verdana" w:hAnsi="Verdana"/>
          <w:color w:val="000000"/>
          <w:sz w:val="20"/>
          <w:szCs w:val="20"/>
        </w:rPr>
      </w:pPr>
      <w:r w:rsidRPr="00B60997">
        <w:rPr>
          <w:rFonts w:ascii="Verdana" w:hAnsi="Verdana"/>
          <w:color w:val="000000"/>
          <w:sz w:val="20"/>
          <w:szCs w:val="20"/>
        </w:rPr>
        <w:t xml:space="preserve"> agile scrum stories</w:t>
      </w:r>
    </w:p>
    <w:p w:rsidR="00B60997" w:rsidRPr="00B60997" w:rsidRDefault="00B60997" w:rsidP="00B60997">
      <w:pPr>
        <w:pStyle w:val="NormalWeb"/>
        <w:shd w:val="clear" w:color="auto" w:fill="FFFFFF"/>
        <w:spacing w:before="240" w:after="240"/>
        <w:rPr>
          <w:rFonts w:ascii="Verdana" w:hAnsi="Verdana"/>
          <w:color w:val="000000"/>
          <w:sz w:val="20"/>
          <w:szCs w:val="20"/>
        </w:rPr>
      </w:pPr>
    </w:p>
    <w:p w:rsidR="00B60997" w:rsidRPr="00B60997" w:rsidRDefault="00B60997" w:rsidP="00B60997">
      <w:pPr>
        <w:pStyle w:val="NormalWeb"/>
        <w:shd w:val="clear" w:color="auto" w:fill="FFFFFF"/>
        <w:spacing w:before="240" w:after="240"/>
        <w:rPr>
          <w:rFonts w:ascii="Verdana" w:hAnsi="Verdana"/>
          <w:color w:val="000000"/>
          <w:sz w:val="20"/>
          <w:szCs w:val="20"/>
        </w:rPr>
      </w:pPr>
      <w:r w:rsidRPr="00B60997">
        <w:rPr>
          <w:rFonts w:ascii="Verdana" w:hAnsi="Verdana"/>
          <w:color w:val="000000"/>
          <w:sz w:val="20"/>
          <w:szCs w:val="20"/>
        </w:rPr>
        <w:t>1. Attend sprint-planning sessions.</w:t>
      </w:r>
    </w:p>
    <w:p w:rsidR="00B60997" w:rsidRPr="00B60997" w:rsidRDefault="00B60997" w:rsidP="00B60997">
      <w:pPr>
        <w:pStyle w:val="NormalWeb"/>
        <w:shd w:val="clear" w:color="auto" w:fill="FFFFFF"/>
        <w:spacing w:before="240" w:after="240"/>
        <w:rPr>
          <w:rFonts w:ascii="Verdana" w:hAnsi="Verdana"/>
          <w:color w:val="000000"/>
          <w:sz w:val="20"/>
          <w:szCs w:val="20"/>
        </w:rPr>
      </w:pPr>
    </w:p>
    <w:p w:rsidR="00B60997" w:rsidRPr="00B60997" w:rsidRDefault="00B60997" w:rsidP="00B60997">
      <w:pPr>
        <w:pStyle w:val="NormalWeb"/>
        <w:shd w:val="clear" w:color="auto" w:fill="FFFFFF"/>
        <w:spacing w:before="240" w:after="240"/>
        <w:rPr>
          <w:rFonts w:ascii="Verdana" w:hAnsi="Verdana"/>
          <w:color w:val="000000"/>
          <w:sz w:val="20"/>
          <w:szCs w:val="20"/>
        </w:rPr>
      </w:pPr>
      <w:r w:rsidRPr="00B60997">
        <w:rPr>
          <w:rFonts w:ascii="Verdana" w:hAnsi="Verdana"/>
          <w:color w:val="000000"/>
          <w:sz w:val="20"/>
          <w:szCs w:val="20"/>
        </w:rPr>
        <w:t>2. Attend daily stand ups.</w:t>
      </w:r>
    </w:p>
    <w:p w:rsidR="00B60997" w:rsidRPr="00B60997" w:rsidRDefault="00B60997" w:rsidP="00B60997">
      <w:pPr>
        <w:pStyle w:val="NormalWeb"/>
        <w:shd w:val="clear" w:color="auto" w:fill="FFFFFF"/>
        <w:spacing w:before="240" w:after="240"/>
        <w:rPr>
          <w:rFonts w:ascii="Verdana" w:hAnsi="Verdana"/>
          <w:color w:val="000000"/>
          <w:sz w:val="20"/>
          <w:szCs w:val="20"/>
        </w:rPr>
      </w:pPr>
    </w:p>
    <w:p w:rsidR="00B60997" w:rsidRPr="00B60997" w:rsidRDefault="00B60997" w:rsidP="00B60997">
      <w:pPr>
        <w:pStyle w:val="NormalWeb"/>
        <w:shd w:val="clear" w:color="auto" w:fill="FFFFFF"/>
        <w:spacing w:before="240" w:after="240"/>
        <w:rPr>
          <w:rFonts w:ascii="Verdana" w:hAnsi="Verdana"/>
          <w:color w:val="000000"/>
          <w:sz w:val="20"/>
          <w:szCs w:val="20"/>
        </w:rPr>
      </w:pPr>
      <w:r w:rsidRPr="00B60997">
        <w:rPr>
          <w:rFonts w:ascii="Verdana" w:hAnsi="Verdana"/>
          <w:color w:val="000000"/>
          <w:sz w:val="20"/>
          <w:szCs w:val="20"/>
        </w:rPr>
        <w:t>3. Don’t save all the testing for the end; test throughout the sprint.</w:t>
      </w:r>
    </w:p>
    <w:p w:rsidR="00B60997" w:rsidRPr="00B60997" w:rsidRDefault="00B60997" w:rsidP="00B60997">
      <w:pPr>
        <w:pStyle w:val="NormalWeb"/>
        <w:shd w:val="clear" w:color="auto" w:fill="FFFFFF"/>
        <w:spacing w:before="240" w:after="240"/>
        <w:rPr>
          <w:rFonts w:ascii="Verdana" w:hAnsi="Verdana"/>
          <w:color w:val="000000"/>
          <w:sz w:val="20"/>
          <w:szCs w:val="20"/>
        </w:rPr>
      </w:pPr>
      <w:r w:rsidRPr="00B60997">
        <w:rPr>
          <w:rFonts w:ascii="Verdana" w:hAnsi="Verdana"/>
          <w:color w:val="000000"/>
          <w:sz w:val="20"/>
          <w:szCs w:val="20"/>
        </w:rPr>
        <w:t>4. Meet with developers for short hand-off demonstrations.</w:t>
      </w:r>
    </w:p>
    <w:p w:rsidR="00B60997" w:rsidRPr="00B60997" w:rsidRDefault="00B60997" w:rsidP="00B60997">
      <w:pPr>
        <w:pStyle w:val="NormalWeb"/>
        <w:shd w:val="clear" w:color="auto" w:fill="FFFFFF"/>
        <w:spacing w:before="240" w:after="240"/>
        <w:rPr>
          <w:rFonts w:ascii="Verdana" w:hAnsi="Verdana"/>
          <w:color w:val="000000"/>
          <w:sz w:val="20"/>
          <w:szCs w:val="20"/>
        </w:rPr>
      </w:pPr>
    </w:p>
    <w:p w:rsidR="00B60997" w:rsidRPr="00B60997" w:rsidRDefault="00B60997" w:rsidP="00B60997">
      <w:pPr>
        <w:pStyle w:val="NormalWeb"/>
        <w:shd w:val="clear" w:color="auto" w:fill="FFFFFF"/>
        <w:spacing w:before="240" w:after="240"/>
        <w:rPr>
          <w:rFonts w:ascii="Verdana" w:hAnsi="Verdana"/>
          <w:color w:val="000000"/>
          <w:sz w:val="20"/>
          <w:szCs w:val="20"/>
        </w:rPr>
      </w:pPr>
      <w:r w:rsidRPr="00B60997">
        <w:rPr>
          <w:rFonts w:ascii="Verdana" w:hAnsi="Verdana"/>
          <w:color w:val="000000"/>
          <w:sz w:val="20"/>
          <w:szCs w:val="20"/>
        </w:rPr>
        <w:t>5. Attend sprint retrospectives.</w:t>
      </w:r>
    </w:p>
    <w:p w:rsidR="00B60997" w:rsidRPr="00B60997" w:rsidRDefault="00B60997" w:rsidP="00B60997">
      <w:pPr>
        <w:pStyle w:val="NormalWeb"/>
        <w:shd w:val="clear" w:color="auto" w:fill="FFFFFF"/>
        <w:spacing w:before="240" w:after="240"/>
        <w:rPr>
          <w:rFonts w:ascii="Verdana" w:hAnsi="Verdana"/>
          <w:color w:val="000000"/>
          <w:sz w:val="20"/>
          <w:szCs w:val="20"/>
        </w:rPr>
      </w:pPr>
    </w:p>
    <w:p w:rsidR="001D5C55" w:rsidRDefault="00B60997" w:rsidP="00B60997">
      <w:pPr>
        <w:pStyle w:val="NormalWeb"/>
        <w:shd w:val="clear" w:color="auto" w:fill="FFFFFF"/>
        <w:spacing w:before="240" w:beforeAutospacing="0" w:after="240" w:afterAutospacing="0"/>
        <w:rPr>
          <w:ins w:id="61" w:author="Unknown"/>
          <w:rFonts w:ascii="Verdana" w:hAnsi="Verdana"/>
          <w:color w:val="000000"/>
          <w:sz w:val="20"/>
          <w:szCs w:val="20"/>
        </w:rPr>
      </w:pPr>
      <w:r w:rsidRPr="00B60997">
        <w:rPr>
          <w:rFonts w:ascii="Verdana" w:hAnsi="Verdana"/>
          <w:color w:val="000000"/>
          <w:sz w:val="20"/>
          <w:szCs w:val="20"/>
        </w:rPr>
        <w:t>6. Document test cases.</w:t>
      </w:r>
    </w:p>
    <w:p w:rsidR="00C512A4" w:rsidRDefault="00C512A4" w:rsidP="001B478B">
      <w:pPr>
        <w:pStyle w:val="NormalWeb"/>
        <w:shd w:val="clear" w:color="auto" w:fill="FFFFFF"/>
        <w:tabs>
          <w:tab w:val="center" w:pos="9967"/>
        </w:tabs>
        <w:rPr>
          <w:rStyle w:val="Strong"/>
          <w:rFonts w:ascii="Arial" w:hAnsi="Arial" w:cs="Arial"/>
          <w:color w:val="343434"/>
          <w:sz w:val="25"/>
          <w:szCs w:val="25"/>
        </w:rPr>
      </w:pPr>
    </w:p>
    <w:p w:rsidR="00C512A4" w:rsidRDefault="00C512A4" w:rsidP="001B478B">
      <w:pPr>
        <w:pStyle w:val="NormalWeb"/>
        <w:shd w:val="clear" w:color="auto" w:fill="FFFFFF"/>
        <w:tabs>
          <w:tab w:val="center" w:pos="9967"/>
        </w:tabs>
        <w:rPr>
          <w:rStyle w:val="Strong"/>
          <w:rFonts w:ascii="Arial" w:hAnsi="Arial" w:cs="Arial"/>
          <w:color w:val="343434"/>
          <w:sz w:val="25"/>
          <w:szCs w:val="25"/>
        </w:rPr>
      </w:pPr>
    </w:p>
    <w:p w:rsidR="00D20845" w:rsidRDefault="00D20845" w:rsidP="001B478B">
      <w:pPr>
        <w:pStyle w:val="NormalWeb"/>
        <w:shd w:val="clear" w:color="auto" w:fill="FFFFFF"/>
        <w:tabs>
          <w:tab w:val="center" w:pos="9967"/>
        </w:tabs>
        <w:rPr>
          <w:rFonts w:ascii="Arial" w:hAnsi="Arial" w:cs="Arial"/>
          <w:color w:val="343434"/>
          <w:sz w:val="25"/>
          <w:szCs w:val="25"/>
        </w:rPr>
      </w:pPr>
      <w:r>
        <w:rPr>
          <w:rStyle w:val="Strong"/>
          <w:rFonts w:ascii="Arial" w:hAnsi="Arial" w:cs="Arial"/>
          <w:color w:val="343434"/>
          <w:sz w:val="25"/>
          <w:szCs w:val="25"/>
        </w:rPr>
        <w:t>107. What is verification and validation?</w:t>
      </w:r>
      <w:r w:rsidR="001B478B">
        <w:rPr>
          <w:rStyle w:val="Strong"/>
          <w:rFonts w:ascii="Arial" w:hAnsi="Arial" w:cs="Arial"/>
          <w:color w:val="343434"/>
          <w:sz w:val="25"/>
          <w:szCs w:val="25"/>
        </w:rPr>
        <w:tab/>
        <w:t xml:space="preserve"> </w:t>
      </w:r>
    </w:p>
    <w:p w:rsidR="00D20845" w:rsidRDefault="00D20845" w:rsidP="00D20845">
      <w:pPr>
        <w:pStyle w:val="NormalWeb"/>
        <w:shd w:val="clear" w:color="auto" w:fill="FFFFFF"/>
        <w:rPr>
          <w:rFonts w:ascii="Arial" w:hAnsi="Arial" w:cs="Arial"/>
          <w:color w:val="343434"/>
          <w:sz w:val="25"/>
          <w:szCs w:val="25"/>
        </w:rPr>
      </w:pPr>
      <w:r>
        <w:rPr>
          <w:rFonts w:ascii="Arial" w:hAnsi="Arial" w:cs="Arial"/>
          <w:color w:val="343434"/>
          <w:sz w:val="25"/>
          <w:szCs w:val="25"/>
        </w:rPr>
        <w:t>Verification is a process of evaluating software  at development phase and to decide whether the product of a given  application satisfies the specified requirements. Validation is the process of evaluating software at the end of the development process and to check whether it meets the customer requirements.</w:t>
      </w:r>
    </w:p>
    <w:p w:rsidR="00E655BF" w:rsidRDefault="00E655BF" w:rsidP="00E655BF">
      <w:pPr>
        <w:shd w:val="clear" w:color="auto" w:fill="FFFFFF"/>
        <w:spacing w:before="100" w:beforeAutospacing="1" w:after="100" w:afterAutospacing="1" w:line="240" w:lineRule="auto"/>
        <w:rPr>
          <w:rFonts w:ascii="Arial" w:eastAsia="Times New Roman" w:hAnsi="Arial" w:cs="Arial"/>
          <w:b/>
          <w:bCs/>
          <w:color w:val="343434"/>
          <w:sz w:val="25"/>
          <w:lang w:eastAsia="en-IN"/>
        </w:rPr>
      </w:pPr>
      <w:r w:rsidRPr="00E655BF">
        <w:rPr>
          <w:rFonts w:ascii="Arial" w:eastAsia="Times New Roman" w:hAnsi="Arial" w:cs="Arial"/>
          <w:b/>
          <w:bCs/>
          <w:color w:val="343434"/>
          <w:sz w:val="25"/>
          <w:lang w:eastAsia="en-IN"/>
        </w:rPr>
        <w:t xml:space="preserve"> What are the tables in testplans?</w:t>
      </w:r>
    </w:p>
    <w:p w:rsidR="003B533D" w:rsidRPr="00E655BF" w:rsidRDefault="003B533D" w:rsidP="00E655BF">
      <w:pPr>
        <w:shd w:val="clear" w:color="auto" w:fill="FFFFFF"/>
        <w:spacing w:before="100" w:beforeAutospacing="1" w:after="100" w:afterAutospacing="1" w:line="240" w:lineRule="auto"/>
        <w:rPr>
          <w:rFonts w:ascii="Arial" w:eastAsia="Times New Roman" w:hAnsi="Arial" w:cs="Arial"/>
          <w:color w:val="343434"/>
          <w:sz w:val="25"/>
          <w:szCs w:val="25"/>
          <w:lang w:eastAsia="en-IN"/>
        </w:rPr>
      </w:pPr>
      <w:r>
        <w:rPr>
          <w:rFonts w:ascii="Arial" w:hAnsi="Arial" w:cs="Arial"/>
          <w:color w:val="343434"/>
          <w:sz w:val="25"/>
          <w:szCs w:val="25"/>
          <w:shd w:val="clear" w:color="auto" w:fill="FFFFFF"/>
        </w:rPr>
        <w:t>A test plan can be defined as a document describing the scope, approach, resources and schedule of testing activities and a test plan should cover the following details.</w:t>
      </w:r>
    </w:p>
    <w:p w:rsidR="00E655BF" w:rsidRPr="00E655BF" w:rsidRDefault="00E655BF" w:rsidP="00E655BF">
      <w:pPr>
        <w:shd w:val="clear" w:color="auto" w:fill="FFFFFF"/>
        <w:spacing w:before="100" w:beforeAutospacing="1" w:after="100" w:afterAutospacing="1" w:line="240" w:lineRule="auto"/>
        <w:rPr>
          <w:rFonts w:ascii="Arial" w:eastAsia="Times New Roman" w:hAnsi="Arial" w:cs="Arial"/>
          <w:color w:val="343434"/>
          <w:sz w:val="25"/>
          <w:szCs w:val="25"/>
          <w:lang w:eastAsia="en-IN"/>
        </w:rPr>
      </w:pPr>
      <w:r w:rsidRPr="00E655BF">
        <w:rPr>
          <w:rFonts w:ascii="Arial" w:eastAsia="Times New Roman" w:hAnsi="Arial" w:cs="Arial"/>
          <w:color w:val="343434"/>
          <w:sz w:val="25"/>
          <w:szCs w:val="25"/>
          <w:lang w:eastAsia="en-IN"/>
        </w:rPr>
        <w:t>Test design, scope, test strategies , approach are various details that Test plan document consists of.</w:t>
      </w:r>
    </w:p>
    <w:p w:rsidR="00E655BF" w:rsidRPr="00E655BF" w:rsidRDefault="00E655BF" w:rsidP="007F4AFC">
      <w:pPr>
        <w:numPr>
          <w:ilvl w:val="0"/>
          <w:numId w:val="18"/>
        </w:numPr>
        <w:shd w:val="clear" w:color="auto" w:fill="FFFFFF"/>
        <w:spacing w:before="100" w:beforeAutospacing="1" w:after="100" w:afterAutospacing="1" w:line="240" w:lineRule="auto"/>
        <w:rPr>
          <w:rFonts w:ascii="Arial" w:eastAsia="Times New Roman" w:hAnsi="Arial" w:cs="Arial"/>
          <w:color w:val="343434"/>
          <w:sz w:val="25"/>
          <w:szCs w:val="25"/>
          <w:lang w:eastAsia="en-IN"/>
        </w:rPr>
      </w:pPr>
      <w:r w:rsidRPr="00E655BF">
        <w:rPr>
          <w:rFonts w:ascii="Arial" w:eastAsia="Times New Roman" w:hAnsi="Arial" w:cs="Arial"/>
          <w:color w:val="343434"/>
          <w:sz w:val="25"/>
          <w:szCs w:val="25"/>
          <w:lang w:eastAsia="en-IN"/>
        </w:rPr>
        <w:t>Test case identifier</w:t>
      </w:r>
    </w:p>
    <w:p w:rsidR="00E655BF" w:rsidRPr="00E655BF" w:rsidRDefault="00E655BF" w:rsidP="007F4AFC">
      <w:pPr>
        <w:numPr>
          <w:ilvl w:val="0"/>
          <w:numId w:val="18"/>
        </w:numPr>
        <w:shd w:val="clear" w:color="auto" w:fill="FFFFFF"/>
        <w:spacing w:before="100" w:beforeAutospacing="1" w:after="100" w:afterAutospacing="1" w:line="240" w:lineRule="auto"/>
        <w:rPr>
          <w:rFonts w:ascii="Arial" w:eastAsia="Times New Roman" w:hAnsi="Arial" w:cs="Arial"/>
          <w:color w:val="343434"/>
          <w:sz w:val="25"/>
          <w:szCs w:val="25"/>
          <w:lang w:eastAsia="en-IN"/>
        </w:rPr>
      </w:pPr>
      <w:r w:rsidRPr="00E655BF">
        <w:rPr>
          <w:rFonts w:ascii="Arial" w:eastAsia="Times New Roman" w:hAnsi="Arial" w:cs="Arial"/>
          <w:color w:val="343434"/>
          <w:sz w:val="25"/>
          <w:szCs w:val="25"/>
          <w:lang w:eastAsia="en-IN"/>
        </w:rPr>
        <w:t>Scope</w:t>
      </w:r>
    </w:p>
    <w:p w:rsidR="00E655BF" w:rsidRPr="00E655BF" w:rsidRDefault="00E655BF" w:rsidP="007F4AFC">
      <w:pPr>
        <w:numPr>
          <w:ilvl w:val="0"/>
          <w:numId w:val="18"/>
        </w:numPr>
        <w:shd w:val="clear" w:color="auto" w:fill="FFFFFF"/>
        <w:spacing w:before="100" w:beforeAutospacing="1" w:after="100" w:afterAutospacing="1" w:line="240" w:lineRule="auto"/>
        <w:rPr>
          <w:rFonts w:ascii="Arial" w:eastAsia="Times New Roman" w:hAnsi="Arial" w:cs="Arial"/>
          <w:color w:val="343434"/>
          <w:sz w:val="25"/>
          <w:szCs w:val="25"/>
          <w:lang w:eastAsia="en-IN"/>
        </w:rPr>
      </w:pPr>
      <w:r w:rsidRPr="00E655BF">
        <w:rPr>
          <w:rFonts w:ascii="Arial" w:eastAsia="Times New Roman" w:hAnsi="Arial" w:cs="Arial"/>
          <w:color w:val="343434"/>
          <w:sz w:val="25"/>
          <w:szCs w:val="25"/>
          <w:lang w:eastAsia="en-IN"/>
        </w:rPr>
        <w:t>Features to be tested</w:t>
      </w:r>
    </w:p>
    <w:p w:rsidR="00E655BF" w:rsidRPr="00E655BF" w:rsidRDefault="00E655BF" w:rsidP="007F4AFC">
      <w:pPr>
        <w:numPr>
          <w:ilvl w:val="0"/>
          <w:numId w:val="18"/>
        </w:numPr>
        <w:shd w:val="clear" w:color="auto" w:fill="FFFFFF"/>
        <w:spacing w:before="100" w:beforeAutospacing="1" w:after="100" w:afterAutospacing="1" w:line="240" w:lineRule="auto"/>
        <w:rPr>
          <w:rFonts w:ascii="Arial" w:eastAsia="Times New Roman" w:hAnsi="Arial" w:cs="Arial"/>
          <w:color w:val="343434"/>
          <w:sz w:val="25"/>
          <w:szCs w:val="25"/>
          <w:lang w:eastAsia="en-IN"/>
        </w:rPr>
      </w:pPr>
      <w:r w:rsidRPr="00E655BF">
        <w:rPr>
          <w:rFonts w:ascii="Arial" w:eastAsia="Times New Roman" w:hAnsi="Arial" w:cs="Arial"/>
          <w:color w:val="343434"/>
          <w:sz w:val="25"/>
          <w:szCs w:val="25"/>
          <w:lang w:eastAsia="en-IN"/>
        </w:rPr>
        <w:t>Features not to be tested</w:t>
      </w:r>
    </w:p>
    <w:p w:rsidR="00E655BF" w:rsidRPr="00E655BF" w:rsidRDefault="00E655BF" w:rsidP="007F4AFC">
      <w:pPr>
        <w:numPr>
          <w:ilvl w:val="0"/>
          <w:numId w:val="18"/>
        </w:numPr>
        <w:shd w:val="clear" w:color="auto" w:fill="FFFFFF"/>
        <w:spacing w:before="100" w:beforeAutospacing="1" w:after="100" w:afterAutospacing="1" w:line="240" w:lineRule="auto"/>
        <w:rPr>
          <w:rFonts w:ascii="Arial" w:eastAsia="Times New Roman" w:hAnsi="Arial" w:cs="Arial"/>
          <w:color w:val="343434"/>
          <w:sz w:val="25"/>
          <w:szCs w:val="25"/>
          <w:lang w:eastAsia="en-IN"/>
        </w:rPr>
      </w:pPr>
      <w:r w:rsidRPr="00E655BF">
        <w:rPr>
          <w:rFonts w:ascii="Arial" w:eastAsia="Times New Roman" w:hAnsi="Arial" w:cs="Arial"/>
          <w:color w:val="343434"/>
          <w:sz w:val="25"/>
          <w:szCs w:val="25"/>
          <w:lang w:eastAsia="en-IN"/>
        </w:rPr>
        <w:t>Test strategy &amp; Test approach</w:t>
      </w:r>
    </w:p>
    <w:p w:rsidR="00E655BF" w:rsidRPr="00E655BF" w:rsidRDefault="00E655BF" w:rsidP="007F4AFC">
      <w:pPr>
        <w:numPr>
          <w:ilvl w:val="0"/>
          <w:numId w:val="18"/>
        </w:numPr>
        <w:shd w:val="clear" w:color="auto" w:fill="FFFFFF"/>
        <w:spacing w:before="100" w:beforeAutospacing="1" w:after="100" w:afterAutospacing="1" w:line="240" w:lineRule="auto"/>
        <w:rPr>
          <w:rFonts w:ascii="Arial" w:eastAsia="Times New Roman" w:hAnsi="Arial" w:cs="Arial"/>
          <w:color w:val="343434"/>
          <w:sz w:val="25"/>
          <w:szCs w:val="25"/>
          <w:lang w:eastAsia="en-IN"/>
        </w:rPr>
      </w:pPr>
      <w:r w:rsidRPr="00E655BF">
        <w:rPr>
          <w:rFonts w:ascii="Arial" w:eastAsia="Times New Roman" w:hAnsi="Arial" w:cs="Arial"/>
          <w:color w:val="343434"/>
          <w:sz w:val="25"/>
          <w:szCs w:val="25"/>
          <w:lang w:eastAsia="en-IN"/>
        </w:rPr>
        <w:lastRenderedPageBreak/>
        <w:t>Test deliverables</w:t>
      </w:r>
    </w:p>
    <w:p w:rsidR="00E655BF" w:rsidRPr="00E655BF" w:rsidRDefault="00E655BF" w:rsidP="007F4AFC">
      <w:pPr>
        <w:numPr>
          <w:ilvl w:val="0"/>
          <w:numId w:val="18"/>
        </w:numPr>
        <w:shd w:val="clear" w:color="auto" w:fill="FFFFFF"/>
        <w:spacing w:before="100" w:beforeAutospacing="1" w:after="100" w:afterAutospacing="1" w:line="240" w:lineRule="auto"/>
        <w:rPr>
          <w:rFonts w:ascii="Arial" w:eastAsia="Times New Roman" w:hAnsi="Arial" w:cs="Arial"/>
          <w:color w:val="343434"/>
          <w:sz w:val="25"/>
          <w:szCs w:val="25"/>
          <w:lang w:eastAsia="en-IN"/>
        </w:rPr>
      </w:pPr>
      <w:r w:rsidRPr="00E655BF">
        <w:rPr>
          <w:rFonts w:ascii="Arial" w:eastAsia="Times New Roman" w:hAnsi="Arial" w:cs="Arial"/>
          <w:color w:val="343434"/>
          <w:sz w:val="25"/>
          <w:szCs w:val="25"/>
          <w:lang w:eastAsia="en-IN"/>
        </w:rPr>
        <w:t>Responsibilities</w:t>
      </w:r>
    </w:p>
    <w:p w:rsidR="00E655BF" w:rsidRPr="00E655BF" w:rsidRDefault="00E655BF" w:rsidP="007F4AFC">
      <w:pPr>
        <w:numPr>
          <w:ilvl w:val="0"/>
          <w:numId w:val="18"/>
        </w:numPr>
        <w:shd w:val="clear" w:color="auto" w:fill="FFFFFF"/>
        <w:spacing w:before="100" w:beforeAutospacing="1" w:after="100" w:afterAutospacing="1" w:line="240" w:lineRule="auto"/>
        <w:rPr>
          <w:rFonts w:ascii="Arial" w:eastAsia="Times New Roman" w:hAnsi="Arial" w:cs="Arial"/>
          <w:color w:val="343434"/>
          <w:sz w:val="25"/>
          <w:szCs w:val="25"/>
          <w:lang w:eastAsia="en-IN"/>
        </w:rPr>
      </w:pPr>
      <w:r w:rsidRPr="00E655BF">
        <w:rPr>
          <w:rFonts w:ascii="Arial" w:eastAsia="Times New Roman" w:hAnsi="Arial" w:cs="Arial"/>
          <w:color w:val="343434"/>
          <w:sz w:val="25"/>
          <w:szCs w:val="25"/>
          <w:lang w:eastAsia="en-IN"/>
        </w:rPr>
        <w:t>Staffing and training</w:t>
      </w:r>
    </w:p>
    <w:p w:rsidR="001560F0" w:rsidRDefault="00E655BF" w:rsidP="007F4AFC">
      <w:pPr>
        <w:numPr>
          <w:ilvl w:val="0"/>
          <w:numId w:val="18"/>
        </w:numPr>
        <w:shd w:val="clear" w:color="auto" w:fill="FFFFFF"/>
        <w:spacing w:before="100" w:beforeAutospacing="1" w:after="100" w:afterAutospacing="1" w:line="240" w:lineRule="auto"/>
        <w:rPr>
          <w:rFonts w:ascii="Arial" w:eastAsia="Times New Roman" w:hAnsi="Arial" w:cs="Arial"/>
          <w:color w:val="343434"/>
          <w:sz w:val="25"/>
          <w:szCs w:val="25"/>
          <w:lang w:eastAsia="en-IN"/>
        </w:rPr>
      </w:pPr>
      <w:r w:rsidRPr="00E655BF">
        <w:rPr>
          <w:rFonts w:ascii="Arial" w:eastAsia="Times New Roman" w:hAnsi="Arial" w:cs="Arial"/>
          <w:color w:val="343434"/>
          <w:sz w:val="25"/>
          <w:szCs w:val="25"/>
          <w:lang w:eastAsia="en-IN"/>
        </w:rPr>
        <w:t>Risk and Contingencies</w:t>
      </w:r>
    </w:p>
    <w:p w:rsidR="00AA7EF0" w:rsidRPr="00AA7EF0" w:rsidRDefault="00AA7EF0" w:rsidP="00AA7EF0">
      <w:pPr>
        <w:shd w:val="clear" w:color="auto" w:fill="FFFFFF"/>
        <w:spacing w:before="100" w:beforeAutospacing="1" w:after="100" w:afterAutospacing="1" w:line="240" w:lineRule="auto"/>
        <w:rPr>
          <w:rFonts w:ascii="Arial" w:eastAsia="Times New Roman" w:hAnsi="Arial" w:cs="Arial"/>
          <w:color w:val="343434"/>
          <w:sz w:val="25"/>
          <w:szCs w:val="25"/>
          <w:lang w:eastAsia="en-IN"/>
        </w:rPr>
      </w:pPr>
      <w:r w:rsidRPr="00AA7EF0">
        <w:rPr>
          <w:rFonts w:ascii="Arial" w:eastAsia="Times New Roman" w:hAnsi="Arial" w:cs="Arial"/>
          <w:b/>
          <w:bCs/>
          <w:color w:val="343434"/>
          <w:sz w:val="25"/>
          <w:lang w:eastAsia="en-IN"/>
        </w:rPr>
        <w:t>131. What are the common mistakes which creates issues ?</w:t>
      </w:r>
    </w:p>
    <w:p w:rsidR="00AA7EF0" w:rsidRPr="00AA7EF0" w:rsidRDefault="00AA7EF0" w:rsidP="007F4AFC">
      <w:pPr>
        <w:numPr>
          <w:ilvl w:val="0"/>
          <w:numId w:val="19"/>
        </w:numPr>
        <w:shd w:val="clear" w:color="auto" w:fill="FFFFFF"/>
        <w:spacing w:before="100" w:beforeAutospacing="1" w:after="100" w:afterAutospacing="1" w:line="240" w:lineRule="auto"/>
        <w:rPr>
          <w:rFonts w:ascii="Arial" w:eastAsia="Times New Roman" w:hAnsi="Arial" w:cs="Arial"/>
          <w:color w:val="343434"/>
          <w:sz w:val="25"/>
          <w:szCs w:val="25"/>
          <w:lang w:eastAsia="en-IN"/>
        </w:rPr>
      </w:pPr>
      <w:r w:rsidRPr="00AA7EF0">
        <w:rPr>
          <w:rFonts w:ascii="Arial" w:eastAsia="Times New Roman" w:hAnsi="Arial" w:cs="Arial"/>
          <w:color w:val="343434"/>
          <w:sz w:val="25"/>
          <w:szCs w:val="25"/>
          <w:lang w:eastAsia="en-IN"/>
        </w:rPr>
        <w:t>Matching resources to wrong projects</w:t>
      </w:r>
    </w:p>
    <w:p w:rsidR="00AA7EF0" w:rsidRPr="00AA7EF0" w:rsidRDefault="00AA7EF0" w:rsidP="007F4AFC">
      <w:pPr>
        <w:numPr>
          <w:ilvl w:val="0"/>
          <w:numId w:val="19"/>
        </w:numPr>
        <w:shd w:val="clear" w:color="auto" w:fill="FFFFFF"/>
        <w:spacing w:before="100" w:beforeAutospacing="1" w:after="100" w:afterAutospacing="1" w:line="240" w:lineRule="auto"/>
        <w:rPr>
          <w:rFonts w:ascii="Arial" w:eastAsia="Times New Roman" w:hAnsi="Arial" w:cs="Arial"/>
          <w:color w:val="343434"/>
          <w:sz w:val="25"/>
          <w:szCs w:val="25"/>
          <w:lang w:eastAsia="en-IN"/>
        </w:rPr>
      </w:pPr>
      <w:r w:rsidRPr="00AA7EF0">
        <w:rPr>
          <w:rFonts w:ascii="Arial" w:eastAsia="Times New Roman" w:hAnsi="Arial" w:cs="Arial"/>
          <w:color w:val="343434"/>
          <w:sz w:val="25"/>
          <w:szCs w:val="25"/>
          <w:lang w:eastAsia="en-IN"/>
        </w:rPr>
        <w:t>Test manager lack of skills</w:t>
      </w:r>
    </w:p>
    <w:p w:rsidR="00AA7EF0" w:rsidRPr="00AA7EF0" w:rsidRDefault="00AA7EF0" w:rsidP="007F4AFC">
      <w:pPr>
        <w:numPr>
          <w:ilvl w:val="0"/>
          <w:numId w:val="19"/>
        </w:numPr>
        <w:shd w:val="clear" w:color="auto" w:fill="FFFFFF"/>
        <w:spacing w:before="100" w:beforeAutospacing="1" w:after="100" w:afterAutospacing="1" w:line="240" w:lineRule="auto"/>
        <w:rPr>
          <w:rFonts w:ascii="Arial" w:eastAsia="Times New Roman" w:hAnsi="Arial" w:cs="Arial"/>
          <w:color w:val="343434"/>
          <w:sz w:val="25"/>
          <w:szCs w:val="25"/>
          <w:lang w:eastAsia="en-IN"/>
        </w:rPr>
      </w:pPr>
      <w:r w:rsidRPr="00AA7EF0">
        <w:rPr>
          <w:rFonts w:ascii="Arial" w:eastAsia="Times New Roman" w:hAnsi="Arial" w:cs="Arial"/>
          <w:color w:val="343434"/>
          <w:sz w:val="25"/>
          <w:szCs w:val="25"/>
          <w:lang w:eastAsia="en-IN"/>
        </w:rPr>
        <w:t>Not listening to others</w:t>
      </w:r>
    </w:p>
    <w:p w:rsidR="00AA7EF0" w:rsidRPr="00AA7EF0" w:rsidRDefault="00AA7EF0" w:rsidP="007F4AFC">
      <w:pPr>
        <w:numPr>
          <w:ilvl w:val="0"/>
          <w:numId w:val="19"/>
        </w:numPr>
        <w:shd w:val="clear" w:color="auto" w:fill="FFFFFF"/>
        <w:spacing w:before="100" w:beforeAutospacing="1" w:after="100" w:afterAutospacing="1" w:line="240" w:lineRule="auto"/>
        <w:rPr>
          <w:rFonts w:ascii="Arial" w:eastAsia="Times New Roman" w:hAnsi="Arial" w:cs="Arial"/>
          <w:color w:val="343434"/>
          <w:sz w:val="25"/>
          <w:szCs w:val="25"/>
          <w:lang w:eastAsia="en-IN"/>
        </w:rPr>
      </w:pPr>
      <w:r w:rsidRPr="00AA7EF0">
        <w:rPr>
          <w:rFonts w:ascii="Arial" w:eastAsia="Times New Roman" w:hAnsi="Arial" w:cs="Arial"/>
          <w:color w:val="343434"/>
          <w:sz w:val="25"/>
          <w:szCs w:val="25"/>
          <w:lang w:eastAsia="en-IN"/>
        </w:rPr>
        <w:t>Poor Scheduling</w:t>
      </w:r>
    </w:p>
    <w:p w:rsidR="00AA7EF0" w:rsidRPr="00AA7EF0" w:rsidRDefault="00AA7EF0" w:rsidP="007F4AFC">
      <w:pPr>
        <w:numPr>
          <w:ilvl w:val="0"/>
          <w:numId w:val="19"/>
        </w:numPr>
        <w:shd w:val="clear" w:color="auto" w:fill="FFFFFF"/>
        <w:spacing w:before="100" w:beforeAutospacing="1" w:after="100" w:afterAutospacing="1" w:line="240" w:lineRule="auto"/>
        <w:rPr>
          <w:rFonts w:ascii="Arial" w:eastAsia="Times New Roman" w:hAnsi="Arial" w:cs="Arial"/>
          <w:color w:val="343434"/>
          <w:sz w:val="25"/>
          <w:szCs w:val="25"/>
          <w:lang w:eastAsia="en-IN"/>
        </w:rPr>
      </w:pPr>
      <w:r w:rsidRPr="00AA7EF0">
        <w:rPr>
          <w:rFonts w:ascii="Arial" w:eastAsia="Times New Roman" w:hAnsi="Arial" w:cs="Arial"/>
          <w:color w:val="343434"/>
          <w:sz w:val="25"/>
          <w:szCs w:val="25"/>
          <w:lang w:eastAsia="en-IN"/>
        </w:rPr>
        <w:t>Underestimating</w:t>
      </w:r>
    </w:p>
    <w:p w:rsidR="00AA7EF0" w:rsidRPr="00AA7EF0" w:rsidRDefault="00AA7EF0" w:rsidP="007F4AFC">
      <w:pPr>
        <w:numPr>
          <w:ilvl w:val="0"/>
          <w:numId w:val="19"/>
        </w:numPr>
        <w:shd w:val="clear" w:color="auto" w:fill="FFFFFF"/>
        <w:spacing w:before="100" w:beforeAutospacing="1" w:after="100" w:afterAutospacing="1" w:line="240" w:lineRule="auto"/>
        <w:rPr>
          <w:rFonts w:ascii="Arial" w:eastAsia="Times New Roman" w:hAnsi="Arial" w:cs="Arial"/>
          <w:color w:val="343434"/>
          <w:sz w:val="25"/>
          <w:szCs w:val="25"/>
          <w:lang w:eastAsia="en-IN"/>
        </w:rPr>
      </w:pPr>
      <w:r w:rsidRPr="00AA7EF0">
        <w:rPr>
          <w:rFonts w:ascii="Arial" w:eastAsia="Times New Roman" w:hAnsi="Arial" w:cs="Arial"/>
          <w:color w:val="343434"/>
          <w:sz w:val="25"/>
          <w:szCs w:val="25"/>
          <w:lang w:eastAsia="en-IN"/>
        </w:rPr>
        <w:t>Ignoring the small problems</w:t>
      </w:r>
    </w:p>
    <w:p w:rsidR="00AA7EF0" w:rsidRPr="00AA7EF0" w:rsidRDefault="00AA7EF0" w:rsidP="007F4AFC">
      <w:pPr>
        <w:numPr>
          <w:ilvl w:val="0"/>
          <w:numId w:val="19"/>
        </w:numPr>
        <w:shd w:val="clear" w:color="auto" w:fill="FFFFFF"/>
        <w:spacing w:before="100" w:beforeAutospacing="1" w:after="100" w:afterAutospacing="1" w:line="240" w:lineRule="auto"/>
        <w:rPr>
          <w:rFonts w:ascii="Arial" w:eastAsia="Times New Roman" w:hAnsi="Arial" w:cs="Arial"/>
          <w:color w:val="343434"/>
          <w:sz w:val="25"/>
          <w:szCs w:val="25"/>
          <w:lang w:eastAsia="en-IN"/>
        </w:rPr>
      </w:pPr>
      <w:r w:rsidRPr="00AA7EF0">
        <w:rPr>
          <w:rFonts w:ascii="Arial" w:eastAsia="Times New Roman" w:hAnsi="Arial" w:cs="Arial"/>
          <w:color w:val="343434"/>
          <w:sz w:val="25"/>
          <w:szCs w:val="25"/>
          <w:lang w:eastAsia="en-IN"/>
        </w:rPr>
        <w:t>Not following the process</w:t>
      </w:r>
    </w:p>
    <w:p w:rsidR="003B533D" w:rsidRPr="003B533D" w:rsidRDefault="003B533D" w:rsidP="003B533D">
      <w:pPr>
        <w:pStyle w:val="NormalWeb"/>
        <w:shd w:val="clear" w:color="auto" w:fill="FFFFFF"/>
        <w:ind w:left="720"/>
        <w:rPr>
          <w:rStyle w:val="Strong"/>
          <w:rFonts w:ascii="Arial" w:hAnsi="Arial" w:cs="Arial"/>
          <w:b w:val="0"/>
          <w:bCs w:val="0"/>
          <w:color w:val="343434"/>
          <w:sz w:val="25"/>
          <w:szCs w:val="25"/>
        </w:rPr>
      </w:pPr>
    </w:p>
    <w:p w:rsidR="003B533D" w:rsidRDefault="003B533D" w:rsidP="003B533D">
      <w:pPr>
        <w:pStyle w:val="NormalWeb"/>
        <w:shd w:val="clear" w:color="auto" w:fill="FFFFFF"/>
        <w:ind w:left="720"/>
        <w:rPr>
          <w:rFonts w:ascii="Arial" w:hAnsi="Arial" w:cs="Arial"/>
          <w:color w:val="343434"/>
          <w:sz w:val="25"/>
          <w:szCs w:val="25"/>
        </w:rPr>
      </w:pPr>
      <w:r>
        <w:rPr>
          <w:rStyle w:val="Strong"/>
          <w:rFonts w:ascii="Arial" w:hAnsi="Arial" w:cs="Arial"/>
          <w:color w:val="343434"/>
          <w:sz w:val="25"/>
          <w:szCs w:val="25"/>
        </w:rPr>
        <w:t>123. What is fault masking explain with example?</w:t>
      </w:r>
    </w:p>
    <w:p w:rsidR="003B533D" w:rsidRDefault="003B533D" w:rsidP="007F4AFC">
      <w:pPr>
        <w:pStyle w:val="NormalWeb"/>
        <w:numPr>
          <w:ilvl w:val="0"/>
          <w:numId w:val="18"/>
        </w:numPr>
        <w:shd w:val="clear" w:color="auto" w:fill="FFFFFF"/>
        <w:rPr>
          <w:rFonts w:ascii="Arial" w:hAnsi="Arial" w:cs="Arial"/>
          <w:color w:val="343434"/>
          <w:sz w:val="25"/>
          <w:szCs w:val="25"/>
        </w:rPr>
      </w:pPr>
      <w:r>
        <w:rPr>
          <w:rFonts w:ascii="Arial" w:hAnsi="Arial" w:cs="Arial"/>
          <w:color w:val="343434"/>
          <w:sz w:val="25"/>
          <w:szCs w:val="25"/>
        </w:rPr>
        <w:t>When presence of one defect hides the presence of another defect in the system is known as fault masking.</w:t>
      </w:r>
    </w:p>
    <w:p w:rsidR="001560F0" w:rsidRPr="001560F0" w:rsidRDefault="001560F0" w:rsidP="001560F0">
      <w:pPr>
        <w:shd w:val="clear" w:color="auto" w:fill="FFFFFF"/>
        <w:spacing w:before="100" w:beforeAutospacing="1" w:after="100" w:afterAutospacing="1" w:line="240" w:lineRule="auto"/>
        <w:ind w:left="720"/>
        <w:rPr>
          <w:rFonts w:ascii="Arial" w:eastAsia="Times New Roman" w:hAnsi="Arial" w:cs="Arial"/>
          <w:color w:val="343434"/>
          <w:sz w:val="25"/>
          <w:szCs w:val="25"/>
          <w:lang w:eastAsia="en-IN"/>
        </w:rPr>
      </w:pPr>
    </w:p>
    <w:p w:rsidR="001560F0" w:rsidRPr="001560F0" w:rsidRDefault="001560F0" w:rsidP="001560F0">
      <w:pPr>
        <w:shd w:val="clear" w:color="auto" w:fill="FFFFFF"/>
        <w:spacing w:before="100" w:beforeAutospacing="1" w:after="100" w:afterAutospacing="1" w:line="240" w:lineRule="auto"/>
        <w:ind w:left="720"/>
        <w:rPr>
          <w:rFonts w:ascii="Arial" w:eastAsia="Times New Roman" w:hAnsi="Arial" w:cs="Arial"/>
          <w:color w:val="343434"/>
          <w:sz w:val="25"/>
          <w:szCs w:val="25"/>
          <w:lang w:eastAsia="en-IN"/>
        </w:rPr>
      </w:pPr>
      <w:r w:rsidRPr="001560F0">
        <w:rPr>
          <w:rStyle w:val="Strong"/>
          <w:rFonts w:ascii="Arial" w:hAnsi="Arial" w:cs="Arial"/>
          <w:color w:val="343434"/>
          <w:sz w:val="25"/>
          <w:szCs w:val="25"/>
        </w:rPr>
        <w:t>122. What are the categories of debugging?</w:t>
      </w:r>
    </w:p>
    <w:p w:rsidR="001560F0" w:rsidRDefault="001560F0" w:rsidP="007F4AFC">
      <w:pPr>
        <w:pStyle w:val="NormalWeb"/>
        <w:numPr>
          <w:ilvl w:val="0"/>
          <w:numId w:val="18"/>
        </w:numPr>
        <w:shd w:val="clear" w:color="auto" w:fill="FFFFFF"/>
        <w:rPr>
          <w:rFonts w:ascii="Arial" w:hAnsi="Arial" w:cs="Arial"/>
          <w:color w:val="343434"/>
          <w:sz w:val="25"/>
          <w:szCs w:val="25"/>
        </w:rPr>
      </w:pPr>
      <w:r>
        <w:rPr>
          <w:rFonts w:ascii="Arial" w:hAnsi="Arial" w:cs="Arial"/>
          <w:color w:val="343434"/>
          <w:sz w:val="25"/>
          <w:szCs w:val="25"/>
        </w:rPr>
        <w:t>Categories for debugging</w:t>
      </w:r>
    </w:p>
    <w:p w:rsidR="001560F0" w:rsidRDefault="001560F0" w:rsidP="007F4AFC">
      <w:pPr>
        <w:pStyle w:val="NormalWeb"/>
        <w:numPr>
          <w:ilvl w:val="0"/>
          <w:numId w:val="18"/>
        </w:numPr>
        <w:shd w:val="clear" w:color="auto" w:fill="FFFFFF"/>
        <w:rPr>
          <w:rFonts w:ascii="Arial" w:hAnsi="Arial" w:cs="Arial"/>
          <w:color w:val="343434"/>
          <w:sz w:val="25"/>
          <w:szCs w:val="25"/>
        </w:rPr>
      </w:pPr>
      <w:r>
        <w:rPr>
          <w:rFonts w:ascii="Arial" w:hAnsi="Arial" w:cs="Arial"/>
          <w:color w:val="343434"/>
          <w:sz w:val="25"/>
          <w:szCs w:val="25"/>
        </w:rPr>
        <w:t>a)      Brute force debugging</w:t>
      </w:r>
    </w:p>
    <w:p w:rsidR="001560F0" w:rsidRDefault="001560F0" w:rsidP="007F4AFC">
      <w:pPr>
        <w:pStyle w:val="NormalWeb"/>
        <w:numPr>
          <w:ilvl w:val="0"/>
          <w:numId w:val="18"/>
        </w:numPr>
        <w:shd w:val="clear" w:color="auto" w:fill="FFFFFF"/>
        <w:rPr>
          <w:rFonts w:ascii="Arial" w:hAnsi="Arial" w:cs="Arial"/>
          <w:color w:val="343434"/>
          <w:sz w:val="25"/>
          <w:szCs w:val="25"/>
        </w:rPr>
      </w:pPr>
      <w:r>
        <w:rPr>
          <w:rFonts w:ascii="Arial" w:hAnsi="Arial" w:cs="Arial"/>
          <w:color w:val="343434"/>
          <w:sz w:val="25"/>
          <w:szCs w:val="25"/>
        </w:rPr>
        <w:t>b)      Backtracking</w:t>
      </w:r>
    </w:p>
    <w:p w:rsidR="001560F0" w:rsidRDefault="001B478B" w:rsidP="007F4AFC">
      <w:pPr>
        <w:pStyle w:val="NormalWeb"/>
        <w:numPr>
          <w:ilvl w:val="0"/>
          <w:numId w:val="18"/>
        </w:numPr>
        <w:shd w:val="clear" w:color="auto" w:fill="FFFFFF"/>
        <w:rPr>
          <w:rFonts w:ascii="Arial" w:hAnsi="Arial" w:cs="Arial"/>
          <w:color w:val="343434"/>
          <w:sz w:val="25"/>
          <w:szCs w:val="25"/>
        </w:rPr>
      </w:pPr>
      <w:r>
        <w:rPr>
          <w:rFonts w:ascii="Arial" w:hAnsi="Arial" w:cs="Arial"/>
          <w:color w:val="343434"/>
          <w:sz w:val="25"/>
          <w:szCs w:val="25"/>
        </w:rPr>
        <w:t>c)      </w:t>
      </w:r>
      <w:r w:rsidR="001560F0">
        <w:rPr>
          <w:rFonts w:ascii="Arial" w:hAnsi="Arial" w:cs="Arial"/>
          <w:color w:val="343434"/>
          <w:sz w:val="25"/>
          <w:szCs w:val="25"/>
        </w:rPr>
        <w:t>Cause elimination</w:t>
      </w:r>
    </w:p>
    <w:p w:rsidR="001560F0" w:rsidRDefault="001560F0" w:rsidP="007F4AFC">
      <w:pPr>
        <w:pStyle w:val="NormalWeb"/>
        <w:numPr>
          <w:ilvl w:val="0"/>
          <w:numId w:val="18"/>
        </w:numPr>
        <w:shd w:val="clear" w:color="auto" w:fill="FFFFFF"/>
        <w:rPr>
          <w:rFonts w:ascii="Arial" w:hAnsi="Arial" w:cs="Arial"/>
          <w:color w:val="343434"/>
          <w:sz w:val="25"/>
          <w:szCs w:val="25"/>
        </w:rPr>
      </w:pPr>
      <w:r>
        <w:rPr>
          <w:rFonts w:ascii="Arial" w:hAnsi="Arial" w:cs="Arial"/>
          <w:color w:val="343434"/>
          <w:sz w:val="25"/>
          <w:szCs w:val="25"/>
        </w:rPr>
        <w:t>d)      Program slicing</w:t>
      </w:r>
    </w:p>
    <w:p w:rsidR="001560F0" w:rsidRDefault="001560F0" w:rsidP="007F4AFC">
      <w:pPr>
        <w:pStyle w:val="NormalWeb"/>
        <w:numPr>
          <w:ilvl w:val="0"/>
          <w:numId w:val="18"/>
        </w:numPr>
        <w:shd w:val="clear" w:color="auto" w:fill="FFFFFF"/>
        <w:rPr>
          <w:rFonts w:ascii="Arial" w:hAnsi="Arial" w:cs="Arial"/>
          <w:color w:val="343434"/>
          <w:sz w:val="25"/>
          <w:szCs w:val="25"/>
        </w:rPr>
      </w:pPr>
      <w:r>
        <w:rPr>
          <w:rFonts w:ascii="Arial" w:hAnsi="Arial" w:cs="Arial"/>
          <w:color w:val="343434"/>
          <w:sz w:val="25"/>
          <w:szCs w:val="25"/>
        </w:rPr>
        <w:t>e)      Fault tree analysis</w:t>
      </w:r>
    </w:p>
    <w:p w:rsidR="001560F0" w:rsidRPr="00E655BF" w:rsidRDefault="001560F0" w:rsidP="001560F0">
      <w:pPr>
        <w:shd w:val="clear" w:color="auto" w:fill="FFFFFF"/>
        <w:spacing w:before="100" w:beforeAutospacing="1" w:after="100" w:afterAutospacing="1" w:line="240" w:lineRule="auto"/>
        <w:rPr>
          <w:rFonts w:ascii="Arial" w:eastAsia="Times New Roman" w:hAnsi="Arial" w:cs="Arial"/>
          <w:color w:val="343434"/>
          <w:sz w:val="25"/>
          <w:szCs w:val="25"/>
          <w:lang w:eastAsia="en-IN"/>
        </w:rPr>
      </w:pPr>
    </w:p>
    <w:p w:rsidR="006919D6" w:rsidRDefault="006919D6" w:rsidP="00404DE6">
      <w:pPr>
        <w:rPr>
          <w:rStyle w:val="apple-style-span"/>
          <w:color w:val="000000"/>
          <w:sz w:val="40"/>
          <w:szCs w:val="40"/>
        </w:rPr>
      </w:pPr>
      <w:r w:rsidRPr="00940678">
        <w:rPr>
          <w:rStyle w:val="apple-style-span"/>
          <w:color w:val="000000"/>
          <w:sz w:val="40"/>
          <w:szCs w:val="40"/>
        </w:rPr>
        <w:t>A</w:t>
      </w:r>
      <w:r w:rsidRPr="00940678">
        <w:rPr>
          <w:rStyle w:val="apple-converted-space"/>
          <w:rFonts w:ascii="Times New Roman" w:hAnsi="Times New Roman" w:cs="Times New Roman"/>
          <w:b/>
          <w:color w:val="000000"/>
          <w:sz w:val="40"/>
          <w:szCs w:val="40"/>
        </w:rPr>
        <w:t> </w:t>
      </w:r>
      <w:r w:rsidRPr="00940678">
        <w:rPr>
          <w:rStyle w:val="apple-style-span"/>
          <w:color w:val="000000"/>
          <w:sz w:val="40"/>
          <w:szCs w:val="40"/>
        </w:rPr>
        <w:t>test plan</w:t>
      </w:r>
    </w:p>
    <w:p w:rsidR="00404DE6" w:rsidRPr="00404DE6" w:rsidRDefault="001B478B" w:rsidP="00404DE6">
      <w:pPr>
        <w:rPr>
          <w:rStyle w:val="apple-style-span"/>
          <w:rFonts w:ascii="Arial" w:hAnsi="Arial" w:cs="Arial"/>
          <w:color w:val="000000"/>
        </w:rPr>
      </w:pPr>
      <w:r>
        <w:rPr>
          <w:rStyle w:val="apple-style-span"/>
          <w:color w:val="000000"/>
        </w:rPr>
        <w:t>It</w:t>
      </w:r>
      <w:r w:rsidRPr="00404DE6">
        <w:rPr>
          <w:rStyle w:val="apple-style-span"/>
          <w:color w:val="000000"/>
        </w:rPr>
        <w:t>'s</w:t>
      </w:r>
      <w:r w:rsidR="00404DE6" w:rsidRPr="00404DE6">
        <w:rPr>
          <w:rStyle w:val="apple-style-span"/>
          <w:color w:val="000000"/>
        </w:rPr>
        <w:t xml:space="preserve"> a document main</w:t>
      </w:r>
      <w:r w:rsidR="00404DE6">
        <w:rPr>
          <w:rStyle w:val="apple-style-span"/>
          <w:color w:val="000000"/>
        </w:rPr>
        <w:t>l</w:t>
      </w:r>
      <w:r w:rsidR="00404DE6" w:rsidRPr="00404DE6">
        <w:rPr>
          <w:rStyle w:val="apple-style-span"/>
          <w:color w:val="000000"/>
        </w:rPr>
        <w:t xml:space="preserve">y created by </w:t>
      </w:r>
      <w:r w:rsidR="00404DE6">
        <w:rPr>
          <w:rStyle w:val="apple-style-span"/>
          <w:color w:val="000000"/>
        </w:rPr>
        <w:t>one re</w:t>
      </w:r>
      <w:r w:rsidR="00404DE6" w:rsidRPr="00404DE6">
        <w:rPr>
          <w:rStyle w:val="apple-style-span"/>
          <w:color w:val="000000"/>
        </w:rPr>
        <w:t>presentative of QA team</w:t>
      </w:r>
      <w:r w:rsidR="00404DE6">
        <w:rPr>
          <w:rStyle w:val="apple-style-span"/>
          <w:color w:val="000000"/>
        </w:rPr>
        <w:t>, it's a continuous activity</w:t>
      </w:r>
    </w:p>
    <w:p w:rsidR="006919D6" w:rsidRPr="00940678" w:rsidRDefault="006919D6" w:rsidP="006919D6">
      <w:pPr>
        <w:spacing w:before="100" w:beforeAutospacing="1" w:after="100" w:afterAutospacing="1" w:line="240" w:lineRule="auto"/>
        <w:rPr>
          <w:rFonts w:ascii="Times New Roman" w:eastAsia="Times New Roman" w:hAnsi="Times New Roman" w:cs="Times New Roman"/>
          <w:color w:val="000000"/>
          <w:sz w:val="27"/>
          <w:szCs w:val="27"/>
        </w:rPr>
      </w:pPr>
      <w:bookmarkStart w:id="62" w:name="#2"/>
      <w:r w:rsidRPr="00940678">
        <w:rPr>
          <w:rFonts w:ascii="Verdana" w:eastAsia="Times New Roman" w:hAnsi="Verdana" w:cs="Times New Roman"/>
          <w:b/>
          <w:bCs/>
          <w:color w:val="000000"/>
          <w:sz w:val="20"/>
        </w:rPr>
        <w:t> </w:t>
      </w:r>
      <w:r w:rsidRPr="00940678">
        <w:rPr>
          <w:rFonts w:ascii="Verdana" w:eastAsia="Times New Roman" w:hAnsi="Verdana" w:cs="Times New Roman"/>
          <w:b/>
          <w:bCs/>
          <w:color w:val="000000"/>
          <w:sz w:val="20"/>
          <w:szCs w:val="20"/>
        </w:rPr>
        <w:t>What a test plan should contain</w:t>
      </w:r>
      <w:bookmarkEnd w:id="62"/>
    </w:p>
    <w:p w:rsidR="00404DE6" w:rsidRDefault="006919D6" w:rsidP="006919D6">
      <w:pPr>
        <w:spacing w:beforeAutospacing="1" w:after="100" w:afterAutospacing="1" w:line="240" w:lineRule="auto"/>
        <w:rPr>
          <w:rFonts w:ascii="Verdana" w:eastAsia="Times New Roman" w:hAnsi="Verdana" w:cs="Times New Roman"/>
          <w:color w:val="000000"/>
          <w:sz w:val="20"/>
          <w:szCs w:val="20"/>
          <w:lang w:val="en-IE"/>
        </w:rPr>
      </w:pPr>
      <w:r w:rsidRPr="00940678">
        <w:rPr>
          <w:rFonts w:ascii="Verdana" w:eastAsia="Times New Roman" w:hAnsi="Verdana" w:cs="Times New Roman"/>
          <w:b/>
          <w:bCs/>
          <w:color w:val="000000"/>
          <w:sz w:val="20"/>
          <w:szCs w:val="20"/>
          <w:u w:val="single"/>
          <w:lang w:val="en-IE"/>
        </w:rPr>
        <w:t>What to consider for the Test Plan:</w:t>
      </w:r>
      <w:r w:rsidRPr="00940678">
        <w:rPr>
          <w:rFonts w:ascii="Verdana" w:eastAsia="Times New Roman" w:hAnsi="Verdana" w:cs="Times New Roman"/>
          <w:b/>
          <w:bCs/>
          <w:color w:val="000000"/>
          <w:sz w:val="20"/>
          <w:szCs w:val="20"/>
          <w:u w:val="single"/>
          <w:lang w:val="en-IE"/>
        </w:rPr>
        <w:br/>
      </w:r>
      <w:r w:rsidR="00404DE6">
        <w:rPr>
          <w:rFonts w:ascii="Verdana" w:eastAsia="Times New Roman" w:hAnsi="Verdana" w:cs="Times New Roman"/>
          <w:color w:val="000000"/>
          <w:sz w:val="20"/>
          <w:szCs w:val="20"/>
          <w:lang w:val="en-IE"/>
        </w:rPr>
        <w:t>1.Objectives</w:t>
      </w:r>
    </w:p>
    <w:p w:rsidR="00404DE6" w:rsidRDefault="00404DE6" w:rsidP="006919D6">
      <w:pPr>
        <w:spacing w:beforeAutospacing="1" w:after="100" w:afterAutospacing="1" w:line="240" w:lineRule="auto"/>
        <w:rPr>
          <w:rFonts w:ascii="Verdana" w:eastAsia="Times New Roman" w:hAnsi="Verdana" w:cs="Times New Roman"/>
          <w:color w:val="000000"/>
          <w:sz w:val="20"/>
          <w:szCs w:val="20"/>
          <w:lang w:val="en-IE"/>
        </w:rPr>
      </w:pPr>
      <w:r>
        <w:rPr>
          <w:rFonts w:ascii="Verdana" w:eastAsia="Times New Roman" w:hAnsi="Verdana" w:cs="Times New Roman"/>
          <w:color w:val="000000"/>
          <w:sz w:val="20"/>
          <w:szCs w:val="20"/>
          <w:lang w:val="en-IE"/>
        </w:rPr>
        <w:t>2.Scope</w:t>
      </w:r>
    </w:p>
    <w:p w:rsidR="00404DE6" w:rsidRDefault="00404DE6" w:rsidP="006919D6">
      <w:pPr>
        <w:spacing w:beforeAutospacing="1" w:after="100" w:afterAutospacing="1" w:line="240" w:lineRule="auto"/>
        <w:rPr>
          <w:rFonts w:ascii="Verdana" w:eastAsia="Times New Roman" w:hAnsi="Verdana" w:cs="Times New Roman"/>
          <w:color w:val="000000"/>
          <w:sz w:val="20"/>
          <w:szCs w:val="20"/>
          <w:lang w:val="en-IE"/>
        </w:rPr>
      </w:pPr>
      <w:r>
        <w:rPr>
          <w:rFonts w:ascii="Verdana" w:eastAsia="Times New Roman" w:hAnsi="Verdana" w:cs="Times New Roman"/>
          <w:color w:val="000000"/>
          <w:sz w:val="20"/>
          <w:szCs w:val="20"/>
          <w:lang w:val="en-IE"/>
        </w:rPr>
        <w:t>3.Out of Scope</w:t>
      </w:r>
    </w:p>
    <w:p w:rsidR="00404DE6" w:rsidRDefault="00404DE6" w:rsidP="006919D6">
      <w:pPr>
        <w:spacing w:beforeAutospacing="1" w:after="100" w:afterAutospacing="1" w:line="240" w:lineRule="auto"/>
        <w:rPr>
          <w:rFonts w:ascii="Verdana" w:eastAsia="Times New Roman" w:hAnsi="Verdana" w:cs="Times New Roman"/>
          <w:color w:val="000000"/>
          <w:sz w:val="20"/>
          <w:szCs w:val="20"/>
          <w:lang w:val="en-IE"/>
        </w:rPr>
      </w:pPr>
      <w:r>
        <w:rPr>
          <w:rFonts w:ascii="Verdana" w:eastAsia="Times New Roman" w:hAnsi="Verdana" w:cs="Times New Roman"/>
          <w:color w:val="000000"/>
          <w:sz w:val="20"/>
          <w:szCs w:val="20"/>
          <w:lang w:val="en-IE"/>
        </w:rPr>
        <w:t>4.Scedules</w:t>
      </w:r>
    </w:p>
    <w:p w:rsidR="00404DE6" w:rsidRDefault="00404DE6" w:rsidP="006919D6">
      <w:pPr>
        <w:spacing w:beforeAutospacing="1" w:after="100" w:afterAutospacing="1" w:line="240" w:lineRule="auto"/>
        <w:rPr>
          <w:rFonts w:ascii="Verdana" w:eastAsia="Times New Roman" w:hAnsi="Verdana" w:cs="Times New Roman"/>
          <w:color w:val="000000"/>
          <w:sz w:val="20"/>
          <w:szCs w:val="20"/>
          <w:lang w:val="en-IE"/>
        </w:rPr>
      </w:pPr>
      <w:r>
        <w:rPr>
          <w:rFonts w:ascii="Verdana" w:eastAsia="Times New Roman" w:hAnsi="Verdana" w:cs="Times New Roman"/>
          <w:color w:val="000000"/>
          <w:sz w:val="20"/>
          <w:szCs w:val="20"/>
          <w:lang w:val="en-IE"/>
        </w:rPr>
        <w:lastRenderedPageBreak/>
        <w:t>5. Roles and Responsiobility</w:t>
      </w:r>
      <w:r w:rsidR="00F97705">
        <w:rPr>
          <w:rFonts w:ascii="Verdana" w:eastAsia="Times New Roman" w:hAnsi="Verdana" w:cs="Times New Roman"/>
          <w:color w:val="000000"/>
          <w:sz w:val="20"/>
          <w:szCs w:val="20"/>
          <w:lang w:val="en-IE"/>
        </w:rPr>
        <w:t>(Communication plan and Team roaster, Roles  expectations)</w:t>
      </w:r>
    </w:p>
    <w:p w:rsidR="00404DE6" w:rsidRDefault="00404DE6" w:rsidP="006919D6">
      <w:pPr>
        <w:spacing w:beforeAutospacing="1" w:after="100" w:afterAutospacing="1" w:line="240" w:lineRule="auto"/>
        <w:rPr>
          <w:rFonts w:ascii="Verdana" w:eastAsia="Times New Roman" w:hAnsi="Verdana" w:cs="Times New Roman"/>
          <w:color w:val="000000"/>
          <w:sz w:val="20"/>
          <w:szCs w:val="20"/>
          <w:lang w:val="en-IE"/>
        </w:rPr>
      </w:pPr>
      <w:r>
        <w:rPr>
          <w:rFonts w:ascii="Verdana" w:eastAsia="Times New Roman" w:hAnsi="Verdana" w:cs="Times New Roman"/>
          <w:color w:val="000000"/>
          <w:sz w:val="20"/>
          <w:szCs w:val="20"/>
          <w:lang w:val="en-IE"/>
        </w:rPr>
        <w:t>6.Test Startegy</w:t>
      </w:r>
    </w:p>
    <w:p w:rsidR="00404DE6" w:rsidRDefault="00404DE6" w:rsidP="006919D6">
      <w:pPr>
        <w:spacing w:beforeAutospacing="1" w:after="100" w:afterAutospacing="1" w:line="240" w:lineRule="auto"/>
        <w:rPr>
          <w:rFonts w:ascii="Verdana" w:eastAsia="Times New Roman" w:hAnsi="Verdana" w:cs="Times New Roman"/>
          <w:color w:val="000000"/>
          <w:sz w:val="20"/>
          <w:szCs w:val="20"/>
          <w:lang w:val="en-IE"/>
        </w:rPr>
      </w:pPr>
      <w:r>
        <w:rPr>
          <w:rFonts w:ascii="Verdana" w:eastAsia="Times New Roman" w:hAnsi="Verdana" w:cs="Times New Roman"/>
          <w:color w:val="000000"/>
          <w:sz w:val="20"/>
          <w:szCs w:val="20"/>
          <w:lang w:val="en-IE"/>
        </w:rPr>
        <w:t>7.Test Assumptions</w:t>
      </w:r>
    </w:p>
    <w:p w:rsidR="003D674C" w:rsidRDefault="003D674C" w:rsidP="006919D6">
      <w:pPr>
        <w:spacing w:beforeAutospacing="1" w:after="100" w:afterAutospacing="1" w:line="240" w:lineRule="auto"/>
        <w:rPr>
          <w:lang w:val="en-US"/>
        </w:rPr>
      </w:pPr>
      <w:r>
        <w:rPr>
          <w:rFonts w:ascii="Calibri" w:eastAsia="Calibri" w:hAnsi="Calibri" w:cs="Times New Roman"/>
          <w:lang w:val="en-US"/>
        </w:rPr>
        <w:t>7.1Availability of test environment</w:t>
      </w:r>
      <w:r>
        <w:rPr>
          <w:rFonts w:ascii="Calibri" w:eastAsia="Calibri" w:hAnsi="Calibri" w:cs="Times New Roman"/>
          <w:lang w:val="en-US"/>
        </w:rPr>
        <w:br/>
        <w:t>7.2Use of test tools</w:t>
      </w:r>
    </w:p>
    <w:p w:rsidR="003D674C" w:rsidRDefault="003D674C" w:rsidP="006919D6">
      <w:pPr>
        <w:spacing w:beforeAutospacing="1" w:after="100" w:afterAutospacing="1" w:line="240" w:lineRule="auto"/>
        <w:rPr>
          <w:rFonts w:ascii="Verdana" w:eastAsia="Times New Roman" w:hAnsi="Verdana" w:cs="Times New Roman"/>
          <w:color w:val="000000"/>
          <w:sz w:val="20"/>
          <w:szCs w:val="20"/>
          <w:lang w:val="en-IE"/>
        </w:rPr>
      </w:pPr>
      <w:r>
        <w:rPr>
          <w:rFonts w:ascii="Calibri" w:eastAsia="Calibri" w:hAnsi="Calibri" w:cs="Times New Roman"/>
          <w:lang w:val="en-US"/>
        </w:rPr>
        <w:t>7.3Availability of test team</w:t>
      </w:r>
      <w:r>
        <w:rPr>
          <w:rFonts w:ascii="Verdana" w:eastAsia="Times New Roman" w:hAnsi="Verdana" w:cs="Times New Roman"/>
          <w:color w:val="000000"/>
          <w:sz w:val="20"/>
          <w:szCs w:val="20"/>
          <w:lang w:val="en-IE"/>
        </w:rPr>
        <w:t xml:space="preserve"> </w:t>
      </w:r>
    </w:p>
    <w:p w:rsidR="00404DE6" w:rsidRDefault="00404DE6" w:rsidP="006919D6">
      <w:pPr>
        <w:spacing w:beforeAutospacing="1" w:after="100" w:afterAutospacing="1" w:line="240" w:lineRule="auto"/>
        <w:rPr>
          <w:rFonts w:ascii="Verdana" w:eastAsia="Times New Roman" w:hAnsi="Verdana" w:cs="Times New Roman"/>
          <w:color w:val="000000"/>
          <w:sz w:val="20"/>
          <w:szCs w:val="20"/>
          <w:lang w:val="en-IE"/>
        </w:rPr>
      </w:pPr>
      <w:r>
        <w:rPr>
          <w:rFonts w:ascii="Verdana" w:eastAsia="Times New Roman" w:hAnsi="Verdana" w:cs="Times New Roman"/>
          <w:color w:val="000000"/>
          <w:sz w:val="20"/>
          <w:szCs w:val="20"/>
          <w:lang w:val="en-IE"/>
        </w:rPr>
        <w:t>8.Test Principles</w:t>
      </w:r>
    </w:p>
    <w:p w:rsidR="00404DE6" w:rsidRDefault="00404DE6" w:rsidP="006919D6">
      <w:pPr>
        <w:spacing w:beforeAutospacing="1" w:after="100" w:afterAutospacing="1" w:line="240" w:lineRule="auto"/>
        <w:rPr>
          <w:rFonts w:ascii="Verdana" w:eastAsia="Times New Roman" w:hAnsi="Verdana" w:cs="Times New Roman"/>
          <w:color w:val="000000"/>
          <w:sz w:val="20"/>
          <w:szCs w:val="20"/>
          <w:lang w:val="en-IE"/>
        </w:rPr>
      </w:pPr>
      <w:r>
        <w:rPr>
          <w:rFonts w:ascii="Verdana" w:eastAsia="Times New Roman" w:hAnsi="Verdana" w:cs="Times New Roman"/>
          <w:color w:val="000000"/>
          <w:sz w:val="20"/>
          <w:szCs w:val="20"/>
          <w:lang w:val="en-IE"/>
        </w:rPr>
        <w:t xml:space="preserve">9. Test Deliverables(Test </w:t>
      </w:r>
      <w:r w:rsidR="00F97705">
        <w:rPr>
          <w:rFonts w:ascii="Verdana" w:eastAsia="Times New Roman" w:hAnsi="Verdana" w:cs="Times New Roman"/>
          <w:color w:val="000000"/>
          <w:sz w:val="20"/>
          <w:szCs w:val="20"/>
          <w:lang w:val="en-IE"/>
        </w:rPr>
        <w:t>plan, Functional</w:t>
      </w:r>
      <w:r>
        <w:rPr>
          <w:rFonts w:ascii="Verdana" w:eastAsia="Times New Roman" w:hAnsi="Verdana" w:cs="Times New Roman"/>
          <w:color w:val="000000"/>
          <w:sz w:val="20"/>
          <w:szCs w:val="20"/>
          <w:lang w:val="en-IE"/>
        </w:rPr>
        <w:t xml:space="preserve"> Test </w:t>
      </w:r>
      <w:r w:rsidR="00F97705">
        <w:rPr>
          <w:rFonts w:ascii="Verdana" w:eastAsia="Times New Roman" w:hAnsi="Verdana" w:cs="Times New Roman"/>
          <w:color w:val="000000"/>
          <w:sz w:val="20"/>
          <w:szCs w:val="20"/>
          <w:lang w:val="en-IE"/>
        </w:rPr>
        <w:t>Cases, Daily</w:t>
      </w:r>
      <w:r>
        <w:rPr>
          <w:rFonts w:ascii="Verdana" w:eastAsia="Times New Roman" w:hAnsi="Verdana" w:cs="Times New Roman"/>
          <w:color w:val="000000"/>
          <w:sz w:val="20"/>
          <w:szCs w:val="20"/>
          <w:lang w:val="en-IE"/>
        </w:rPr>
        <w:t>/</w:t>
      </w:r>
      <w:r w:rsidR="00F97705">
        <w:rPr>
          <w:rFonts w:ascii="Verdana" w:eastAsia="Times New Roman" w:hAnsi="Verdana" w:cs="Times New Roman"/>
          <w:color w:val="000000"/>
          <w:sz w:val="20"/>
          <w:szCs w:val="20"/>
          <w:lang w:val="en-IE"/>
        </w:rPr>
        <w:t>weekly</w:t>
      </w:r>
      <w:r>
        <w:rPr>
          <w:rFonts w:ascii="Verdana" w:eastAsia="Times New Roman" w:hAnsi="Verdana" w:cs="Times New Roman"/>
          <w:color w:val="000000"/>
          <w:sz w:val="20"/>
          <w:szCs w:val="20"/>
          <w:lang w:val="en-IE"/>
        </w:rPr>
        <w:t xml:space="preserve"> Status </w:t>
      </w:r>
      <w:r w:rsidR="00F97705">
        <w:rPr>
          <w:rFonts w:ascii="Verdana" w:eastAsia="Times New Roman" w:hAnsi="Verdana" w:cs="Times New Roman"/>
          <w:color w:val="000000"/>
          <w:sz w:val="20"/>
          <w:szCs w:val="20"/>
          <w:lang w:val="en-IE"/>
        </w:rPr>
        <w:t>report, Logging</w:t>
      </w:r>
      <w:r>
        <w:rPr>
          <w:rFonts w:ascii="Verdana" w:eastAsia="Times New Roman" w:hAnsi="Verdana" w:cs="Times New Roman"/>
          <w:color w:val="000000"/>
          <w:sz w:val="20"/>
          <w:szCs w:val="20"/>
          <w:lang w:val="en-IE"/>
        </w:rPr>
        <w:t xml:space="preserve"> defect Report, Closure Report)</w:t>
      </w:r>
    </w:p>
    <w:p w:rsidR="00F97705" w:rsidRDefault="00F97705" w:rsidP="006919D6">
      <w:pPr>
        <w:spacing w:beforeAutospacing="1" w:after="100" w:afterAutospacing="1" w:line="240" w:lineRule="auto"/>
        <w:rPr>
          <w:rFonts w:ascii="Verdana" w:eastAsia="Times New Roman" w:hAnsi="Verdana" w:cs="Times New Roman"/>
          <w:color w:val="000000"/>
          <w:sz w:val="20"/>
          <w:szCs w:val="20"/>
          <w:lang w:val="en-IE"/>
        </w:rPr>
      </w:pPr>
      <w:r>
        <w:rPr>
          <w:rFonts w:ascii="Verdana" w:eastAsia="Times New Roman" w:hAnsi="Verdana" w:cs="Times New Roman"/>
          <w:color w:val="000000"/>
          <w:sz w:val="20"/>
          <w:szCs w:val="20"/>
          <w:lang w:val="en-IE"/>
        </w:rPr>
        <w:t>10.Tools</w:t>
      </w:r>
    </w:p>
    <w:p w:rsidR="00F97705" w:rsidRDefault="00F97705" w:rsidP="006919D6">
      <w:pPr>
        <w:spacing w:beforeAutospacing="1" w:after="100" w:afterAutospacing="1" w:line="240" w:lineRule="auto"/>
        <w:rPr>
          <w:rFonts w:ascii="Verdana" w:eastAsia="Times New Roman" w:hAnsi="Verdana" w:cs="Times New Roman"/>
          <w:color w:val="000000"/>
          <w:sz w:val="20"/>
          <w:szCs w:val="20"/>
          <w:lang w:val="en-IE"/>
        </w:rPr>
      </w:pPr>
      <w:r>
        <w:rPr>
          <w:rFonts w:ascii="Verdana" w:eastAsia="Times New Roman" w:hAnsi="Verdana" w:cs="Times New Roman"/>
          <w:color w:val="000000"/>
          <w:sz w:val="20"/>
          <w:szCs w:val="20"/>
          <w:lang w:val="en-IE"/>
        </w:rPr>
        <w:t>11.Enviroments</w:t>
      </w:r>
    </w:p>
    <w:p w:rsidR="00F97705" w:rsidRDefault="00F97705" w:rsidP="006919D6">
      <w:pPr>
        <w:spacing w:beforeAutospacing="1" w:after="100" w:afterAutospacing="1" w:line="240" w:lineRule="auto"/>
        <w:rPr>
          <w:rFonts w:ascii="Verdana" w:eastAsia="Times New Roman" w:hAnsi="Verdana" w:cs="Times New Roman"/>
          <w:color w:val="000000"/>
          <w:sz w:val="20"/>
          <w:szCs w:val="20"/>
          <w:lang w:val="en-IE"/>
        </w:rPr>
      </w:pPr>
      <w:r>
        <w:rPr>
          <w:rFonts w:ascii="Verdana" w:eastAsia="Times New Roman" w:hAnsi="Verdana" w:cs="Times New Roman"/>
          <w:color w:val="000000"/>
          <w:sz w:val="20"/>
          <w:szCs w:val="20"/>
          <w:lang w:val="en-IE"/>
        </w:rPr>
        <w:t xml:space="preserve">12.Risk and Risk </w:t>
      </w:r>
      <w:r w:rsidR="00EF65B6">
        <w:rPr>
          <w:rFonts w:ascii="Verdana" w:eastAsia="Times New Roman" w:hAnsi="Verdana" w:cs="Times New Roman"/>
          <w:color w:val="000000"/>
          <w:sz w:val="20"/>
          <w:szCs w:val="20"/>
          <w:lang w:val="en-IE"/>
        </w:rPr>
        <w:t>Management</w:t>
      </w:r>
    </w:p>
    <w:p w:rsidR="00F97705" w:rsidRDefault="00F97705" w:rsidP="006919D6">
      <w:pPr>
        <w:spacing w:beforeAutospacing="1" w:after="100" w:afterAutospacing="1" w:line="240" w:lineRule="auto"/>
        <w:rPr>
          <w:rFonts w:ascii="Verdana" w:eastAsia="Times New Roman" w:hAnsi="Verdana" w:cs="Times New Roman"/>
          <w:color w:val="000000"/>
          <w:sz w:val="20"/>
          <w:szCs w:val="20"/>
          <w:lang w:val="en-IE"/>
        </w:rPr>
      </w:pPr>
      <w:r>
        <w:rPr>
          <w:rFonts w:ascii="Verdana" w:eastAsia="Times New Roman" w:hAnsi="Verdana" w:cs="Times New Roman"/>
          <w:color w:val="000000"/>
          <w:sz w:val="20"/>
          <w:szCs w:val="20"/>
          <w:lang w:val="en-IE"/>
        </w:rPr>
        <w:t>13.Exit Criteria</w:t>
      </w:r>
    </w:p>
    <w:p w:rsidR="00872F2B" w:rsidRDefault="00872F2B" w:rsidP="006919D6">
      <w:pPr>
        <w:spacing w:beforeAutospacing="1" w:after="100" w:afterAutospacing="1" w:line="240" w:lineRule="auto"/>
        <w:rPr>
          <w:rFonts w:ascii="Verdana" w:eastAsia="Times New Roman" w:hAnsi="Verdana" w:cs="Times New Roman"/>
          <w:color w:val="000000"/>
          <w:sz w:val="20"/>
          <w:szCs w:val="20"/>
          <w:lang w:val="en-IE"/>
        </w:rPr>
      </w:pPr>
    </w:p>
    <w:p w:rsidR="00205D0C" w:rsidRDefault="00872F2B" w:rsidP="00205D0C">
      <w:pPr>
        <w:spacing w:beforeAutospacing="1" w:after="100" w:afterAutospacing="1" w:line="240" w:lineRule="auto"/>
        <w:rPr>
          <w:rFonts w:ascii="Arial" w:hAnsi="Arial" w:cs="Arial"/>
          <w:b/>
          <w:bCs/>
          <w:color w:val="000000"/>
          <w:sz w:val="21"/>
          <w:szCs w:val="21"/>
          <w:bdr w:val="none" w:sz="0" w:space="0" w:color="auto" w:frame="1"/>
          <w:shd w:val="clear" w:color="auto" w:fill="FDFDFD"/>
        </w:rPr>
      </w:pPr>
      <w:r>
        <w:rPr>
          <w:rFonts w:ascii="Arial" w:hAnsi="Arial" w:cs="Arial"/>
          <w:b/>
          <w:bCs/>
          <w:color w:val="000000"/>
          <w:sz w:val="21"/>
          <w:szCs w:val="21"/>
          <w:bdr w:val="none" w:sz="0" w:space="0" w:color="auto" w:frame="1"/>
          <w:shd w:val="clear" w:color="auto" w:fill="FDFDFD"/>
        </w:rPr>
        <w:t>Test Strategy</w:t>
      </w:r>
    </w:p>
    <w:p w:rsidR="00205D0C" w:rsidRDefault="00205D0C" w:rsidP="00205D0C">
      <w:pPr>
        <w:spacing w:beforeAutospacing="1" w:after="100" w:afterAutospacing="1" w:line="240" w:lineRule="auto"/>
        <w:rPr>
          <w:rFonts w:ascii="Arial" w:hAnsi="Arial" w:cs="Arial"/>
          <w:color w:val="000000"/>
          <w:sz w:val="21"/>
          <w:szCs w:val="21"/>
          <w:shd w:val="clear" w:color="auto" w:fill="FDFDFD"/>
        </w:rPr>
      </w:pPr>
    </w:p>
    <w:p w:rsidR="00205D0C" w:rsidRPr="003C3576" w:rsidRDefault="00205D0C" w:rsidP="00205D0C">
      <w:pPr>
        <w:spacing w:beforeAutospacing="1" w:after="100" w:afterAutospacing="1" w:line="240" w:lineRule="auto"/>
        <w:rPr>
          <w:rFonts w:ascii="Arial" w:hAnsi="Arial" w:cs="Arial"/>
          <w:b/>
          <w:color w:val="000000"/>
          <w:sz w:val="21"/>
          <w:szCs w:val="21"/>
          <w:shd w:val="clear" w:color="auto" w:fill="FDFDFD"/>
        </w:rPr>
      </w:pPr>
      <w:r w:rsidRPr="003C3576">
        <w:rPr>
          <w:rFonts w:ascii="Arial" w:hAnsi="Arial" w:cs="Arial"/>
          <w:b/>
          <w:color w:val="000000"/>
          <w:sz w:val="21"/>
          <w:szCs w:val="21"/>
          <w:shd w:val="clear" w:color="auto" w:fill="FDFDFD"/>
        </w:rPr>
        <w:t>The Test Strategy document is a static document meaning that it is not updated too often. It sets the standards for testing processes and activities and other documents such as the Test Plan draws its contents from those standards set in the Test Strategy Document.</w:t>
      </w:r>
    </w:p>
    <w:p w:rsidR="00872F2B" w:rsidRPr="003C3576" w:rsidRDefault="00872F2B" w:rsidP="00205D0C">
      <w:pPr>
        <w:spacing w:beforeAutospacing="1" w:after="100" w:afterAutospacing="1" w:line="240" w:lineRule="auto"/>
        <w:rPr>
          <w:rFonts w:ascii="Arial" w:hAnsi="Arial" w:cs="Arial"/>
          <w:b/>
          <w:color w:val="000000"/>
          <w:sz w:val="21"/>
          <w:szCs w:val="21"/>
          <w:shd w:val="clear" w:color="auto" w:fill="FDFDFD"/>
        </w:rPr>
      </w:pPr>
      <w:r>
        <w:rPr>
          <w:rFonts w:ascii="Arial" w:hAnsi="Arial" w:cs="Arial"/>
          <w:color w:val="000000"/>
          <w:sz w:val="21"/>
          <w:szCs w:val="21"/>
        </w:rPr>
        <w:br/>
      </w:r>
      <w:r>
        <w:rPr>
          <w:rFonts w:ascii="Arial" w:hAnsi="Arial" w:cs="Arial"/>
          <w:color w:val="000000"/>
          <w:sz w:val="21"/>
          <w:szCs w:val="21"/>
          <w:shd w:val="clear" w:color="auto" w:fill="FDFDFD"/>
        </w:rPr>
        <w:t>A Test Strategy document is a high level document and normally developed by project manager. This document defines “</w:t>
      </w:r>
      <w:hyperlink r:id="rId29" w:tooltip="HomePage" w:history="1">
        <w:r>
          <w:rPr>
            <w:rStyle w:val="Hyperlink"/>
            <w:rFonts w:ascii="Arial" w:hAnsi="Arial" w:cs="Arial"/>
            <w:color w:val="0088CC"/>
            <w:sz w:val="21"/>
            <w:szCs w:val="21"/>
            <w:bdr w:val="none" w:sz="0" w:space="0" w:color="auto" w:frame="1"/>
            <w:shd w:val="clear" w:color="auto" w:fill="FDFDFD"/>
          </w:rPr>
          <w:t>Software Testing</w:t>
        </w:r>
      </w:hyperlink>
      <w:r>
        <w:rPr>
          <w:rStyle w:val="apple-converted-space"/>
          <w:rFonts w:ascii="Arial" w:hAnsi="Arial" w:cs="Arial"/>
          <w:color w:val="000000"/>
          <w:sz w:val="21"/>
          <w:szCs w:val="21"/>
          <w:shd w:val="clear" w:color="auto" w:fill="FDFDFD"/>
        </w:rPr>
        <w:t> </w:t>
      </w:r>
      <w:r>
        <w:rPr>
          <w:rFonts w:ascii="Arial" w:hAnsi="Arial" w:cs="Arial"/>
          <w:color w:val="000000"/>
          <w:sz w:val="21"/>
          <w:szCs w:val="21"/>
          <w:shd w:val="clear" w:color="auto" w:fill="FDFDFD"/>
        </w:rPr>
        <w:t xml:space="preserve">Approach” to achieve testing objectives. The Test Strategy is normally derived from the </w:t>
      </w:r>
      <w:r w:rsidRPr="004C385B">
        <w:rPr>
          <w:rFonts w:ascii="Arial" w:hAnsi="Arial" w:cs="Arial"/>
          <w:b/>
          <w:color w:val="000000"/>
          <w:sz w:val="21"/>
          <w:szCs w:val="21"/>
          <w:shd w:val="clear" w:color="auto" w:fill="FDFDFD"/>
        </w:rPr>
        <w:t>Business Requirement Specification document.</w:t>
      </w:r>
    </w:p>
    <w:p w:rsidR="00872F2B" w:rsidRPr="00872F2B" w:rsidRDefault="00872F2B" w:rsidP="00872F2B">
      <w:pPr>
        <w:shd w:val="clear" w:color="auto" w:fill="FDFDFD"/>
        <w:spacing w:before="384" w:after="384" w:line="315" w:lineRule="atLeast"/>
        <w:textAlignment w:val="baseline"/>
        <w:rPr>
          <w:rFonts w:ascii="Arial" w:eastAsia="Times New Roman" w:hAnsi="Arial" w:cs="Arial"/>
          <w:color w:val="000000"/>
          <w:sz w:val="21"/>
          <w:szCs w:val="21"/>
          <w:lang w:eastAsia="en-IN"/>
        </w:rPr>
      </w:pPr>
      <w:r w:rsidRPr="00872F2B">
        <w:rPr>
          <w:rFonts w:ascii="Arial" w:eastAsia="Times New Roman" w:hAnsi="Arial" w:cs="Arial"/>
          <w:color w:val="000000"/>
          <w:sz w:val="21"/>
          <w:szCs w:val="21"/>
          <w:lang w:eastAsia="en-IN"/>
        </w:rPr>
        <w:t>Some companies include the “Test Approach” or “Strategy” inside the Test Plan, which is fine and it is usually the case for small projects. However, for larger projects, there is one Test Strategy document and different number of Test Plans for each phase or level of testing.</w:t>
      </w:r>
    </w:p>
    <w:p w:rsidR="00872F2B" w:rsidRPr="00872F2B" w:rsidRDefault="00872F2B" w:rsidP="00872F2B">
      <w:pPr>
        <w:shd w:val="clear" w:color="auto" w:fill="FDFDFD"/>
        <w:spacing w:after="0" w:line="315" w:lineRule="atLeast"/>
        <w:textAlignment w:val="baseline"/>
        <w:rPr>
          <w:rFonts w:ascii="Arial" w:eastAsia="Times New Roman" w:hAnsi="Arial" w:cs="Arial"/>
          <w:color w:val="000000"/>
          <w:sz w:val="21"/>
          <w:szCs w:val="21"/>
          <w:lang w:eastAsia="en-IN"/>
        </w:rPr>
      </w:pPr>
      <w:r w:rsidRPr="00872F2B">
        <w:rPr>
          <w:rFonts w:ascii="Arial" w:eastAsia="Times New Roman" w:hAnsi="Arial" w:cs="Arial"/>
          <w:b/>
          <w:bCs/>
          <w:color w:val="000000"/>
          <w:sz w:val="21"/>
          <w:szCs w:val="21"/>
          <w:bdr w:val="none" w:sz="0" w:space="0" w:color="auto" w:frame="1"/>
          <w:lang w:eastAsia="en-IN"/>
        </w:rPr>
        <w:t>Components of the Test Strategy document</w:t>
      </w:r>
    </w:p>
    <w:p w:rsidR="00872F2B" w:rsidRPr="00872F2B" w:rsidRDefault="00872F2B" w:rsidP="007F4AFC">
      <w:pPr>
        <w:numPr>
          <w:ilvl w:val="0"/>
          <w:numId w:val="4"/>
        </w:numPr>
        <w:spacing w:after="0" w:line="315" w:lineRule="atLeast"/>
        <w:ind w:left="408"/>
        <w:textAlignment w:val="baseline"/>
        <w:rPr>
          <w:rFonts w:ascii="Arial" w:eastAsia="Times New Roman" w:hAnsi="Arial" w:cs="Arial"/>
          <w:color w:val="000000"/>
          <w:sz w:val="21"/>
          <w:szCs w:val="21"/>
          <w:lang w:eastAsia="en-IN"/>
        </w:rPr>
      </w:pPr>
      <w:r w:rsidRPr="00872F2B">
        <w:rPr>
          <w:rFonts w:ascii="Arial" w:eastAsia="Times New Roman" w:hAnsi="Arial" w:cs="Arial"/>
          <w:color w:val="000000"/>
          <w:sz w:val="21"/>
          <w:szCs w:val="21"/>
          <w:lang w:eastAsia="en-IN"/>
        </w:rPr>
        <w:t>Scope and Objectives</w:t>
      </w:r>
    </w:p>
    <w:p w:rsidR="00872F2B" w:rsidRPr="00872F2B" w:rsidRDefault="00872F2B" w:rsidP="007F4AFC">
      <w:pPr>
        <w:numPr>
          <w:ilvl w:val="0"/>
          <w:numId w:val="4"/>
        </w:numPr>
        <w:spacing w:after="0" w:line="315" w:lineRule="atLeast"/>
        <w:ind w:left="408"/>
        <w:textAlignment w:val="baseline"/>
        <w:rPr>
          <w:rFonts w:ascii="Arial" w:eastAsia="Times New Roman" w:hAnsi="Arial" w:cs="Arial"/>
          <w:color w:val="000000"/>
          <w:sz w:val="21"/>
          <w:szCs w:val="21"/>
          <w:lang w:eastAsia="en-IN"/>
        </w:rPr>
      </w:pPr>
      <w:r w:rsidRPr="00872F2B">
        <w:rPr>
          <w:rFonts w:ascii="Arial" w:eastAsia="Times New Roman" w:hAnsi="Arial" w:cs="Arial"/>
          <w:color w:val="000000"/>
          <w:sz w:val="21"/>
          <w:szCs w:val="21"/>
          <w:lang w:eastAsia="en-IN"/>
        </w:rPr>
        <w:t>Business issues</w:t>
      </w:r>
    </w:p>
    <w:p w:rsidR="00872F2B" w:rsidRPr="00872F2B" w:rsidRDefault="00872F2B" w:rsidP="007F4AFC">
      <w:pPr>
        <w:numPr>
          <w:ilvl w:val="0"/>
          <w:numId w:val="4"/>
        </w:numPr>
        <w:spacing w:after="0" w:line="315" w:lineRule="atLeast"/>
        <w:ind w:left="408"/>
        <w:textAlignment w:val="baseline"/>
        <w:rPr>
          <w:rFonts w:ascii="Arial" w:eastAsia="Times New Roman" w:hAnsi="Arial" w:cs="Arial"/>
          <w:color w:val="000000"/>
          <w:sz w:val="21"/>
          <w:szCs w:val="21"/>
          <w:lang w:eastAsia="en-IN"/>
        </w:rPr>
      </w:pPr>
      <w:r w:rsidRPr="00872F2B">
        <w:rPr>
          <w:rFonts w:ascii="Arial" w:eastAsia="Times New Roman" w:hAnsi="Arial" w:cs="Arial"/>
          <w:color w:val="000000"/>
          <w:sz w:val="21"/>
          <w:szCs w:val="21"/>
          <w:lang w:eastAsia="en-IN"/>
        </w:rPr>
        <w:t>Roles and responsibilities</w:t>
      </w:r>
    </w:p>
    <w:p w:rsidR="00872F2B" w:rsidRPr="00872F2B" w:rsidRDefault="00872F2B" w:rsidP="007F4AFC">
      <w:pPr>
        <w:numPr>
          <w:ilvl w:val="0"/>
          <w:numId w:val="4"/>
        </w:numPr>
        <w:spacing w:after="0" w:line="315" w:lineRule="atLeast"/>
        <w:ind w:left="408"/>
        <w:textAlignment w:val="baseline"/>
        <w:rPr>
          <w:rFonts w:ascii="Arial" w:eastAsia="Times New Roman" w:hAnsi="Arial" w:cs="Arial"/>
          <w:color w:val="000000"/>
          <w:sz w:val="21"/>
          <w:szCs w:val="21"/>
          <w:lang w:eastAsia="en-IN"/>
        </w:rPr>
      </w:pPr>
      <w:r w:rsidRPr="00872F2B">
        <w:rPr>
          <w:rFonts w:ascii="Arial" w:eastAsia="Times New Roman" w:hAnsi="Arial" w:cs="Arial"/>
          <w:color w:val="000000"/>
          <w:sz w:val="21"/>
          <w:szCs w:val="21"/>
          <w:lang w:eastAsia="en-IN"/>
        </w:rPr>
        <w:t>Communication and status reporting</w:t>
      </w:r>
    </w:p>
    <w:p w:rsidR="00872F2B" w:rsidRPr="00872F2B" w:rsidRDefault="00872F2B" w:rsidP="007F4AFC">
      <w:pPr>
        <w:numPr>
          <w:ilvl w:val="0"/>
          <w:numId w:val="4"/>
        </w:numPr>
        <w:spacing w:after="0" w:line="315" w:lineRule="atLeast"/>
        <w:ind w:left="408"/>
        <w:textAlignment w:val="baseline"/>
        <w:rPr>
          <w:rFonts w:ascii="Arial" w:eastAsia="Times New Roman" w:hAnsi="Arial" w:cs="Arial"/>
          <w:color w:val="000000"/>
          <w:sz w:val="21"/>
          <w:szCs w:val="21"/>
          <w:lang w:eastAsia="en-IN"/>
        </w:rPr>
      </w:pPr>
      <w:r w:rsidRPr="00872F2B">
        <w:rPr>
          <w:rFonts w:ascii="Arial" w:eastAsia="Times New Roman" w:hAnsi="Arial" w:cs="Arial"/>
          <w:color w:val="000000"/>
          <w:sz w:val="21"/>
          <w:szCs w:val="21"/>
          <w:lang w:eastAsia="en-IN"/>
        </w:rPr>
        <w:t>Test deliverability</w:t>
      </w:r>
    </w:p>
    <w:p w:rsidR="00872F2B" w:rsidRPr="00872F2B" w:rsidRDefault="00872F2B" w:rsidP="007F4AFC">
      <w:pPr>
        <w:numPr>
          <w:ilvl w:val="0"/>
          <w:numId w:val="4"/>
        </w:numPr>
        <w:spacing w:after="0" w:line="315" w:lineRule="atLeast"/>
        <w:ind w:left="408"/>
        <w:textAlignment w:val="baseline"/>
        <w:rPr>
          <w:rFonts w:ascii="Arial" w:eastAsia="Times New Roman" w:hAnsi="Arial" w:cs="Arial"/>
          <w:color w:val="000000"/>
          <w:sz w:val="21"/>
          <w:szCs w:val="21"/>
          <w:lang w:eastAsia="en-IN"/>
        </w:rPr>
      </w:pPr>
      <w:r w:rsidRPr="00872F2B">
        <w:rPr>
          <w:rFonts w:ascii="Arial" w:eastAsia="Times New Roman" w:hAnsi="Arial" w:cs="Arial"/>
          <w:color w:val="000000"/>
          <w:sz w:val="21"/>
          <w:szCs w:val="21"/>
          <w:lang w:eastAsia="en-IN"/>
        </w:rPr>
        <w:t>Industry standards to follow</w:t>
      </w:r>
    </w:p>
    <w:p w:rsidR="00872F2B" w:rsidRPr="00872F2B" w:rsidRDefault="00872F2B" w:rsidP="007F4AFC">
      <w:pPr>
        <w:numPr>
          <w:ilvl w:val="0"/>
          <w:numId w:val="4"/>
        </w:numPr>
        <w:spacing w:after="0" w:line="315" w:lineRule="atLeast"/>
        <w:ind w:left="408"/>
        <w:textAlignment w:val="baseline"/>
        <w:rPr>
          <w:rFonts w:ascii="Arial" w:eastAsia="Times New Roman" w:hAnsi="Arial" w:cs="Arial"/>
          <w:color w:val="000000"/>
          <w:sz w:val="21"/>
          <w:szCs w:val="21"/>
          <w:lang w:eastAsia="en-IN"/>
        </w:rPr>
      </w:pPr>
      <w:r w:rsidRPr="00872F2B">
        <w:rPr>
          <w:rFonts w:ascii="Arial" w:eastAsia="Times New Roman" w:hAnsi="Arial" w:cs="Arial"/>
          <w:color w:val="000000"/>
          <w:sz w:val="21"/>
          <w:szCs w:val="21"/>
          <w:lang w:eastAsia="en-IN"/>
        </w:rPr>
        <w:lastRenderedPageBreak/>
        <w:t>Test automation and tools</w:t>
      </w:r>
    </w:p>
    <w:p w:rsidR="00872F2B" w:rsidRPr="00872F2B" w:rsidRDefault="00872F2B" w:rsidP="007F4AFC">
      <w:pPr>
        <w:numPr>
          <w:ilvl w:val="0"/>
          <w:numId w:val="4"/>
        </w:numPr>
        <w:spacing w:after="0" w:line="315" w:lineRule="atLeast"/>
        <w:ind w:left="408"/>
        <w:textAlignment w:val="baseline"/>
        <w:rPr>
          <w:rFonts w:ascii="Arial" w:eastAsia="Times New Roman" w:hAnsi="Arial" w:cs="Arial"/>
          <w:color w:val="000000"/>
          <w:sz w:val="21"/>
          <w:szCs w:val="21"/>
          <w:lang w:eastAsia="en-IN"/>
        </w:rPr>
      </w:pPr>
      <w:r w:rsidRPr="00872F2B">
        <w:rPr>
          <w:rFonts w:ascii="Arial" w:eastAsia="Times New Roman" w:hAnsi="Arial" w:cs="Arial"/>
          <w:color w:val="000000"/>
          <w:sz w:val="21"/>
          <w:szCs w:val="21"/>
          <w:lang w:eastAsia="en-IN"/>
        </w:rPr>
        <w:t>Testing measurements and metrices</w:t>
      </w:r>
    </w:p>
    <w:p w:rsidR="00872F2B" w:rsidRPr="00872F2B" w:rsidRDefault="00872F2B" w:rsidP="007F4AFC">
      <w:pPr>
        <w:numPr>
          <w:ilvl w:val="0"/>
          <w:numId w:val="4"/>
        </w:numPr>
        <w:spacing w:after="0" w:line="315" w:lineRule="atLeast"/>
        <w:ind w:left="408"/>
        <w:textAlignment w:val="baseline"/>
        <w:rPr>
          <w:rFonts w:ascii="Arial" w:eastAsia="Times New Roman" w:hAnsi="Arial" w:cs="Arial"/>
          <w:color w:val="000000"/>
          <w:sz w:val="21"/>
          <w:szCs w:val="21"/>
          <w:lang w:eastAsia="en-IN"/>
        </w:rPr>
      </w:pPr>
      <w:r w:rsidRPr="00872F2B">
        <w:rPr>
          <w:rFonts w:ascii="Arial" w:eastAsia="Times New Roman" w:hAnsi="Arial" w:cs="Arial"/>
          <w:color w:val="000000"/>
          <w:sz w:val="21"/>
          <w:szCs w:val="21"/>
          <w:lang w:eastAsia="en-IN"/>
        </w:rPr>
        <w:t>Risks and mitigation</w:t>
      </w:r>
    </w:p>
    <w:p w:rsidR="00872F2B" w:rsidRPr="00872F2B" w:rsidRDefault="00872F2B" w:rsidP="007F4AFC">
      <w:pPr>
        <w:numPr>
          <w:ilvl w:val="0"/>
          <w:numId w:val="4"/>
        </w:numPr>
        <w:spacing w:after="0" w:line="315" w:lineRule="atLeast"/>
        <w:ind w:left="408"/>
        <w:textAlignment w:val="baseline"/>
        <w:rPr>
          <w:rFonts w:ascii="Arial" w:eastAsia="Times New Roman" w:hAnsi="Arial" w:cs="Arial"/>
          <w:color w:val="000000"/>
          <w:sz w:val="21"/>
          <w:szCs w:val="21"/>
          <w:lang w:eastAsia="en-IN"/>
        </w:rPr>
      </w:pPr>
      <w:r w:rsidRPr="00872F2B">
        <w:rPr>
          <w:rFonts w:ascii="Arial" w:eastAsia="Times New Roman" w:hAnsi="Arial" w:cs="Arial"/>
          <w:color w:val="000000"/>
          <w:sz w:val="21"/>
          <w:szCs w:val="21"/>
          <w:lang w:eastAsia="en-IN"/>
        </w:rPr>
        <w:t>Defect reporting and tracking</w:t>
      </w:r>
    </w:p>
    <w:p w:rsidR="00872F2B" w:rsidRPr="00872F2B" w:rsidRDefault="00872F2B" w:rsidP="007F4AFC">
      <w:pPr>
        <w:numPr>
          <w:ilvl w:val="0"/>
          <w:numId w:val="4"/>
        </w:numPr>
        <w:spacing w:after="0" w:line="315" w:lineRule="atLeast"/>
        <w:ind w:left="408"/>
        <w:textAlignment w:val="baseline"/>
        <w:rPr>
          <w:rFonts w:ascii="Arial" w:eastAsia="Times New Roman" w:hAnsi="Arial" w:cs="Arial"/>
          <w:color w:val="000000"/>
          <w:sz w:val="21"/>
          <w:szCs w:val="21"/>
          <w:lang w:eastAsia="en-IN"/>
        </w:rPr>
      </w:pPr>
      <w:r w:rsidRPr="00872F2B">
        <w:rPr>
          <w:rFonts w:ascii="Arial" w:eastAsia="Times New Roman" w:hAnsi="Arial" w:cs="Arial"/>
          <w:color w:val="000000"/>
          <w:sz w:val="21"/>
          <w:szCs w:val="21"/>
          <w:lang w:eastAsia="en-IN"/>
        </w:rPr>
        <w:t>Change and configuration management</w:t>
      </w:r>
    </w:p>
    <w:p w:rsidR="00872F2B" w:rsidRPr="00872F2B" w:rsidRDefault="00872F2B" w:rsidP="007F4AFC">
      <w:pPr>
        <w:numPr>
          <w:ilvl w:val="0"/>
          <w:numId w:val="4"/>
        </w:numPr>
        <w:spacing w:after="0" w:line="315" w:lineRule="atLeast"/>
        <w:ind w:left="408"/>
        <w:textAlignment w:val="baseline"/>
        <w:rPr>
          <w:rFonts w:ascii="Arial" w:eastAsia="Times New Roman" w:hAnsi="Arial" w:cs="Arial"/>
          <w:color w:val="000000"/>
          <w:sz w:val="21"/>
          <w:szCs w:val="21"/>
          <w:lang w:eastAsia="en-IN"/>
        </w:rPr>
      </w:pPr>
      <w:r w:rsidRPr="00872F2B">
        <w:rPr>
          <w:rFonts w:ascii="Arial" w:eastAsia="Times New Roman" w:hAnsi="Arial" w:cs="Arial"/>
          <w:color w:val="000000"/>
          <w:sz w:val="21"/>
          <w:szCs w:val="21"/>
          <w:lang w:eastAsia="en-IN"/>
        </w:rPr>
        <w:t>Training plan</w:t>
      </w:r>
    </w:p>
    <w:p w:rsidR="006A65B2" w:rsidRPr="006A65B2" w:rsidRDefault="006A65B2" w:rsidP="007F4AFC">
      <w:pPr>
        <w:numPr>
          <w:ilvl w:val="0"/>
          <w:numId w:val="4"/>
        </w:numPr>
        <w:shd w:val="clear" w:color="auto" w:fill="FFFFFF"/>
        <w:spacing w:after="60" w:line="240" w:lineRule="auto"/>
        <w:ind w:right="450"/>
        <w:rPr>
          <w:rFonts w:ascii="Georgia" w:eastAsia="Times New Roman" w:hAnsi="Georgia" w:cs="Times New Roman"/>
          <w:b/>
          <w:color w:val="444444"/>
          <w:sz w:val="21"/>
          <w:szCs w:val="21"/>
          <w:lang w:eastAsia="en-IN"/>
        </w:rPr>
      </w:pPr>
      <w:r w:rsidRPr="006A65B2">
        <w:rPr>
          <w:rFonts w:ascii="Georgia" w:eastAsia="Times New Roman" w:hAnsi="Georgia" w:cs="Times New Roman"/>
          <w:b/>
          <w:color w:val="004000"/>
          <w:sz w:val="21"/>
          <w:szCs w:val="21"/>
          <w:lang w:eastAsia="en-IN"/>
        </w:rPr>
        <w:t>Test Plan: the set of ideas that guide a test project</w:t>
      </w:r>
    </w:p>
    <w:p w:rsidR="006A65B2" w:rsidRPr="006A65B2" w:rsidRDefault="006A65B2" w:rsidP="007F4AFC">
      <w:pPr>
        <w:numPr>
          <w:ilvl w:val="0"/>
          <w:numId w:val="4"/>
        </w:numPr>
        <w:shd w:val="clear" w:color="auto" w:fill="FFFFFF"/>
        <w:spacing w:after="60" w:line="240" w:lineRule="auto"/>
        <w:ind w:right="450"/>
        <w:rPr>
          <w:rFonts w:ascii="Georgia" w:eastAsia="Times New Roman" w:hAnsi="Georgia" w:cs="Times New Roman"/>
          <w:b/>
          <w:color w:val="444444"/>
          <w:sz w:val="21"/>
          <w:szCs w:val="21"/>
          <w:lang w:eastAsia="en-IN"/>
        </w:rPr>
      </w:pPr>
      <w:r w:rsidRPr="006A65B2">
        <w:rPr>
          <w:rFonts w:ascii="Georgia" w:eastAsia="Times New Roman" w:hAnsi="Georgia" w:cs="Times New Roman"/>
          <w:b/>
          <w:color w:val="004000"/>
          <w:sz w:val="21"/>
          <w:szCs w:val="21"/>
          <w:lang w:eastAsia="en-IN"/>
        </w:rPr>
        <w:t>Test Strategy: the set of ideas that guide test design</w:t>
      </w:r>
    </w:p>
    <w:p w:rsidR="00872F2B" w:rsidRPr="00940678" w:rsidRDefault="00872F2B" w:rsidP="006919D6">
      <w:pPr>
        <w:spacing w:beforeAutospacing="1" w:after="100" w:afterAutospacing="1" w:line="240" w:lineRule="auto"/>
        <w:rPr>
          <w:rFonts w:ascii="Times New Roman" w:eastAsia="Times New Roman" w:hAnsi="Times New Roman" w:cs="Times New Roman"/>
          <w:color w:val="000000"/>
          <w:sz w:val="24"/>
          <w:szCs w:val="24"/>
        </w:rPr>
      </w:pPr>
    </w:p>
    <w:p w:rsidR="002534F5" w:rsidRPr="002534F5" w:rsidRDefault="002534F5" w:rsidP="002534F5">
      <w:pPr>
        <w:rPr>
          <w:rStyle w:val="apple-style-span"/>
          <w:rFonts w:ascii="Arial" w:hAnsi="Arial" w:cs="Arial"/>
          <w:color w:val="000000"/>
          <w:sz w:val="18"/>
          <w:szCs w:val="18"/>
        </w:rPr>
      </w:pPr>
      <w:r w:rsidRPr="007A3B23">
        <w:rPr>
          <w:rStyle w:val="apple-style-span"/>
          <w:rFonts w:ascii="Arial" w:hAnsi="Arial" w:cs="Arial"/>
          <w:b/>
          <w:color w:val="000000"/>
          <w:sz w:val="24"/>
          <w:szCs w:val="24"/>
        </w:rPr>
        <w:t>Functional Testing:</w:t>
      </w:r>
      <w:r w:rsidRPr="002534F5">
        <w:rPr>
          <w:rStyle w:val="apple-style-span"/>
          <w:rFonts w:ascii="Arial" w:hAnsi="Arial" w:cs="Arial"/>
          <w:color w:val="000000"/>
          <w:sz w:val="18"/>
          <w:szCs w:val="18"/>
        </w:rPr>
        <w:t xml:space="preserve"> Testing the application against business requirements. Functional testing is done using the functional specifications provided by the client or by using the design specifications like use cases provided by the design team.</w:t>
      </w:r>
    </w:p>
    <w:p w:rsidR="002534F5" w:rsidRPr="007A3B23" w:rsidRDefault="002534F5" w:rsidP="002534F5">
      <w:pPr>
        <w:rPr>
          <w:rStyle w:val="apple-style-span"/>
          <w:rFonts w:ascii="Arial" w:hAnsi="Arial" w:cs="Arial"/>
          <w:b/>
          <w:color w:val="000000"/>
          <w:sz w:val="24"/>
          <w:szCs w:val="24"/>
        </w:rPr>
      </w:pPr>
    </w:p>
    <w:p w:rsidR="002534F5" w:rsidRPr="002534F5" w:rsidRDefault="002534F5" w:rsidP="002534F5">
      <w:pPr>
        <w:rPr>
          <w:rStyle w:val="apple-style-span"/>
          <w:rFonts w:ascii="Arial" w:hAnsi="Arial" w:cs="Arial"/>
          <w:color w:val="000000"/>
          <w:sz w:val="18"/>
          <w:szCs w:val="18"/>
        </w:rPr>
      </w:pPr>
      <w:r w:rsidRPr="007A3B23">
        <w:rPr>
          <w:rStyle w:val="apple-style-span"/>
          <w:rFonts w:ascii="Arial" w:hAnsi="Arial" w:cs="Arial"/>
          <w:b/>
          <w:color w:val="000000"/>
          <w:sz w:val="24"/>
          <w:szCs w:val="24"/>
        </w:rPr>
        <w:t xml:space="preserve">Non-Functional Testing: </w:t>
      </w:r>
      <w:r w:rsidRPr="002534F5">
        <w:rPr>
          <w:rStyle w:val="apple-style-span"/>
          <w:rFonts w:ascii="Arial" w:hAnsi="Arial" w:cs="Arial"/>
          <w:color w:val="000000"/>
          <w:sz w:val="18"/>
          <w:szCs w:val="18"/>
        </w:rPr>
        <w:t>Testing the application against client's and performance requirement. Non-Functioning testing is done based on the requirements and test scenarios defined by the client.</w:t>
      </w:r>
    </w:p>
    <w:p w:rsidR="002534F5" w:rsidRDefault="002534F5" w:rsidP="002534F5">
      <w:pPr>
        <w:rPr>
          <w:rStyle w:val="apple-style-span"/>
          <w:rFonts w:ascii="Arial" w:hAnsi="Arial" w:cs="Arial"/>
          <w:b/>
          <w:color w:val="000000"/>
          <w:sz w:val="18"/>
          <w:szCs w:val="18"/>
        </w:rPr>
      </w:pPr>
    </w:p>
    <w:p w:rsidR="00FC1B2D" w:rsidRDefault="00FC1B2D" w:rsidP="002534F5">
      <w:pPr>
        <w:rPr>
          <w:rStyle w:val="Strong"/>
          <w:rFonts w:ascii="Arial" w:hAnsi="Arial" w:cs="Arial"/>
          <w:color w:val="000000"/>
          <w:sz w:val="21"/>
          <w:szCs w:val="21"/>
          <w:shd w:val="clear" w:color="auto" w:fill="FFFFFF"/>
        </w:rPr>
      </w:pPr>
      <w:r>
        <w:rPr>
          <w:rStyle w:val="Strong"/>
          <w:rFonts w:ascii="Arial" w:hAnsi="Arial" w:cs="Arial"/>
          <w:color w:val="000000"/>
          <w:sz w:val="21"/>
          <w:szCs w:val="21"/>
          <w:shd w:val="clear" w:color="auto" w:fill="FFFFFF"/>
        </w:rPr>
        <w:t>Explain your web application architecture?</w:t>
      </w:r>
      <w:r>
        <w:rPr>
          <w:rFonts w:ascii="Arial" w:hAnsi="Arial" w:cs="Arial"/>
          <w:b/>
          <w:bCs/>
          <w:color w:val="000000"/>
          <w:sz w:val="21"/>
          <w:szCs w:val="21"/>
          <w:shd w:val="clear" w:color="auto" w:fill="FFFFFF"/>
        </w:rPr>
        <w:br/>
      </w:r>
      <w:r>
        <w:rPr>
          <w:rStyle w:val="Strong"/>
          <w:rFonts w:ascii="Arial" w:hAnsi="Arial" w:cs="Arial"/>
          <w:color w:val="000000"/>
          <w:sz w:val="21"/>
          <w:szCs w:val="21"/>
          <w:shd w:val="clear" w:color="auto" w:fill="FFFFFF"/>
        </w:rPr>
        <w:t>Web application is tested in 3 phases</w:t>
      </w:r>
      <w:r>
        <w:rPr>
          <w:rFonts w:ascii="Arial" w:hAnsi="Arial" w:cs="Arial"/>
          <w:b/>
          <w:bCs/>
          <w:color w:val="000000"/>
          <w:sz w:val="21"/>
          <w:szCs w:val="21"/>
          <w:shd w:val="clear" w:color="auto" w:fill="FFFFFF"/>
        </w:rPr>
        <w:br/>
      </w:r>
      <w:r>
        <w:rPr>
          <w:rStyle w:val="Strong"/>
          <w:rFonts w:ascii="Arial" w:hAnsi="Arial" w:cs="Arial"/>
          <w:color w:val="000000"/>
          <w:sz w:val="21"/>
          <w:szCs w:val="21"/>
          <w:shd w:val="clear" w:color="auto" w:fill="FFFFFF"/>
        </w:rPr>
        <w:t>1. Web tier testing –&gt; browser compatibility</w:t>
      </w:r>
      <w:r>
        <w:rPr>
          <w:rFonts w:ascii="Arial" w:hAnsi="Arial" w:cs="Arial"/>
          <w:b/>
          <w:bCs/>
          <w:color w:val="000000"/>
          <w:sz w:val="21"/>
          <w:szCs w:val="21"/>
          <w:shd w:val="clear" w:color="auto" w:fill="FFFFFF"/>
        </w:rPr>
        <w:br/>
      </w:r>
      <w:r>
        <w:rPr>
          <w:rStyle w:val="Strong"/>
          <w:rFonts w:ascii="Arial" w:hAnsi="Arial" w:cs="Arial"/>
          <w:color w:val="000000"/>
          <w:sz w:val="21"/>
          <w:szCs w:val="21"/>
          <w:shd w:val="clear" w:color="auto" w:fill="FFFFFF"/>
        </w:rPr>
        <w:t>2. Middle tier testing –&gt; functionality, security</w:t>
      </w:r>
      <w:r>
        <w:rPr>
          <w:rFonts w:ascii="Arial" w:hAnsi="Arial" w:cs="Arial"/>
          <w:b/>
          <w:bCs/>
          <w:color w:val="000000"/>
          <w:sz w:val="21"/>
          <w:szCs w:val="21"/>
          <w:shd w:val="clear" w:color="auto" w:fill="FFFFFF"/>
        </w:rPr>
        <w:br/>
      </w:r>
      <w:r>
        <w:rPr>
          <w:rStyle w:val="Strong"/>
          <w:rFonts w:ascii="Arial" w:hAnsi="Arial" w:cs="Arial"/>
          <w:color w:val="000000"/>
          <w:sz w:val="21"/>
          <w:szCs w:val="21"/>
          <w:shd w:val="clear" w:color="auto" w:fill="FFFFFF"/>
        </w:rPr>
        <w:t>3. Data base tier testing –&gt; database integrity, contents</w:t>
      </w:r>
    </w:p>
    <w:p w:rsidR="00D36AC0" w:rsidRPr="00F857CF" w:rsidRDefault="00C4164C" w:rsidP="008824CA">
      <w:pPr>
        <w:spacing w:after="0" w:line="240" w:lineRule="auto"/>
        <w:rPr>
          <w:rFonts w:ascii="Georgia" w:eastAsia="Times New Roman" w:hAnsi="Georgia" w:cs="Times New Roman"/>
          <w:b/>
          <w:color w:val="666666"/>
          <w:sz w:val="28"/>
          <w:szCs w:val="28"/>
          <w:lang w:eastAsia="en-IN"/>
        </w:rPr>
      </w:pPr>
      <w:r>
        <w:rPr>
          <w:rFonts w:ascii="Verdana" w:hAnsi="Verdana"/>
          <w:color w:val="000000"/>
          <w:sz w:val="18"/>
          <w:szCs w:val="18"/>
        </w:rPr>
        <w:br/>
      </w:r>
      <w:r w:rsidRPr="00C4164C">
        <w:rPr>
          <w:rFonts w:ascii="Georgia" w:eastAsia="Times New Roman" w:hAnsi="Georgia" w:cs="Times New Roman"/>
          <w:color w:val="666666"/>
          <w:sz w:val="27"/>
          <w:szCs w:val="27"/>
          <w:shd w:val="clear" w:color="auto" w:fill="FFFFFF"/>
          <w:lang w:eastAsia="en-IN"/>
        </w:rPr>
        <w:br/>
      </w:r>
      <w:r w:rsidR="00D36AC0" w:rsidRPr="00D36AC0">
        <w:rPr>
          <w:rFonts w:ascii="Verdana" w:hAnsi="Verdana"/>
          <w:b/>
          <w:color w:val="333333"/>
          <w:sz w:val="28"/>
          <w:szCs w:val="28"/>
          <w:shd w:val="clear" w:color="auto" w:fill="FFFFFF"/>
        </w:rPr>
        <w:t>Entry and Exit criteria</w:t>
      </w:r>
    </w:p>
    <w:p w:rsidR="00F857CF" w:rsidRDefault="00F857CF" w:rsidP="002534F5">
      <w:pPr>
        <w:rPr>
          <w:rFonts w:ascii="Verdana" w:hAnsi="Verdana"/>
          <w:color w:val="333333"/>
          <w:shd w:val="clear" w:color="auto" w:fill="FFFFFF"/>
        </w:rPr>
      </w:pPr>
    </w:p>
    <w:p w:rsidR="00D36AC0" w:rsidRDefault="00D36AC0" w:rsidP="002534F5">
      <w:pPr>
        <w:rPr>
          <w:rFonts w:ascii="Verdana" w:hAnsi="Verdana"/>
          <w:color w:val="333333"/>
          <w:shd w:val="clear" w:color="auto" w:fill="FFFFFF"/>
        </w:rPr>
      </w:pPr>
      <w:r>
        <w:rPr>
          <w:rFonts w:ascii="Verdana" w:hAnsi="Verdana"/>
          <w:color w:val="333333"/>
          <w:shd w:val="clear" w:color="auto" w:fill="FFFFFF"/>
        </w:rPr>
        <w:t xml:space="preserve">         Entry and Exit criteria are required to start and end the testing. It is must for the success of any project. If you do not know where </w:t>
      </w:r>
    </w:p>
    <w:p w:rsidR="00A22BC4" w:rsidRDefault="00D36AC0" w:rsidP="002534F5">
      <w:pPr>
        <w:rPr>
          <w:rStyle w:val="Strong"/>
          <w:rFonts w:ascii="Arial" w:hAnsi="Arial" w:cs="Arial"/>
          <w:color w:val="000000"/>
          <w:sz w:val="21"/>
          <w:szCs w:val="21"/>
          <w:shd w:val="clear" w:color="auto" w:fill="FFFFFF"/>
        </w:rPr>
      </w:pPr>
      <w:r>
        <w:rPr>
          <w:rFonts w:ascii="Verdana" w:hAnsi="Verdana"/>
          <w:color w:val="333333"/>
          <w:shd w:val="clear" w:color="auto" w:fill="FFFFFF"/>
        </w:rPr>
        <w:t xml:space="preserve">        to start and where to finish then your goals are not clear. By defining exit and entry criteria you define your boundaries.</w:t>
      </w:r>
    </w:p>
    <w:p w:rsidR="00D36AC0" w:rsidRDefault="00D36AC0" w:rsidP="002534F5">
      <w:pPr>
        <w:rPr>
          <w:rStyle w:val="Strong"/>
          <w:rFonts w:ascii="Arial" w:hAnsi="Arial" w:cs="Arial"/>
          <w:color w:val="000000"/>
          <w:sz w:val="21"/>
          <w:szCs w:val="21"/>
          <w:shd w:val="clear" w:color="auto" w:fill="FFFFFF"/>
        </w:rPr>
      </w:pPr>
    </w:p>
    <w:p w:rsidR="00D36AC0" w:rsidRPr="00D36AC0" w:rsidRDefault="00D36AC0" w:rsidP="00D36AC0">
      <w:pPr>
        <w:shd w:val="clear" w:color="auto" w:fill="FFFFFF"/>
        <w:spacing w:before="100" w:beforeAutospacing="1" w:after="100" w:afterAutospacing="1" w:line="240" w:lineRule="auto"/>
        <w:rPr>
          <w:rFonts w:ascii="Segoe UI" w:eastAsia="Times New Roman" w:hAnsi="Segoe UI" w:cs="Segoe UI"/>
          <w:b/>
          <w:color w:val="333333"/>
          <w:sz w:val="24"/>
          <w:szCs w:val="24"/>
          <w:lang w:eastAsia="en-IN"/>
        </w:rPr>
      </w:pPr>
      <w:r w:rsidRPr="00D36AC0">
        <w:rPr>
          <w:rFonts w:ascii="Verdana" w:eastAsia="Times New Roman" w:hAnsi="Verdana" w:cs="Segoe UI"/>
          <w:b/>
          <w:color w:val="333333"/>
          <w:sz w:val="20"/>
          <w:lang w:eastAsia="en-IN"/>
        </w:rPr>
        <w:t> </w:t>
      </w:r>
      <w:r w:rsidRPr="00D36AC0">
        <w:rPr>
          <w:rFonts w:ascii="Verdana" w:eastAsia="Times New Roman" w:hAnsi="Verdana" w:cs="Segoe UI"/>
          <w:b/>
          <w:color w:val="333333"/>
          <w:sz w:val="20"/>
          <w:szCs w:val="20"/>
          <w:lang w:eastAsia="en-IN"/>
        </w:rPr>
        <w:t>Entry criteria should be</w:t>
      </w:r>
    </w:p>
    <w:p w:rsidR="00D36AC0" w:rsidRPr="00D36AC0" w:rsidRDefault="00D36AC0" w:rsidP="007F4AFC">
      <w:pPr>
        <w:numPr>
          <w:ilvl w:val="0"/>
          <w:numId w:val="6"/>
        </w:numPr>
        <w:shd w:val="clear" w:color="auto" w:fill="FFFFFF"/>
        <w:spacing w:before="100" w:beforeAutospacing="1" w:after="100" w:afterAutospacing="1" w:line="240" w:lineRule="auto"/>
        <w:rPr>
          <w:rFonts w:ascii="Segoe UI" w:eastAsia="Times New Roman" w:hAnsi="Segoe UI" w:cs="Segoe UI"/>
          <w:color w:val="333333"/>
          <w:sz w:val="24"/>
          <w:szCs w:val="24"/>
          <w:lang w:eastAsia="en-IN"/>
        </w:rPr>
      </w:pPr>
      <w:r w:rsidRPr="00D36AC0">
        <w:rPr>
          <w:rFonts w:ascii="Verdana" w:eastAsia="Times New Roman" w:hAnsi="Verdana" w:cs="Segoe UI"/>
          <w:color w:val="333333"/>
          <w:sz w:val="20"/>
          <w:szCs w:val="20"/>
          <w:lang w:eastAsia="en-IN"/>
        </w:rPr>
        <w:t>All developed code must be unit tested. Unit and Link Testing must be completed and signed off by development team.</w:t>
      </w:r>
    </w:p>
    <w:p w:rsidR="00D36AC0" w:rsidRPr="00D36AC0" w:rsidRDefault="00D36AC0" w:rsidP="007F4AFC">
      <w:pPr>
        <w:numPr>
          <w:ilvl w:val="0"/>
          <w:numId w:val="6"/>
        </w:numPr>
        <w:shd w:val="clear" w:color="auto" w:fill="FFFFFF"/>
        <w:spacing w:before="100" w:beforeAutospacing="1" w:after="100" w:afterAutospacing="1" w:line="240" w:lineRule="auto"/>
        <w:rPr>
          <w:rFonts w:ascii="Segoe UI" w:eastAsia="Times New Roman" w:hAnsi="Segoe UI" w:cs="Segoe UI"/>
          <w:color w:val="333333"/>
          <w:sz w:val="24"/>
          <w:szCs w:val="24"/>
          <w:lang w:eastAsia="en-IN"/>
        </w:rPr>
      </w:pPr>
      <w:r w:rsidRPr="00D36AC0">
        <w:rPr>
          <w:rFonts w:ascii="Verdana" w:eastAsia="Times New Roman" w:hAnsi="Verdana" w:cs="Segoe UI"/>
          <w:color w:val="333333"/>
          <w:sz w:val="20"/>
          <w:szCs w:val="20"/>
          <w:lang w:eastAsia="en-IN"/>
        </w:rPr>
        <w:t>Functional and Business requirement should be cleared, confirmed and approved.</w:t>
      </w:r>
    </w:p>
    <w:p w:rsidR="00D36AC0" w:rsidRPr="00D36AC0" w:rsidRDefault="00D36AC0" w:rsidP="007F4AFC">
      <w:pPr>
        <w:numPr>
          <w:ilvl w:val="0"/>
          <w:numId w:val="6"/>
        </w:numPr>
        <w:shd w:val="clear" w:color="auto" w:fill="FFFFFF"/>
        <w:spacing w:before="100" w:beforeAutospacing="1" w:after="100" w:afterAutospacing="1" w:line="240" w:lineRule="auto"/>
        <w:rPr>
          <w:rFonts w:ascii="Segoe UI" w:eastAsia="Times New Roman" w:hAnsi="Segoe UI" w:cs="Segoe UI"/>
          <w:color w:val="333333"/>
          <w:sz w:val="24"/>
          <w:szCs w:val="24"/>
          <w:lang w:eastAsia="en-IN"/>
        </w:rPr>
      </w:pPr>
      <w:r w:rsidRPr="00D36AC0">
        <w:rPr>
          <w:rFonts w:ascii="Verdana" w:eastAsia="Times New Roman" w:hAnsi="Verdana" w:cs="Segoe UI"/>
          <w:color w:val="333333"/>
          <w:sz w:val="20"/>
          <w:szCs w:val="20"/>
          <w:lang w:eastAsia="en-IN"/>
        </w:rPr>
        <w:t>Test plan, test cases reviewed and approved.</w:t>
      </w:r>
    </w:p>
    <w:p w:rsidR="00D36AC0" w:rsidRPr="00D36AC0" w:rsidRDefault="00D36AC0" w:rsidP="007F4AFC">
      <w:pPr>
        <w:numPr>
          <w:ilvl w:val="0"/>
          <w:numId w:val="6"/>
        </w:numPr>
        <w:shd w:val="clear" w:color="auto" w:fill="FFFFFF"/>
        <w:spacing w:before="100" w:beforeAutospacing="1" w:after="100" w:afterAutospacing="1" w:line="240" w:lineRule="auto"/>
        <w:rPr>
          <w:rFonts w:ascii="Segoe UI" w:eastAsia="Times New Roman" w:hAnsi="Segoe UI" w:cs="Segoe UI"/>
          <w:color w:val="333333"/>
          <w:sz w:val="24"/>
          <w:szCs w:val="24"/>
          <w:lang w:eastAsia="en-IN"/>
        </w:rPr>
      </w:pPr>
      <w:r w:rsidRPr="00D36AC0">
        <w:rPr>
          <w:rFonts w:ascii="Verdana" w:eastAsia="Times New Roman" w:hAnsi="Verdana" w:cs="Segoe UI"/>
          <w:color w:val="333333"/>
          <w:sz w:val="20"/>
          <w:szCs w:val="20"/>
          <w:lang w:eastAsia="en-IN"/>
        </w:rPr>
        <w:t>Test environment/test ware gets prepared</w:t>
      </w:r>
    </w:p>
    <w:p w:rsidR="00D36AC0" w:rsidRPr="00D36AC0" w:rsidRDefault="00D36AC0" w:rsidP="007F4AFC">
      <w:pPr>
        <w:numPr>
          <w:ilvl w:val="0"/>
          <w:numId w:val="6"/>
        </w:numPr>
        <w:shd w:val="clear" w:color="auto" w:fill="FFFFFF"/>
        <w:spacing w:before="100" w:beforeAutospacing="1" w:after="100" w:afterAutospacing="1" w:line="240" w:lineRule="auto"/>
        <w:rPr>
          <w:rFonts w:ascii="Segoe UI" w:eastAsia="Times New Roman" w:hAnsi="Segoe UI" w:cs="Segoe UI"/>
          <w:color w:val="333333"/>
          <w:sz w:val="24"/>
          <w:szCs w:val="24"/>
          <w:lang w:eastAsia="en-IN"/>
        </w:rPr>
      </w:pPr>
      <w:r w:rsidRPr="00D36AC0">
        <w:rPr>
          <w:rFonts w:ascii="Verdana" w:eastAsia="Times New Roman" w:hAnsi="Verdana" w:cs="Segoe UI"/>
          <w:color w:val="333333"/>
          <w:sz w:val="20"/>
          <w:szCs w:val="20"/>
          <w:lang w:eastAsia="en-IN"/>
        </w:rPr>
        <w:t>Test data should be available</w:t>
      </w:r>
    </w:p>
    <w:p w:rsidR="00D36AC0" w:rsidRPr="00D36AC0" w:rsidRDefault="00D36AC0" w:rsidP="007F4AFC">
      <w:pPr>
        <w:numPr>
          <w:ilvl w:val="0"/>
          <w:numId w:val="6"/>
        </w:numPr>
        <w:shd w:val="clear" w:color="auto" w:fill="FFFFFF"/>
        <w:spacing w:before="100" w:beforeAutospacing="1" w:after="100" w:afterAutospacing="1" w:line="240" w:lineRule="auto"/>
        <w:rPr>
          <w:rFonts w:ascii="Segoe UI" w:eastAsia="Times New Roman" w:hAnsi="Segoe UI" w:cs="Segoe UI"/>
          <w:color w:val="333333"/>
          <w:sz w:val="24"/>
          <w:szCs w:val="24"/>
          <w:lang w:eastAsia="en-IN"/>
        </w:rPr>
      </w:pPr>
      <w:r w:rsidRPr="00D36AC0">
        <w:rPr>
          <w:rFonts w:ascii="Verdana" w:eastAsia="Times New Roman" w:hAnsi="Verdana" w:cs="Segoe UI"/>
          <w:color w:val="333333"/>
          <w:sz w:val="20"/>
          <w:szCs w:val="20"/>
          <w:lang w:eastAsia="en-IN"/>
        </w:rPr>
        <w:t>Availability of application</w:t>
      </w:r>
    </w:p>
    <w:p w:rsidR="00D36AC0" w:rsidRPr="00D36AC0" w:rsidRDefault="00D36AC0" w:rsidP="007F4AFC">
      <w:pPr>
        <w:numPr>
          <w:ilvl w:val="0"/>
          <w:numId w:val="6"/>
        </w:numPr>
        <w:shd w:val="clear" w:color="auto" w:fill="FFFFFF"/>
        <w:spacing w:before="100" w:beforeAutospacing="1" w:after="100" w:afterAutospacing="1" w:line="240" w:lineRule="auto"/>
        <w:rPr>
          <w:rFonts w:ascii="Segoe UI" w:eastAsia="Times New Roman" w:hAnsi="Segoe UI" w:cs="Segoe UI"/>
          <w:color w:val="333333"/>
          <w:sz w:val="24"/>
          <w:szCs w:val="24"/>
          <w:lang w:eastAsia="en-IN"/>
        </w:rPr>
      </w:pPr>
      <w:r w:rsidRPr="00D36AC0">
        <w:rPr>
          <w:rFonts w:ascii="Verdana" w:eastAsia="Times New Roman" w:hAnsi="Verdana" w:cs="Segoe UI"/>
          <w:color w:val="333333"/>
          <w:sz w:val="20"/>
          <w:szCs w:val="20"/>
          <w:lang w:eastAsia="en-IN"/>
        </w:rPr>
        <w:t>QA/Tester gets significant knowledge of application.</w:t>
      </w:r>
    </w:p>
    <w:p w:rsidR="00D36AC0" w:rsidRPr="00D36AC0" w:rsidRDefault="00D36AC0" w:rsidP="007F4AFC">
      <w:pPr>
        <w:numPr>
          <w:ilvl w:val="0"/>
          <w:numId w:val="6"/>
        </w:numPr>
        <w:shd w:val="clear" w:color="auto" w:fill="FFFFFF"/>
        <w:spacing w:before="100" w:beforeAutospacing="1" w:after="100" w:afterAutospacing="1" w:line="240" w:lineRule="auto"/>
        <w:rPr>
          <w:rFonts w:ascii="Segoe UI" w:eastAsia="Times New Roman" w:hAnsi="Segoe UI" w:cs="Segoe UI"/>
          <w:color w:val="333333"/>
          <w:sz w:val="24"/>
          <w:szCs w:val="24"/>
          <w:lang w:eastAsia="en-IN"/>
        </w:rPr>
      </w:pPr>
      <w:r w:rsidRPr="00D36AC0">
        <w:rPr>
          <w:rFonts w:ascii="Verdana" w:eastAsia="Times New Roman" w:hAnsi="Verdana" w:cs="Segoe UI"/>
          <w:color w:val="333333"/>
          <w:sz w:val="20"/>
          <w:szCs w:val="20"/>
          <w:lang w:eastAsia="en-IN"/>
        </w:rPr>
        <w:t>Resources should be ready</w:t>
      </w:r>
    </w:p>
    <w:p w:rsidR="00D36AC0" w:rsidRPr="00D36AC0" w:rsidRDefault="00D36AC0" w:rsidP="00D36AC0">
      <w:pPr>
        <w:shd w:val="clear" w:color="auto" w:fill="FFFFFF"/>
        <w:spacing w:before="100" w:beforeAutospacing="1" w:after="100" w:afterAutospacing="1" w:line="240" w:lineRule="auto"/>
        <w:rPr>
          <w:rFonts w:ascii="Segoe UI" w:eastAsia="Times New Roman" w:hAnsi="Segoe UI" w:cs="Segoe UI"/>
          <w:b/>
          <w:color w:val="333333"/>
          <w:sz w:val="24"/>
          <w:szCs w:val="24"/>
          <w:lang w:eastAsia="en-IN"/>
        </w:rPr>
      </w:pPr>
      <w:r w:rsidRPr="00D36AC0">
        <w:rPr>
          <w:rFonts w:ascii="Verdana" w:eastAsia="Times New Roman" w:hAnsi="Verdana" w:cs="Segoe UI"/>
          <w:b/>
          <w:color w:val="333333"/>
          <w:sz w:val="20"/>
          <w:szCs w:val="20"/>
          <w:lang w:eastAsia="en-IN"/>
        </w:rPr>
        <w:lastRenderedPageBreak/>
        <w:t>Exit criteria will include what all required to end the test cycle as follows:</w:t>
      </w:r>
    </w:p>
    <w:p w:rsidR="00D36AC0" w:rsidRPr="00D36AC0" w:rsidRDefault="00D36AC0" w:rsidP="007F4AFC">
      <w:pPr>
        <w:numPr>
          <w:ilvl w:val="0"/>
          <w:numId w:val="7"/>
        </w:numPr>
        <w:shd w:val="clear" w:color="auto" w:fill="FFFFFF"/>
        <w:spacing w:before="100" w:beforeAutospacing="1" w:after="100" w:afterAutospacing="1" w:line="240" w:lineRule="auto"/>
        <w:rPr>
          <w:rFonts w:ascii="Segoe UI" w:eastAsia="Times New Roman" w:hAnsi="Segoe UI" w:cs="Segoe UI"/>
          <w:color w:val="333333"/>
          <w:sz w:val="24"/>
          <w:szCs w:val="24"/>
          <w:lang w:eastAsia="en-IN"/>
        </w:rPr>
      </w:pPr>
      <w:r w:rsidRPr="00D36AC0">
        <w:rPr>
          <w:rFonts w:ascii="Verdana" w:eastAsia="Times New Roman" w:hAnsi="Verdana" w:cs="Segoe UI"/>
          <w:color w:val="333333"/>
          <w:sz w:val="20"/>
          <w:szCs w:val="20"/>
          <w:lang w:eastAsia="en-IN"/>
        </w:rPr>
        <w:t>Deadlines (release deadlines, testing deadlines, etc.)</w:t>
      </w:r>
    </w:p>
    <w:p w:rsidR="00D36AC0" w:rsidRPr="00D36AC0" w:rsidRDefault="00D36AC0" w:rsidP="007F4AFC">
      <w:pPr>
        <w:numPr>
          <w:ilvl w:val="0"/>
          <w:numId w:val="7"/>
        </w:numPr>
        <w:shd w:val="clear" w:color="auto" w:fill="FFFFFF"/>
        <w:spacing w:before="100" w:beforeAutospacing="1" w:after="100" w:afterAutospacing="1" w:line="240" w:lineRule="auto"/>
        <w:rPr>
          <w:rFonts w:ascii="Segoe UI" w:eastAsia="Times New Roman" w:hAnsi="Segoe UI" w:cs="Segoe UI"/>
          <w:color w:val="333333"/>
          <w:sz w:val="24"/>
          <w:szCs w:val="24"/>
          <w:lang w:eastAsia="en-IN"/>
        </w:rPr>
      </w:pPr>
      <w:r w:rsidRPr="00D36AC0">
        <w:rPr>
          <w:rFonts w:ascii="Verdana" w:eastAsia="Times New Roman" w:hAnsi="Verdana" w:cs="Segoe UI"/>
          <w:color w:val="333333"/>
          <w:sz w:val="20"/>
          <w:szCs w:val="20"/>
          <w:lang w:eastAsia="en-IN"/>
        </w:rPr>
        <w:t>Test cases completed with certain percentage passed</w:t>
      </w:r>
    </w:p>
    <w:p w:rsidR="00D36AC0" w:rsidRPr="00D36AC0" w:rsidRDefault="00D36AC0" w:rsidP="007F4AFC">
      <w:pPr>
        <w:numPr>
          <w:ilvl w:val="0"/>
          <w:numId w:val="7"/>
        </w:numPr>
        <w:shd w:val="clear" w:color="auto" w:fill="FFFFFF"/>
        <w:spacing w:before="100" w:beforeAutospacing="1" w:after="100" w:afterAutospacing="1" w:line="240" w:lineRule="auto"/>
        <w:rPr>
          <w:rFonts w:ascii="Segoe UI" w:eastAsia="Times New Roman" w:hAnsi="Segoe UI" w:cs="Segoe UI"/>
          <w:color w:val="333333"/>
          <w:sz w:val="24"/>
          <w:szCs w:val="24"/>
          <w:lang w:eastAsia="en-IN"/>
        </w:rPr>
      </w:pPr>
      <w:r w:rsidRPr="00D36AC0">
        <w:rPr>
          <w:rFonts w:ascii="Verdana" w:eastAsia="Times New Roman" w:hAnsi="Verdana" w:cs="Segoe UI"/>
          <w:color w:val="333333"/>
          <w:sz w:val="20"/>
          <w:szCs w:val="20"/>
          <w:lang w:eastAsia="en-IN"/>
        </w:rPr>
        <w:t>Test budget depleted</w:t>
      </w:r>
    </w:p>
    <w:p w:rsidR="00D36AC0" w:rsidRPr="00D36AC0" w:rsidRDefault="00D36AC0" w:rsidP="007F4AFC">
      <w:pPr>
        <w:numPr>
          <w:ilvl w:val="0"/>
          <w:numId w:val="7"/>
        </w:numPr>
        <w:shd w:val="clear" w:color="auto" w:fill="FFFFFF"/>
        <w:spacing w:before="100" w:beforeAutospacing="1" w:after="100" w:afterAutospacing="1" w:line="240" w:lineRule="auto"/>
        <w:rPr>
          <w:rFonts w:ascii="Segoe UI" w:eastAsia="Times New Roman" w:hAnsi="Segoe UI" w:cs="Segoe UI"/>
          <w:color w:val="333333"/>
          <w:sz w:val="24"/>
          <w:szCs w:val="24"/>
          <w:lang w:eastAsia="en-IN"/>
        </w:rPr>
      </w:pPr>
      <w:r w:rsidRPr="00D36AC0">
        <w:rPr>
          <w:rFonts w:ascii="Verdana" w:eastAsia="Times New Roman" w:hAnsi="Verdana" w:cs="Segoe UI"/>
          <w:color w:val="333333"/>
          <w:sz w:val="20"/>
          <w:szCs w:val="20"/>
          <w:lang w:eastAsia="en-IN"/>
        </w:rPr>
        <w:t>Coverage of code/functionality/requirements reaches a specified point</w:t>
      </w:r>
    </w:p>
    <w:p w:rsidR="00D36AC0" w:rsidRPr="00D36AC0" w:rsidRDefault="00D36AC0" w:rsidP="007F4AFC">
      <w:pPr>
        <w:numPr>
          <w:ilvl w:val="0"/>
          <w:numId w:val="7"/>
        </w:numPr>
        <w:shd w:val="clear" w:color="auto" w:fill="FFFFFF"/>
        <w:spacing w:before="100" w:beforeAutospacing="1" w:after="100" w:afterAutospacing="1" w:line="240" w:lineRule="auto"/>
        <w:rPr>
          <w:rFonts w:ascii="Segoe UI" w:eastAsia="Times New Roman" w:hAnsi="Segoe UI" w:cs="Segoe UI"/>
          <w:color w:val="333333"/>
          <w:sz w:val="24"/>
          <w:szCs w:val="24"/>
          <w:lang w:eastAsia="en-IN"/>
        </w:rPr>
      </w:pPr>
      <w:r w:rsidRPr="00D36AC0">
        <w:rPr>
          <w:rFonts w:ascii="Verdana" w:eastAsia="Times New Roman" w:hAnsi="Verdana" w:cs="Segoe UI"/>
          <w:color w:val="333333"/>
          <w:sz w:val="20"/>
          <w:szCs w:val="20"/>
          <w:lang w:eastAsia="en-IN"/>
        </w:rPr>
        <w:t>All defects are fixed or closed</w:t>
      </w:r>
    </w:p>
    <w:p w:rsidR="00D36AC0" w:rsidRPr="00D36AC0" w:rsidRDefault="00D36AC0" w:rsidP="007F4AFC">
      <w:pPr>
        <w:numPr>
          <w:ilvl w:val="0"/>
          <w:numId w:val="7"/>
        </w:numPr>
        <w:shd w:val="clear" w:color="auto" w:fill="FFFFFF"/>
        <w:spacing w:before="100" w:beforeAutospacing="1" w:after="100" w:afterAutospacing="1" w:line="240" w:lineRule="auto"/>
        <w:rPr>
          <w:rFonts w:ascii="Segoe UI" w:eastAsia="Times New Roman" w:hAnsi="Segoe UI" w:cs="Segoe UI"/>
          <w:color w:val="333333"/>
          <w:sz w:val="24"/>
          <w:szCs w:val="24"/>
          <w:lang w:eastAsia="en-IN"/>
        </w:rPr>
      </w:pPr>
      <w:r w:rsidRPr="00D36AC0">
        <w:rPr>
          <w:rFonts w:ascii="Verdana" w:eastAsia="Times New Roman" w:hAnsi="Verdana" w:cs="Segoe UI"/>
          <w:color w:val="333333"/>
          <w:sz w:val="20"/>
          <w:szCs w:val="20"/>
          <w:lang w:eastAsia="en-IN"/>
        </w:rPr>
        <w:t>Closure reports are singed off</w:t>
      </w:r>
    </w:p>
    <w:p w:rsidR="00D36AC0" w:rsidRPr="00D36AC0" w:rsidRDefault="00D36AC0" w:rsidP="007F4AFC">
      <w:pPr>
        <w:numPr>
          <w:ilvl w:val="0"/>
          <w:numId w:val="7"/>
        </w:numPr>
        <w:shd w:val="clear" w:color="auto" w:fill="FFFFFF"/>
        <w:spacing w:before="100" w:beforeAutospacing="1" w:after="100" w:afterAutospacing="1" w:line="240" w:lineRule="auto"/>
        <w:rPr>
          <w:rFonts w:ascii="Segoe UI" w:eastAsia="Times New Roman" w:hAnsi="Segoe UI" w:cs="Segoe UI"/>
          <w:color w:val="333333"/>
          <w:sz w:val="24"/>
          <w:szCs w:val="24"/>
          <w:lang w:eastAsia="en-IN"/>
        </w:rPr>
      </w:pPr>
      <w:r w:rsidRPr="00D36AC0">
        <w:rPr>
          <w:rFonts w:ascii="Verdana" w:eastAsia="Times New Roman" w:hAnsi="Verdana" w:cs="Segoe UI"/>
          <w:color w:val="333333"/>
          <w:sz w:val="20"/>
          <w:szCs w:val="20"/>
          <w:lang w:eastAsia="en-IN"/>
        </w:rPr>
        <w:t>All the test cases have been executed and passed</w:t>
      </w:r>
    </w:p>
    <w:p w:rsidR="00D36AC0" w:rsidRPr="00D36AC0" w:rsidRDefault="00D36AC0" w:rsidP="007F4AFC">
      <w:pPr>
        <w:numPr>
          <w:ilvl w:val="0"/>
          <w:numId w:val="7"/>
        </w:numPr>
        <w:shd w:val="clear" w:color="auto" w:fill="FFFFFF"/>
        <w:spacing w:before="100" w:beforeAutospacing="1" w:after="100" w:afterAutospacing="1" w:line="240" w:lineRule="auto"/>
        <w:rPr>
          <w:rFonts w:ascii="Segoe UI" w:eastAsia="Times New Roman" w:hAnsi="Segoe UI" w:cs="Segoe UI"/>
          <w:color w:val="333333"/>
          <w:sz w:val="24"/>
          <w:szCs w:val="24"/>
          <w:lang w:eastAsia="en-IN"/>
        </w:rPr>
      </w:pPr>
      <w:r w:rsidRPr="00D36AC0">
        <w:rPr>
          <w:rFonts w:ascii="Verdana" w:eastAsia="Times New Roman" w:hAnsi="Verdana" w:cs="Segoe UI"/>
          <w:color w:val="333333"/>
          <w:sz w:val="20"/>
          <w:szCs w:val="20"/>
          <w:lang w:eastAsia="en-IN"/>
        </w:rPr>
        <w:t>Beta or alpha testing period ends</w:t>
      </w:r>
    </w:p>
    <w:p w:rsidR="00D36AC0" w:rsidRPr="00D36AC0" w:rsidRDefault="00D36AC0" w:rsidP="007F4AFC">
      <w:pPr>
        <w:numPr>
          <w:ilvl w:val="0"/>
          <w:numId w:val="7"/>
        </w:numPr>
        <w:shd w:val="clear" w:color="auto" w:fill="FFFFFF"/>
        <w:spacing w:before="100" w:beforeAutospacing="1" w:after="100" w:afterAutospacing="1" w:line="240" w:lineRule="auto"/>
        <w:rPr>
          <w:rFonts w:ascii="Segoe UI" w:eastAsia="Times New Roman" w:hAnsi="Segoe UI" w:cs="Segoe UI"/>
          <w:color w:val="333333"/>
          <w:sz w:val="24"/>
          <w:szCs w:val="24"/>
          <w:lang w:eastAsia="en-IN"/>
        </w:rPr>
      </w:pPr>
      <w:r w:rsidRPr="00D36AC0">
        <w:rPr>
          <w:rFonts w:ascii="Verdana" w:eastAsia="Times New Roman" w:hAnsi="Verdana" w:cs="Segoe UI"/>
          <w:color w:val="333333"/>
          <w:sz w:val="20"/>
          <w:szCs w:val="20"/>
          <w:lang w:eastAsia="en-IN"/>
        </w:rPr>
        <w:t>Budget allocated for testing is exhausted</w:t>
      </w:r>
    </w:p>
    <w:p w:rsidR="00D36AC0" w:rsidRPr="00D36AC0" w:rsidRDefault="00D36AC0" w:rsidP="007F4AFC">
      <w:pPr>
        <w:numPr>
          <w:ilvl w:val="0"/>
          <w:numId w:val="7"/>
        </w:numPr>
        <w:shd w:val="clear" w:color="auto" w:fill="FFFFFF"/>
        <w:spacing w:before="100" w:beforeAutospacing="1" w:after="100" w:afterAutospacing="1" w:line="240" w:lineRule="auto"/>
        <w:rPr>
          <w:rFonts w:ascii="Segoe UI" w:eastAsia="Times New Roman" w:hAnsi="Segoe UI" w:cs="Segoe UI"/>
          <w:color w:val="333333"/>
          <w:sz w:val="24"/>
          <w:szCs w:val="24"/>
          <w:lang w:eastAsia="en-IN"/>
        </w:rPr>
      </w:pPr>
      <w:r w:rsidRPr="00D36AC0">
        <w:rPr>
          <w:rFonts w:ascii="Verdana" w:eastAsia="Times New Roman" w:hAnsi="Verdana" w:cs="Segoe UI"/>
          <w:color w:val="333333"/>
          <w:sz w:val="20"/>
          <w:szCs w:val="20"/>
          <w:lang w:eastAsia="en-IN"/>
        </w:rPr>
        <w:t>The risk in the project is under acceptable limit.</w:t>
      </w:r>
    </w:p>
    <w:p w:rsidR="00344B9D" w:rsidRDefault="00344B9D" w:rsidP="009C1182">
      <w:pPr>
        <w:tabs>
          <w:tab w:val="left" w:pos="13245"/>
        </w:tabs>
        <w:rPr>
          <w:rStyle w:val="apple-converted-space"/>
          <w:rFonts w:ascii="Arial" w:hAnsi="Arial" w:cs="Arial"/>
          <w:b/>
          <w:color w:val="0E2233"/>
          <w:sz w:val="21"/>
          <w:szCs w:val="21"/>
          <w:shd w:val="clear" w:color="auto" w:fill="FFFFFF"/>
        </w:rPr>
      </w:pPr>
      <w:r w:rsidRPr="00344B9D">
        <w:rPr>
          <w:rStyle w:val="apple-converted-space"/>
          <w:rFonts w:ascii="Arial" w:hAnsi="Arial" w:cs="Arial"/>
          <w:b/>
          <w:color w:val="0E2233"/>
          <w:sz w:val="21"/>
          <w:szCs w:val="21"/>
          <w:shd w:val="clear" w:color="auto" w:fill="FFFFFF"/>
        </w:rPr>
        <w:t xml:space="preserve">What is </w:t>
      </w:r>
      <w:r w:rsidR="00442FAA">
        <w:rPr>
          <w:rStyle w:val="apple-converted-space"/>
          <w:rFonts w:ascii="Arial" w:hAnsi="Arial" w:cs="Arial"/>
          <w:b/>
          <w:color w:val="0E2233"/>
          <w:sz w:val="21"/>
          <w:szCs w:val="21"/>
          <w:shd w:val="clear" w:color="auto" w:fill="FFFFFF"/>
        </w:rPr>
        <w:t>web</w:t>
      </w:r>
      <w:r w:rsidR="00442FAA" w:rsidRPr="00344B9D">
        <w:rPr>
          <w:rStyle w:val="apple-converted-space"/>
          <w:rFonts w:ascii="Arial" w:hAnsi="Arial" w:cs="Arial"/>
          <w:b/>
          <w:color w:val="0E2233"/>
          <w:sz w:val="21"/>
          <w:szCs w:val="21"/>
          <w:shd w:val="clear" w:color="auto" w:fill="FFFFFF"/>
        </w:rPr>
        <w:t>server</w:t>
      </w:r>
      <w:r w:rsidRPr="00344B9D">
        <w:rPr>
          <w:rStyle w:val="apple-converted-space"/>
          <w:rFonts w:ascii="Arial" w:hAnsi="Arial" w:cs="Arial"/>
          <w:b/>
          <w:color w:val="0E2233"/>
          <w:sz w:val="21"/>
          <w:szCs w:val="21"/>
          <w:shd w:val="clear" w:color="auto" w:fill="FFFFFF"/>
        </w:rPr>
        <w:t>’</w:t>
      </w:r>
      <w:r>
        <w:rPr>
          <w:rStyle w:val="apple-converted-space"/>
          <w:rFonts w:ascii="Arial" w:hAnsi="Arial" w:cs="Arial"/>
          <w:b/>
          <w:color w:val="0E2233"/>
          <w:sz w:val="21"/>
          <w:szCs w:val="21"/>
          <w:shd w:val="clear" w:color="auto" w:fill="FFFFFF"/>
        </w:rPr>
        <w:t>?</w:t>
      </w:r>
      <w:r w:rsidR="009C1182">
        <w:rPr>
          <w:rStyle w:val="apple-converted-space"/>
          <w:rFonts w:ascii="Arial" w:hAnsi="Arial" w:cs="Arial"/>
          <w:b/>
          <w:color w:val="0E2233"/>
          <w:sz w:val="21"/>
          <w:szCs w:val="21"/>
          <w:shd w:val="clear" w:color="auto" w:fill="FFFFFF"/>
        </w:rPr>
        <w:tab/>
      </w:r>
    </w:p>
    <w:p w:rsidR="00344B9D" w:rsidRDefault="00344B9D" w:rsidP="00344B9D">
      <w:pPr>
        <w:pStyle w:val="NormalWeb"/>
        <w:spacing w:before="0" w:beforeAutospacing="0" w:after="0" w:afterAutospacing="0"/>
        <w:textAlignment w:val="baseline"/>
        <w:rPr>
          <w:rFonts w:ascii="Arial" w:hAnsi="Arial" w:cs="Arial"/>
          <w:color w:val="333333"/>
          <w:sz w:val="18"/>
          <w:szCs w:val="18"/>
        </w:rPr>
      </w:pPr>
      <w:r>
        <w:rPr>
          <w:rFonts w:ascii="Arial" w:hAnsi="Arial" w:cs="Arial"/>
          <w:color w:val="333333"/>
          <w:sz w:val="18"/>
          <w:szCs w:val="18"/>
        </w:rPr>
        <w:t>Web servers are</w:t>
      </w:r>
      <w:r>
        <w:rPr>
          <w:rStyle w:val="apple-converted-space"/>
          <w:rFonts w:ascii="Arial" w:hAnsi="Arial" w:cs="Arial"/>
          <w:color w:val="333333"/>
          <w:sz w:val="18"/>
          <w:szCs w:val="18"/>
        </w:rPr>
        <w:t> </w:t>
      </w:r>
      <w:hyperlink r:id="rId30" w:history="1">
        <w:r>
          <w:rPr>
            <w:rStyle w:val="Hyperlink"/>
            <w:rFonts w:ascii="Arial" w:hAnsi="Arial" w:cs="Arial"/>
            <w:color w:val="CC3300"/>
            <w:sz w:val="18"/>
            <w:szCs w:val="18"/>
            <w:bdr w:val="none" w:sz="0" w:space="0" w:color="auto" w:frame="1"/>
          </w:rPr>
          <w:t>computers</w:t>
        </w:r>
      </w:hyperlink>
      <w:r>
        <w:rPr>
          <w:rStyle w:val="apple-converted-space"/>
          <w:rFonts w:ascii="Arial" w:hAnsi="Arial" w:cs="Arial"/>
          <w:color w:val="333333"/>
          <w:sz w:val="18"/>
          <w:szCs w:val="18"/>
        </w:rPr>
        <w:t> </w:t>
      </w:r>
      <w:r>
        <w:rPr>
          <w:rFonts w:ascii="Arial" w:hAnsi="Arial" w:cs="Arial"/>
          <w:color w:val="333333"/>
          <w:sz w:val="18"/>
          <w:szCs w:val="18"/>
        </w:rPr>
        <w:t>that deliver (</w:t>
      </w:r>
      <w:r>
        <w:rPr>
          <w:rStyle w:val="Emphasis"/>
          <w:rFonts w:ascii="Arial" w:hAnsi="Arial" w:cs="Arial"/>
          <w:color w:val="333333"/>
          <w:sz w:val="18"/>
          <w:szCs w:val="18"/>
          <w:bdr w:val="none" w:sz="0" w:space="0" w:color="auto" w:frame="1"/>
        </w:rPr>
        <w:t>serves up</w:t>
      </w:r>
      <w:r>
        <w:rPr>
          <w:rFonts w:ascii="Arial" w:hAnsi="Arial" w:cs="Arial"/>
          <w:color w:val="333333"/>
          <w:sz w:val="18"/>
          <w:szCs w:val="18"/>
        </w:rPr>
        <w:t>)</w:t>
      </w:r>
      <w:r>
        <w:rPr>
          <w:rStyle w:val="apple-converted-space"/>
          <w:rFonts w:ascii="Arial" w:hAnsi="Arial" w:cs="Arial"/>
          <w:color w:val="333333"/>
          <w:sz w:val="18"/>
          <w:szCs w:val="18"/>
        </w:rPr>
        <w:t> </w:t>
      </w:r>
      <w:hyperlink r:id="rId31" w:history="1">
        <w:r>
          <w:rPr>
            <w:rStyle w:val="Hyperlink"/>
            <w:rFonts w:ascii="Arial" w:hAnsi="Arial" w:cs="Arial"/>
            <w:color w:val="CC3300"/>
            <w:sz w:val="18"/>
            <w:szCs w:val="18"/>
            <w:bdr w:val="none" w:sz="0" w:space="0" w:color="auto" w:frame="1"/>
          </w:rPr>
          <w:t>Web pages</w:t>
        </w:r>
      </w:hyperlink>
      <w:r>
        <w:rPr>
          <w:rFonts w:ascii="Arial" w:hAnsi="Arial" w:cs="Arial"/>
          <w:color w:val="333333"/>
          <w:sz w:val="18"/>
          <w:szCs w:val="18"/>
        </w:rPr>
        <w:t>. Every Web server has an</w:t>
      </w:r>
      <w:r>
        <w:rPr>
          <w:rStyle w:val="apple-converted-space"/>
          <w:rFonts w:ascii="Arial" w:hAnsi="Arial" w:cs="Arial"/>
          <w:color w:val="333333"/>
          <w:sz w:val="18"/>
          <w:szCs w:val="18"/>
        </w:rPr>
        <w:t> </w:t>
      </w:r>
      <w:hyperlink r:id="rId32" w:history="1">
        <w:r>
          <w:rPr>
            <w:rStyle w:val="Hyperlink"/>
            <w:rFonts w:ascii="Arial" w:hAnsi="Arial" w:cs="Arial"/>
            <w:color w:val="CC3300"/>
            <w:sz w:val="18"/>
            <w:szCs w:val="18"/>
            <w:bdr w:val="none" w:sz="0" w:space="0" w:color="auto" w:frame="1"/>
          </w:rPr>
          <w:t>IP address</w:t>
        </w:r>
      </w:hyperlink>
      <w:r>
        <w:rPr>
          <w:rStyle w:val="apple-converted-space"/>
          <w:rFonts w:ascii="Arial" w:hAnsi="Arial" w:cs="Arial"/>
          <w:color w:val="333333"/>
          <w:sz w:val="18"/>
          <w:szCs w:val="18"/>
        </w:rPr>
        <w:t> </w:t>
      </w:r>
      <w:r>
        <w:rPr>
          <w:rFonts w:ascii="Arial" w:hAnsi="Arial" w:cs="Arial"/>
          <w:color w:val="333333"/>
          <w:sz w:val="18"/>
          <w:szCs w:val="18"/>
        </w:rPr>
        <w:t>and possibly a</w:t>
      </w:r>
      <w:r>
        <w:rPr>
          <w:rStyle w:val="apple-converted-space"/>
          <w:rFonts w:ascii="Arial" w:hAnsi="Arial" w:cs="Arial"/>
          <w:color w:val="333333"/>
          <w:sz w:val="18"/>
          <w:szCs w:val="18"/>
        </w:rPr>
        <w:t> </w:t>
      </w:r>
      <w:hyperlink r:id="rId33" w:history="1">
        <w:r>
          <w:rPr>
            <w:rStyle w:val="Hyperlink"/>
            <w:rFonts w:ascii="Arial" w:hAnsi="Arial" w:cs="Arial"/>
            <w:color w:val="CC3300"/>
            <w:sz w:val="18"/>
            <w:szCs w:val="18"/>
            <w:bdr w:val="none" w:sz="0" w:space="0" w:color="auto" w:frame="1"/>
          </w:rPr>
          <w:t>domain name</w:t>
        </w:r>
      </w:hyperlink>
      <w:r>
        <w:rPr>
          <w:rFonts w:ascii="Arial" w:hAnsi="Arial" w:cs="Arial"/>
          <w:color w:val="333333"/>
          <w:sz w:val="18"/>
          <w:szCs w:val="18"/>
        </w:rPr>
        <w:t>. For example, if you enter the</w:t>
      </w:r>
      <w:r>
        <w:rPr>
          <w:rStyle w:val="apple-converted-space"/>
          <w:rFonts w:ascii="Arial" w:hAnsi="Arial" w:cs="Arial"/>
          <w:color w:val="333333"/>
          <w:sz w:val="18"/>
          <w:szCs w:val="18"/>
        </w:rPr>
        <w:t> </w:t>
      </w:r>
      <w:hyperlink r:id="rId34" w:history="1">
        <w:r>
          <w:rPr>
            <w:rStyle w:val="Hyperlink"/>
            <w:rFonts w:ascii="Arial" w:hAnsi="Arial" w:cs="Arial"/>
            <w:color w:val="CC3300"/>
            <w:sz w:val="18"/>
            <w:szCs w:val="18"/>
            <w:bdr w:val="none" w:sz="0" w:space="0" w:color="auto" w:frame="1"/>
          </w:rPr>
          <w:t>URL</w:t>
        </w:r>
      </w:hyperlink>
      <w:r>
        <w:rPr>
          <w:rStyle w:val="apple-converted-space"/>
          <w:rFonts w:ascii="Arial" w:hAnsi="Arial" w:cs="Arial"/>
          <w:color w:val="333333"/>
          <w:sz w:val="18"/>
          <w:szCs w:val="18"/>
        </w:rPr>
        <w:t> </w:t>
      </w:r>
      <w:r>
        <w:rPr>
          <w:rStyle w:val="Emphasis"/>
          <w:rFonts w:ascii="Arial" w:hAnsi="Arial" w:cs="Arial"/>
          <w:color w:val="333333"/>
          <w:sz w:val="18"/>
          <w:szCs w:val="18"/>
          <w:bdr w:val="none" w:sz="0" w:space="0" w:color="auto" w:frame="1"/>
        </w:rPr>
        <w:t>http://www.pcwebopedia.com/index.html</w:t>
      </w:r>
      <w:r>
        <w:rPr>
          <w:rStyle w:val="apple-converted-space"/>
          <w:rFonts w:ascii="Arial" w:hAnsi="Arial" w:cs="Arial"/>
          <w:color w:val="333333"/>
          <w:sz w:val="18"/>
          <w:szCs w:val="18"/>
        </w:rPr>
        <w:t> </w:t>
      </w:r>
      <w:r>
        <w:rPr>
          <w:rFonts w:ascii="Arial" w:hAnsi="Arial" w:cs="Arial"/>
          <w:color w:val="333333"/>
          <w:sz w:val="18"/>
          <w:szCs w:val="18"/>
        </w:rPr>
        <w:t>in your</w:t>
      </w:r>
      <w:r>
        <w:rPr>
          <w:rStyle w:val="apple-converted-space"/>
          <w:rFonts w:ascii="Arial" w:hAnsi="Arial" w:cs="Arial"/>
          <w:color w:val="333333"/>
          <w:sz w:val="18"/>
          <w:szCs w:val="18"/>
        </w:rPr>
        <w:t> </w:t>
      </w:r>
      <w:hyperlink r:id="rId35" w:history="1">
        <w:r>
          <w:rPr>
            <w:rStyle w:val="Hyperlink"/>
            <w:rFonts w:ascii="Arial" w:hAnsi="Arial" w:cs="Arial"/>
            <w:color w:val="CC3300"/>
            <w:sz w:val="18"/>
            <w:szCs w:val="18"/>
            <w:bdr w:val="none" w:sz="0" w:space="0" w:color="auto" w:frame="1"/>
          </w:rPr>
          <w:t>browser</w:t>
        </w:r>
      </w:hyperlink>
      <w:r>
        <w:rPr>
          <w:rFonts w:ascii="Arial" w:hAnsi="Arial" w:cs="Arial"/>
          <w:color w:val="333333"/>
          <w:sz w:val="18"/>
          <w:szCs w:val="18"/>
        </w:rPr>
        <w:t>, this sends a request to the Web server whose domain name is</w:t>
      </w:r>
      <w:r>
        <w:rPr>
          <w:rStyle w:val="Emphasis"/>
          <w:rFonts w:ascii="Arial" w:hAnsi="Arial" w:cs="Arial"/>
          <w:color w:val="333333"/>
          <w:sz w:val="18"/>
          <w:szCs w:val="18"/>
          <w:bdr w:val="none" w:sz="0" w:space="0" w:color="auto" w:frame="1"/>
        </w:rPr>
        <w:t>pcwebopedia.com</w:t>
      </w:r>
      <w:r>
        <w:rPr>
          <w:rFonts w:ascii="Arial" w:hAnsi="Arial" w:cs="Arial"/>
          <w:color w:val="333333"/>
          <w:sz w:val="18"/>
          <w:szCs w:val="18"/>
        </w:rPr>
        <w:t>. The server then fetches the page named</w:t>
      </w:r>
      <w:r>
        <w:rPr>
          <w:rStyle w:val="apple-converted-space"/>
          <w:rFonts w:ascii="Arial" w:hAnsi="Arial" w:cs="Arial"/>
          <w:color w:val="333333"/>
          <w:sz w:val="18"/>
          <w:szCs w:val="18"/>
        </w:rPr>
        <w:t> </w:t>
      </w:r>
      <w:r>
        <w:rPr>
          <w:rStyle w:val="Emphasis"/>
          <w:rFonts w:ascii="Arial" w:hAnsi="Arial" w:cs="Arial"/>
          <w:color w:val="333333"/>
          <w:sz w:val="18"/>
          <w:szCs w:val="18"/>
          <w:bdr w:val="none" w:sz="0" w:space="0" w:color="auto" w:frame="1"/>
        </w:rPr>
        <w:t>index.html</w:t>
      </w:r>
      <w:r>
        <w:rPr>
          <w:rStyle w:val="apple-converted-space"/>
          <w:rFonts w:ascii="Arial" w:hAnsi="Arial" w:cs="Arial"/>
          <w:color w:val="333333"/>
          <w:sz w:val="18"/>
          <w:szCs w:val="18"/>
        </w:rPr>
        <w:t> </w:t>
      </w:r>
      <w:r>
        <w:rPr>
          <w:rFonts w:ascii="Arial" w:hAnsi="Arial" w:cs="Arial"/>
          <w:color w:val="333333"/>
          <w:sz w:val="18"/>
          <w:szCs w:val="18"/>
        </w:rPr>
        <w:t>and sends it to your browser.</w:t>
      </w:r>
    </w:p>
    <w:p w:rsidR="00344B9D" w:rsidRDefault="00344B9D" w:rsidP="00344B9D">
      <w:pPr>
        <w:pStyle w:val="NormalWeb"/>
        <w:spacing w:before="0" w:beforeAutospacing="0" w:after="0" w:afterAutospacing="0"/>
        <w:textAlignment w:val="baseline"/>
        <w:rPr>
          <w:rFonts w:ascii="Arial" w:hAnsi="Arial" w:cs="Arial"/>
          <w:color w:val="333333"/>
          <w:sz w:val="18"/>
          <w:szCs w:val="18"/>
        </w:rPr>
      </w:pPr>
      <w:r>
        <w:rPr>
          <w:rFonts w:ascii="Arial" w:hAnsi="Arial" w:cs="Arial"/>
          <w:color w:val="333333"/>
          <w:sz w:val="18"/>
          <w:szCs w:val="18"/>
        </w:rPr>
        <w:t>Any computer can be turned into a Web server by installing server</w:t>
      </w:r>
      <w:r>
        <w:rPr>
          <w:rStyle w:val="apple-converted-space"/>
          <w:rFonts w:ascii="Arial" w:hAnsi="Arial" w:cs="Arial"/>
          <w:color w:val="333333"/>
          <w:sz w:val="18"/>
          <w:szCs w:val="18"/>
        </w:rPr>
        <w:t> </w:t>
      </w:r>
      <w:hyperlink r:id="rId36" w:history="1">
        <w:r>
          <w:rPr>
            <w:rStyle w:val="Hyperlink"/>
            <w:rFonts w:ascii="Arial" w:hAnsi="Arial" w:cs="Arial"/>
            <w:color w:val="CC3300"/>
            <w:sz w:val="18"/>
            <w:szCs w:val="18"/>
            <w:bdr w:val="none" w:sz="0" w:space="0" w:color="auto" w:frame="1"/>
          </w:rPr>
          <w:t>software</w:t>
        </w:r>
      </w:hyperlink>
      <w:r>
        <w:rPr>
          <w:rFonts w:ascii="Arial" w:hAnsi="Arial" w:cs="Arial"/>
          <w:color w:val="333333"/>
          <w:sz w:val="18"/>
          <w:szCs w:val="18"/>
        </w:rPr>
        <w:t>and connecting the machine to the</w:t>
      </w:r>
      <w:r>
        <w:rPr>
          <w:rStyle w:val="apple-converted-space"/>
          <w:rFonts w:ascii="Arial" w:hAnsi="Arial" w:cs="Arial"/>
          <w:color w:val="333333"/>
          <w:sz w:val="18"/>
          <w:szCs w:val="18"/>
        </w:rPr>
        <w:t> </w:t>
      </w:r>
      <w:hyperlink r:id="rId37" w:history="1">
        <w:r>
          <w:rPr>
            <w:rStyle w:val="Hyperlink"/>
            <w:rFonts w:ascii="Arial" w:hAnsi="Arial" w:cs="Arial"/>
            <w:color w:val="CC3300"/>
            <w:sz w:val="18"/>
            <w:szCs w:val="18"/>
            <w:bdr w:val="none" w:sz="0" w:space="0" w:color="auto" w:frame="1"/>
          </w:rPr>
          <w:t>Internet</w:t>
        </w:r>
      </w:hyperlink>
      <w:r>
        <w:rPr>
          <w:rFonts w:ascii="Arial" w:hAnsi="Arial" w:cs="Arial"/>
          <w:color w:val="333333"/>
          <w:sz w:val="18"/>
          <w:szCs w:val="18"/>
        </w:rPr>
        <w:t>. There are many Web server software applications, including public domain software from NCSA and Apache, and commercial packages from</w:t>
      </w:r>
      <w:r>
        <w:rPr>
          <w:rStyle w:val="apple-converted-space"/>
          <w:rFonts w:ascii="Arial" w:hAnsi="Arial" w:cs="Arial"/>
          <w:color w:val="333333"/>
          <w:sz w:val="18"/>
          <w:szCs w:val="18"/>
        </w:rPr>
        <w:t> </w:t>
      </w:r>
      <w:hyperlink r:id="rId38" w:history="1">
        <w:r>
          <w:rPr>
            <w:rStyle w:val="Hyperlink"/>
            <w:rFonts w:ascii="Arial" w:hAnsi="Arial" w:cs="Arial"/>
            <w:color w:val="CC3300"/>
            <w:sz w:val="18"/>
            <w:szCs w:val="18"/>
            <w:bdr w:val="none" w:sz="0" w:space="0" w:color="auto" w:frame="1"/>
          </w:rPr>
          <w:t>Microsoft</w:t>
        </w:r>
      </w:hyperlink>
      <w:r>
        <w:rPr>
          <w:rFonts w:ascii="Arial" w:hAnsi="Arial" w:cs="Arial"/>
          <w:color w:val="333333"/>
          <w:sz w:val="18"/>
          <w:szCs w:val="18"/>
        </w:rPr>
        <w:t>,</w:t>
      </w:r>
      <w:r>
        <w:rPr>
          <w:rStyle w:val="apple-converted-space"/>
          <w:rFonts w:ascii="Arial" w:hAnsi="Arial" w:cs="Arial"/>
          <w:color w:val="333333"/>
          <w:sz w:val="18"/>
          <w:szCs w:val="18"/>
        </w:rPr>
        <w:t> </w:t>
      </w:r>
      <w:hyperlink r:id="rId39" w:history="1">
        <w:r>
          <w:rPr>
            <w:rStyle w:val="Hyperlink"/>
            <w:rFonts w:ascii="Arial" w:hAnsi="Arial" w:cs="Arial"/>
            <w:color w:val="CC3300"/>
            <w:sz w:val="18"/>
            <w:szCs w:val="18"/>
            <w:bdr w:val="none" w:sz="0" w:space="0" w:color="auto" w:frame="1"/>
          </w:rPr>
          <w:t>Netscape</w:t>
        </w:r>
      </w:hyperlink>
      <w:r>
        <w:rPr>
          <w:rStyle w:val="apple-converted-space"/>
          <w:rFonts w:ascii="Arial" w:hAnsi="Arial" w:cs="Arial"/>
          <w:color w:val="333333"/>
          <w:sz w:val="18"/>
          <w:szCs w:val="18"/>
        </w:rPr>
        <w:t> </w:t>
      </w:r>
      <w:r>
        <w:rPr>
          <w:rFonts w:ascii="Arial" w:hAnsi="Arial" w:cs="Arial"/>
          <w:color w:val="333333"/>
          <w:sz w:val="18"/>
          <w:szCs w:val="18"/>
        </w:rPr>
        <w:t>and others.</w:t>
      </w:r>
    </w:p>
    <w:p w:rsidR="00344B9D" w:rsidRDefault="00344B9D" w:rsidP="002534F5">
      <w:pPr>
        <w:rPr>
          <w:rStyle w:val="Strong"/>
          <w:rFonts w:ascii="Arial" w:hAnsi="Arial" w:cs="Arial"/>
          <w:color w:val="000000"/>
          <w:sz w:val="21"/>
          <w:szCs w:val="21"/>
          <w:shd w:val="clear" w:color="auto" w:fill="FFFFFF"/>
        </w:rPr>
      </w:pPr>
    </w:p>
    <w:p w:rsidR="00E41B69" w:rsidRDefault="00E41B69" w:rsidP="002534F5">
      <w:pPr>
        <w:rPr>
          <w:rStyle w:val="Strong"/>
          <w:rFonts w:ascii="Arial" w:hAnsi="Arial" w:cs="Arial"/>
          <w:color w:val="000000"/>
          <w:sz w:val="21"/>
          <w:szCs w:val="21"/>
          <w:shd w:val="clear" w:color="auto" w:fill="FFFFFF"/>
        </w:rPr>
      </w:pPr>
    </w:p>
    <w:p w:rsidR="00E41B69" w:rsidRDefault="00E41B69" w:rsidP="002534F5">
      <w:pPr>
        <w:rPr>
          <w:rStyle w:val="Strong"/>
          <w:rFonts w:ascii="Arial" w:hAnsi="Arial" w:cs="Arial"/>
          <w:color w:val="000000"/>
          <w:sz w:val="21"/>
          <w:szCs w:val="21"/>
          <w:shd w:val="clear" w:color="auto" w:fill="FFFFFF"/>
        </w:rPr>
      </w:pPr>
    </w:p>
    <w:p w:rsidR="00A22BC4" w:rsidRDefault="00A22BC4" w:rsidP="00A22BC4">
      <w:pPr>
        <w:pStyle w:val="Heading1"/>
        <w:spacing w:before="150" w:after="150" w:line="240" w:lineRule="atLeast"/>
        <w:textAlignment w:val="baseline"/>
        <w:rPr>
          <w:rFonts w:ascii="Arial" w:hAnsi="Arial" w:cs="Arial"/>
          <w:color w:val="274566"/>
          <w:spacing w:val="-15"/>
          <w:sz w:val="31"/>
          <w:szCs w:val="31"/>
        </w:rPr>
      </w:pPr>
      <w:r>
        <w:rPr>
          <w:rFonts w:ascii="Arial" w:hAnsi="Arial" w:cs="Arial"/>
          <w:color w:val="274566"/>
          <w:spacing w:val="-15"/>
          <w:sz w:val="31"/>
          <w:szCs w:val="31"/>
        </w:rPr>
        <w:t>Difference between web based application and client server application</w:t>
      </w:r>
    </w:p>
    <w:p w:rsidR="00A22BC4" w:rsidRDefault="00A22BC4" w:rsidP="00A22BC4">
      <w:pPr>
        <w:pStyle w:val="NormalWeb"/>
        <w:spacing w:before="0" w:beforeAutospacing="0" w:after="0" w:afterAutospacing="0" w:line="240" w:lineRule="atLeast"/>
        <w:textAlignment w:val="baseline"/>
        <w:rPr>
          <w:rFonts w:ascii="Arial" w:hAnsi="Arial" w:cs="Arial"/>
          <w:color w:val="454545"/>
          <w:sz w:val="20"/>
          <w:szCs w:val="20"/>
        </w:rPr>
      </w:pPr>
      <w:r>
        <w:rPr>
          <w:rFonts w:ascii="Arial" w:hAnsi="Arial" w:cs="Arial"/>
          <w:color w:val="454545"/>
          <w:sz w:val="20"/>
          <w:szCs w:val="20"/>
        </w:rPr>
        <w:t xml:space="preserve">1) Web Base Application is a 3 tier application. It consists of a </w:t>
      </w:r>
      <w:r w:rsidR="001068E1">
        <w:rPr>
          <w:rFonts w:ascii="Arial" w:hAnsi="Arial" w:cs="Arial"/>
          <w:color w:val="454545"/>
          <w:sz w:val="20"/>
          <w:szCs w:val="20"/>
        </w:rPr>
        <w:t>Browser, Back</w:t>
      </w:r>
      <w:r>
        <w:rPr>
          <w:rFonts w:ascii="Arial" w:hAnsi="Arial" w:cs="Arial"/>
          <w:color w:val="454545"/>
          <w:sz w:val="20"/>
          <w:szCs w:val="20"/>
        </w:rPr>
        <w:t xml:space="preserve"> end and a Server.</w:t>
      </w:r>
    </w:p>
    <w:p w:rsidR="00A22BC4" w:rsidRDefault="00A22BC4" w:rsidP="00A22BC4">
      <w:pPr>
        <w:pStyle w:val="NormalWeb"/>
        <w:spacing w:before="0" w:beforeAutospacing="0" w:after="0" w:afterAutospacing="0" w:line="240" w:lineRule="atLeast"/>
        <w:textAlignment w:val="baseline"/>
        <w:rPr>
          <w:rFonts w:ascii="Arial" w:hAnsi="Arial" w:cs="Arial"/>
          <w:color w:val="454545"/>
          <w:sz w:val="20"/>
          <w:szCs w:val="20"/>
        </w:rPr>
      </w:pPr>
      <w:r>
        <w:rPr>
          <w:rFonts w:ascii="Arial" w:hAnsi="Arial" w:cs="Arial"/>
          <w:color w:val="454545"/>
          <w:sz w:val="20"/>
          <w:szCs w:val="20"/>
        </w:rPr>
        <w:t>Client server Application is a 2 tier Application with a Front End and a Back end .</w:t>
      </w:r>
    </w:p>
    <w:p w:rsidR="00A22BC4" w:rsidRDefault="00A22BC4" w:rsidP="00A22BC4">
      <w:pPr>
        <w:pStyle w:val="NormalWeb"/>
        <w:spacing w:before="0" w:beforeAutospacing="0" w:after="0" w:afterAutospacing="0" w:line="240" w:lineRule="atLeast"/>
        <w:textAlignment w:val="baseline"/>
        <w:rPr>
          <w:rFonts w:ascii="Arial" w:hAnsi="Arial" w:cs="Arial"/>
          <w:color w:val="454545"/>
          <w:sz w:val="20"/>
          <w:szCs w:val="20"/>
        </w:rPr>
      </w:pPr>
      <w:r>
        <w:rPr>
          <w:rFonts w:ascii="Arial" w:hAnsi="Arial" w:cs="Arial"/>
          <w:color w:val="454545"/>
          <w:sz w:val="20"/>
          <w:szCs w:val="20"/>
        </w:rPr>
        <w:t> </w:t>
      </w:r>
    </w:p>
    <w:p w:rsidR="00A22BC4" w:rsidRDefault="00A22BC4" w:rsidP="00A22BC4">
      <w:pPr>
        <w:pStyle w:val="NormalWeb"/>
        <w:spacing w:before="0" w:beforeAutospacing="0" w:after="0" w:afterAutospacing="0" w:line="240" w:lineRule="atLeast"/>
        <w:textAlignment w:val="baseline"/>
        <w:rPr>
          <w:rFonts w:ascii="Arial" w:hAnsi="Arial" w:cs="Arial"/>
          <w:color w:val="454545"/>
          <w:sz w:val="20"/>
          <w:szCs w:val="20"/>
        </w:rPr>
      </w:pPr>
      <w:r>
        <w:rPr>
          <w:rFonts w:ascii="Arial" w:hAnsi="Arial" w:cs="Arial"/>
          <w:color w:val="454545"/>
          <w:sz w:val="20"/>
          <w:szCs w:val="20"/>
        </w:rPr>
        <w:t>2) In the Web Base Application, tester test for the Script error like java script error VB script error etc, that shown at the page.</w:t>
      </w:r>
    </w:p>
    <w:p w:rsidR="00A22BC4" w:rsidRDefault="00A22BC4" w:rsidP="00A22BC4">
      <w:pPr>
        <w:pStyle w:val="NormalWeb"/>
        <w:spacing w:before="0" w:beforeAutospacing="0" w:after="0" w:afterAutospacing="0" w:line="240" w:lineRule="atLeast"/>
        <w:textAlignment w:val="baseline"/>
        <w:rPr>
          <w:rFonts w:ascii="Arial" w:hAnsi="Arial" w:cs="Arial"/>
          <w:color w:val="454545"/>
          <w:sz w:val="20"/>
          <w:szCs w:val="20"/>
        </w:rPr>
      </w:pPr>
      <w:r>
        <w:rPr>
          <w:rFonts w:ascii="Arial" w:hAnsi="Arial" w:cs="Arial"/>
          <w:color w:val="454545"/>
          <w:sz w:val="20"/>
          <w:szCs w:val="20"/>
        </w:rPr>
        <w:t> In the Client server Application tester does not test for any script error.</w:t>
      </w:r>
    </w:p>
    <w:p w:rsidR="00A22BC4" w:rsidRDefault="00A22BC4" w:rsidP="00A22BC4">
      <w:pPr>
        <w:pStyle w:val="NormalWeb"/>
        <w:spacing w:before="0" w:beforeAutospacing="0" w:after="0" w:afterAutospacing="0" w:line="240" w:lineRule="atLeast"/>
        <w:textAlignment w:val="baseline"/>
        <w:rPr>
          <w:rFonts w:ascii="Arial" w:hAnsi="Arial" w:cs="Arial"/>
          <w:color w:val="454545"/>
          <w:sz w:val="20"/>
          <w:szCs w:val="20"/>
        </w:rPr>
      </w:pPr>
      <w:r>
        <w:rPr>
          <w:rFonts w:ascii="Arial" w:hAnsi="Arial" w:cs="Arial"/>
          <w:color w:val="454545"/>
          <w:sz w:val="20"/>
          <w:szCs w:val="20"/>
        </w:rPr>
        <w:t> </w:t>
      </w:r>
    </w:p>
    <w:p w:rsidR="00A22BC4" w:rsidRDefault="00A22BC4" w:rsidP="00A22BC4">
      <w:pPr>
        <w:pStyle w:val="NormalWeb"/>
        <w:spacing w:before="0" w:beforeAutospacing="0" w:after="0" w:afterAutospacing="0" w:line="240" w:lineRule="atLeast"/>
        <w:textAlignment w:val="baseline"/>
        <w:rPr>
          <w:rFonts w:ascii="Arial" w:hAnsi="Arial" w:cs="Arial"/>
          <w:color w:val="454545"/>
          <w:sz w:val="20"/>
          <w:szCs w:val="20"/>
        </w:rPr>
      </w:pPr>
      <w:r>
        <w:rPr>
          <w:rFonts w:ascii="Arial" w:hAnsi="Arial" w:cs="Arial"/>
          <w:color w:val="454545"/>
          <w:sz w:val="20"/>
          <w:szCs w:val="20"/>
        </w:rPr>
        <w:t>3) In the Web Base Application once changes perform reflect at every machine so tester has less work for test.</w:t>
      </w:r>
    </w:p>
    <w:p w:rsidR="00A22BC4" w:rsidRDefault="00A22BC4" w:rsidP="00A22BC4">
      <w:pPr>
        <w:pStyle w:val="NormalWeb"/>
        <w:spacing w:before="0" w:beforeAutospacing="0" w:after="0" w:afterAutospacing="0" w:line="240" w:lineRule="atLeast"/>
        <w:textAlignment w:val="baseline"/>
        <w:rPr>
          <w:rFonts w:ascii="Arial" w:hAnsi="Arial" w:cs="Arial"/>
          <w:color w:val="454545"/>
          <w:sz w:val="20"/>
          <w:szCs w:val="20"/>
        </w:rPr>
      </w:pPr>
      <w:r>
        <w:rPr>
          <w:rFonts w:ascii="Arial" w:hAnsi="Arial" w:cs="Arial"/>
          <w:color w:val="454545"/>
          <w:sz w:val="20"/>
          <w:szCs w:val="20"/>
        </w:rPr>
        <w:t>Whereas in the Client server Application every time application need to be install hence ,it maybe possible that some machine has some problem for that Hardware testing as well as software testing is needed.</w:t>
      </w:r>
    </w:p>
    <w:p w:rsidR="00077E91" w:rsidRDefault="00077E91" w:rsidP="00A22BC4">
      <w:pPr>
        <w:pStyle w:val="NormalWeb"/>
        <w:spacing w:before="0" w:beforeAutospacing="0" w:after="0" w:afterAutospacing="0" w:line="240" w:lineRule="atLeast"/>
        <w:textAlignment w:val="baseline"/>
        <w:rPr>
          <w:rFonts w:ascii="Arial" w:hAnsi="Arial" w:cs="Arial"/>
          <w:color w:val="454545"/>
          <w:sz w:val="20"/>
          <w:szCs w:val="20"/>
        </w:rPr>
      </w:pPr>
      <w:r>
        <w:rPr>
          <w:rFonts w:ascii="Helvetica" w:hAnsi="Helvetica" w:cs="Helvetica"/>
          <w:color w:val="333333"/>
          <w:sz w:val="20"/>
          <w:szCs w:val="20"/>
          <w:shd w:val="clear" w:color="auto" w:fill="FFFFFF"/>
        </w:rPr>
        <w:t xml:space="preserve">4) </w:t>
      </w:r>
      <w:r w:rsidR="001068E1">
        <w:rPr>
          <w:rFonts w:ascii="Helvetica" w:hAnsi="Helvetica" w:cs="Helvetica"/>
          <w:color w:val="333333"/>
          <w:sz w:val="20"/>
          <w:szCs w:val="20"/>
          <w:shd w:val="clear" w:color="auto" w:fill="FFFFFF"/>
        </w:rPr>
        <w:t>Changes</w:t>
      </w:r>
      <w:r>
        <w:rPr>
          <w:rFonts w:ascii="Helvetica" w:hAnsi="Helvetica" w:cs="Helvetica"/>
          <w:color w:val="333333"/>
          <w:sz w:val="20"/>
          <w:szCs w:val="20"/>
          <w:shd w:val="clear" w:color="auto" w:fill="FFFFFF"/>
        </w:rPr>
        <w:t xml:space="preserve"> can't reflect in this. used to install again and test whether application works or not.</w:t>
      </w:r>
      <w:r>
        <w:rPr>
          <w:rFonts w:ascii="Helvetica" w:hAnsi="Helvetica" w:cs="Helvetica"/>
          <w:color w:val="333333"/>
          <w:sz w:val="20"/>
          <w:szCs w:val="20"/>
        </w:rPr>
        <w:br/>
      </w:r>
      <w:r>
        <w:rPr>
          <w:rFonts w:ascii="Helvetica" w:hAnsi="Helvetica" w:cs="Helvetica"/>
          <w:color w:val="333333"/>
          <w:sz w:val="20"/>
          <w:szCs w:val="20"/>
          <w:shd w:val="clear" w:color="auto" w:fill="FFFFFF"/>
        </w:rPr>
        <w:t xml:space="preserve"> Single user system.</w:t>
      </w:r>
      <w:r w:rsidRPr="00077E91">
        <w:rPr>
          <w:rFonts w:ascii="Helvetica" w:hAnsi="Helvetica" w:cs="Helvetica"/>
          <w:color w:val="333333"/>
          <w:sz w:val="20"/>
          <w:szCs w:val="20"/>
          <w:shd w:val="clear" w:color="auto" w:fill="FFFFFF"/>
        </w:rPr>
        <w:t xml:space="preserve"> </w:t>
      </w:r>
      <w:r w:rsidR="001068E1">
        <w:rPr>
          <w:rFonts w:ascii="Helvetica" w:hAnsi="Helvetica" w:cs="Helvetica"/>
          <w:color w:val="333333"/>
          <w:sz w:val="20"/>
          <w:szCs w:val="20"/>
          <w:shd w:val="clear" w:color="auto" w:fill="FFFFFF"/>
        </w:rPr>
        <w:t>Difficult</w:t>
      </w:r>
      <w:r>
        <w:rPr>
          <w:rFonts w:ascii="Helvetica" w:hAnsi="Helvetica" w:cs="Helvetica"/>
          <w:color w:val="333333"/>
          <w:sz w:val="20"/>
          <w:szCs w:val="20"/>
          <w:shd w:val="clear" w:color="auto" w:fill="FFFFFF"/>
        </w:rPr>
        <w:t xml:space="preserve"> to test scripting problem in this.</w:t>
      </w:r>
    </w:p>
    <w:p w:rsidR="00A22BC4" w:rsidRDefault="00A22BC4" w:rsidP="00A22BC4">
      <w:pPr>
        <w:pStyle w:val="NormalWeb"/>
        <w:spacing w:before="0" w:beforeAutospacing="0" w:after="0" w:afterAutospacing="0" w:line="240" w:lineRule="atLeast"/>
        <w:textAlignment w:val="baseline"/>
        <w:rPr>
          <w:rFonts w:ascii="Arial" w:hAnsi="Arial" w:cs="Arial"/>
          <w:color w:val="454545"/>
          <w:sz w:val="20"/>
          <w:szCs w:val="20"/>
        </w:rPr>
      </w:pPr>
      <w:r>
        <w:rPr>
          <w:rFonts w:ascii="Arial" w:hAnsi="Arial" w:cs="Arial"/>
          <w:color w:val="454545"/>
          <w:sz w:val="20"/>
          <w:szCs w:val="20"/>
        </w:rPr>
        <w:t> </w:t>
      </w:r>
    </w:p>
    <w:p w:rsidR="00A22BC4" w:rsidRDefault="00490974" w:rsidP="002534F5">
      <w:pPr>
        <w:rPr>
          <w:rFonts w:ascii="Helvetica" w:hAnsi="Helvetica" w:cs="Helvetica"/>
          <w:color w:val="333333"/>
          <w:sz w:val="20"/>
          <w:szCs w:val="20"/>
          <w:shd w:val="clear" w:color="auto" w:fill="FFFFFF"/>
        </w:rPr>
      </w:pPr>
      <w:r>
        <w:rPr>
          <w:rStyle w:val="apple-style-span"/>
          <w:rFonts w:ascii="Arial" w:hAnsi="Arial" w:cs="Arial"/>
          <w:b/>
          <w:color w:val="000000"/>
          <w:sz w:val="18"/>
          <w:szCs w:val="18"/>
        </w:rPr>
        <w:t>5}</w:t>
      </w:r>
      <w:r>
        <w:rPr>
          <w:rFonts w:ascii="Helvetica" w:hAnsi="Helvetica" w:cs="Helvetica"/>
          <w:color w:val="333333"/>
          <w:sz w:val="20"/>
          <w:szCs w:val="20"/>
          <w:shd w:val="clear" w:color="auto" w:fill="FFFFFF"/>
        </w:rPr>
        <w:t>)</w:t>
      </w:r>
      <w:r w:rsidR="001068E1">
        <w:rPr>
          <w:rFonts w:ascii="Helvetica" w:hAnsi="Helvetica" w:cs="Helvetica"/>
          <w:color w:val="333333"/>
          <w:sz w:val="20"/>
          <w:szCs w:val="20"/>
          <w:shd w:val="clear" w:color="auto" w:fill="FFFFFF"/>
        </w:rPr>
        <w:t>Security</w:t>
      </w:r>
      <w:r>
        <w:rPr>
          <w:rFonts w:ascii="Helvetica" w:hAnsi="Helvetica" w:cs="Helvetica"/>
          <w:color w:val="333333"/>
          <w:sz w:val="20"/>
          <w:szCs w:val="20"/>
          <w:shd w:val="clear" w:color="auto" w:fill="FFFFFF"/>
        </w:rPr>
        <w:t xml:space="preserve"> issues are very less in client server as there are Minimum users,but in Web server Security issues are Maximum as end users are more</w:t>
      </w:r>
    </w:p>
    <w:p w:rsidR="00490974" w:rsidRDefault="00490974" w:rsidP="002534F5">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6)Performance issues will not be taken in to consideration in client server, but consideration will be done web server applications.</w:t>
      </w:r>
    </w:p>
    <w:p w:rsidR="00490974" w:rsidRDefault="00490974" w:rsidP="002534F5">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7)</w:t>
      </w:r>
      <w:r w:rsidRPr="00490974">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In client server application we will not use Web servers, but in web server applications same will be used.</w:t>
      </w:r>
    </w:p>
    <w:p w:rsidR="00386C3E" w:rsidRDefault="00386C3E" w:rsidP="002534F5">
      <w:pPr>
        <w:rPr>
          <w:rFonts w:ascii="Helvetica" w:hAnsi="Helvetica" w:cs="Helvetica"/>
          <w:color w:val="333333"/>
          <w:sz w:val="20"/>
          <w:szCs w:val="20"/>
          <w:shd w:val="clear" w:color="auto" w:fill="FFFFFF"/>
        </w:rPr>
      </w:pPr>
    </w:p>
    <w:p w:rsidR="00386C3E" w:rsidRDefault="00386C3E" w:rsidP="00386C3E">
      <w:pPr>
        <w:pStyle w:val="NormalWeb"/>
        <w:shd w:val="clear" w:color="auto" w:fill="FFFFFF"/>
        <w:rPr>
          <w:rFonts w:ascii="Segoe UI" w:hAnsi="Segoe UI" w:cs="Segoe UI"/>
          <w:color w:val="333333"/>
        </w:rPr>
      </w:pPr>
      <w:r>
        <w:rPr>
          <w:rFonts w:ascii="Verdana" w:hAnsi="Verdana" w:cs="Segoe UI"/>
          <w:b/>
          <w:bCs/>
          <w:color w:val="333333"/>
          <w:sz w:val="20"/>
          <w:szCs w:val="20"/>
        </w:rPr>
        <w:lastRenderedPageBreak/>
        <w:t>Structural Testing</w:t>
      </w:r>
    </w:p>
    <w:p w:rsidR="00386C3E" w:rsidRDefault="00386C3E" w:rsidP="00386C3E">
      <w:pPr>
        <w:pStyle w:val="NormalWeb"/>
        <w:shd w:val="clear" w:color="auto" w:fill="FFFFFF"/>
        <w:rPr>
          <w:rFonts w:ascii="Segoe UI" w:hAnsi="Segoe UI" w:cs="Segoe UI"/>
          <w:color w:val="333333"/>
        </w:rPr>
      </w:pPr>
      <w:r>
        <w:rPr>
          <w:rFonts w:ascii="Verdana" w:hAnsi="Verdana" w:cs="Segoe UI"/>
          <w:color w:val="333333"/>
          <w:sz w:val="20"/>
          <w:szCs w:val="20"/>
        </w:rPr>
        <w:t>It's a White Box Testing Technique. Since the testing is based on the internal structure of the program/code &amp; hence it is called as Structural Testing.</w:t>
      </w:r>
    </w:p>
    <w:p w:rsidR="00386C3E" w:rsidRDefault="00386C3E" w:rsidP="00386C3E">
      <w:pPr>
        <w:pStyle w:val="NormalWeb"/>
        <w:shd w:val="clear" w:color="auto" w:fill="FFFFFF"/>
        <w:rPr>
          <w:rFonts w:ascii="Segoe UI" w:hAnsi="Segoe UI" w:cs="Segoe UI"/>
          <w:color w:val="333333"/>
        </w:rPr>
      </w:pPr>
      <w:r>
        <w:rPr>
          <w:rFonts w:ascii="Verdana" w:hAnsi="Verdana" w:cs="Segoe UI"/>
          <w:b/>
          <w:bCs/>
          <w:color w:val="333333"/>
          <w:sz w:val="20"/>
          <w:szCs w:val="20"/>
        </w:rPr>
        <w:t>116. What is the difference between a test strategy and a test plan?</w:t>
      </w:r>
    </w:p>
    <w:p w:rsidR="00386C3E" w:rsidRDefault="00386C3E" w:rsidP="00386C3E">
      <w:pPr>
        <w:pStyle w:val="NormalWeb"/>
        <w:shd w:val="clear" w:color="auto" w:fill="FFFFFF"/>
        <w:rPr>
          <w:rFonts w:ascii="Segoe UI" w:hAnsi="Segoe UI" w:cs="Segoe UI"/>
          <w:color w:val="333333"/>
        </w:rPr>
      </w:pPr>
      <w:r>
        <w:rPr>
          <w:rFonts w:ascii="Verdana" w:hAnsi="Verdana" w:cs="Segoe UI"/>
          <w:b/>
          <w:bCs/>
          <w:color w:val="333333"/>
          <w:sz w:val="20"/>
          <w:szCs w:val="20"/>
        </w:rPr>
        <w:t>TEST PLAN:</w:t>
      </w:r>
      <w:r>
        <w:rPr>
          <w:rStyle w:val="apple-converted-space"/>
          <w:rFonts w:ascii="Verdana" w:hAnsi="Verdana" w:cs="Segoe UI"/>
          <w:color w:val="333333"/>
          <w:sz w:val="20"/>
          <w:szCs w:val="20"/>
        </w:rPr>
        <w:t> </w:t>
      </w:r>
      <w:r>
        <w:rPr>
          <w:rFonts w:ascii="Verdana" w:hAnsi="Verdana" w:cs="Segoe UI"/>
          <w:color w:val="333333"/>
          <w:sz w:val="20"/>
          <w:szCs w:val="20"/>
        </w:rPr>
        <w:t>IT IS PLAN FOR TESTING.IT DEFINES SCOPE, APPROACH, AND ENVIRONEMENT.</w:t>
      </w:r>
      <w:r>
        <w:rPr>
          <w:rStyle w:val="apple-converted-space"/>
          <w:rFonts w:ascii="Verdana" w:hAnsi="Verdana" w:cs="Segoe UI"/>
          <w:color w:val="333333"/>
          <w:sz w:val="20"/>
          <w:szCs w:val="20"/>
        </w:rPr>
        <w:t> </w:t>
      </w:r>
      <w:r>
        <w:rPr>
          <w:rFonts w:ascii="Verdana" w:hAnsi="Verdana" w:cs="Segoe UI"/>
          <w:color w:val="333333"/>
          <w:sz w:val="20"/>
          <w:szCs w:val="20"/>
        </w:rPr>
        <w:br/>
      </w:r>
      <w:r>
        <w:rPr>
          <w:rFonts w:ascii="Verdana" w:hAnsi="Verdana" w:cs="Segoe UI"/>
          <w:color w:val="333333"/>
          <w:sz w:val="20"/>
          <w:szCs w:val="20"/>
        </w:rPr>
        <w:br/>
      </w:r>
      <w:r>
        <w:rPr>
          <w:rFonts w:ascii="Verdana" w:hAnsi="Verdana" w:cs="Segoe UI"/>
          <w:b/>
          <w:bCs/>
          <w:color w:val="333333"/>
          <w:sz w:val="20"/>
          <w:szCs w:val="20"/>
        </w:rPr>
        <w:t>TEST STRATEGY:</w:t>
      </w:r>
      <w:r>
        <w:rPr>
          <w:rStyle w:val="apple-converted-space"/>
          <w:rFonts w:ascii="Verdana" w:hAnsi="Verdana" w:cs="Segoe UI"/>
          <w:color w:val="333333"/>
          <w:sz w:val="20"/>
          <w:szCs w:val="20"/>
        </w:rPr>
        <w:t> </w:t>
      </w:r>
      <w:r>
        <w:rPr>
          <w:rFonts w:ascii="Verdana" w:hAnsi="Verdana" w:cs="Segoe UI"/>
          <w:color w:val="333333"/>
          <w:sz w:val="20"/>
          <w:szCs w:val="20"/>
        </w:rPr>
        <w:t>A TEST STRATEGY IS NOT A DOCUMENT.IT IS A FRAMEWORK FOR MAKING DECISIONS ABOUT VALUE.</w:t>
      </w:r>
    </w:p>
    <w:p w:rsidR="00386C3E" w:rsidRPr="007A3B23" w:rsidRDefault="00386C3E" w:rsidP="002534F5">
      <w:pPr>
        <w:rPr>
          <w:rStyle w:val="apple-style-span"/>
          <w:rFonts w:ascii="Arial" w:hAnsi="Arial" w:cs="Arial"/>
          <w:b/>
          <w:color w:val="000000"/>
          <w:sz w:val="18"/>
          <w:szCs w:val="18"/>
        </w:rPr>
      </w:pPr>
      <w:r>
        <w:rPr>
          <w:rFonts w:ascii="Verdana" w:hAnsi="Verdana"/>
          <w:b/>
          <w:bCs/>
          <w:color w:val="333333"/>
          <w:shd w:val="clear" w:color="auto" w:fill="FFFFFF"/>
        </w:rPr>
        <w:t>Error:</w:t>
      </w:r>
      <w:r>
        <w:rPr>
          <w:rStyle w:val="apple-converted-space"/>
          <w:rFonts w:ascii="Verdana" w:hAnsi="Verdana"/>
          <w:color w:val="333333"/>
          <w:shd w:val="clear" w:color="auto" w:fill="FFFFFF"/>
        </w:rPr>
        <w:t> </w:t>
      </w:r>
      <w:r>
        <w:rPr>
          <w:rFonts w:ascii="Verdana" w:hAnsi="Verdana"/>
          <w:color w:val="333333"/>
          <w:shd w:val="clear" w:color="auto" w:fill="FFFFFF"/>
        </w:rPr>
        <w:t>a human action that produces an incorrect result.</w:t>
      </w:r>
      <w:r>
        <w:rPr>
          <w:rFonts w:ascii="Verdana" w:hAnsi="Verdana"/>
          <w:color w:val="333333"/>
        </w:rPr>
        <w:br/>
      </w:r>
      <w:r>
        <w:rPr>
          <w:rFonts w:ascii="Verdana" w:hAnsi="Verdana"/>
          <w:color w:val="333333"/>
        </w:rPr>
        <w:br/>
      </w:r>
      <w:r>
        <w:rPr>
          <w:rFonts w:ascii="Verdana" w:hAnsi="Verdana"/>
          <w:b/>
          <w:bCs/>
          <w:color w:val="333333"/>
          <w:shd w:val="clear" w:color="auto" w:fill="FFFFFF"/>
        </w:rPr>
        <w:t>Fault:</w:t>
      </w:r>
      <w:r>
        <w:rPr>
          <w:rStyle w:val="apple-converted-space"/>
          <w:rFonts w:ascii="Verdana" w:hAnsi="Verdana"/>
          <w:color w:val="333333"/>
          <w:shd w:val="clear" w:color="auto" w:fill="FFFFFF"/>
        </w:rPr>
        <w:t> </w:t>
      </w:r>
      <w:r>
        <w:rPr>
          <w:rFonts w:ascii="Verdana" w:hAnsi="Verdana"/>
          <w:color w:val="333333"/>
          <w:shd w:val="clear" w:color="auto" w:fill="FFFFFF"/>
        </w:rPr>
        <w:t>a manifestation of an error in software.</w:t>
      </w:r>
      <w:r>
        <w:rPr>
          <w:rFonts w:ascii="Verdana" w:hAnsi="Verdana"/>
          <w:color w:val="333333"/>
        </w:rPr>
        <w:br/>
      </w:r>
      <w:r>
        <w:rPr>
          <w:rFonts w:ascii="Verdana" w:hAnsi="Verdana"/>
          <w:color w:val="333333"/>
        </w:rPr>
        <w:br/>
      </w:r>
      <w:r>
        <w:rPr>
          <w:rFonts w:ascii="Verdana" w:hAnsi="Verdana"/>
          <w:b/>
          <w:bCs/>
          <w:color w:val="333333"/>
          <w:shd w:val="clear" w:color="auto" w:fill="FFFFFF"/>
        </w:rPr>
        <w:t>Failure:</w:t>
      </w:r>
      <w:r>
        <w:rPr>
          <w:rStyle w:val="apple-converted-space"/>
          <w:rFonts w:ascii="Verdana" w:hAnsi="Verdana"/>
          <w:color w:val="333333"/>
          <w:shd w:val="clear" w:color="auto" w:fill="FFFFFF"/>
        </w:rPr>
        <w:t> </w:t>
      </w:r>
      <w:r>
        <w:rPr>
          <w:rFonts w:ascii="Verdana" w:hAnsi="Verdana"/>
          <w:color w:val="333333"/>
          <w:shd w:val="clear" w:color="auto" w:fill="FFFFFF"/>
        </w:rPr>
        <w:t>a deviation of the software from its expected delivery or service.</w:t>
      </w:r>
      <w:r>
        <w:rPr>
          <w:rFonts w:ascii="Verdana" w:hAnsi="Verdana"/>
          <w:color w:val="333333"/>
        </w:rPr>
        <w:br/>
      </w:r>
      <w:r>
        <w:rPr>
          <w:rFonts w:ascii="Verdana" w:hAnsi="Verdana"/>
          <w:color w:val="333333"/>
        </w:rPr>
        <w:br/>
      </w:r>
      <w:r>
        <w:rPr>
          <w:rFonts w:ascii="Verdana" w:hAnsi="Verdana"/>
          <w:b/>
          <w:bCs/>
          <w:color w:val="333333"/>
          <w:shd w:val="clear" w:color="auto" w:fill="FFFFFF"/>
        </w:rPr>
        <w:t>Reliability:</w:t>
      </w:r>
      <w:r>
        <w:rPr>
          <w:rStyle w:val="apple-converted-space"/>
          <w:rFonts w:ascii="Verdana" w:hAnsi="Verdana"/>
          <w:color w:val="333333"/>
          <w:shd w:val="clear" w:color="auto" w:fill="FFFFFF"/>
        </w:rPr>
        <w:t> </w:t>
      </w:r>
      <w:r>
        <w:rPr>
          <w:rFonts w:ascii="Verdana" w:hAnsi="Verdana"/>
          <w:color w:val="333333"/>
          <w:shd w:val="clear" w:color="auto" w:fill="FFFFFF"/>
        </w:rPr>
        <w:t>the probability that the software will not cause the failure of the system for a specified time under specified conditions.</w:t>
      </w:r>
    </w:p>
    <w:p w:rsidR="00D9509F" w:rsidRDefault="00D9509F" w:rsidP="002534F5">
      <w:pPr>
        <w:rPr>
          <w:rStyle w:val="apple-style-span"/>
          <w:rFonts w:ascii="Arial" w:hAnsi="Arial" w:cs="Arial"/>
          <w:b/>
          <w:color w:val="000000"/>
          <w:sz w:val="18"/>
          <w:szCs w:val="18"/>
        </w:rPr>
      </w:pPr>
      <w:r>
        <w:rPr>
          <w:rFonts w:ascii="Verdana" w:hAnsi="Verdana"/>
          <w:color w:val="333333"/>
        </w:rPr>
        <w:br/>
      </w:r>
      <w:r>
        <w:rPr>
          <w:rFonts w:ascii="Verdana" w:hAnsi="Verdana"/>
          <w:b/>
          <w:bCs/>
          <w:color w:val="333333"/>
          <w:shd w:val="clear" w:color="auto" w:fill="FFFFFF"/>
        </w:rPr>
        <w:t>63. What is exact difference between Debugging &amp; Testing?</w:t>
      </w:r>
      <w:r>
        <w:rPr>
          <w:rFonts w:ascii="Verdana" w:hAnsi="Verdana"/>
          <w:b/>
          <w:bCs/>
          <w:color w:val="333333"/>
          <w:shd w:val="clear" w:color="auto" w:fill="FFFFFF"/>
        </w:rPr>
        <w:br/>
      </w:r>
      <w:r>
        <w:rPr>
          <w:rFonts w:ascii="Verdana" w:hAnsi="Verdana"/>
          <w:color w:val="333333"/>
        </w:rPr>
        <w:br/>
      </w:r>
      <w:r>
        <w:rPr>
          <w:rFonts w:ascii="Verdana" w:hAnsi="Verdana"/>
          <w:color w:val="333333"/>
          <w:shd w:val="clear" w:color="auto" w:fill="FFFFFF"/>
        </w:rPr>
        <w:t>Testing is nothing but finding an error/problem and its done by testers where as debugging is nothing but finding the root cause for the error/problem and that is taken care by developers.</w:t>
      </w:r>
    </w:p>
    <w:p w:rsidR="00D9509F" w:rsidRPr="00D9509F" w:rsidRDefault="00D9509F" w:rsidP="00D9509F">
      <w:pPr>
        <w:shd w:val="clear" w:color="auto" w:fill="FFFFFF"/>
        <w:spacing w:before="100" w:beforeAutospacing="1" w:after="100" w:afterAutospacing="1" w:line="240" w:lineRule="auto"/>
        <w:rPr>
          <w:rFonts w:ascii="Segoe UI" w:eastAsia="Times New Roman" w:hAnsi="Segoe UI" w:cs="Segoe UI"/>
          <w:color w:val="333333"/>
          <w:sz w:val="24"/>
          <w:szCs w:val="24"/>
          <w:lang w:eastAsia="en-IN"/>
        </w:rPr>
      </w:pPr>
      <w:r w:rsidRPr="00D9509F">
        <w:rPr>
          <w:rFonts w:ascii="Verdana" w:eastAsia="Times New Roman" w:hAnsi="Verdana" w:cs="Segoe UI"/>
          <w:b/>
          <w:bCs/>
          <w:color w:val="333333"/>
          <w:sz w:val="20"/>
          <w:szCs w:val="20"/>
          <w:lang w:eastAsia="en-IN"/>
        </w:rPr>
        <w:t>6. What is Entry and Exit Criteria in Software Testing?</w:t>
      </w:r>
      <w:r w:rsidRPr="00D9509F">
        <w:rPr>
          <w:rFonts w:ascii="Verdana" w:eastAsia="Times New Roman" w:hAnsi="Verdana" w:cs="Segoe UI"/>
          <w:color w:val="333333"/>
          <w:sz w:val="20"/>
          <w:szCs w:val="20"/>
          <w:lang w:eastAsia="en-IN"/>
        </w:rPr>
        <w:br/>
      </w:r>
      <w:r w:rsidRPr="00D9509F">
        <w:rPr>
          <w:rFonts w:ascii="Verdana" w:eastAsia="Times New Roman" w:hAnsi="Verdana" w:cs="Segoe UI"/>
          <w:color w:val="333333"/>
          <w:sz w:val="20"/>
          <w:szCs w:val="20"/>
          <w:lang w:eastAsia="en-IN"/>
        </w:rPr>
        <w:br/>
        <w:t>Entry Criteria is the process that must be present when a system begins, like,</w:t>
      </w:r>
    </w:p>
    <w:p w:rsidR="00D9509F" w:rsidRPr="00D9509F" w:rsidRDefault="00D9509F" w:rsidP="007F4AFC">
      <w:pPr>
        <w:numPr>
          <w:ilvl w:val="0"/>
          <w:numId w:val="2"/>
        </w:numPr>
        <w:shd w:val="clear" w:color="auto" w:fill="FFFFFF"/>
        <w:spacing w:before="100" w:beforeAutospacing="1" w:after="100" w:afterAutospacing="1" w:line="240" w:lineRule="auto"/>
        <w:rPr>
          <w:rFonts w:ascii="Segoe UI" w:eastAsia="Times New Roman" w:hAnsi="Segoe UI" w:cs="Segoe UI"/>
          <w:color w:val="333333"/>
          <w:sz w:val="24"/>
          <w:szCs w:val="24"/>
          <w:lang w:eastAsia="en-IN"/>
        </w:rPr>
      </w:pPr>
      <w:r w:rsidRPr="00D9509F">
        <w:rPr>
          <w:rFonts w:ascii="Verdana" w:eastAsia="Times New Roman" w:hAnsi="Verdana" w:cs="Segoe UI"/>
          <w:color w:val="333333"/>
          <w:sz w:val="20"/>
          <w:szCs w:val="20"/>
          <w:lang w:eastAsia="en-IN"/>
        </w:rPr>
        <w:t> SRS (Software Requirement Specification)</w:t>
      </w:r>
      <w:r w:rsidR="007D3FCD">
        <w:rPr>
          <w:rFonts w:ascii="Verdana" w:eastAsia="Times New Roman" w:hAnsi="Verdana" w:cs="Segoe UI"/>
          <w:color w:val="333333"/>
          <w:sz w:val="20"/>
          <w:szCs w:val="20"/>
          <w:lang w:eastAsia="en-IN"/>
        </w:rPr>
        <w:t>- whole system flow</w:t>
      </w:r>
    </w:p>
    <w:p w:rsidR="00D9509F" w:rsidRPr="007D3FCD" w:rsidRDefault="00D9509F" w:rsidP="007F4AFC">
      <w:pPr>
        <w:numPr>
          <w:ilvl w:val="0"/>
          <w:numId w:val="2"/>
        </w:numPr>
        <w:shd w:val="clear" w:color="auto" w:fill="FFFFFF"/>
        <w:spacing w:before="100" w:beforeAutospacing="1" w:after="100" w:afterAutospacing="1" w:line="240" w:lineRule="auto"/>
        <w:rPr>
          <w:rFonts w:ascii="Segoe UI" w:eastAsia="Times New Roman" w:hAnsi="Segoe UI" w:cs="Segoe UI"/>
          <w:color w:val="333333"/>
          <w:sz w:val="24"/>
          <w:szCs w:val="24"/>
          <w:lang w:eastAsia="en-IN"/>
        </w:rPr>
      </w:pPr>
      <w:r w:rsidRPr="00D9509F">
        <w:rPr>
          <w:rFonts w:ascii="Verdana" w:eastAsia="Times New Roman" w:hAnsi="Verdana" w:cs="Segoe UI"/>
          <w:color w:val="333333"/>
          <w:sz w:val="20"/>
          <w:szCs w:val="20"/>
          <w:lang w:eastAsia="en-IN"/>
        </w:rPr>
        <w:t> FRS (Functional Requirement Specification)</w:t>
      </w:r>
      <w:r w:rsidR="007D3FCD">
        <w:rPr>
          <w:rFonts w:ascii="Verdana" w:eastAsia="Times New Roman" w:hAnsi="Verdana" w:cs="Segoe UI"/>
          <w:color w:val="333333"/>
          <w:sz w:val="20"/>
          <w:szCs w:val="20"/>
          <w:lang w:eastAsia="en-IN"/>
        </w:rPr>
        <w:t xml:space="preserve"> - how system willl flow after implementing the requirement</w:t>
      </w:r>
    </w:p>
    <w:p w:rsidR="007D3FCD" w:rsidRPr="00D9509F" w:rsidRDefault="007D3FCD" w:rsidP="007F4AFC">
      <w:pPr>
        <w:numPr>
          <w:ilvl w:val="0"/>
          <w:numId w:val="2"/>
        </w:numPr>
        <w:shd w:val="clear" w:color="auto" w:fill="FFFFFF"/>
        <w:spacing w:before="100" w:beforeAutospacing="1" w:after="100" w:afterAutospacing="1" w:line="240" w:lineRule="auto"/>
        <w:rPr>
          <w:rFonts w:ascii="Segoe UI" w:eastAsia="Times New Roman" w:hAnsi="Segoe UI" w:cs="Segoe UI"/>
          <w:color w:val="333333"/>
          <w:sz w:val="24"/>
          <w:szCs w:val="24"/>
          <w:lang w:eastAsia="en-IN"/>
        </w:rPr>
      </w:pPr>
      <w:r>
        <w:rPr>
          <w:rFonts w:ascii="Verdana" w:eastAsia="Times New Roman" w:hAnsi="Verdana" w:cs="Segoe UI"/>
          <w:color w:val="333333"/>
          <w:sz w:val="20"/>
          <w:szCs w:val="20"/>
          <w:lang w:eastAsia="en-IN"/>
        </w:rPr>
        <w:t>BRS- whole rquirement</w:t>
      </w:r>
    </w:p>
    <w:p w:rsidR="00D9509F" w:rsidRPr="00D9509F" w:rsidRDefault="00D9509F" w:rsidP="007F4AFC">
      <w:pPr>
        <w:numPr>
          <w:ilvl w:val="0"/>
          <w:numId w:val="2"/>
        </w:numPr>
        <w:shd w:val="clear" w:color="auto" w:fill="FFFFFF"/>
        <w:spacing w:before="100" w:beforeAutospacing="1" w:after="100" w:afterAutospacing="1" w:line="240" w:lineRule="auto"/>
        <w:rPr>
          <w:rFonts w:ascii="Segoe UI" w:eastAsia="Times New Roman" w:hAnsi="Segoe UI" w:cs="Segoe UI"/>
          <w:color w:val="333333"/>
          <w:sz w:val="24"/>
          <w:szCs w:val="24"/>
          <w:lang w:eastAsia="en-IN"/>
        </w:rPr>
      </w:pPr>
      <w:r w:rsidRPr="00D9509F">
        <w:rPr>
          <w:rFonts w:ascii="Verdana" w:eastAsia="Times New Roman" w:hAnsi="Verdana" w:cs="Segoe UI"/>
          <w:color w:val="333333"/>
          <w:sz w:val="20"/>
          <w:szCs w:val="20"/>
          <w:lang w:eastAsia="en-IN"/>
        </w:rPr>
        <w:t> Usecase</w:t>
      </w:r>
    </w:p>
    <w:p w:rsidR="00D9509F" w:rsidRPr="00D9509F" w:rsidRDefault="00D9509F" w:rsidP="007F4AFC">
      <w:pPr>
        <w:numPr>
          <w:ilvl w:val="0"/>
          <w:numId w:val="2"/>
        </w:numPr>
        <w:shd w:val="clear" w:color="auto" w:fill="FFFFFF"/>
        <w:spacing w:before="100" w:beforeAutospacing="1" w:after="100" w:afterAutospacing="1" w:line="240" w:lineRule="auto"/>
        <w:rPr>
          <w:rFonts w:ascii="Segoe UI" w:eastAsia="Times New Roman" w:hAnsi="Segoe UI" w:cs="Segoe UI"/>
          <w:color w:val="333333"/>
          <w:sz w:val="24"/>
          <w:szCs w:val="24"/>
          <w:lang w:eastAsia="en-IN"/>
        </w:rPr>
      </w:pPr>
      <w:r w:rsidRPr="00D9509F">
        <w:rPr>
          <w:rFonts w:ascii="Verdana" w:eastAsia="Times New Roman" w:hAnsi="Verdana" w:cs="Segoe UI"/>
          <w:color w:val="333333"/>
          <w:sz w:val="20"/>
          <w:szCs w:val="20"/>
          <w:lang w:eastAsia="en-IN"/>
        </w:rPr>
        <w:t> Test Case</w:t>
      </w:r>
    </w:p>
    <w:p w:rsidR="00D9509F" w:rsidRPr="00D9509F" w:rsidRDefault="00D9509F" w:rsidP="007F4AFC">
      <w:pPr>
        <w:numPr>
          <w:ilvl w:val="0"/>
          <w:numId w:val="2"/>
        </w:numPr>
        <w:shd w:val="clear" w:color="auto" w:fill="FFFFFF"/>
        <w:spacing w:before="100" w:beforeAutospacing="1" w:after="100" w:afterAutospacing="1" w:line="240" w:lineRule="auto"/>
        <w:rPr>
          <w:rFonts w:ascii="Segoe UI" w:eastAsia="Times New Roman" w:hAnsi="Segoe UI" w:cs="Segoe UI"/>
          <w:color w:val="333333"/>
          <w:sz w:val="24"/>
          <w:szCs w:val="24"/>
          <w:lang w:eastAsia="en-IN"/>
        </w:rPr>
      </w:pPr>
      <w:r w:rsidRPr="00D9509F">
        <w:rPr>
          <w:rFonts w:ascii="Verdana" w:eastAsia="Times New Roman" w:hAnsi="Verdana" w:cs="Segoe UI"/>
          <w:color w:val="333333"/>
          <w:sz w:val="20"/>
          <w:szCs w:val="20"/>
          <w:lang w:eastAsia="en-IN"/>
        </w:rPr>
        <w:t> Test plan</w:t>
      </w:r>
    </w:p>
    <w:p w:rsidR="00D9509F" w:rsidRPr="00D9509F" w:rsidRDefault="00D9509F" w:rsidP="00D9509F">
      <w:pPr>
        <w:shd w:val="clear" w:color="auto" w:fill="FFFFFF"/>
        <w:spacing w:before="100" w:beforeAutospacing="1" w:after="100" w:afterAutospacing="1" w:line="240" w:lineRule="auto"/>
        <w:rPr>
          <w:rFonts w:ascii="Segoe UI" w:eastAsia="Times New Roman" w:hAnsi="Segoe UI" w:cs="Segoe UI"/>
          <w:color w:val="333333"/>
          <w:sz w:val="24"/>
          <w:szCs w:val="24"/>
          <w:lang w:eastAsia="en-IN"/>
        </w:rPr>
      </w:pPr>
      <w:r w:rsidRPr="00D9509F">
        <w:rPr>
          <w:rFonts w:ascii="Verdana" w:eastAsia="Times New Roman" w:hAnsi="Verdana" w:cs="Segoe UI"/>
          <w:color w:val="333333"/>
          <w:sz w:val="20"/>
          <w:szCs w:val="20"/>
          <w:lang w:eastAsia="en-IN"/>
        </w:rPr>
        <w:t>Exit Criteria ensures whether testing is completed and the application is ready for release, like,</w:t>
      </w:r>
    </w:p>
    <w:p w:rsidR="00D9509F" w:rsidRPr="00D9509F" w:rsidRDefault="00D9509F" w:rsidP="007F4AFC">
      <w:pPr>
        <w:numPr>
          <w:ilvl w:val="0"/>
          <w:numId w:val="3"/>
        </w:numPr>
        <w:shd w:val="clear" w:color="auto" w:fill="FFFFFF"/>
        <w:spacing w:before="100" w:beforeAutospacing="1" w:after="100" w:afterAutospacing="1" w:line="240" w:lineRule="auto"/>
        <w:rPr>
          <w:rFonts w:ascii="Segoe UI" w:eastAsia="Times New Roman" w:hAnsi="Segoe UI" w:cs="Segoe UI"/>
          <w:color w:val="333333"/>
          <w:sz w:val="24"/>
          <w:szCs w:val="24"/>
          <w:lang w:eastAsia="en-IN"/>
        </w:rPr>
      </w:pPr>
      <w:r w:rsidRPr="00D9509F">
        <w:rPr>
          <w:rFonts w:ascii="Verdana" w:eastAsia="Times New Roman" w:hAnsi="Verdana" w:cs="Segoe UI"/>
          <w:color w:val="333333"/>
          <w:sz w:val="20"/>
          <w:szCs w:val="20"/>
          <w:lang w:eastAsia="en-IN"/>
        </w:rPr>
        <w:t>Test Summary Report</w:t>
      </w:r>
    </w:p>
    <w:p w:rsidR="00D9509F" w:rsidRPr="00D9509F" w:rsidRDefault="00D9509F" w:rsidP="007F4AFC">
      <w:pPr>
        <w:numPr>
          <w:ilvl w:val="0"/>
          <w:numId w:val="3"/>
        </w:numPr>
        <w:shd w:val="clear" w:color="auto" w:fill="FFFFFF"/>
        <w:spacing w:before="100" w:beforeAutospacing="1" w:after="100" w:afterAutospacing="1" w:line="240" w:lineRule="auto"/>
        <w:rPr>
          <w:rFonts w:ascii="Segoe UI" w:eastAsia="Times New Roman" w:hAnsi="Segoe UI" w:cs="Segoe UI"/>
          <w:color w:val="333333"/>
          <w:sz w:val="24"/>
          <w:szCs w:val="24"/>
          <w:lang w:eastAsia="en-IN"/>
        </w:rPr>
      </w:pPr>
      <w:r w:rsidRPr="00D9509F">
        <w:rPr>
          <w:rFonts w:ascii="Verdana" w:eastAsia="Times New Roman" w:hAnsi="Verdana" w:cs="Segoe UI"/>
          <w:color w:val="333333"/>
          <w:sz w:val="20"/>
          <w:szCs w:val="20"/>
          <w:lang w:eastAsia="en-IN"/>
        </w:rPr>
        <w:t>Metrics</w:t>
      </w:r>
    </w:p>
    <w:p w:rsidR="00D9509F" w:rsidRPr="00D9509F" w:rsidRDefault="00D9509F" w:rsidP="007F4AFC">
      <w:pPr>
        <w:numPr>
          <w:ilvl w:val="0"/>
          <w:numId w:val="3"/>
        </w:numPr>
        <w:shd w:val="clear" w:color="auto" w:fill="FFFFFF"/>
        <w:spacing w:before="100" w:beforeAutospacing="1" w:after="100" w:afterAutospacing="1" w:line="240" w:lineRule="auto"/>
        <w:rPr>
          <w:rFonts w:ascii="Segoe UI" w:eastAsia="Times New Roman" w:hAnsi="Segoe UI" w:cs="Segoe UI"/>
          <w:color w:val="333333"/>
          <w:sz w:val="24"/>
          <w:szCs w:val="24"/>
          <w:lang w:eastAsia="en-IN"/>
        </w:rPr>
      </w:pPr>
      <w:r w:rsidRPr="00D9509F">
        <w:rPr>
          <w:rFonts w:ascii="Verdana" w:eastAsia="Times New Roman" w:hAnsi="Verdana" w:cs="Segoe UI"/>
          <w:color w:val="333333"/>
          <w:sz w:val="20"/>
          <w:szCs w:val="20"/>
          <w:lang w:eastAsia="en-IN"/>
        </w:rPr>
        <w:t>Defect Analysis report</w:t>
      </w:r>
    </w:p>
    <w:p w:rsidR="00D9509F" w:rsidRDefault="00D9509F" w:rsidP="002534F5">
      <w:pPr>
        <w:rPr>
          <w:rStyle w:val="apple-style-span"/>
          <w:rFonts w:ascii="Arial" w:hAnsi="Arial" w:cs="Arial"/>
          <w:b/>
          <w:color w:val="000000"/>
          <w:sz w:val="18"/>
          <w:szCs w:val="18"/>
        </w:rPr>
      </w:pPr>
      <w:r>
        <w:rPr>
          <w:rFonts w:ascii="Verdana" w:hAnsi="Verdana"/>
          <w:b/>
          <w:bCs/>
          <w:color w:val="333333"/>
          <w:shd w:val="clear" w:color="auto" w:fill="FFFFFF"/>
        </w:rPr>
        <w:t>31. What is Defect Leakage?</w:t>
      </w:r>
      <w:r>
        <w:rPr>
          <w:rFonts w:ascii="Verdana" w:hAnsi="Verdana"/>
          <w:b/>
          <w:bCs/>
          <w:color w:val="333333"/>
          <w:shd w:val="clear" w:color="auto" w:fill="FFFFFF"/>
        </w:rPr>
        <w:br/>
      </w:r>
      <w:r>
        <w:rPr>
          <w:rFonts w:ascii="Verdana" w:hAnsi="Verdana"/>
          <w:color w:val="333333"/>
        </w:rPr>
        <w:br/>
      </w:r>
      <w:r>
        <w:rPr>
          <w:rFonts w:ascii="Verdana" w:hAnsi="Verdana"/>
          <w:color w:val="333333"/>
          <w:shd w:val="clear" w:color="auto" w:fill="FFFFFF"/>
        </w:rPr>
        <w:t xml:space="preserve">Defect leakage occurs at the Customer or the End user side after the application </w:t>
      </w:r>
      <w:r>
        <w:rPr>
          <w:rFonts w:ascii="Verdana" w:hAnsi="Verdana"/>
          <w:color w:val="333333"/>
          <w:shd w:val="clear" w:color="auto" w:fill="FFFFFF"/>
        </w:rPr>
        <w:lastRenderedPageBreak/>
        <w:t>delivery. After the release of the application to the client, if the end user gets any type of defects by using that application then it is called as Defect leakage. This Defect Leakage is also called as Bug Leakage.</w:t>
      </w:r>
    </w:p>
    <w:p w:rsidR="002534F5" w:rsidRPr="007D3FCD" w:rsidRDefault="00442FAA" w:rsidP="002534F5">
      <w:pPr>
        <w:rPr>
          <w:rStyle w:val="apple-style-span"/>
          <w:rFonts w:ascii="Arial" w:hAnsi="Arial" w:cs="Arial"/>
          <w:b/>
          <w:color w:val="000000"/>
          <w:sz w:val="18"/>
          <w:szCs w:val="18"/>
        </w:rPr>
      </w:pPr>
      <w:r w:rsidRPr="007D3FCD">
        <w:rPr>
          <w:rStyle w:val="apple-style-span"/>
          <w:rFonts w:ascii="Arial" w:hAnsi="Arial" w:cs="Arial"/>
          <w:b/>
          <w:color w:val="000000"/>
          <w:sz w:val="18"/>
          <w:szCs w:val="18"/>
        </w:rPr>
        <w:t>Traceability</w:t>
      </w:r>
      <w:r w:rsidR="002534F5" w:rsidRPr="007D3FCD">
        <w:rPr>
          <w:rStyle w:val="apple-style-span"/>
          <w:rFonts w:ascii="Arial" w:hAnsi="Arial" w:cs="Arial"/>
          <w:b/>
          <w:color w:val="000000"/>
          <w:sz w:val="18"/>
          <w:szCs w:val="18"/>
        </w:rPr>
        <w:t xml:space="preserve"> Matrix-</w:t>
      </w:r>
    </w:p>
    <w:p w:rsidR="002534F5" w:rsidRPr="002534F5" w:rsidRDefault="002534F5" w:rsidP="002534F5">
      <w:pPr>
        <w:rPr>
          <w:rStyle w:val="apple-style-span"/>
          <w:rFonts w:ascii="Arial" w:hAnsi="Arial" w:cs="Arial"/>
          <w:color w:val="000000"/>
          <w:sz w:val="18"/>
          <w:szCs w:val="18"/>
        </w:rPr>
      </w:pPr>
      <w:r w:rsidRPr="002534F5">
        <w:rPr>
          <w:rStyle w:val="apple-style-span"/>
          <w:rFonts w:ascii="Arial" w:hAnsi="Arial" w:cs="Arial"/>
          <w:color w:val="000000"/>
          <w:sz w:val="18"/>
          <w:szCs w:val="18"/>
        </w:rPr>
        <w:t xml:space="preserve">this matrix defines the mapping between customer requirements and </w:t>
      </w:r>
    </w:p>
    <w:p w:rsidR="002534F5" w:rsidRPr="002534F5" w:rsidRDefault="002534F5" w:rsidP="002534F5">
      <w:pPr>
        <w:rPr>
          <w:rStyle w:val="apple-style-span"/>
          <w:rFonts w:ascii="Arial" w:hAnsi="Arial" w:cs="Arial"/>
          <w:color w:val="000000"/>
          <w:sz w:val="18"/>
          <w:szCs w:val="18"/>
        </w:rPr>
      </w:pPr>
      <w:r w:rsidRPr="002534F5">
        <w:rPr>
          <w:rStyle w:val="apple-style-span"/>
          <w:rFonts w:ascii="Arial" w:hAnsi="Arial" w:cs="Arial"/>
          <w:color w:val="000000"/>
          <w:sz w:val="18"/>
          <w:szCs w:val="18"/>
        </w:rPr>
        <w:t xml:space="preserve">prepared testcases by testengineers.this matrix is requirements </w:t>
      </w:r>
    </w:p>
    <w:p w:rsidR="002534F5" w:rsidRPr="002534F5" w:rsidRDefault="002534F5" w:rsidP="002534F5">
      <w:pPr>
        <w:rPr>
          <w:rStyle w:val="apple-style-span"/>
          <w:rFonts w:ascii="Arial" w:hAnsi="Arial" w:cs="Arial"/>
          <w:color w:val="000000"/>
          <w:sz w:val="18"/>
          <w:szCs w:val="18"/>
        </w:rPr>
      </w:pPr>
      <w:r w:rsidRPr="002534F5">
        <w:rPr>
          <w:rStyle w:val="apple-style-span"/>
          <w:rFonts w:ascii="Arial" w:hAnsi="Arial" w:cs="Arial"/>
          <w:color w:val="000000"/>
          <w:sz w:val="18"/>
          <w:szCs w:val="18"/>
        </w:rPr>
        <w:t xml:space="preserve">traceability matrix or requirements validation matrix.this is </w:t>
      </w:r>
    </w:p>
    <w:p w:rsidR="002534F5" w:rsidRPr="002534F5" w:rsidRDefault="002534F5" w:rsidP="002534F5">
      <w:pPr>
        <w:rPr>
          <w:rStyle w:val="apple-style-span"/>
          <w:rFonts w:ascii="Arial" w:hAnsi="Arial" w:cs="Arial"/>
          <w:color w:val="000000"/>
          <w:sz w:val="18"/>
          <w:szCs w:val="18"/>
        </w:rPr>
      </w:pPr>
      <w:r w:rsidRPr="002534F5">
        <w:rPr>
          <w:rStyle w:val="apple-style-span"/>
          <w:rFonts w:ascii="Arial" w:hAnsi="Arial" w:cs="Arial"/>
          <w:color w:val="000000"/>
          <w:sz w:val="18"/>
          <w:szCs w:val="18"/>
        </w:rPr>
        <w:t>used by testing team to verify how far the testcases prepared</w:t>
      </w:r>
    </w:p>
    <w:p w:rsidR="002534F5" w:rsidRPr="002534F5" w:rsidRDefault="002534F5" w:rsidP="002534F5">
      <w:pPr>
        <w:rPr>
          <w:rStyle w:val="apple-style-span"/>
          <w:rFonts w:ascii="Arial" w:hAnsi="Arial" w:cs="Arial"/>
          <w:color w:val="000000"/>
          <w:sz w:val="18"/>
          <w:szCs w:val="18"/>
        </w:rPr>
      </w:pPr>
      <w:r w:rsidRPr="002534F5">
        <w:rPr>
          <w:rStyle w:val="apple-style-span"/>
          <w:rFonts w:ascii="Arial" w:hAnsi="Arial" w:cs="Arial"/>
          <w:color w:val="000000"/>
          <w:sz w:val="18"/>
          <w:szCs w:val="18"/>
        </w:rPr>
        <w:t>have covered the requirements of the functionalities to be tested.</w:t>
      </w:r>
    </w:p>
    <w:p w:rsidR="002534F5" w:rsidRPr="002534F5" w:rsidRDefault="002534F5" w:rsidP="002534F5">
      <w:pPr>
        <w:rPr>
          <w:rStyle w:val="apple-style-span"/>
          <w:rFonts w:ascii="Arial" w:hAnsi="Arial" w:cs="Arial"/>
          <w:color w:val="000000"/>
          <w:sz w:val="18"/>
          <w:szCs w:val="18"/>
        </w:rPr>
      </w:pPr>
      <w:r w:rsidRPr="002534F5">
        <w:rPr>
          <w:rStyle w:val="apple-style-span"/>
          <w:rFonts w:ascii="Arial" w:hAnsi="Arial" w:cs="Arial"/>
          <w:color w:val="000000"/>
          <w:sz w:val="18"/>
          <w:szCs w:val="18"/>
        </w:rPr>
        <w:t>negative Test Cases-</w:t>
      </w:r>
    </w:p>
    <w:p w:rsidR="002534F5" w:rsidRPr="002534F5" w:rsidRDefault="002534F5" w:rsidP="002534F5">
      <w:pPr>
        <w:rPr>
          <w:rStyle w:val="apple-style-span"/>
          <w:rFonts w:ascii="Arial" w:hAnsi="Arial" w:cs="Arial"/>
          <w:color w:val="000000"/>
          <w:sz w:val="18"/>
          <w:szCs w:val="18"/>
        </w:rPr>
      </w:pPr>
    </w:p>
    <w:p w:rsidR="002534F5" w:rsidRPr="002534F5" w:rsidRDefault="002534F5" w:rsidP="002534F5">
      <w:pPr>
        <w:rPr>
          <w:rStyle w:val="apple-style-span"/>
          <w:rFonts w:ascii="Arial" w:hAnsi="Arial" w:cs="Arial"/>
          <w:color w:val="000000"/>
          <w:sz w:val="18"/>
          <w:szCs w:val="18"/>
        </w:rPr>
      </w:pPr>
    </w:p>
    <w:p w:rsidR="002534F5" w:rsidRPr="002534F5" w:rsidRDefault="002534F5" w:rsidP="002534F5">
      <w:pPr>
        <w:rPr>
          <w:rStyle w:val="apple-style-span"/>
          <w:rFonts w:ascii="Arial" w:hAnsi="Arial" w:cs="Arial"/>
          <w:color w:val="000000"/>
          <w:sz w:val="18"/>
          <w:szCs w:val="18"/>
        </w:rPr>
      </w:pPr>
      <w:r w:rsidRPr="002534F5">
        <w:rPr>
          <w:rStyle w:val="apple-style-span"/>
          <w:rFonts w:ascii="Arial" w:hAnsi="Arial" w:cs="Arial"/>
          <w:color w:val="000000"/>
          <w:sz w:val="18"/>
          <w:szCs w:val="18"/>
        </w:rPr>
        <w:t>Test cases for ATM Machine :</w:t>
      </w:r>
    </w:p>
    <w:p w:rsidR="002534F5" w:rsidRPr="002534F5" w:rsidRDefault="002534F5" w:rsidP="002534F5">
      <w:pPr>
        <w:rPr>
          <w:rStyle w:val="apple-style-span"/>
          <w:rFonts w:ascii="Arial" w:hAnsi="Arial" w:cs="Arial"/>
          <w:color w:val="000000"/>
          <w:sz w:val="18"/>
          <w:szCs w:val="18"/>
        </w:rPr>
      </w:pPr>
      <w:r w:rsidRPr="002534F5">
        <w:rPr>
          <w:rStyle w:val="apple-style-span"/>
          <w:rFonts w:ascii="Arial" w:hAnsi="Arial" w:cs="Arial"/>
          <w:color w:val="000000"/>
          <w:sz w:val="18"/>
          <w:szCs w:val="18"/>
        </w:rPr>
        <w:t>1. Machine is accepting ATM card</w:t>
      </w:r>
    </w:p>
    <w:p w:rsidR="002534F5" w:rsidRPr="002534F5" w:rsidRDefault="002534F5" w:rsidP="002534F5">
      <w:pPr>
        <w:rPr>
          <w:rStyle w:val="apple-style-span"/>
          <w:rFonts w:ascii="Arial" w:hAnsi="Arial" w:cs="Arial"/>
          <w:color w:val="000000"/>
          <w:sz w:val="18"/>
          <w:szCs w:val="18"/>
        </w:rPr>
      </w:pPr>
      <w:r w:rsidRPr="002534F5">
        <w:rPr>
          <w:rStyle w:val="apple-style-span"/>
          <w:rFonts w:ascii="Arial" w:hAnsi="Arial" w:cs="Arial"/>
          <w:color w:val="000000"/>
          <w:sz w:val="18"/>
          <w:szCs w:val="18"/>
        </w:rPr>
        <w:t>2. Machine is rejecting expired card</w:t>
      </w:r>
    </w:p>
    <w:p w:rsidR="002534F5" w:rsidRPr="002534F5" w:rsidRDefault="002534F5" w:rsidP="002534F5">
      <w:pPr>
        <w:rPr>
          <w:rStyle w:val="apple-style-span"/>
          <w:rFonts w:ascii="Arial" w:hAnsi="Arial" w:cs="Arial"/>
          <w:color w:val="000000"/>
          <w:sz w:val="18"/>
          <w:szCs w:val="18"/>
        </w:rPr>
      </w:pPr>
      <w:r w:rsidRPr="002534F5">
        <w:rPr>
          <w:rStyle w:val="apple-style-span"/>
          <w:rFonts w:ascii="Arial" w:hAnsi="Arial" w:cs="Arial"/>
          <w:color w:val="000000"/>
          <w:sz w:val="18"/>
          <w:szCs w:val="18"/>
        </w:rPr>
        <w:t>3. successful entry of PIN number</w:t>
      </w:r>
    </w:p>
    <w:p w:rsidR="002534F5" w:rsidRPr="002534F5" w:rsidRDefault="002534F5" w:rsidP="002534F5">
      <w:pPr>
        <w:rPr>
          <w:rStyle w:val="apple-style-span"/>
          <w:rFonts w:ascii="Arial" w:hAnsi="Arial" w:cs="Arial"/>
          <w:color w:val="000000"/>
          <w:sz w:val="18"/>
          <w:szCs w:val="18"/>
        </w:rPr>
      </w:pPr>
      <w:r w:rsidRPr="002534F5">
        <w:rPr>
          <w:rStyle w:val="apple-style-span"/>
          <w:rFonts w:ascii="Arial" w:hAnsi="Arial" w:cs="Arial"/>
          <w:color w:val="000000"/>
          <w:sz w:val="18"/>
          <w:szCs w:val="18"/>
        </w:rPr>
        <w:t>4. unsuccessful operation due to enter wrong PIN number 3 times</w:t>
      </w:r>
    </w:p>
    <w:p w:rsidR="002534F5" w:rsidRPr="002534F5" w:rsidRDefault="002534F5" w:rsidP="002534F5">
      <w:pPr>
        <w:rPr>
          <w:rStyle w:val="apple-style-span"/>
          <w:rFonts w:ascii="Arial" w:hAnsi="Arial" w:cs="Arial"/>
          <w:color w:val="000000"/>
          <w:sz w:val="18"/>
          <w:szCs w:val="18"/>
        </w:rPr>
      </w:pPr>
      <w:r w:rsidRPr="002534F5">
        <w:rPr>
          <w:rStyle w:val="apple-style-span"/>
          <w:rFonts w:ascii="Arial" w:hAnsi="Arial" w:cs="Arial"/>
          <w:color w:val="000000"/>
          <w:sz w:val="18"/>
          <w:szCs w:val="18"/>
        </w:rPr>
        <w:t>5. successful selection of language</w:t>
      </w:r>
    </w:p>
    <w:p w:rsidR="002534F5" w:rsidRPr="002534F5" w:rsidRDefault="002534F5" w:rsidP="002534F5">
      <w:pPr>
        <w:rPr>
          <w:rStyle w:val="apple-style-span"/>
          <w:rFonts w:ascii="Arial" w:hAnsi="Arial" w:cs="Arial"/>
          <w:color w:val="000000"/>
          <w:sz w:val="18"/>
          <w:szCs w:val="18"/>
        </w:rPr>
      </w:pPr>
      <w:r w:rsidRPr="002534F5">
        <w:rPr>
          <w:rStyle w:val="apple-style-span"/>
          <w:rFonts w:ascii="Arial" w:hAnsi="Arial" w:cs="Arial"/>
          <w:color w:val="000000"/>
          <w:sz w:val="18"/>
          <w:szCs w:val="18"/>
        </w:rPr>
        <w:t xml:space="preserve">6. </w:t>
      </w:r>
      <w:r w:rsidR="001A1B7E" w:rsidRPr="002534F5">
        <w:rPr>
          <w:rStyle w:val="apple-style-span"/>
          <w:rFonts w:ascii="Arial" w:hAnsi="Arial" w:cs="Arial"/>
          <w:color w:val="000000"/>
          <w:sz w:val="18"/>
          <w:szCs w:val="18"/>
        </w:rPr>
        <w:t>Successful</w:t>
      </w:r>
      <w:r w:rsidRPr="002534F5">
        <w:rPr>
          <w:rStyle w:val="apple-style-span"/>
          <w:rFonts w:ascii="Arial" w:hAnsi="Arial" w:cs="Arial"/>
          <w:color w:val="000000"/>
          <w:sz w:val="18"/>
          <w:szCs w:val="18"/>
        </w:rPr>
        <w:t xml:space="preserve"> selection of account type</w:t>
      </w:r>
    </w:p>
    <w:p w:rsidR="002534F5" w:rsidRPr="002534F5" w:rsidRDefault="002534F5" w:rsidP="002534F5">
      <w:pPr>
        <w:rPr>
          <w:rStyle w:val="apple-style-span"/>
          <w:rFonts w:ascii="Arial" w:hAnsi="Arial" w:cs="Arial"/>
          <w:color w:val="000000"/>
          <w:sz w:val="18"/>
          <w:szCs w:val="18"/>
        </w:rPr>
      </w:pPr>
      <w:r w:rsidRPr="002534F5">
        <w:rPr>
          <w:rStyle w:val="apple-style-span"/>
          <w:rFonts w:ascii="Arial" w:hAnsi="Arial" w:cs="Arial"/>
          <w:color w:val="000000"/>
          <w:sz w:val="18"/>
          <w:szCs w:val="18"/>
        </w:rPr>
        <w:t xml:space="preserve">7. </w:t>
      </w:r>
      <w:r w:rsidR="001A1B7E" w:rsidRPr="002534F5">
        <w:rPr>
          <w:rStyle w:val="apple-style-span"/>
          <w:rFonts w:ascii="Arial" w:hAnsi="Arial" w:cs="Arial"/>
          <w:color w:val="000000"/>
          <w:sz w:val="18"/>
          <w:szCs w:val="18"/>
        </w:rPr>
        <w:t>Unsuccessful</w:t>
      </w:r>
      <w:r w:rsidRPr="002534F5">
        <w:rPr>
          <w:rStyle w:val="apple-style-span"/>
          <w:rFonts w:ascii="Arial" w:hAnsi="Arial" w:cs="Arial"/>
          <w:color w:val="000000"/>
          <w:sz w:val="18"/>
          <w:szCs w:val="18"/>
        </w:rPr>
        <w:t xml:space="preserve"> operation due to invalid account type</w:t>
      </w:r>
    </w:p>
    <w:p w:rsidR="002534F5" w:rsidRPr="002534F5" w:rsidRDefault="002534F5" w:rsidP="002534F5">
      <w:pPr>
        <w:rPr>
          <w:rStyle w:val="apple-style-span"/>
          <w:rFonts w:ascii="Arial" w:hAnsi="Arial" w:cs="Arial"/>
          <w:color w:val="000000"/>
          <w:sz w:val="18"/>
          <w:szCs w:val="18"/>
        </w:rPr>
      </w:pPr>
      <w:r w:rsidRPr="002534F5">
        <w:rPr>
          <w:rStyle w:val="apple-style-span"/>
          <w:rFonts w:ascii="Arial" w:hAnsi="Arial" w:cs="Arial"/>
          <w:color w:val="000000"/>
          <w:sz w:val="18"/>
          <w:szCs w:val="18"/>
        </w:rPr>
        <w:t>8. successful selection of amount to be withdraw</w:t>
      </w:r>
    </w:p>
    <w:p w:rsidR="002534F5" w:rsidRPr="002534F5" w:rsidRDefault="002534F5" w:rsidP="002534F5">
      <w:pPr>
        <w:rPr>
          <w:rStyle w:val="apple-style-span"/>
          <w:rFonts w:ascii="Arial" w:hAnsi="Arial" w:cs="Arial"/>
          <w:color w:val="000000"/>
          <w:sz w:val="18"/>
          <w:szCs w:val="18"/>
        </w:rPr>
      </w:pPr>
      <w:r w:rsidRPr="002534F5">
        <w:rPr>
          <w:rStyle w:val="apple-style-span"/>
          <w:rFonts w:ascii="Arial" w:hAnsi="Arial" w:cs="Arial"/>
          <w:color w:val="000000"/>
          <w:sz w:val="18"/>
          <w:szCs w:val="18"/>
        </w:rPr>
        <w:t>9. successful withdrawal.</w:t>
      </w:r>
    </w:p>
    <w:p w:rsidR="002534F5" w:rsidRPr="002534F5" w:rsidRDefault="002534F5" w:rsidP="002534F5">
      <w:pPr>
        <w:rPr>
          <w:rStyle w:val="apple-style-span"/>
          <w:rFonts w:ascii="Arial" w:hAnsi="Arial" w:cs="Arial"/>
          <w:color w:val="000000"/>
          <w:sz w:val="18"/>
          <w:szCs w:val="18"/>
        </w:rPr>
      </w:pPr>
      <w:r w:rsidRPr="002534F5">
        <w:rPr>
          <w:rStyle w:val="apple-style-span"/>
          <w:rFonts w:ascii="Arial" w:hAnsi="Arial" w:cs="Arial"/>
          <w:color w:val="000000"/>
          <w:sz w:val="18"/>
          <w:szCs w:val="18"/>
        </w:rPr>
        <w:t>10. Expected message due to amount is greater than day limit</w:t>
      </w:r>
    </w:p>
    <w:p w:rsidR="002534F5" w:rsidRPr="002534F5" w:rsidRDefault="002534F5" w:rsidP="002534F5">
      <w:pPr>
        <w:rPr>
          <w:rStyle w:val="apple-style-span"/>
          <w:rFonts w:ascii="Arial" w:hAnsi="Arial" w:cs="Arial"/>
          <w:color w:val="000000"/>
          <w:sz w:val="18"/>
          <w:szCs w:val="18"/>
        </w:rPr>
      </w:pPr>
      <w:r w:rsidRPr="002534F5">
        <w:rPr>
          <w:rStyle w:val="apple-style-span"/>
          <w:rFonts w:ascii="Arial" w:hAnsi="Arial" w:cs="Arial"/>
          <w:color w:val="000000"/>
          <w:sz w:val="18"/>
          <w:szCs w:val="18"/>
        </w:rPr>
        <w:t>11. unsuccessful withdraw operation due to lack of money in ATM</w:t>
      </w:r>
    </w:p>
    <w:p w:rsidR="004239DA" w:rsidRDefault="002534F5" w:rsidP="002534F5">
      <w:pPr>
        <w:rPr>
          <w:rStyle w:val="apple-style-span"/>
          <w:rFonts w:ascii="Arial" w:hAnsi="Arial" w:cs="Arial"/>
          <w:color w:val="000000"/>
          <w:sz w:val="18"/>
          <w:szCs w:val="18"/>
        </w:rPr>
      </w:pPr>
      <w:r w:rsidRPr="002534F5">
        <w:rPr>
          <w:rStyle w:val="apple-style-span"/>
          <w:rFonts w:ascii="Arial" w:hAnsi="Arial" w:cs="Arial"/>
          <w:color w:val="000000"/>
          <w:sz w:val="18"/>
          <w:szCs w:val="18"/>
        </w:rPr>
        <w:t>12. Expected message due to amount to withdraw is greater than possible balance.</w:t>
      </w:r>
    </w:p>
    <w:p w:rsidR="002534F5" w:rsidRPr="002534F5" w:rsidRDefault="002534F5" w:rsidP="002534F5">
      <w:pPr>
        <w:rPr>
          <w:rStyle w:val="apple-style-span"/>
          <w:rFonts w:ascii="Arial" w:hAnsi="Arial" w:cs="Arial"/>
          <w:color w:val="000000"/>
          <w:sz w:val="18"/>
          <w:szCs w:val="18"/>
        </w:rPr>
      </w:pPr>
      <w:r w:rsidRPr="002534F5">
        <w:rPr>
          <w:rStyle w:val="apple-style-span"/>
          <w:rFonts w:ascii="Arial" w:hAnsi="Arial" w:cs="Arial"/>
          <w:color w:val="000000"/>
          <w:sz w:val="18"/>
          <w:szCs w:val="18"/>
        </w:rPr>
        <w:t>13. unsuccessful withdraw operation due to click cancel after insert card</w:t>
      </w:r>
      <w:r w:rsidR="00D849AF">
        <w:rPr>
          <w:rStyle w:val="apple-style-span"/>
          <w:rFonts w:ascii="Arial" w:hAnsi="Arial" w:cs="Arial"/>
          <w:color w:val="000000"/>
          <w:sz w:val="18"/>
          <w:szCs w:val="18"/>
        </w:rPr>
        <w:t>``</w:t>
      </w:r>
    </w:p>
    <w:p w:rsidR="002534F5" w:rsidRPr="002534F5" w:rsidRDefault="002534F5" w:rsidP="002534F5">
      <w:pPr>
        <w:rPr>
          <w:rStyle w:val="apple-style-span"/>
          <w:rFonts w:ascii="Arial" w:hAnsi="Arial" w:cs="Arial"/>
          <w:color w:val="000000"/>
          <w:sz w:val="18"/>
          <w:szCs w:val="18"/>
        </w:rPr>
      </w:pPr>
    </w:p>
    <w:p w:rsidR="00601AE1" w:rsidRDefault="00601AE1" w:rsidP="00601AE1">
      <w:pPr>
        <w:pStyle w:val="Heading1"/>
        <w:shd w:val="clear" w:color="auto" w:fill="FFFFFF"/>
        <w:spacing w:before="0" w:after="150"/>
        <w:rPr>
          <w:rFonts w:ascii="Arial" w:hAnsi="Arial" w:cs="Arial"/>
          <w:b w:val="0"/>
          <w:bCs w:val="0"/>
          <w:color w:val="333333"/>
          <w:sz w:val="47"/>
          <w:szCs w:val="47"/>
        </w:rPr>
      </w:pPr>
      <w:r>
        <w:rPr>
          <w:rStyle w:val="apple-converted-space"/>
          <w:rFonts w:ascii="Arial" w:hAnsi="Arial" w:cs="Arial"/>
          <w:b w:val="0"/>
          <w:bCs w:val="0"/>
          <w:color w:val="333333"/>
          <w:sz w:val="47"/>
          <w:szCs w:val="47"/>
        </w:rPr>
        <w:t> </w:t>
      </w:r>
      <w:r>
        <w:rPr>
          <w:rFonts w:ascii="Arial" w:hAnsi="Arial" w:cs="Arial"/>
          <w:b w:val="0"/>
          <w:bCs w:val="0"/>
          <w:color w:val="333333"/>
          <w:sz w:val="47"/>
          <w:szCs w:val="47"/>
        </w:rPr>
        <w:t>Software Development Life Cycle phases?</w:t>
      </w:r>
    </w:p>
    <w:p w:rsidR="00601AE1" w:rsidRPr="00601AE1" w:rsidRDefault="00601AE1" w:rsidP="007F4AFC">
      <w:pPr>
        <w:numPr>
          <w:ilvl w:val="0"/>
          <w:numId w:val="14"/>
        </w:numPr>
        <w:shd w:val="clear" w:color="auto" w:fill="FFFFFF"/>
        <w:spacing w:after="0" w:line="360" w:lineRule="atLeast"/>
        <w:ind w:left="525"/>
        <w:rPr>
          <w:rFonts w:ascii="Arial" w:eastAsia="Times New Roman" w:hAnsi="Arial" w:cs="Arial"/>
          <w:color w:val="333333"/>
          <w:sz w:val="23"/>
          <w:szCs w:val="23"/>
          <w:lang w:eastAsia="en-IN"/>
        </w:rPr>
      </w:pPr>
      <w:r w:rsidRPr="00601AE1">
        <w:rPr>
          <w:rFonts w:ascii="Arial" w:eastAsia="Times New Roman" w:hAnsi="Arial" w:cs="Arial"/>
          <w:color w:val="333333"/>
          <w:sz w:val="23"/>
          <w:szCs w:val="23"/>
          <w:lang w:eastAsia="en-IN"/>
        </w:rPr>
        <w:t>Requirement gathering and analysis</w:t>
      </w:r>
    </w:p>
    <w:p w:rsidR="00601AE1" w:rsidRPr="00601AE1" w:rsidRDefault="00601AE1" w:rsidP="007F4AFC">
      <w:pPr>
        <w:numPr>
          <w:ilvl w:val="0"/>
          <w:numId w:val="14"/>
        </w:numPr>
        <w:shd w:val="clear" w:color="auto" w:fill="FFFFFF"/>
        <w:spacing w:after="0" w:line="360" w:lineRule="atLeast"/>
        <w:ind w:left="525"/>
        <w:rPr>
          <w:rFonts w:ascii="Arial" w:eastAsia="Times New Roman" w:hAnsi="Arial" w:cs="Arial"/>
          <w:color w:val="333333"/>
          <w:sz w:val="23"/>
          <w:szCs w:val="23"/>
          <w:lang w:eastAsia="en-IN"/>
        </w:rPr>
      </w:pPr>
      <w:r w:rsidRPr="00601AE1">
        <w:rPr>
          <w:rFonts w:ascii="Arial" w:eastAsia="Times New Roman" w:hAnsi="Arial" w:cs="Arial"/>
          <w:color w:val="333333"/>
          <w:sz w:val="23"/>
          <w:szCs w:val="23"/>
          <w:lang w:eastAsia="en-IN"/>
        </w:rPr>
        <w:t>Design</w:t>
      </w:r>
    </w:p>
    <w:p w:rsidR="00601AE1" w:rsidRPr="00601AE1" w:rsidRDefault="00601AE1" w:rsidP="007F4AFC">
      <w:pPr>
        <w:numPr>
          <w:ilvl w:val="0"/>
          <w:numId w:val="14"/>
        </w:numPr>
        <w:shd w:val="clear" w:color="auto" w:fill="FFFFFF"/>
        <w:spacing w:after="0" w:line="360" w:lineRule="atLeast"/>
        <w:ind w:left="525"/>
        <w:rPr>
          <w:rFonts w:ascii="Arial" w:eastAsia="Times New Roman" w:hAnsi="Arial" w:cs="Arial"/>
          <w:color w:val="333333"/>
          <w:sz w:val="23"/>
          <w:szCs w:val="23"/>
          <w:lang w:eastAsia="en-IN"/>
        </w:rPr>
      </w:pPr>
      <w:r w:rsidRPr="00601AE1">
        <w:rPr>
          <w:rFonts w:ascii="Arial" w:eastAsia="Times New Roman" w:hAnsi="Arial" w:cs="Arial"/>
          <w:color w:val="333333"/>
          <w:sz w:val="23"/>
          <w:szCs w:val="23"/>
          <w:lang w:eastAsia="en-IN"/>
        </w:rPr>
        <w:t>Implementation or coding</w:t>
      </w:r>
    </w:p>
    <w:p w:rsidR="00601AE1" w:rsidRPr="00601AE1" w:rsidRDefault="00601AE1" w:rsidP="007F4AFC">
      <w:pPr>
        <w:numPr>
          <w:ilvl w:val="0"/>
          <w:numId w:val="14"/>
        </w:numPr>
        <w:shd w:val="clear" w:color="auto" w:fill="FFFFFF"/>
        <w:spacing w:after="0" w:line="360" w:lineRule="atLeast"/>
        <w:ind w:left="525"/>
        <w:rPr>
          <w:rFonts w:ascii="Arial" w:eastAsia="Times New Roman" w:hAnsi="Arial" w:cs="Arial"/>
          <w:color w:val="333333"/>
          <w:sz w:val="23"/>
          <w:szCs w:val="23"/>
          <w:lang w:eastAsia="en-IN"/>
        </w:rPr>
      </w:pPr>
      <w:r w:rsidRPr="00601AE1">
        <w:rPr>
          <w:rFonts w:ascii="Arial" w:eastAsia="Times New Roman" w:hAnsi="Arial" w:cs="Arial"/>
          <w:color w:val="333333"/>
          <w:sz w:val="23"/>
          <w:szCs w:val="23"/>
          <w:lang w:eastAsia="en-IN"/>
        </w:rPr>
        <w:t>Testing</w:t>
      </w:r>
    </w:p>
    <w:p w:rsidR="00601AE1" w:rsidRPr="00601AE1" w:rsidRDefault="00601AE1" w:rsidP="007F4AFC">
      <w:pPr>
        <w:numPr>
          <w:ilvl w:val="0"/>
          <w:numId w:val="14"/>
        </w:numPr>
        <w:shd w:val="clear" w:color="auto" w:fill="FFFFFF"/>
        <w:spacing w:after="0" w:line="360" w:lineRule="atLeast"/>
        <w:ind w:left="525"/>
        <w:rPr>
          <w:rFonts w:ascii="Arial" w:eastAsia="Times New Roman" w:hAnsi="Arial" w:cs="Arial"/>
          <w:color w:val="333333"/>
          <w:sz w:val="23"/>
          <w:szCs w:val="23"/>
          <w:lang w:eastAsia="en-IN"/>
        </w:rPr>
      </w:pPr>
      <w:r w:rsidRPr="00601AE1">
        <w:rPr>
          <w:rFonts w:ascii="Arial" w:eastAsia="Times New Roman" w:hAnsi="Arial" w:cs="Arial"/>
          <w:color w:val="333333"/>
          <w:sz w:val="23"/>
          <w:szCs w:val="23"/>
          <w:lang w:eastAsia="en-IN"/>
        </w:rPr>
        <w:lastRenderedPageBreak/>
        <w:t>Deployment</w:t>
      </w:r>
    </w:p>
    <w:p w:rsidR="00601AE1" w:rsidRDefault="00601AE1" w:rsidP="007F4AFC">
      <w:pPr>
        <w:numPr>
          <w:ilvl w:val="0"/>
          <w:numId w:val="14"/>
        </w:numPr>
        <w:shd w:val="clear" w:color="auto" w:fill="FFFFFF"/>
        <w:spacing w:after="0" w:line="360" w:lineRule="atLeast"/>
        <w:ind w:left="525"/>
        <w:rPr>
          <w:rFonts w:ascii="Arial" w:eastAsia="Times New Roman" w:hAnsi="Arial" w:cs="Arial"/>
          <w:color w:val="333333"/>
          <w:sz w:val="23"/>
          <w:szCs w:val="23"/>
          <w:lang w:eastAsia="en-IN"/>
        </w:rPr>
      </w:pPr>
      <w:r w:rsidRPr="00601AE1">
        <w:rPr>
          <w:rFonts w:ascii="Arial" w:eastAsia="Times New Roman" w:hAnsi="Arial" w:cs="Arial"/>
          <w:color w:val="333333"/>
          <w:sz w:val="23"/>
          <w:szCs w:val="23"/>
          <w:lang w:eastAsia="en-IN"/>
        </w:rPr>
        <w:t>Maintenance</w:t>
      </w:r>
    </w:p>
    <w:p w:rsidR="002534F5" w:rsidRPr="002534F5" w:rsidRDefault="002534F5" w:rsidP="002534F5">
      <w:pPr>
        <w:rPr>
          <w:rStyle w:val="apple-style-span"/>
          <w:rFonts w:ascii="Arial" w:hAnsi="Arial" w:cs="Arial"/>
          <w:color w:val="000000"/>
          <w:sz w:val="18"/>
          <w:szCs w:val="18"/>
        </w:rPr>
      </w:pPr>
    </w:p>
    <w:p w:rsidR="002534F5" w:rsidRPr="002534F5" w:rsidRDefault="002534F5" w:rsidP="002534F5">
      <w:pPr>
        <w:rPr>
          <w:rStyle w:val="apple-style-span"/>
          <w:rFonts w:ascii="Arial" w:hAnsi="Arial" w:cs="Arial"/>
          <w:color w:val="000000"/>
          <w:sz w:val="18"/>
          <w:szCs w:val="18"/>
        </w:rPr>
      </w:pPr>
      <w:r w:rsidRPr="002534F5">
        <w:rPr>
          <w:rStyle w:val="apple-style-span"/>
          <w:rFonts w:ascii="Arial" w:hAnsi="Arial" w:cs="Arial"/>
          <w:color w:val="000000"/>
          <w:sz w:val="18"/>
          <w:szCs w:val="18"/>
        </w:rPr>
        <w:t>*********************************************</w:t>
      </w:r>
    </w:p>
    <w:p w:rsidR="002534F5" w:rsidRPr="00601AE1" w:rsidRDefault="002534F5" w:rsidP="002534F5">
      <w:pPr>
        <w:rPr>
          <w:rStyle w:val="apple-style-span"/>
          <w:rFonts w:ascii="Verdana" w:hAnsi="Verdana" w:cs="Arial"/>
          <w:b/>
          <w:color w:val="000000"/>
          <w:sz w:val="44"/>
          <w:szCs w:val="44"/>
        </w:rPr>
      </w:pPr>
      <w:r w:rsidRPr="00601AE1">
        <w:rPr>
          <w:rStyle w:val="apple-style-span"/>
          <w:rFonts w:ascii="Verdana" w:hAnsi="Verdana" w:cs="Arial"/>
          <w:b/>
          <w:color w:val="000000"/>
          <w:sz w:val="44"/>
          <w:szCs w:val="44"/>
        </w:rPr>
        <w:t>STLC</w:t>
      </w:r>
    </w:p>
    <w:p w:rsidR="002534F5" w:rsidRPr="002534F5" w:rsidRDefault="00601AE1" w:rsidP="002534F5">
      <w:pPr>
        <w:rPr>
          <w:rStyle w:val="apple-style-span"/>
          <w:rFonts w:ascii="Arial" w:hAnsi="Arial" w:cs="Arial"/>
          <w:color w:val="000000"/>
          <w:sz w:val="18"/>
          <w:szCs w:val="18"/>
        </w:rPr>
      </w:pPr>
      <w:r>
        <w:rPr>
          <w:noProof/>
          <w:lang w:eastAsia="en-IN"/>
        </w:rPr>
        <w:drawing>
          <wp:inline distT="0" distB="0" distL="0" distR="0">
            <wp:extent cx="6267450" cy="3362325"/>
            <wp:effectExtent l="19050" t="0" r="0" b="0"/>
            <wp:docPr id="4" name="Picture 1" descr="Software Testing Life Cycle - ST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Testing Life Cycle - STLC"/>
                    <pic:cNvPicPr>
                      <a:picLocks noChangeAspect="1" noChangeArrowheads="1"/>
                    </pic:cNvPicPr>
                  </pic:nvPicPr>
                  <pic:blipFill>
                    <a:blip r:embed="rId40"/>
                    <a:srcRect/>
                    <a:stretch>
                      <a:fillRect/>
                    </a:stretch>
                  </pic:blipFill>
                  <pic:spPr bwMode="auto">
                    <a:xfrm>
                      <a:off x="0" y="0"/>
                      <a:ext cx="6267450" cy="3362325"/>
                    </a:xfrm>
                    <a:prstGeom prst="rect">
                      <a:avLst/>
                    </a:prstGeom>
                    <a:noFill/>
                    <a:ln w="9525">
                      <a:noFill/>
                      <a:miter lim="800000"/>
                      <a:headEnd/>
                      <a:tailEnd/>
                    </a:ln>
                  </pic:spPr>
                </pic:pic>
              </a:graphicData>
            </a:graphic>
          </wp:inline>
        </w:drawing>
      </w:r>
    </w:p>
    <w:p w:rsidR="002534F5" w:rsidRPr="002534F5" w:rsidRDefault="002534F5" w:rsidP="005D4AEF">
      <w:pPr>
        <w:tabs>
          <w:tab w:val="left" w:pos="3960"/>
        </w:tabs>
        <w:rPr>
          <w:rStyle w:val="apple-style-span"/>
          <w:rFonts w:ascii="Arial" w:hAnsi="Arial" w:cs="Arial"/>
          <w:color w:val="000000"/>
          <w:sz w:val="18"/>
          <w:szCs w:val="18"/>
        </w:rPr>
      </w:pPr>
      <w:r w:rsidRPr="00E45846">
        <w:rPr>
          <w:rStyle w:val="apple-style-span"/>
          <w:rFonts w:ascii="Arial" w:hAnsi="Arial" w:cs="Arial"/>
          <w:b/>
          <w:color w:val="000000"/>
          <w:sz w:val="18"/>
          <w:szCs w:val="18"/>
        </w:rPr>
        <w:t>Volume Testing</w:t>
      </w:r>
      <w:r w:rsidRPr="002534F5">
        <w:rPr>
          <w:rStyle w:val="apple-style-span"/>
          <w:rFonts w:ascii="Arial" w:hAnsi="Arial" w:cs="Arial"/>
          <w:color w:val="000000"/>
          <w:sz w:val="18"/>
          <w:szCs w:val="18"/>
        </w:rPr>
        <w:t xml:space="preserve"> = Large amounts of data</w:t>
      </w:r>
      <w:r w:rsidR="005D4AEF">
        <w:rPr>
          <w:rStyle w:val="apple-style-span"/>
          <w:rFonts w:ascii="Arial" w:hAnsi="Arial" w:cs="Arial"/>
          <w:color w:val="000000"/>
          <w:sz w:val="18"/>
          <w:szCs w:val="18"/>
        </w:rPr>
        <w:tab/>
      </w:r>
    </w:p>
    <w:p w:rsidR="002534F5" w:rsidRPr="00E45846" w:rsidRDefault="002534F5" w:rsidP="002534F5">
      <w:pPr>
        <w:rPr>
          <w:rStyle w:val="apple-style-span"/>
          <w:rFonts w:ascii="Arial" w:hAnsi="Arial" w:cs="Arial"/>
          <w:color w:val="000000"/>
          <w:sz w:val="18"/>
          <w:szCs w:val="18"/>
        </w:rPr>
      </w:pPr>
      <w:r w:rsidRPr="00E45846">
        <w:rPr>
          <w:rStyle w:val="apple-style-span"/>
          <w:rFonts w:ascii="Arial" w:hAnsi="Arial" w:cs="Arial"/>
          <w:b/>
          <w:color w:val="000000"/>
          <w:sz w:val="18"/>
          <w:szCs w:val="18"/>
        </w:rPr>
        <w:t>Load Testing</w:t>
      </w:r>
      <w:r w:rsidRPr="00E45846">
        <w:rPr>
          <w:rStyle w:val="apple-style-span"/>
          <w:rFonts w:ascii="Arial" w:hAnsi="Arial" w:cs="Arial"/>
          <w:color w:val="000000"/>
          <w:sz w:val="18"/>
          <w:szCs w:val="18"/>
        </w:rPr>
        <w:t xml:space="preserve"> = Large amount of users</w:t>
      </w:r>
    </w:p>
    <w:p w:rsidR="002534F5" w:rsidRPr="002534F5" w:rsidRDefault="002534F5" w:rsidP="002534F5">
      <w:pPr>
        <w:rPr>
          <w:rStyle w:val="apple-style-span"/>
          <w:rFonts w:ascii="Arial" w:hAnsi="Arial" w:cs="Arial"/>
          <w:color w:val="000000"/>
          <w:sz w:val="18"/>
          <w:szCs w:val="18"/>
        </w:rPr>
      </w:pPr>
      <w:r w:rsidRPr="00E45846">
        <w:rPr>
          <w:rStyle w:val="apple-style-span"/>
          <w:rFonts w:ascii="Arial" w:hAnsi="Arial" w:cs="Arial"/>
          <w:b/>
          <w:color w:val="000000"/>
          <w:sz w:val="18"/>
          <w:szCs w:val="18"/>
        </w:rPr>
        <w:t>Stress Testing</w:t>
      </w:r>
      <w:r w:rsidRPr="002534F5">
        <w:rPr>
          <w:rStyle w:val="apple-style-span"/>
          <w:rFonts w:ascii="Arial" w:hAnsi="Arial" w:cs="Arial"/>
          <w:color w:val="000000"/>
          <w:sz w:val="18"/>
          <w:szCs w:val="18"/>
        </w:rPr>
        <w:t xml:space="preserve"> = </w:t>
      </w:r>
      <w:r w:rsidR="007A3B23">
        <w:rPr>
          <w:rFonts w:ascii="Verdana" w:hAnsi="Verdana"/>
          <w:color w:val="222222"/>
          <w:sz w:val="20"/>
          <w:szCs w:val="20"/>
          <w:shd w:val="clear" w:color="auto" w:fill="FFFFFF"/>
        </w:rPr>
        <w:t>Reducing the system resources and keeping the load as constant checking how does the application is behaving is called stress testing.</w:t>
      </w:r>
    </w:p>
    <w:p w:rsidR="002534F5" w:rsidRPr="002534F5" w:rsidRDefault="002534F5" w:rsidP="002534F5">
      <w:pPr>
        <w:rPr>
          <w:rStyle w:val="apple-style-span"/>
          <w:rFonts w:ascii="Arial" w:hAnsi="Arial" w:cs="Arial"/>
          <w:color w:val="000000"/>
          <w:sz w:val="18"/>
          <w:szCs w:val="18"/>
        </w:rPr>
      </w:pPr>
      <w:r w:rsidRPr="002534F5">
        <w:rPr>
          <w:rStyle w:val="apple-style-span"/>
          <w:rFonts w:ascii="Arial" w:hAnsi="Arial" w:cs="Arial"/>
          <w:color w:val="000000"/>
          <w:sz w:val="18"/>
          <w:szCs w:val="18"/>
        </w:rPr>
        <w:t>- Volume testing is a way to test functionality.</w:t>
      </w:r>
    </w:p>
    <w:p w:rsidR="002534F5" w:rsidRPr="002534F5" w:rsidRDefault="002534F5" w:rsidP="002534F5">
      <w:pPr>
        <w:rPr>
          <w:rStyle w:val="apple-style-span"/>
          <w:rFonts w:ascii="Arial" w:hAnsi="Arial" w:cs="Arial"/>
          <w:color w:val="000000"/>
          <w:sz w:val="18"/>
          <w:szCs w:val="18"/>
        </w:rPr>
      </w:pPr>
      <w:r w:rsidRPr="002534F5">
        <w:rPr>
          <w:rStyle w:val="apple-style-span"/>
          <w:rFonts w:ascii="Arial" w:hAnsi="Arial" w:cs="Arial"/>
          <w:color w:val="000000"/>
          <w:sz w:val="18"/>
          <w:szCs w:val="18"/>
        </w:rPr>
        <w:t>- Stress testing is a way to test reliability.</w:t>
      </w:r>
    </w:p>
    <w:p w:rsidR="002534F5" w:rsidRPr="0079052D" w:rsidRDefault="002534F5" w:rsidP="002534F5">
      <w:pPr>
        <w:rPr>
          <w:rStyle w:val="apple-style-span"/>
          <w:rFonts w:ascii="Arial" w:hAnsi="Arial" w:cs="Arial"/>
          <w:color w:val="000000"/>
          <w:sz w:val="32"/>
          <w:szCs w:val="32"/>
          <w:vertAlign w:val="subscript"/>
        </w:rPr>
      </w:pPr>
      <w:r w:rsidRPr="0079052D">
        <w:rPr>
          <w:rStyle w:val="apple-style-span"/>
          <w:rFonts w:ascii="Arial" w:hAnsi="Arial" w:cs="Arial"/>
          <w:color w:val="000000"/>
          <w:sz w:val="32"/>
          <w:szCs w:val="32"/>
          <w:vertAlign w:val="subscript"/>
        </w:rPr>
        <w:t>- testing is a way to test performance.</w:t>
      </w:r>
    </w:p>
    <w:p w:rsidR="002534F5" w:rsidRPr="00E45846" w:rsidRDefault="00470B00" w:rsidP="002534F5">
      <w:pPr>
        <w:rPr>
          <w:rStyle w:val="apple-style-span"/>
          <w:rFonts w:ascii="Arial" w:hAnsi="Arial" w:cs="Arial"/>
          <w:b/>
          <w:color w:val="000000"/>
          <w:sz w:val="24"/>
          <w:szCs w:val="24"/>
        </w:rPr>
      </w:pPr>
      <w:r w:rsidRPr="0079052D">
        <w:rPr>
          <w:rStyle w:val="apple-style-span"/>
          <w:rFonts w:ascii="Arial" w:hAnsi="Arial" w:cs="Arial"/>
          <w:color w:val="000000"/>
          <w:sz w:val="32"/>
          <w:szCs w:val="32"/>
          <w:vertAlign w:val="subscript"/>
        </w:rPr>
        <w:t xml:space="preserve">Load </w:t>
      </w:r>
      <w:r w:rsidR="007A3B23" w:rsidRPr="007A3B23">
        <w:rPr>
          <w:rFonts w:ascii="Verdana" w:hAnsi="Verdana"/>
          <w:b/>
          <w:color w:val="222222"/>
          <w:sz w:val="20"/>
          <w:szCs w:val="20"/>
          <w:shd w:val="clear" w:color="auto" w:fill="FFFFFF"/>
        </w:rPr>
        <w:t>Security Testing</w:t>
      </w:r>
      <w:r w:rsidR="007A3B23">
        <w:rPr>
          <w:rFonts w:ascii="Verdana" w:hAnsi="Verdana"/>
          <w:color w:val="222222"/>
          <w:sz w:val="20"/>
          <w:szCs w:val="20"/>
        </w:rPr>
        <w:br/>
      </w:r>
      <w:r w:rsidR="007A3B23">
        <w:rPr>
          <w:rStyle w:val="Strong"/>
          <w:rFonts w:ascii="Verdana" w:hAnsi="Verdana"/>
          <w:color w:val="222222"/>
          <w:sz w:val="20"/>
          <w:szCs w:val="20"/>
          <w:shd w:val="clear" w:color="auto" w:fill="FFFFFF"/>
        </w:rPr>
        <w:t>Ans.</w:t>
      </w:r>
      <w:r w:rsidR="007A3B23">
        <w:rPr>
          <w:rStyle w:val="apple-converted-space"/>
          <w:rFonts w:ascii="Verdana" w:hAnsi="Verdana"/>
          <w:color w:val="222222"/>
          <w:sz w:val="20"/>
          <w:szCs w:val="20"/>
          <w:shd w:val="clear" w:color="auto" w:fill="FFFFFF"/>
        </w:rPr>
        <w:t> </w:t>
      </w:r>
      <w:r w:rsidR="007A3B23">
        <w:rPr>
          <w:rFonts w:ascii="Verdana" w:hAnsi="Verdana"/>
          <w:color w:val="222222"/>
          <w:sz w:val="20"/>
          <w:szCs w:val="20"/>
          <w:shd w:val="clear" w:color="auto" w:fill="FFFFFF"/>
        </w:rPr>
        <w:t>Validating whether all security conditions are properly implemented in the software (or) not is called security testing.</w:t>
      </w:r>
    </w:p>
    <w:p w:rsidR="002534F5" w:rsidRPr="00E45846" w:rsidRDefault="002534F5" w:rsidP="002534F5">
      <w:pPr>
        <w:rPr>
          <w:rStyle w:val="apple-style-span"/>
          <w:rFonts w:ascii="Arial" w:hAnsi="Arial" w:cs="Arial"/>
          <w:b/>
          <w:color w:val="000000"/>
          <w:sz w:val="24"/>
          <w:szCs w:val="24"/>
        </w:rPr>
      </w:pPr>
      <w:r w:rsidRPr="00E45846">
        <w:rPr>
          <w:rStyle w:val="apple-style-span"/>
          <w:rFonts w:ascii="Arial" w:hAnsi="Arial" w:cs="Arial"/>
          <w:b/>
          <w:color w:val="000000"/>
          <w:sz w:val="24"/>
          <w:szCs w:val="24"/>
        </w:rPr>
        <w:t xml:space="preserve">Risk Analysis in Software Testing </w:t>
      </w:r>
    </w:p>
    <w:p w:rsidR="002534F5" w:rsidRPr="002534F5" w:rsidRDefault="002534F5" w:rsidP="002534F5">
      <w:pPr>
        <w:rPr>
          <w:rStyle w:val="apple-style-span"/>
          <w:rFonts w:ascii="Arial" w:hAnsi="Arial" w:cs="Arial"/>
          <w:color w:val="000000"/>
          <w:sz w:val="18"/>
          <w:szCs w:val="18"/>
        </w:rPr>
      </w:pPr>
      <w:r w:rsidRPr="002534F5">
        <w:rPr>
          <w:rStyle w:val="apple-style-span"/>
          <w:rFonts w:ascii="Arial" w:hAnsi="Arial" w:cs="Arial"/>
          <w:color w:val="000000"/>
          <w:sz w:val="18"/>
          <w:szCs w:val="18"/>
        </w:rPr>
        <w:t>Risk Analysis attempts to identify all the risks and then quantify the severity of the risks. A threat as we have seen is a possible damaging event. If it occurs, it exploits vulnerability in the security of a computer based system</w:t>
      </w:r>
    </w:p>
    <w:p w:rsidR="002534F5" w:rsidRPr="002534F5" w:rsidRDefault="002534F5" w:rsidP="002534F5">
      <w:pPr>
        <w:rPr>
          <w:rStyle w:val="apple-style-span"/>
          <w:rFonts w:ascii="Arial" w:hAnsi="Arial" w:cs="Arial"/>
          <w:b/>
          <w:color w:val="000000"/>
          <w:sz w:val="18"/>
          <w:szCs w:val="18"/>
        </w:rPr>
      </w:pPr>
      <w:r w:rsidRPr="002534F5">
        <w:rPr>
          <w:rStyle w:val="apple-style-span"/>
          <w:rFonts w:ascii="Arial" w:hAnsi="Arial" w:cs="Arial"/>
          <w:b/>
          <w:color w:val="000000"/>
          <w:sz w:val="18"/>
          <w:szCs w:val="18"/>
        </w:rPr>
        <w:t xml:space="preserve">How to perform Risk Analysis during software testing </w:t>
      </w:r>
    </w:p>
    <w:p w:rsidR="003853A7" w:rsidRDefault="002534F5" w:rsidP="002534F5">
      <w:pPr>
        <w:rPr>
          <w:rStyle w:val="apple-style-span"/>
          <w:rFonts w:ascii="Arial" w:hAnsi="Arial" w:cs="Arial"/>
          <w:color w:val="000000"/>
          <w:sz w:val="18"/>
          <w:szCs w:val="18"/>
        </w:rPr>
      </w:pPr>
      <w:r w:rsidRPr="002534F5">
        <w:rPr>
          <w:rStyle w:val="apple-style-span"/>
          <w:rFonts w:ascii="Arial" w:hAnsi="Arial" w:cs="Arial"/>
          <w:color w:val="000000"/>
          <w:sz w:val="18"/>
          <w:szCs w:val="18"/>
        </w:rPr>
        <w:lastRenderedPageBreak/>
        <w:t>When a test plan has been created, risks involved in testing the product are to be taken into consideration</w:t>
      </w:r>
    </w:p>
    <w:p w:rsidR="002534F5" w:rsidRPr="002534F5" w:rsidRDefault="002534F5" w:rsidP="002534F5">
      <w:pPr>
        <w:rPr>
          <w:rStyle w:val="apple-style-span"/>
          <w:rFonts w:ascii="Arial" w:hAnsi="Arial" w:cs="Arial"/>
          <w:color w:val="000000"/>
          <w:sz w:val="18"/>
          <w:szCs w:val="18"/>
        </w:rPr>
      </w:pPr>
      <w:r w:rsidRPr="002534F5">
        <w:rPr>
          <w:rStyle w:val="apple-style-span"/>
          <w:rFonts w:ascii="Arial" w:hAnsi="Arial" w:cs="Arial"/>
          <w:color w:val="000000"/>
          <w:sz w:val="18"/>
          <w:szCs w:val="18"/>
        </w:rPr>
        <w:t xml:space="preserve"> along with the possibility of their occurrence and the damage they may cause along with solutions; if any. Detailed study of this is called Risk Analysis. </w:t>
      </w:r>
    </w:p>
    <w:p w:rsidR="002534F5" w:rsidRPr="002534F5" w:rsidRDefault="002534F5" w:rsidP="002534F5">
      <w:pPr>
        <w:rPr>
          <w:rStyle w:val="apple-style-span"/>
          <w:rFonts w:ascii="Arial" w:hAnsi="Arial" w:cs="Arial"/>
          <w:color w:val="000000"/>
          <w:sz w:val="18"/>
          <w:szCs w:val="18"/>
        </w:rPr>
      </w:pPr>
      <w:r>
        <w:rPr>
          <w:rStyle w:val="apple-style-span"/>
          <w:rFonts w:ascii="Arial" w:hAnsi="Arial" w:cs="Arial"/>
          <w:color w:val="000000"/>
          <w:sz w:val="18"/>
          <w:szCs w:val="18"/>
        </w:rPr>
        <w:t>Some of the risks could be:</w:t>
      </w:r>
    </w:p>
    <w:p w:rsidR="002534F5" w:rsidRPr="002534F5" w:rsidRDefault="002534F5" w:rsidP="002534F5">
      <w:pPr>
        <w:rPr>
          <w:rStyle w:val="apple-style-span"/>
          <w:rFonts w:ascii="Arial" w:hAnsi="Arial" w:cs="Arial"/>
          <w:b/>
          <w:color w:val="000000"/>
          <w:sz w:val="18"/>
          <w:szCs w:val="18"/>
        </w:rPr>
      </w:pPr>
      <w:r w:rsidRPr="002534F5">
        <w:rPr>
          <w:rStyle w:val="apple-style-span"/>
          <w:rFonts w:ascii="Arial" w:hAnsi="Arial" w:cs="Arial"/>
          <w:color w:val="000000"/>
          <w:sz w:val="18"/>
          <w:szCs w:val="18"/>
        </w:rPr>
        <w:t>New Hardware.</w:t>
      </w:r>
      <w:r>
        <w:rPr>
          <w:rStyle w:val="apple-style-span"/>
          <w:rFonts w:ascii="Arial" w:hAnsi="Arial" w:cs="Arial"/>
          <w:color w:val="000000"/>
          <w:sz w:val="18"/>
          <w:szCs w:val="18"/>
        </w:rPr>
        <w:t>,</w:t>
      </w:r>
      <w:r w:rsidRPr="002534F5">
        <w:rPr>
          <w:rStyle w:val="apple-style-span"/>
          <w:rFonts w:ascii="Arial" w:hAnsi="Arial" w:cs="Arial"/>
          <w:color w:val="000000"/>
          <w:sz w:val="18"/>
          <w:szCs w:val="18"/>
        </w:rPr>
        <w:t>New Technology.</w:t>
      </w:r>
      <w:r>
        <w:rPr>
          <w:rStyle w:val="apple-style-span"/>
          <w:rFonts w:ascii="Arial" w:hAnsi="Arial" w:cs="Arial"/>
          <w:color w:val="000000"/>
          <w:sz w:val="18"/>
          <w:szCs w:val="18"/>
        </w:rPr>
        <w:t>,</w:t>
      </w:r>
      <w:r w:rsidRPr="002534F5">
        <w:rPr>
          <w:rStyle w:val="apple-style-span"/>
          <w:rFonts w:ascii="Arial" w:hAnsi="Arial" w:cs="Arial"/>
          <w:color w:val="000000"/>
          <w:sz w:val="18"/>
          <w:szCs w:val="18"/>
        </w:rPr>
        <w:t>New Automation Tool.Sequence of code delivery.Availability</w:t>
      </w:r>
      <w:r>
        <w:rPr>
          <w:rStyle w:val="apple-style-span"/>
          <w:rFonts w:ascii="Arial" w:hAnsi="Arial" w:cs="Arial"/>
          <w:color w:val="000000"/>
          <w:sz w:val="18"/>
          <w:szCs w:val="18"/>
        </w:rPr>
        <w:t xml:space="preserve"> of application test resources.</w:t>
      </w:r>
    </w:p>
    <w:p w:rsidR="002534F5" w:rsidRPr="002534F5" w:rsidRDefault="002534F5" w:rsidP="002534F5">
      <w:pPr>
        <w:rPr>
          <w:rStyle w:val="apple-style-span"/>
          <w:rFonts w:ascii="Arial" w:hAnsi="Arial" w:cs="Arial"/>
          <w:b/>
          <w:color w:val="000000"/>
          <w:sz w:val="18"/>
          <w:szCs w:val="18"/>
        </w:rPr>
      </w:pPr>
      <w:r w:rsidRPr="002534F5">
        <w:rPr>
          <w:rStyle w:val="apple-style-span"/>
          <w:rFonts w:ascii="Arial" w:hAnsi="Arial" w:cs="Arial"/>
          <w:b/>
          <w:color w:val="000000"/>
          <w:sz w:val="18"/>
          <w:szCs w:val="18"/>
        </w:rPr>
        <w:t xml:space="preserve">Risk Identification </w:t>
      </w:r>
    </w:p>
    <w:p w:rsidR="002534F5" w:rsidRPr="002534F5" w:rsidRDefault="002534F5" w:rsidP="002534F5">
      <w:pPr>
        <w:rPr>
          <w:rStyle w:val="apple-style-span"/>
          <w:rFonts w:ascii="Arial" w:hAnsi="Arial" w:cs="Arial"/>
          <w:color w:val="000000"/>
          <w:sz w:val="18"/>
          <w:szCs w:val="18"/>
        </w:rPr>
      </w:pPr>
      <w:r w:rsidRPr="002534F5">
        <w:rPr>
          <w:rStyle w:val="apple-style-span"/>
          <w:rFonts w:ascii="Arial" w:hAnsi="Arial" w:cs="Arial"/>
          <w:color w:val="000000"/>
          <w:sz w:val="18"/>
          <w:szCs w:val="18"/>
        </w:rPr>
        <w:t>There can be different type of risks include as follows-</w:t>
      </w:r>
    </w:p>
    <w:p w:rsidR="002534F5" w:rsidRPr="002534F5" w:rsidRDefault="002534F5" w:rsidP="002534F5">
      <w:pPr>
        <w:rPr>
          <w:rStyle w:val="apple-style-span"/>
          <w:rFonts w:ascii="Arial" w:hAnsi="Arial" w:cs="Arial"/>
          <w:color w:val="000000"/>
          <w:sz w:val="18"/>
          <w:szCs w:val="18"/>
        </w:rPr>
      </w:pPr>
      <w:r w:rsidRPr="002534F5">
        <w:rPr>
          <w:rStyle w:val="apple-style-span"/>
          <w:rFonts w:ascii="Arial" w:hAnsi="Arial" w:cs="Arial"/>
          <w:color w:val="000000"/>
          <w:sz w:val="18"/>
          <w:szCs w:val="18"/>
        </w:rPr>
        <w:t>Software Risks: Knowledge of the most common risks associated with Software development, and the platform you are working on.</w:t>
      </w:r>
    </w:p>
    <w:p w:rsidR="002534F5" w:rsidRPr="002534F5" w:rsidRDefault="002534F5" w:rsidP="002534F5">
      <w:pPr>
        <w:rPr>
          <w:rStyle w:val="apple-style-span"/>
          <w:rFonts w:ascii="Arial" w:hAnsi="Arial" w:cs="Arial"/>
          <w:color w:val="000000"/>
          <w:sz w:val="18"/>
          <w:szCs w:val="18"/>
        </w:rPr>
      </w:pPr>
      <w:r w:rsidRPr="002534F5">
        <w:rPr>
          <w:rStyle w:val="apple-style-span"/>
          <w:rFonts w:ascii="Arial" w:hAnsi="Arial" w:cs="Arial"/>
          <w:color w:val="000000"/>
          <w:sz w:val="18"/>
          <w:szCs w:val="18"/>
        </w:rPr>
        <w:t>Business Risks: Most common risks associated with the business using the Software.</w:t>
      </w:r>
    </w:p>
    <w:p w:rsidR="002534F5" w:rsidRPr="002534F5" w:rsidRDefault="002534F5" w:rsidP="002534F5">
      <w:pPr>
        <w:rPr>
          <w:rStyle w:val="apple-style-span"/>
          <w:rFonts w:ascii="Arial" w:hAnsi="Arial" w:cs="Arial"/>
          <w:color w:val="000000"/>
          <w:sz w:val="18"/>
          <w:szCs w:val="18"/>
        </w:rPr>
      </w:pPr>
      <w:r w:rsidRPr="002534F5">
        <w:rPr>
          <w:rStyle w:val="apple-style-span"/>
          <w:rFonts w:ascii="Arial" w:hAnsi="Arial" w:cs="Arial"/>
          <w:color w:val="000000"/>
          <w:sz w:val="18"/>
          <w:szCs w:val="18"/>
        </w:rPr>
        <w:t>Testing Risks: Knowledge of the most common risks associated with Software Testing for the platform you are working on, tools being used, and test methods being applied.</w:t>
      </w:r>
    </w:p>
    <w:p w:rsidR="002534F5" w:rsidRPr="002534F5" w:rsidRDefault="002534F5" w:rsidP="002534F5">
      <w:pPr>
        <w:rPr>
          <w:rStyle w:val="apple-style-span"/>
          <w:rFonts w:ascii="Arial" w:hAnsi="Arial" w:cs="Arial"/>
          <w:color w:val="000000"/>
          <w:sz w:val="18"/>
          <w:szCs w:val="18"/>
        </w:rPr>
      </w:pPr>
      <w:r w:rsidRPr="002534F5">
        <w:rPr>
          <w:rStyle w:val="apple-style-span"/>
          <w:rFonts w:ascii="Arial" w:hAnsi="Arial" w:cs="Arial"/>
          <w:color w:val="000000"/>
          <w:sz w:val="18"/>
          <w:szCs w:val="18"/>
        </w:rPr>
        <w:t>Premature Release Risk: Ability to determine the risk associated with releasing unsatisfactory or untested Software Products.</w:t>
      </w:r>
    </w:p>
    <w:p w:rsidR="002534F5" w:rsidRPr="002534F5" w:rsidRDefault="002534F5" w:rsidP="002534F5">
      <w:pPr>
        <w:rPr>
          <w:rStyle w:val="apple-style-span"/>
          <w:rFonts w:ascii="Arial" w:hAnsi="Arial" w:cs="Arial"/>
          <w:color w:val="000000"/>
          <w:sz w:val="18"/>
          <w:szCs w:val="18"/>
        </w:rPr>
      </w:pPr>
      <w:r w:rsidRPr="002534F5">
        <w:rPr>
          <w:rStyle w:val="apple-style-span"/>
          <w:rFonts w:ascii="Arial" w:hAnsi="Arial" w:cs="Arial"/>
          <w:color w:val="000000"/>
          <w:sz w:val="18"/>
          <w:szCs w:val="18"/>
        </w:rPr>
        <w:t>Risk Methods: Strategies and approaches for identifying risks or problems associated with implementing and operating information technology, products and process; assessing their likelihood, and initiating strategies to test those risks</w:t>
      </w:r>
    </w:p>
    <w:p w:rsidR="002534F5" w:rsidRPr="002534F5" w:rsidRDefault="002534F5" w:rsidP="002534F5">
      <w:pPr>
        <w:rPr>
          <w:rStyle w:val="apple-style-span"/>
          <w:rFonts w:ascii="Arial" w:hAnsi="Arial" w:cs="Arial"/>
          <w:color w:val="000000"/>
          <w:sz w:val="18"/>
          <w:szCs w:val="18"/>
        </w:rPr>
      </w:pPr>
      <w:r w:rsidRPr="002534F5">
        <w:rPr>
          <w:rStyle w:val="apple-style-span"/>
          <w:rFonts w:ascii="Arial" w:hAnsi="Arial" w:cs="Arial"/>
          <w:color w:val="000000"/>
          <w:sz w:val="18"/>
          <w:szCs w:val="18"/>
        </w:rPr>
        <w:t>To overcome these risks, the following activities can be done.</w:t>
      </w:r>
    </w:p>
    <w:p w:rsidR="002534F5" w:rsidRPr="002534F5" w:rsidRDefault="002534F5" w:rsidP="002534F5">
      <w:pPr>
        <w:rPr>
          <w:rStyle w:val="apple-style-span"/>
          <w:rFonts w:ascii="Arial" w:hAnsi="Arial" w:cs="Arial"/>
          <w:color w:val="000000"/>
          <w:sz w:val="18"/>
          <w:szCs w:val="18"/>
        </w:rPr>
      </w:pPr>
      <w:r w:rsidRPr="002534F5">
        <w:rPr>
          <w:rStyle w:val="apple-style-span"/>
          <w:rFonts w:ascii="Arial" w:hAnsi="Arial" w:cs="Arial"/>
          <w:color w:val="000000"/>
          <w:sz w:val="18"/>
          <w:szCs w:val="18"/>
        </w:rPr>
        <w:t>Conducting Risk Assessment review meeting with the development team.</w:t>
      </w:r>
    </w:p>
    <w:p w:rsidR="002534F5" w:rsidRPr="002534F5" w:rsidRDefault="002534F5" w:rsidP="002534F5">
      <w:pPr>
        <w:rPr>
          <w:rStyle w:val="apple-style-span"/>
          <w:rFonts w:ascii="Arial" w:hAnsi="Arial" w:cs="Arial"/>
          <w:color w:val="000000"/>
          <w:sz w:val="18"/>
          <w:szCs w:val="18"/>
        </w:rPr>
      </w:pPr>
      <w:r w:rsidRPr="002534F5">
        <w:rPr>
          <w:rStyle w:val="apple-style-span"/>
          <w:rFonts w:ascii="Arial" w:hAnsi="Arial" w:cs="Arial"/>
          <w:color w:val="000000"/>
          <w:sz w:val="18"/>
          <w:szCs w:val="18"/>
        </w:rPr>
        <w:t>Profile for Risk coverage is created by mentioning the importance of each area.</w:t>
      </w:r>
    </w:p>
    <w:p w:rsidR="002534F5" w:rsidRPr="002534F5" w:rsidRDefault="002534F5" w:rsidP="002534F5">
      <w:pPr>
        <w:rPr>
          <w:rStyle w:val="apple-style-span"/>
          <w:rFonts w:ascii="Arial" w:hAnsi="Arial" w:cs="Arial"/>
          <w:color w:val="000000"/>
          <w:sz w:val="18"/>
          <w:szCs w:val="18"/>
        </w:rPr>
      </w:pPr>
      <w:r w:rsidRPr="002534F5">
        <w:rPr>
          <w:rStyle w:val="apple-style-span"/>
          <w:rFonts w:ascii="Arial" w:hAnsi="Arial" w:cs="Arial"/>
          <w:color w:val="000000"/>
          <w:sz w:val="18"/>
          <w:szCs w:val="18"/>
        </w:rPr>
        <w:t>Using maximum resources to work on High Risk areas like allocating more testers for High risk areas and minimum resources for Medium and Low risk areas.</w:t>
      </w:r>
    </w:p>
    <w:p w:rsidR="002534F5" w:rsidRPr="002534F5" w:rsidRDefault="002534F5" w:rsidP="002534F5">
      <w:pPr>
        <w:rPr>
          <w:rStyle w:val="apple-style-span"/>
          <w:rFonts w:ascii="Arial" w:hAnsi="Arial" w:cs="Arial"/>
          <w:color w:val="000000"/>
          <w:sz w:val="18"/>
          <w:szCs w:val="18"/>
        </w:rPr>
      </w:pPr>
      <w:r w:rsidRPr="002534F5">
        <w:rPr>
          <w:rStyle w:val="apple-style-span"/>
          <w:rFonts w:ascii="Arial" w:hAnsi="Arial" w:cs="Arial"/>
          <w:color w:val="000000"/>
          <w:sz w:val="18"/>
          <w:szCs w:val="18"/>
        </w:rPr>
        <w:t>Creation of Risk assessment database for future maintenance and management review.</w:t>
      </w:r>
    </w:p>
    <w:p w:rsidR="002534F5" w:rsidRPr="002534F5" w:rsidRDefault="002534F5" w:rsidP="002534F5">
      <w:pPr>
        <w:rPr>
          <w:rStyle w:val="apple-style-span"/>
          <w:rFonts w:ascii="Arial" w:hAnsi="Arial" w:cs="Arial"/>
          <w:color w:val="000000"/>
          <w:sz w:val="18"/>
          <w:szCs w:val="18"/>
        </w:rPr>
      </w:pPr>
      <w:r w:rsidRPr="002534F5">
        <w:rPr>
          <w:rStyle w:val="apple-style-span"/>
          <w:rFonts w:ascii="Arial" w:hAnsi="Arial" w:cs="Arial"/>
          <w:color w:val="000000"/>
          <w:sz w:val="18"/>
          <w:szCs w:val="18"/>
        </w:rPr>
        <w:t>Identify and describe the risk magnitude indicators: High, Medium and Low</w:t>
      </w:r>
    </w:p>
    <w:p w:rsidR="004023E9" w:rsidRDefault="004023E9" w:rsidP="006919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Fonts w:ascii="Tahoma" w:hAnsi="Tahoma" w:cs="Tahoma"/>
          <w:color w:val="000000"/>
          <w:sz w:val="18"/>
          <w:szCs w:val="18"/>
        </w:rPr>
      </w:pPr>
    </w:p>
    <w:p w:rsidR="00470B00" w:rsidRDefault="00470B00" w:rsidP="006919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apple-style-span"/>
          <w:rFonts w:ascii="Arial" w:hAnsi="Arial" w:cs="Arial"/>
          <w:b/>
          <w:sz w:val="24"/>
          <w:szCs w:val="24"/>
        </w:rPr>
      </w:pPr>
      <w:r w:rsidRPr="00470B00">
        <w:rPr>
          <w:rStyle w:val="apple-style-span"/>
          <w:rFonts w:ascii="Arial" w:hAnsi="Arial" w:cs="Arial"/>
          <w:b/>
          <w:sz w:val="24"/>
          <w:szCs w:val="24"/>
        </w:rPr>
        <w:t>Agile Meeting</w:t>
      </w:r>
    </w:p>
    <w:p w:rsidR="00470B00" w:rsidRDefault="00470B00" w:rsidP="006919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apple-style-span"/>
          <w:rFonts w:ascii="Arial" w:hAnsi="Arial" w:cs="Arial"/>
          <w:sz w:val="24"/>
          <w:szCs w:val="24"/>
        </w:rPr>
      </w:pPr>
      <w:r>
        <w:rPr>
          <w:rStyle w:val="apple-style-span"/>
          <w:rFonts w:ascii="Arial" w:hAnsi="Arial" w:cs="Arial"/>
          <w:sz w:val="24"/>
          <w:szCs w:val="24"/>
        </w:rPr>
        <w:t>Sprint Planning Meeting</w:t>
      </w:r>
    </w:p>
    <w:p w:rsidR="00470B00" w:rsidRDefault="00470B00" w:rsidP="006919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apple-style-span"/>
          <w:rFonts w:ascii="Arial" w:hAnsi="Arial" w:cs="Arial"/>
          <w:sz w:val="24"/>
          <w:szCs w:val="24"/>
        </w:rPr>
      </w:pPr>
      <w:r>
        <w:rPr>
          <w:rStyle w:val="apple-style-span"/>
          <w:rFonts w:ascii="Arial" w:hAnsi="Arial" w:cs="Arial"/>
          <w:sz w:val="24"/>
          <w:szCs w:val="24"/>
        </w:rPr>
        <w:t>Daily Scrum Meeting</w:t>
      </w:r>
    </w:p>
    <w:p w:rsidR="00470B00" w:rsidRDefault="00470B00" w:rsidP="006919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apple-style-span"/>
          <w:rFonts w:ascii="Arial" w:hAnsi="Arial" w:cs="Arial"/>
          <w:sz w:val="24"/>
          <w:szCs w:val="24"/>
        </w:rPr>
      </w:pPr>
      <w:r>
        <w:rPr>
          <w:rStyle w:val="apple-style-span"/>
          <w:rFonts w:ascii="Arial" w:hAnsi="Arial" w:cs="Arial"/>
          <w:sz w:val="24"/>
          <w:szCs w:val="24"/>
        </w:rPr>
        <w:t>sprint Review Meeting</w:t>
      </w:r>
    </w:p>
    <w:p w:rsidR="00470B00" w:rsidRDefault="00470B00" w:rsidP="006919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apple-style-span"/>
          <w:rFonts w:ascii="Arial" w:hAnsi="Arial" w:cs="Arial"/>
          <w:sz w:val="24"/>
          <w:szCs w:val="24"/>
        </w:rPr>
      </w:pPr>
      <w:r>
        <w:rPr>
          <w:rStyle w:val="apple-style-span"/>
          <w:rFonts w:ascii="Arial" w:hAnsi="Arial" w:cs="Arial"/>
          <w:sz w:val="24"/>
          <w:szCs w:val="24"/>
        </w:rPr>
        <w:t>Retrospective Meeting</w:t>
      </w:r>
    </w:p>
    <w:p w:rsidR="00470B00" w:rsidRDefault="00470B00" w:rsidP="006919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apple-style-span"/>
          <w:rFonts w:ascii="Arial" w:hAnsi="Arial" w:cs="Arial"/>
          <w:sz w:val="24"/>
          <w:szCs w:val="24"/>
        </w:rPr>
      </w:pPr>
      <w:r>
        <w:rPr>
          <w:rStyle w:val="apple-style-span"/>
          <w:rFonts w:ascii="Arial" w:hAnsi="Arial" w:cs="Arial"/>
          <w:sz w:val="24"/>
          <w:szCs w:val="24"/>
        </w:rPr>
        <w:t>Backlog Refinement Meeting</w:t>
      </w:r>
    </w:p>
    <w:p w:rsidR="00470B00" w:rsidRPr="00470B00" w:rsidRDefault="00470B00" w:rsidP="006919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apple-style-span"/>
          <w:rFonts w:ascii="Arial" w:hAnsi="Arial" w:cs="Arial"/>
          <w:sz w:val="24"/>
          <w:szCs w:val="24"/>
        </w:rPr>
      </w:pPr>
    </w:p>
    <w:p w:rsidR="002534F5" w:rsidRPr="00E45846" w:rsidRDefault="007A3B23" w:rsidP="006919D6">
      <w:pPr>
        <w:rPr>
          <w:rFonts w:ascii="Arial" w:hAnsi="Arial" w:cs="Arial"/>
          <w:b/>
          <w:sz w:val="18"/>
          <w:szCs w:val="18"/>
        </w:rPr>
      </w:pPr>
      <w:r>
        <w:rPr>
          <w:rStyle w:val="Strong"/>
          <w:rFonts w:ascii="Verdana" w:hAnsi="Verdana"/>
          <w:color w:val="222222"/>
          <w:sz w:val="20"/>
          <w:szCs w:val="20"/>
          <w:shd w:val="clear" w:color="auto" w:fill="FFFFFF"/>
        </w:rPr>
        <w:t>Q.</w:t>
      </w:r>
      <w:r>
        <w:rPr>
          <w:rStyle w:val="apple-converted-space"/>
          <w:rFonts w:ascii="Verdana" w:hAnsi="Verdana"/>
          <w:color w:val="222222"/>
          <w:sz w:val="20"/>
          <w:szCs w:val="20"/>
          <w:shd w:val="clear" w:color="auto" w:fill="FFFFFF"/>
        </w:rPr>
        <w:t> </w:t>
      </w:r>
      <w:r>
        <w:rPr>
          <w:rFonts w:ascii="Verdana" w:hAnsi="Verdana"/>
          <w:color w:val="222222"/>
          <w:sz w:val="20"/>
          <w:szCs w:val="20"/>
          <w:shd w:val="clear" w:color="auto" w:fill="FFFFFF"/>
        </w:rPr>
        <w:t>What is Process?</w:t>
      </w:r>
      <w:r>
        <w:rPr>
          <w:rFonts w:ascii="Verdana" w:hAnsi="Verdana"/>
          <w:color w:val="222222"/>
          <w:sz w:val="20"/>
          <w:szCs w:val="20"/>
        </w:rPr>
        <w:br/>
      </w:r>
      <w:r>
        <w:rPr>
          <w:rStyle w:val="Strong"/>
          <w:rFonts w:ascii="Verdana" w:hAnsi="Verdana"/>
          <w:color w:val="222222"/>
          <w:sz w:val="20"/>
          <w:szCs w:val="20"/>
          <w:shd w:val="clear" w:color="auto" w:fill="FFFFFF"/>
        </w:rPr>
        <w:t>Ans.</w:t>
      </w:r>
      <w:r>
        <w:rPr>
          <w:rStyle w:val="apple-converted-space"/>
          <w:rFonts w:ascii="Verdana" w:hAnsi="Verdana"/>
          <w:color w:val="222222"/>
          <w:sz w:val="20"/>
          <w:szCs w:val="20"/>
          <w:shd w:val="clear" w:color="auto" w:fill="FFFFFF"/>
        </w:rPr>
        <w:t> </w:t>
      </w:r>
      <w:r>
        <w:rPr>
          <w:rFonts w:ascii="Verdana" w:hAnsi="Verdana"/>
          <w:color w:val="222222"/>
          <w:sz w:val="20"/>
          <w:szCs w:val="20"/>
          <w:shd w:val="clear" w:color="auto" w:fill="FFFFFF"/>
        </w:rPr>
        <w:t>A process is set of a practices performed to achieve a give</w:t>
      </w:r>
      <w:r w:rsidR="007B652C">
        <w:rPr>
          <w:rFonts w:ascii="Verdana" w:hAnsi="Verdana"/>
          <w:color w:val="222222"/>
          <w:sz w:val="20"/>
          <w:szCs w:val="20"/>
          <w:shd w:val="clear" w:color="auto" w:fill="FFFFFF"/>
        </w:rPr>
        <w:t>n</w:t>
      </w:r>
      <w:r>
        <w:rPr>
          <w:rFonts w:ascii="Verdana" w:hAnsi="Verdana"/>
          <w:color w:val="222222"/>
          <w:sz w:val="20"/>
          <w:szCs w:val="20"/>
          <w:shd w:val="clear" w:color="auto" w:fill="FFFFFF"/>
        </w:rPr>
        <w:t xml:space="preserve"> purpose; it may include tools, methods, materials and or people.</w:t>
      </w:r>
    </w:p>
    <w:p w:rsidR="006919D6" w:rsidRPr="00E45846" w:rsidRDefault="006919D6" w:rsidP="006919D6">
      <w:pPr>
        <w:pStyle w:val="HTMLPreformatted"/>
        <w:rPr>
          <w:color w:val="000000"/>
          <w:sz w:val="18"/>
          <w:szCs w:val="18"/>
        </w:rPr>
      </w:pPr>
      <w:r w:rsidRPr="00E45846">
        <w:rPr>
          <w:color w:val="000000"/>
          <w:sz w:val="18"/>
          <w:szCs w:val="18"/>
        </w:rPr>
        <w:t>Verification process are done in Static Testing</w:t>
      </w:r>
      <w:r w:rsidR="005C5956">
        <w:rPr>
          <w:color w:val="000000"/>
          <w:sz w:val="18"/>
          <w:szCs w:val="18"/>
        </w:rPr>
        <w:t xml:space="preserve">- </w:t>
      </w:r>
      <w:r w:rsidR="005C5956">
        <w:rPr>
          <w:rFonts w:ascii="Arial" w:hAnsi="Arial" w:cs="Arial"/>
          <w:color w:val="000000"/>
          <w:shd w:val="clear" w:color="auto" w:fill="FFFFFF"/>
        </w:rPr>
        <w:t>Verification is intended to check that a product, service, or system (or portion thereof, or set thereof) meets a set of design specifications.</w:t>
      </w:r>
    </w:p>
    <w:p w:rsidR="006919D6" w:rsidRPr="00E45846" w:rsidRDefault="006919D6" w:rsidP="006919D6">
      <w:pPr>
        <w:pStyle w:val="HTMLPreformatted"/>
        <w:rPr>
          <w:color w:val="000000"/>
          <w:sz w:val="18"/>
          <w:szCs w:val="18"/>
        </w:rPr>
      </w:pPr>
      <w:r w:rsidRPr="00E45846">
        <w:rPr>
          <w:color w:val="000000"/>
          <w:sz w:val="18"/>
          <w:szCs w:val="18"/>
        </w:rPr>
        <w:t>Validation process are done in Dynamic Testing</w:t>
      </w:r>
    </w:p>
    <w:p w:rsidR="006919D6" w:rsidRDefault="006919D6" w:rsidP="006919D6">
      <w:pPr>
        <w:rPr>
          <w:rStyle w:val="termtitle"/>
          <w:rFonts w:ascii="Arial" w:hAnsi="Arial" w:cs="Arial"/>
          <w:b/>
          <w:bCs/>
          <w:color w:val="000000" w:themeColor="text1"/>
          <w:sz w:val="18"/>
          <w:szCs w:val="18"/>
        </w:rPr>
      </w:pPr>
    </w:p>
    <w:p w:rsidR="004365E6" w:rsidRPr="004365E6" w:rsidRDefault="004365E6" w:rsidP="004365E6">
      <w:pPr>
        <w:shd w:val="clear" w:color="auto" w:fill="FFFFFF"/>
        <w:spacing w:after="240" w:line="240" w:lineRule="auto"/>
        <w:outlineLvl w:val="1"/>
        <w:rPr>
          <w:rFonts w:ascii="Trebuchet MS" w:eastAsia="Times New Roman" w:hAnsi="Trebuchet MS" w:cs="Times New Roman"/>
          <w:b/>
          <w:bCs/>
          <w:color w:val="000000"/>
          <w:sz w:val="17"/>
          <w:szCs w:val="17"/>
          <w:lang w:eastAsia="en-IN"/>
        </w:rPr>
      </w:pPr>
      <w:r w:rsidRPr="004365E6">
        <w:rPr>
          <w:rFonts w:ascii="Verdana" w:eastAsia="Times New Roman" w:hAnsi="Verdana" w:cs="Times New Roman"/>
          <w:b/>
          <w:bCs/>
          <w:color w:val="000000"/>
          <w:sz w:val="20"/>
          <w:szCs w:val="20"/>
          <w:lang w:eastAsia="en-IN"/>
        </w:rPr>
        <w:t>Methods of Verification</w:t>
      </w:r>
    </w:p>
    <w:p w:rsidR="004365E6" w:rsidRPr="004365E6" w:rsidRDefault="004365E6" w:rsidP="004365E6">
      <w:pPr>
        <w:shd w:val="clear" w:color="auto" w:fill="FFFFFF"/>
        <w:spacing w:after="0" w:line="277" w:lineRule="atLeast"/>
        <w:rPr>
          <w:rFonts w:ascii="Trebuchet MS" w:eastAsia="Times New Roman" w:hAnsi="Trebuchet MS" w:cs="Times New Roman"/>
          <w:color w:val="666666"/>
          <w:sz w:val="20"/>
          <w:szCs w:val="20"/>
          <w:lang w:eastAsia="en-IN"/>
        </w:rPr>
      </w:pPr>
      <w:r w:rsidRPr="004365E6">
        <w:rPr>
          <w:rFonts w:ascii="Verdana" w:eastAsia="Times New Roman" w:hAnsi="Verdana" w:cs="Times New Roman"/>
          <w:color w:val="666666"/>
          <w:sz w:val="20"/>
          <w:szCs w:val="20"/>
          <w:lang w:eastAsia="en-IN"/>
        </w:rPr>
        <w:lastRenderedPageBreak/>
        <w:t>1.</w:t>
      </w:r>
      <w:r w:rsidRPr="004365E6">
        <w:rPr>
          <w:rFonts w:ascii="Verdana" w:eastAsia="Times New Roman" w:hAnsi="Verdana" w:cs="Times New Roman"/>
          <w:color w:val="666666"/>
          <w:sz w:val="20"/>
          <w:lang w:eastAsia="en-IN"/>
        </w:rPr>
        <w:t> </w:t>
      </w:r>
      <w:r w:rsidRPr="004365E6">
        <w:rPr>
          <w:rFonts w:ascii="Trebuchet MS" w:eastAsia="Times New Roman" w:hAnsi="Trebuchet MS" w:cs="Times New Roman"/>
          <w:color w:val="666666"/>
          <w:sz w:val="20"/>
          <w:szCs w:val="20"/>
          <w:lang w:eastAsia="en-IN"/>
        </w:rPr>
        <w:t>Walkthrough</w:t>
      </w:r>
    </w:p>
    <w:p w:rsidR="004365E6" w:rsidRPr="004365E6" w:rsidRDefault="004365E6" w:rsidP="004365E6">
      <w:pPr>
        <w:shd w:val="clear" w:color="auto" w:fill="FFFFFF"/>
        <w:spacing w:after="0" w:line="277" w:lineRule="atLeast"/>
        <w:rPr>
          <w:rFonts w:ascii="Trebuchet MS" w:eastAsia="Times New Roman" w:hAnsi="Trebuchet MS" w:cs="Times New Roman"/>
          <w:color w:val="666666"/>
          <w:sz w:val="20"/>
          <w:szCs w:val="20"/>
          <w:lang w:eastAsia="en-IN"/>
        </w:rPr>
      </w:pPr>
      <w:r w:rsidRPr="004365E6">
        <w:rPr>
          <w:rFonts w:ascii="Verdana" w:eastAsia="Times New Roman" w:hAnsi="Verdana" w:cs="Times New Roman"/>
          <w:color w:val="666666"/>
          <w:sz w:val="20"/>
          <w:szCs w:val="20"/>
          <w:lang w:eastAsia="en-IN"/>
        </w:rPr>
        <w:t>2. Inspection</w:t>
      </w:r>
    </w:p>
    <w:p w:rsidR="004365E6" w:rsidRPr="004365E6" w:rsidRDefault="004365E6" w:rsidP="004365E6">
      <w:pPr>
        <w:shd w:val="clear" w:color="auto" w:fill="FFFFFF"/>
        <w:spacing w:after="0" w:line="277" w:lineRule="atLeast"/>
        <w:rPr>
          <w:rFonts w:ascii="Trebuchet MS" w:eastAsia="Times New Roman" w:hAnsi="Trebuchet MS" w:cs="Times New Roman"/>
          <w:color w:val="666666"/>
          <w:sz w:val="20"/>
          <w:szCs w:val="20"/>
          <w:lang w:eastAsia="en-IN"/>
        </w:rPr>
      </w:pPr>
      <w:r w:rsidRPr="004365E6">
        <w:rPr>
          <w:rFonts w:ascii="Verdana" w:eastAsia="Times New Roman" w:hAnsi="Verdana" w:cs="Times New Roman"/>
          <w:color w:val="666666"/>
          <w:sz w:val="20"/>
          <w:szCs w:val="20"/>
          <w:lang w:eastAsia="en-IN"/>
        </w:rPr>
        <w:t>3. Review</w:t>
      </w:r>
    </w:p>
    <w:p w:rsidR="005B3756" w:rsidRDefault="005B3756" w:rsidP="004365E6">
      <w:pPr>
        <w:shd w:val="clear" w:color="auto" w:fill="FFFFFF"/>
        <w:spacing w:after="0" w:line="277" w:lineRule="atLeast"/>
        <w:rPr>
          <w:rFonts w:ascii="Verdana" w:eastAsia="Times New Roman" w:hAnsi="Verdana" w:cs="Times New Roman"/>
          <w:b/>
          <w:bCs/>
          <w:color w:val="666666"/>
          <w:sz w:val="20"/>
          <w:szCs w:val="20"/>
          <w:lang w:eastAsia="en-IN"/>
        </w:rPr>
      </w:pPr>
    </w:p>
    <w:p w:rsidR="004365E6" w:rsidRPr="004365E6" w:rsidRDefault="004365E6" w:rsidP="004365E6">
      <w:pPr>
        <w:shd w:val="clear" w:color="auto" w:fill="FFFFFF"/>
        <w:spacing w:after="0" w:line="277" w:lineRule="atLeast"/>
        <w:rPr>
          <w:rFonts w:ascii="Trebuchet MS" w:eastAsia="Times New Roman" w:hAnsi="Trebuchet MS" w:cs="Times New Roman"/>
          <w:color w:val="666666"/>
          <w:sz w:val="20"/>
          <w:szCs w:val="20"/>
          <w:lang w:eastAsia="en-IN"/>
        </w:rPr>
      </w:pPr>
      <w:r w:rsidRPr="004365E6">
        <w:rPr>
          <w:rFonts w:ascii="Verdana" w:eastAsia="Times New Roman" w:hAnsi="Verdana" w:cs="Times New Roman"/>
          <w:b/>
          <w:bCs/>
          <w:color w:val="666666"/>
          <w:sz w:val="20"/>
          <w:szCs w:val="20"/>
          <w:lang w:eastAsia="en-IN"/>
        </w:rPr>
        <w:t>Methods of</w:t>
      </w:r>
      <w:r w:rsidRPr="004365E6">
        <w:rPr>
          <w:rFonts w:ascii="Verdana" w:eastAsia="Times New Roman" w:hAnsi="Verdana" w:cs="Times New Roman"/>
          <w:b/>
          <w:bCs/>
          <w:color w:val="666666"/>
          <w:sz w:val="20"/>
          <w:lang w:eastAsia="en-IN"/>
        </w:rPr>
        <w:t> </w:t>
      </w:r>
      <w:r w:rsidRPr="004365E6">
        <w:rPr>
          <w:rFonts w:ascii="Verdana" w:eastAsia="Times New Roman" w:hAnsi="Verdana" w:cs="Times New Roman"/>
          <w:b/>
          <w:bCs/>
          <w:color w:val="666666"/>
          <w:sz w:val="20"/>
          <w:szCs w:val="20"/>
          <w:lang w:eastAsia="en-IN"/>
        </w:rPr>
        <w:t>Validation</w:t>
      </w:r>
    </w:p>
    <w:p w:rsidR="004365E6" w:rsidRPr="004365E6" w:rsidRDefault="004365E6" w:rsidP="004365E6">
      <w:pPr>
        <w:shd w:val="clear" w:color="auto" w:fill="FFFFFF"/>
        <w:spacing w:after="0" w:line="277" w:lineRule="atLeast"/>
        <w:rPr>
          <w:rFonts w:ascii="Trebuchet MS" w:eastAsia="Times New Roman" w:hAnsi="Trebuchet MS" w:cs="Times New Roman"/>
          <w:color w:val="666666"/>
          <w:sz w:val="20"/>
          <w:szCs w:val="20"/>
          <w:lang w:eastAsia="en-IN"/>
        </w:rPr>
      </w:pPr>
      <w:r w:rsidRPr="004365E6">
        <w:rPr>
          <w:rFonts w:ascii="Verdana" w:eastAsia="Times New Roman" w:hAnsi="Verdana" w:cs="Times New Roman"/>
          <w:color w:val="666666"/>
          <w:sz w:val="20"/>
          <w:szCs w:val="20"/>
          <w:lang w:eastAsia="en-IN"/>
        </w:rPr>
        <w:t>1. Testing</w:t>
      </w:r>
    </w:p>
    <w:p w:rsidR="004365E6" w:rsidRPr="004365E6" w:rsidRDefault="004365E6" w:rsidP="00C26AC5">
      <w:pPr>
        <w:shd w:val="clear" w:color="auto" w:fill="FFFFFF"/>
        <w:tabs>
          <w:tab w:val="left" w:pos="2565"/>
        </w:tabs>
        <w:spacing w:after="0" w:line="277" w:lineRule="atLeast"/>
        <w:rPr>
          <w:rFonts w:ascii="Trebuchet MS" w:eastAsia="Times New Roman" w:hAnsi="Trebuchet MS" w:cs="Times New Roman"/>
          <w:color w:val="666666"/>
          <w:sz w:val="20"/>
          <w:szCs w:val="20"/>
          <w:lang w:eastAsia="en-IN"/>
        </w:rPr>
      </w:pPr>
      <w:r w:rsidRPr="004365E6">
        <w:rPr>
          <w:rFonts w:ascii="Verdana" w:eastAsia="Times New Roman" w:hAnsi="Verdana" w:cs="Times New Roman"/>
          <w:color w:val="666666"/>
          <w:sz w:val="20"/>
          <w:szCs w:val="20"/>
          <w:lang w:eastAsia="en-IN"/>
        </w:rPr>
        <w:t>2. End Users</w:t>
      </w:r>
      <w:r w:rsidR="00C26AC5">
        <w:rPr>
          <w:rFonts w:ascii="Verdana" w:eastAsia="Times New Roman" w:hAnsi="Verdana" w:cs="Times New Roman"/>
          <w:color w:val="666666"/>
          <w:sz w:val="20"/>
          <w:szCs w:val="20"/>
          <w:lang w:eastAsia="en-IN"/>
        </w:rPr>
        <w:tab/>
      </w:r>
    </w:p>
    <w:p w:rsidR="004365E6" w:rsidRPr="00EE34A3" w:rsidRDefault="004365E6" w:rsidP="006919D6">
      <w:pPr>
        <w:rPr>
          <w:rStyle w:val="termtitle"/>
          <w:rFonts w:ascii="Arial" w:hAnsi="Arial" w:cs="Arial"/>
          <w:b/>
          <w:bCs/>
          <w:color w:val="000000" w:themeColor="text1"/>
          <w:sz w:val="18"/>
          <w:szCs w:val="18"/>
        </w:rPr>
      </w:pPr>
    </w:p>
    <w:p w:rsidR="00696F4E" w:rsidRDefault="00696F4E" w:rsidP="007B1C82">
      <w:pPr>
        <w:pStyle w:val="HTMLPreformatted"/>
        <w:rPr>
          <w:b/>
          <w:color w:val="000000"/>
          <w:sz w:val="27"/>
          <w:szCs w:val="27"/>
        </w:rPr>
      </w:pPr>
    </w:p>
    <w:p w:rsidR="007B1C82" w:rsidRPr="007B1C82" w:rsidRDefault="00696F4E" w:rsidP="007B1C82">
      <w:pPr>
        <w:pStyle w:val="HTMLPreformatted"/>
        <w:rPr>
          <w:b/>
          <w:color w:val="000000"/>
          <w:sz w:val="18"/>
          <w:szCs w:val="18"/>
        </w:rPr>
      </w:pPr>
      <w:r w:rsidRPr="007B1C82">
        <w:rPr>
          <w:b/>
          <w:color w:val="000000"/>
          <w:sz w:val="27"/>
          <w:szCs w:val="27"/>
        </w:rPr>
        <w:t>Walkthrough</w:t>
      </w:r>
      <w:r w:rsidR="007B1C82" w:rsidRPr="007B1C82">
        <w:rPr>
          <w:b/>
          <w:color w:val="000000"/>
          <w:sz w:val="27"/>
          <w:szCs w:val="27"/>
        </w:rPr>
        <w:t>-</w:t>
      </w:r>
      <w:r w:rsidR="007B1C82">
        <w:rPr>
          <w:rFonts w:ascii="Arial" w:hAnsi="Arial" w:cs="Arial"/>
          <w:b/>
          <w:bCs/>
          <w:color w:val="000000"/>
          <w:shd w:val="clear" w:color="auto" w:fill="FFFFFF"/>
        </w:rPr>
        <w:t>walkthrough</w:t>
      </w:r>
      <w:r w:rsidR="007B1C82">
        <w:rPr>
          <w:rStyle w:val="apple-converted-space"/>
          <w:rFonts w:ascii="Arial" w:hAnsi="Arial" w:cs="Arial"/>
          <w:color w:val="000000"/>
          <w:shd w:val="clear" w:color="auto" w:fill="FFFFFF"/>
        </w:rPr>
        <w:t> </w:t>
      </w:r>
      <w:r w:rsidR="007B1C82">
        <w:rPr>
          <w:rFonts w:ascii="Arial" w:hAnsi="Arial" w:cs="Arial"/>
          <w:color w:val="000000"/>
          <w:shd w:val="clear" w:color="auto" w:fill="FFFFFF"/>
        </w:rPr>
        <w:t>or</w:t>
      </w:r>
      <w:r w:rsidR="007B1C82">
        <w:rPr>
          <w:rStyle w:val="apple-converted-space"/>
          <w:rFonts w:ascii="Arial" w:hAnsi="Arial" w:cs="Arial"/>
          <w:color w:val="000000"/>
          <w:shd w:val="clear" w:color="auto" w:fill="FFFFFF"/>
        </w:rPr>
        <w:t> </w:t>
      </w:r>
      <w:r w:rsidR="007B1C82">
        <w:rPr>
          <w:rFonts w:ascii="Arial" w:hAnsi="Arial" w:cs="Arial"/>
          <w:b/>
          <w:bCs/>
          <w:color w:val="000000"/>
          <w:shd w:val="clear" w:color="auto" w:fill="FFFFFF"/>
        </w:rPr>
        <w:t>walk-through</w:t>
      </w:r>
      <w:r w:rsidR="007B1C82">
        <w:rPr>
          <w:rStyle w:val="apple-converted-space"/>
          <w:rFonts w:ascii="Arial" w:hAnsi="Arial" w:cs="Arial"/>
          <w:color w:val="000000"/>
          <w:shd w:val="clear" w:color="auto" w:fill="FFFFFF"/>
        </w:rPr>
        <w:t> </w:t>
      </w:r>
      <w:r w:rsidR="007B1C82">
        <w:rPr>
          <w:rFonts w:ascii="Arial" w:hAnsi="Arial" w:cs="Arial"/>
          <w:color w:val="000000"/>
          <w:shd w:val="clear" w:color="auto" w:fill="FFFFFF"/>
        </w:rPr>
        <w:t>is a form of</w:t>
      </w:r>
      <w:r w:rsidR="007B1C82">
        <w:rPr>
          <w:rStyle w:val="apple-converted-space"/>
          <w:rFonts w:ascii="Arial" w:hAnsi="Arial" w:cs="Arial"/>
          <w:color w:val="000000"/>
          <w:shd w:val="clear" w:color="auto" w:fill="FFFFFF"/>
        </w:rPr>
        <w:t> </w:t>
      </w:r>
      <w:hyperlink r:id="rId41" w:tooltip="Software peer review" w:history="1">
        <w:r w:rsidR="007B1C82">
          <w:rPr>
            <w:rStyle w:val="Hyperlink"/>
            <w:rFonts w:ascii="Arial" w:hAnsi="Arial" w:cs="Arial"/>
            <w:color w:val="0B0080"/>
            <w:shd w:val="clear" w:color="auto" w:fill="FFFFFF"/>
          </w:rPr>
          <w:t>software peer review</w:t>
        </w:r>
      </w:hyperlink>
      <w:r w:rsidR="007B1C82">
        <w:rPr>
          <w:rStyle w:val="apple-converted-space"/>
          <w:rFonts w:ascii="Arial" w:hAnsi="Arial" w:cs="Arial"/>
          <w:color w:val="000000"/>
          <w:shd w:val="clear" w:color="auto" w:fill="FFFFFF"/>
        </w:rPr>
        <w:t> </w:t>
      </w:r>
      <w:r w:rsidR="007B1C82">
        <w:rPr>
          <w:rFonts w:ascii="Arial" w:hAnsi="Arial" w:cs="Arial"/>
          <w:color w:val="000000"/>
          <w:shd w:val="clear" w:color="auto" w:fill="FFFFFF"/>
        </w:rPr>
        <w:t>"in which a designer or programmer leads members of the development team and other interested parties through a software product, and the participants ask questions and make comments about possible errors, violation of development standards, and other problems"</w:t>
      </w:r>
    </w:p>
    <w:p w:rsidR="007B1C82" w:rsidRDefault="007B1C82" w:rsidP="007B1C82">
      <w:pPr>
        <w:pStyle w:val="NormalWeb"/>
        <w:shd w:val="clear" w:color="auto" w:fill="FFFFFF"/>
        <w:spacing w:before="150" w:beforeAutospacing="0" w:after="0" w:afterAutospacing="0" w:line="285" w:lineRule="atLeast"/>
        <w:rPr>
          <w:rFonts w:ascii="Trebuchet MS" w:hAnsi="Trebuchet MS"/>
          <w:color w:val="666666"/>
          <w:sz w:val="18"/>
          <w:szCs w:val="18"/>
        </w:rPr>
      </w:pPr>
      <w:r>
        <w:rPr>
          <w:rFonts w:ascii="Trebuchet MS" w:hAnsi="Trebuchet MS"/>
          <w:color w:val="666666"/>
          <w:sz w:val="18"/>
          <w:szCs w:val="18"/>
        </w:rPr>
        <w:t>Static analysis is performed in a non-runtime environment. Typically a static analysis tool will inspect program code for all possible run-time behaviors and seek out coding flaws, back doors, and potentially malicious code. Dynamic analysis adopts the opposite approach and is executed while a program is in operation. A dynamic test will monitor system memory, functional behavior, response time, and overall performance of the system. This method is not wholly dissimilar to the manner in which a malicious third party may interact with an application. Having originated and evolved separately, static and dynamic analysis have, at times, been mistakenly viewed in opposition. There are, however, a number of strengths and weaknesses associated with both approaches to consider.</w:t>
      </w:r>
    </w:p>
    <w:p w:rsidR="004023E9" w:rsidRDefault="004023E9" w:rsidP="006919D6">
      <w:pPr>
        <w:pStyle w:val="NormalWeb"/>
        <w:spacing w:before="0" w:beforeAutospacing="0" w:after="0" w:afterAutospacing="0" w:line="420" w:lineRule="atLeast"/>
        <w:rPr>
          <w:rFonts w:ascii="Verdana" w:hAnsi="Verdana"/>
          <w:b/>
          <w:color w:val="222222"/>
          <w:sz w:val="16"/>
          <w:szCs w:val="16"/>
        </w:rPr>
      </w:pPr>
    </w:p>
    <w:p w:rsidR="006919D6" w:rsidRPr="00F55B6A" w:rsidRDefault="006919D6" w:rsidP="006919D6">
      <w:pPr>
        <w:pStyle w:val="NormalWeb"/>
        <w:spacing w:before="0" w:beforeAutospacing="0" w:after="0" w:afterAutospacing="0" w:line="420" w:lineRule="atLeast"/>
        <w:rPr>
          <w:rFonts w:ascii="Verdana" w:hAnsi="Verdana"/>
          <w:b/>
          <w:color w:val="222222"/>
          <w:sz w:val="16"/>
          <w:szCs w:val="16"/>
        </w:rPr>
      </w:pPr>
      <w:r w:rsidRPr="00F55B6A">
        <w:rPr>
          <w:rFonts w:ascii="Verdana" w:hAnsi="Verdana"/>
          <w:b/>
          <w:color w:val="222222"/>
          <w:sz w:val="16"/>
          <w:szCs w:val="16"/>
        </w:rPr>
        <w:t>Bug Life Cycle-</w:t>
      </w:r>
      <w:r w:rsidRPr="00F55B6A">
        <w:rPr>
          <w:rStyle w:val="apple-style-span"/>
          <w:rFonts w:ascii="Verdana" w:hAnsi="Verdana"/>
          <w:color w:val="000000"/>
          <w:sz w:val="20"/>
          <w:szCs w:val="20"/>
        </w:rPr>
        <w:t xml:space="preserve"> </w:t>
      </w:r>
      <w:r>
        <w:rPr>
          <w:rStyle w:val="apple-style-span"/>
          <w:rFonts w:ascii="Verdana" w:hAnsi="Verdana"/>
          <w:color w:val="000000"/>
          <w:sz w:val="20"/>
          <w:szCs w:val="20"/>
        </w:rPr>
        <w:t>In software development process, the bug has alife cycle. The bug should go through the</w:t>
      </w:r>
      <w:r>
        <w:rPr>
          <w:rStyle w:val="apple-converted-space"/>
          <w:rFonts w:ascii="Verdana" w:hAnsi="Verdana"/>
          <w:color w:val="000000"/>
          <w:sz w:val="20"/>
          <w:szCs w:val="20"/>
        </w:rPr>
        <w:t> </w:t>
      </w:r>
      <w:r>
        <w:rPr>
          <w:rStyle w:val="apple-style-span"/>
          <w:rFonts w:ascii="Verdana" w:hAnsi="Verdana"/>
          <w:color w:val="000000"/>
          <w:sz w:val="20"/>
          <w:szCs w:val="20"/>
        </w:rPr>
        <w:t>life cycle</w:t>
      </w:r>
      <w:r>
        <w:rPr>
          <w:rStyle w:val="apple-converted-space"/>
          <w:rFonts w:ascii="Verdana" w:hAnsi="Verdana"/>
          <w:color w:val="000000"/>
          <w:sz w:val="20"/>
          <w:szCs w:val="20"/>
        </w:rPr>
        <w:t> </w:t>
      </w:r>
      <w:r>
        <w:rPr>
          <w:rStyle w:val="apple-style-span"/>
          <w:rFonts w:ascii="Verdana" w:hAnsi="Verdana"/>
          <w:color w:val="000000"/>
          <w:sz w:val="20"/>
          <w:szCs w:val="20"/>
        </w:rPr>
        <w:t>to be closed. A specific</w:t>
      </w:r>
      <w:r>
        <w:rPr>
          <w:rStyle w:val="apple-converted-space"/>
          <w:rFonts w:ascii="Verdana" w:hAnsi="Verdana"/>
          <w:color w:val="000000"/>
          <w:sz w:val="20"/>
          <w:szCs w:val="20"/>
        </w:rPr>
        <w:t> </w:t>
      </w:r>
      <w:r>
        <w:rPr>
          <w:rStyle w:val="apple-style-span"/>
          <w:rFonts w:ascii="Verdana" w:hAnsi="Verdana"/>
          <w:color w:val="000000"/>
          <w:sz w:val="20"/>
          <w:szCs w:val="20"/>
        </w:rPr>
        <w:t>life cycle</w:t>
      </w:r>
      <w:r>
        <w:rPr>
          <w:rStyle w:val="apple-converted-space"/>
          <w:rFonts w:ascii="Verdana" w:hAnsi="Verdana"/>
          <w:color w:val="000000"/>
          <w:sz w:val="20"/>
          <w:szCs w:val="20"/>
        </w:rPr>
        <w:t> </w:t>
      </w:r>
      <w:r>
        <w:rPr>
          <w:rStyle w:val="apple-style-span"/>
          <w:rFonts w:ascii="Verdana" w:hAnsi="Verdana"/>
          <w:color w:val="000000"/>
          <w:sz w:val="20"/>
          <w:szCs w:val="20"/>
        </w:rPr>
        <w:t>ensures that the process is standardized. The bug attains different states in the</w:t>
      </w:r>
      <w:r>
        <w:rPr>
          <w:rStyle w:val="apple-converted-space"/>
          <w:rFonts w:ascii="Verdana" w:hAnsi="Verdana"/>
          <w:color w:val="000000"/>
          <w:sz w:val="20"/>
          <w:szCs w:val="20"/>
        </w:rPr>
        <w:t> </w:t>
      </w:r>
      <w:r>
        <w:rPr>
          <w:rStyle w:val="apple-style-span"/>
          <w:rFonts w:ascii="Verdana" w:hAnsi="Verdana"/>
          <w:color w:val="000000"/>
          <w:sz w:val="20"/>
          <w:szCs w:val="20"/>
        </w:rPr>
        <w:t>life cycle. The</w:t>
      </w:r>
      <w:r>
        <w:rPr>
          <w:rStyle w:val="apple-converted-space"/>
          <w:rFonts w:ascii="Verdana" w:hAnsi="Verdana"/>
          <w:color w:val="000000"/>
          <w:sz w:val="20"/>
          <w:szCs w:val="20"/>
        </w:rPr>
        <w:t> </w:t>
      </w:r>
      <w:r>
        <w:rPr>
          <w:rStyle w:val="apple-style-span"/>
          <w:rFonts w:ascii="Verdana" w:hAnsi="Verdana"/>
          <w:color w:val="000000"/>
          <w:sz w:val="20"/>
          <w:szCs w:val="20"/>
        </w:rPr>
        <w:t>life cycle</w:t>
      </w:r>
      <w:r>
        <w:rPr>
          <w:rStyle w:val="apple-converted-space"/>
          <w:rFonts w:ascii="Verdana" w:hAnsi="Verdana"/>
          <w:color w:val="000000"/>
          <w:sz w:val="20"/>
          <w:szCs w:val="20"/>
        </w:rPr>
        <w:t> </w:t>
      </w:r>
      <w:r>
        <w:rPr>
          <w:rStyle w:val="apple-style-span"/>
          <w:rFonts w:ascii="Verdana" w:hAnsi="Verdana"/>
          <w:color w:val="000000"/>
          <w:sz w:val="20"/>
          <w:szCs w:val="20"/>
        </w:rPr>
        <w:t>of the bug can be shown diagrammatically as follows:</w:t>
      </w:r>
    </w:p>
    <w:p w:rsidR="005B3756" w:rsidRDefault="006919D6" w:rsidP="00012BA9">
      <w:pPr>
        <w:pStyle w:val="NormalWeb"/>
        <w:shd w:val="clear" w:color="auto" w:fill="FFFFFF"/>
        <w:spacing w:before="0" w:beforeAutospacing="0" w:after="369" w:afterAutospacing="0" w:line="300" w:lineRule="atLeast"/>
        <w:rPr>
          <w:rFonts w:ascii="Verdana" w:hAnsi="Verdana"/>
          <w:b/>
          <w:color w:val="222222"/>
          <w:sz w:val="16"/>
          <w:szCs w:val="16"/>
          <w:highlight w:val="yellow"/>
        </w:rPr>
      </w:pPr>
      <w:r>
        <w:rPr>
          <w:noProof/>
        </w:rPr>
        <w:drawing>
          <wp:inline distT="0" distB="0" distL="0" distR="0">
            <wp:extent cx="4352925" cy="3152775"/>
            <wp:effectExtent l="19050" t="0" r="9525" b="0"/>
            <wp:docPr id="3" name="Picture 3" descr="http://www.exforsys.com/images/vbnet/sourecode/Testing/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xforsys.com/images/vbnet/sourecode/Testing/Fig3.JPG"/>
                    <pic:cNvPicPr>
                      <a:picLocks noChangeAspect="1" noChangeArrowheads="1"/>
                    </pic:cNvPicPr>
                  </pic:nvPicPr>
                  <pic:blipFill>
                    <a:blip r:embed="rId42" cstate="print"/>
                    <a:srcRect/>
                    <a:stretch>
                      <a:fillRect/>
                    </a:stretch>
                  </pic:blipFill>
                  <pic:spPr bwMode="auto">
                    <a:xfrm>
                      <a:off x="0" y="0"/>
                      <a:ext cx="4352925" cy="3152775"/>
                    </a:xfrm>
                    <a:prstGeom prst="rect">
                      <a:avLst/>
                    </a:prstGeom>
                    <a:noFill/>
                    <a:ln w="9525">
                      <a:noFill/>
                      <a:miter lim="800000"/>
                      <a:headEnd/>
                      <a:tailEnd/>
                    </a:ln>
                  </pic:spPr>
                </pic:pic>
              </a:graphicData>
            </a:graphic>
          </wp:inline>
        </w:drawing>
      </w:r>
    </w:p>
    <w:p w:rsidR="006919D6" w:rsidRPr="00EE34A3" w:rsidRDefault="006919D6" w:rsidP="006919D6">
      <w:pPr>
        <w:pStyle w:val="HTMLPreformatted"/>
        <w:rPr>
          <w:color w:val="000000"/>
          <w:sz w:val="18"/>
          <w:szCs w:val="18"/>
        </w:rPr>
      </w:pPr>
    </w:p>
    <w:p w:rsidR="006919D6" w:rsidRPr="00EE34A3" w:rsidRDefault="006919D6" w:rsidP="006919D6">
      <w:pPr>
        <w:pStyle w:val="NormalWeb"/>
        <w:spacing w:before="0" w:beforeAutospacing="0" w:after="0" w:afterAutospacing="0" w:line="300" w:lineRule="atLeast"/>
        <w:rPr>
          <w:rFonts w:ascii="Verdana" w:hAnsi="Verdana"/>
          <w:color w:val="222222"/>
          <w:sz w:val="18"/>
          <w:szCs w:val="18"/>
        </w:rPr>
      </w:pPr>
      <w:r w:rsidRPr="00EE34A3">
        <w:rPr>
          <w:rStyle w:val="Strong"/>
          <w:rFonts w:ascii="Verdana" w:hAnsi="Verdana"/>
          <w:color w:val="222222"/>
          <w:sz w:val="18"/>
          <w:szCs w:val="18"/>
        </w:rPr>
        <w:lastRenderedPageBreak/>
        <w:t>Desktop application</w:t>
      </w:r>
      <w:r w:rsidRPr="00EE34A3">
        <w:rPr>
          <w:rStyle w:val="apple-converted-space"/>
          <w:rFonts w:ascii="Verdana" w:hAnsi="Verdana"/>
          <w:color w:val="222222"/>
          <w:sz w:val="18"/>
          <w:szCs w:val="18"/>
        </w:rPr>
        <w:t> </w:t>
      </w:r>
      <w:r w:rsidRPr="00EE34A3">
        <w:rPr>
          <w:rFonts w:ascii="Verdana" w:hAnsi="Verdana"/>
          <w:color w:val="222222"/>
          <w:sz w:val="18"/>
          <w:szCs w:val="18"/>
        </w:rPr>
        <w:t>runs on personal computers and work stations, so when you test the desktop application you are focusing on a specific environment. You will test complete application broadly in categories like GUI, functionality, Load, and backend i.e DB.</w:t>
      </w:r>
    </w:p>
    <w:p w:rsidR="006919D6" w:rsidRPr="00EE34A3" w:rsidRDefault="006919D6" w:rsidP="006919D6">
      <w:pPr>
        <w:pStyle w:val="NormalWeb"/>
        <w:spacing w:before="0" w:beforeAutospacing="0" w:after="0" w:afterAutospacing="0" w:line="300" w:lineRule="atLeast"/>
        <w:rPr>
          <w:rFonts w:ascii="Verdana" w:hAnsi="Verdana"/>
          <w:color w:val="222222"/>
          <w:sz w:val="18"/>
          <w:szCs w:val="18"/>
        </w:rPr>
      </w:pPr>
      <w:r w:rsidRPr="00EE34A3">
        <w:rPr>
          <w:rFonts w:ascii="Verdana" w:hAnsi="Verdana"/>
          <w:color w:val="222222"/>
          <w:sz w:val="18"/>
          <w:szCs w:val="18"/>
        </w:rPr>
        <w:t>In</w:t>
      </w:r>
      <w:r w:rsidRPr="00EE34A3">
        <w:rPr>
          <w:rStyle w:val="apple-converted-space"/>
          <w:rFonts w:ascii="Verdana" w:hAnsi="Verdana"/>
          <w:color w:val="222222"/>
          <w:sz w:val="18"/>
          <w:szCs w:val="18"/>
        </w:rPr>
        <w:t> </w:t>
      </w:r>
      <w:r w:rsidRPr="00EE34A3">
        <w:rPr>
          <w:rStyle w:val="Strong"/>
          <w:rFonts w:ascii="Verdana" w:hAnsi="Verdana"/>
          <w:color w:val="222222"/>
          <w:sz w:val="18"/>
          <w:szCs w:val="18"/>
        </w:rPr>
        <w:t>client server application</w:t>
      </w:r>
      <w:r w:rsidRPr="00EE34A3">
        <w:rPr>
          <w:rStyle w:val="apple-converted-space"/>
          <w:rFonts w:ascii="Verdana" w:hAnsi="Verdana"/>
          <w:b/>
          <w:bCs/>
          <w:color w:val="222222"/>
          <w:sz w:val="18"/>
          <w:szCs w:val="18"/>
        </w:rPr>
        <w:t> </w:t>
      </w:r>
      <w:r w:rsidRPr="00EE34A3">
        <w:rPr>
          <w:rFonts w:ascii="Verdana" w:hAnsi="Verdana"/>
          <w:color w:val="222222"/>
          <w:sz w:val="18"/>
          <w:szCs w:val="18"/>
        </w:rPr>
        <w:t>you have two different components to test. Application is loaded on server machine while the application exe on every client machine. You will test broadly in categories like, GUI on both sides, functionality, Load, client-server interaction, backend. This environment is mostly used in Intranet networks. You are aware of number of clients and servers and their locations in the test scenario.</w:t>
      </w:r>
    </w:p>
    <w:p w:rsidR="006919D6" w:rsidRPr="00EE34A3" w:rsidRDefault="006919D6" w:rsidP="006919D6">
      <w:pPr>
        <w:pStyle w:val="NormalWeb"/>
        <w:spacing w:before="0" w:beforeAutospacing="0" w:after="0" w:afterAutospacing="0" w:line="300" w:lineRule="atLeast"/>
        <w:rPr>
          <w:rFonts w:ascii="Verdana" w:hAnsi="Verdana"/>
          <w:color w:val="222222"/>
          <w:sz w:val="18"/>
          <w:szCs w:val="18"/>
        </w:rPr>
      </w:pPr>
      <w:r w:rsidRPr="00EE34A3">
        <w:rPr>
          <w:rStyle w:val="Strong"/>
          <w:rFonts w:ascii="Verdana" w:hAnsi="Verdana"/>
          <w:color w:val="222222"/>
          <w:sz w:val="18"/>
          <w:szCs w:val="18"/>
        </w:rPr>
        <w:t>Web application</w:t>
      </w:r>
      <w:r w:rsidRPr="00EE34A3">
        <w:rPr>
          <w:rStyle w:val="apple-converted-space"/>
          <w:rFonts w:ascii="Verdana" w:hAnsi="Verdana"/>
          <w:color w:val="222222"/>
          <w:sz w:val="18"/>
          <w:szCs w:val="18"/>
        </w:rPr>
        <w:t> </w:t>
      </w:r>
      <w:r w:rsidRPr="00EE34A3">
        <w:rPr>
          <w:rFonts w:ascii="Verdana" w:hAnsi="Verdana"/>
          <w:color w:val="222222"/>
          <w:sz w:val="18"/>
          <w:szCs w:val="18"/>
        </w:rPr>
        <w:t>is a bit different and complex to test as tester don’t have that much control over the application. Application is loaded on the server whose location may or may not be known and no exe is installed on the client machine, you have to test it on different web browsers. Web applications are supposed to be tested on different browsers and OS platforms so broadly Web application is tested mainly for browser compatibility and operating system compatibility, error handling, static pages, backend testing and load testing.</w:t>
      </w:r>
    </w:p>
    <w:p w:rsidR="006919D6" w:rsidRPr="00EE34A3" w:rsidRDefault="006919D6" w:rsidP="006919D6">
      <w:pPr>
        <w:rPr>
          <w:rFonts w:ascii="Arial" w:hAnsi="Arial" w:cs="Arial"/>
          <w:b/>
          <w:sz w:val="18"/>
          <w:szCs w:val="18"/>
        </w:rPr>
      </w:pPr>
    </w:p>
    <w:p w:rsidR="006919D6" w:rsidRDefault="006919D6" w:rsidP="006919D6">
      <w:pPr>
        <w:rPr>
          <w:rStyle w:val="apple-style-span"/>
          <w:rFonts w:ascii="Arial" w:hAnsi="Arial" w:cs="Arial"/>
          <w:color w:val="000000"/>
          <w:sz w:val="18"/>
          <w:szCs w:val="18"/>
        </w:rPr>
      </w:pPr>
      <w:r w:rsidRPr="00292370">
        <w:rPr>
          <w:rStyle w:val="apple-style-span"/>
          <w:rFonts w:ascii="Arial" w:hAnsi="Arial" w:cs="Arial"/>
          <w:b/>
          <w:color w:val="000000"/>
          <w:sz w:val="18"/>
          <w:szCs w:val="18"/>
        </w:rPr>
        <w:t>What is Verification?</w:t>
      </w:r>
      <w:r w:rsidRPr="00EE34A3">
        <w:rPr>
          <w:rFonts w:ascii="Arial" w:hAnsi="Arial" w:cs="Arial"/>
          <w:color w:val="000000"/>
          <w:sz w:val="18"/>
          <w:szCs w:val="18"/>
        </w:rPr>
        <w:br/>
      </w:r>
      <w:r w:rsidRPr="00EE34A3">
        <w:rPr>
          <w:rStyle w:val="apple-style-span"/>
          <w:rFonts w:ascii="Arial" w:hAnsi="Arial" w:cs="Arial"/>
          <w:color w:val="000000"/>
          <w:sz w:val="18"/>
          <w:szCs w:val="18"/>
        </w:rPr>
        <w:t>The standard definition of Verification goes like this: "Are we building the product RIGHT?" i.e. Verification is a process that makes it sure that the software product is developed the right way. The software should confirm to its predefined specifications, as the product development goes through different stages, an analysis is done to ensure that all required specifications are met.</w:t>
      </w:r>
      <w:r w:rsidRPr="00EE34A3">
        <w:rPr>
          <w:rFonts w:ascii="Arial" w:hAnsi="Arial" w:cs="Arial"/>
          <w:color w:val="000000"/>
          <w:sz w:val="18"/>
          <w:szCs w:val="18"/>
        </w:rPr>
        <w:br/>
      </w:r>
      <w:r w:rsidRPr="00EE34A3">
        <w:rPr>
          <w:rFonts w:ascii="Arial" w:hAnsi="Arial" w:cs="Arial"/>
          <w:color w:val="000000"/>
          <w:sz w:val="18"/>
          <w:szCs w:val="18"/>
        </w:rPr>
        <w:br/>
      </w:r>
      <w:r w:rsidRPr="00EE34A3">
        <w:rPr>
          <w:rStyle w:val="apple-style-span"/>
          <w:rFonts w:ascii="Arial" w:hAnsi="Arial" w:cs="Arial"/>
          <w:color w:val="000000"/>
          <w:sz w:val="18"/>
          <w:szCs w:val="18"/>
        </w:rPr>
        <w:t>During the Verification, the work product (the ready part of the Software being developed and various documentations) is reviewed/examined personally by one ore more persons in order to find and point out the defects in it. This process helps in prevention of potential bugs, which may cause in failure of the project.</w:t>
      </w:r>
    </w:p>
    <w:p w:rsidR="006919D6" w:rsidRPr="00845AAF" w:rsidRDefault="006919D6" w:rsidP="006919D6">
      <w:pPr>
        <w:rPr>
          <w:rStyle w:val="apple-style-span"/>
          <w:rFonts w:ascii="Arial" w:hAnsi="Arial" w:cs="Arial"/>
          <w:color w:val="000000"/>
          <w:sz w:val="20"/>
          <w:szCs w:val="20"/>
        </w:rPr>
      </w:pPr>
      <w:r w:rsidRPr="00292370">
        <w:rPr>
          <w:rStyle w:val="apple-style-span"/>
          <w:rFonts w:ascii="Arial" w:hAnsi="Arial" w:cs="Arial"/>
          <w:b/>
          <w:color w:val="000000"/>
          <w:sz w:val="20"/>
          <w:szCs w:val="20"/>
        </w:rPr>
        <w:t>Few terms involved in Verification:</w:t>
      </w:r>
      <w:r>
        <w:rPr>
          <w:rFonts w:ascii="Arial" w:hAnsi="Arial" w:cs="Arial"/>
          <w:color w:val="000000"/>
          <w:sz w:val="20"/>
          <w:szCs w:val="20"/>
        </w:rPr>
        <w:br/>
      </w:r>
      <w:r>
        <w:rPr>
          <w:rStyle w:val="apple-style-span"/>
          <w:rFonts w:ascii="Arial" w:hAnsi="Arial" w:cs="Arial"/>
          <w:color w:val="000000"/>
          <w:sz w:val="20"/>
          <w:szCs w:val="20"/>
        </w:rPr>
        <w:t>Inspection:</w:t>
      </w:r>
      <w:r>
        <w:rPr>
          <w:rFonts w:ascii="Arial" w:hAnsi="Arial" w:cs="Arial"/>
          <w:color w:val="000000"/>
          <w:sz w:val="20"/>
          <w:szCs w:val="20"/>
        </w:rPr>
        <w:br/>
      </w:r>
      <w:r>
        <w:rPr>
          <w:rStyle w:val="apple-style-span"/>
          <w:rFonts w:ascii="Arial" w:hAnsi="Arial" w:cs="Arial"/>
          <w:color w:val="000000"/>
          <w:sz w:val="20"/>
          <w:szCs w:val="20"/>
        </w:rPr>
        <w:t>Inspection involves a team of about 3-6 people, led by a leader, which formally reviews the documents and work product during various phases of the product development life cycle. The work product and related documents are presented in front of the inspection team, the member of which carry different interpretations of the presentation. The bugs that are detected during the inspection are communicated to the next level in order to take care of them.</w:t>
      </w:r>
      <w:r>
        <w:rPr>
          <w:rFonts w:ascii="Arial" w:hAnsi="Arial" w:cs="Arial"/>
          <w:color w:val="000000"/>
          <w:sz w:val="20"/>
          <w:szCs w:val="20"/>
        </w:rPr>
        <w:br/>
      </w:r>
      <w:r>
        <w:rPr>
          <w:rFonts w:ascii="Arial" w:hAnsi="Arial" w:cs="Arial"/>
          <w:color w:val="000000"/>
          <w:sz w:val="20"/>
          <w:szCs w:val="20"/>
        </w:rPr>
        <w:br/>
      </w:r>
      <w:r w:rsidRPr="00292370">
        <w:rPr>
          <w:rStyle w:val="apple-style-span"/>
          <w:rFonts w:ascii="Arial" w:hAnsi="Arial" w:cs="Arial"/>
          <w:b/>
          <w:color w:val="000000"/>
          <w:sz w:val="20"/>
          <w:szCs w:val="20"/>
        </w:rPr>
        <w:t>Walkthroughs:</w:t>
      </w:r>
      <w:r>
        <w:rPr>
          <w:rFonts w:ascii="Arial" w:hAnsi="Arial" w:cs="Arial"/>
          <w:color w:val="000000"/>
          <w:sz w:val="20"/>
          <w:szCs w:val="20"/>
        </w:rPr>
        <w:br/>
      </w:r>
      <w:r>
        <w:rPr>
          <w:rStyle w:val="apple-style-span"/>
          <w:rFonts w:ascii="Arial" w:hAnsi="Arial" w:cs="Arial"/>
          <w:color w:val="000000"/>
          <w:sz w:val="20"/>
          <w:szCs w:val="20"/>
        </w:rPr>
        <w:t>Walkthrough can be considered same as inspection without formal preparation (of any presentation or documentations). During the walkthrough meeting, the presenter/author introduces the material to all the participants in order to make them familiar with it. Even when the walkthroughs can help in finding potential bugs, they are used for knowledge sharing or communication purpose.</w:t>
      </w:r>
      <w:r>
        <w:rPr>
          <w:rFonts w:ascii="Arial" w:hAnsi="Arial" w:cs="Arial"/>
          <w:color w:val="000000"/>
          <w:sz w:val="20"/>
          <w:szCs w:val="20"/>
        </w:rPr>
        <w:br/>
      </w:r>
      <w:r>
        <w:rPr>
          <w:rFonts w:ascii="Arial" w:hAnsi="Arial" w:cs="Arial"/>
          <w:color w:val="000000"/>
          <w:sz w:val="20"/>
          <w:szCs w:val="20"/>
        </w:rPr>
        <w:br/>
      </w:r>
    </w:p>
    <w:p w:rsidR="0072566A" w:rsidRDefault="006919D6" w:rsidP="0072566A">
      <w:pPr>
        <w:rPr>
          <w:rFonts w:ascii="Arial" w:eastAsia="Times New Roman" w:hAnsi="Arial" w:cs="Arial"/>
          <w:color w:val="000000"/>
          <w:sz w:val="18"/>
          <w:szCs w:val="18"/>
        </w:rPr>
      </w:pPr>
      <w:r w:rsidRPr="00EE34A3">
        <w:rPr>
          <w:rFonts w:ascii="Arial" w:hAnsi="Arial" w:cs="Arial"/>
          <w:color w:val="000000"/>
          <w:sz w:val="18"/>
          <w:szCs w:val="18"/>
        </w:rPr>
        <w:br/>
      </w:r>
      <w:r w:rsidRPr="008637C3">
        <w:rPr>
          <w:rFonts w:ascii="Arial" w:eastAsia="Times New Roman" w:hAnsi="Arial" w:cs="Arial"/>
          <w:b/>
          <w:color w:val="000000"/>
          <w:sz w:val="18"/>
          <w:szCs w:val="18"/>
        </w:rPr>
        <w:t>Verification</w:t>
      </w:r>
      <w:r w:rsidRPr="008637C3">
        <w:rPr>
          <w:rFonts w:ascii="Arial" w:eastAsia="Times New Roman" w:hAnsi="Arial" w:cs="Arial"/>
          <w:color w:val="000000"/>
          <w:sz w:val="18"/>
          <w:szCs w:val="18"/>
        </w:rPr>
        <w:t>: The process of evaluating software to determine whether the products of a given development phase satisfy the conditions imposed at the start of that phase. [IEEE-STD-610].</w:t>
      </w:r>
    </w:p>
    <w:p w:rsidR="006919D6" w:rsidRDefault="006919D6" w:rsidP="0072566A">
      <w:pPr>
        <w:rPr>
          <w:rFonts w:ascii="Arial" w:eastAsia="Times New Roman" w:hAnsi="Arial" w:cs="Arial"/>
          <w:color w:val="000000"/>
          <w:sz w:val="18"/>
          <w:szCs w:val="18"/>
        </w:rPr>
      </w:pPr>
      <w:r w:rsidRPr="008637C3">
        <w:rPr>
          <w:rFonts w:ascii="Arial" w:eastAsia="Times New Roman" w:hAnsi="Arial" w:cs="Arial"/>
          <w:b/>
          <w:color w:val="000000"/>
          <w:sz w:val="18"/>
          <w:szCs w:val="18"/>
        </w:rPr>
        <w:t>Validation</w:t>
      </w:r>
      <w:r w:rsidRPr="008637C3">
        <w:rPr>
          <w:rFonts w:ascii="Arial" w:eastAsia="Times New Roman" w:hAnsi="Arial" w:cs="Arial"/>
          <w:color w:val="000000"/>
          <w:sz w:val="18"/>
          <w:szCs w:val="18"/>
        </w:rPr>
        <w:t>: The process of evaluating software during or at the end of the development process to determine whether it satisfies specified requirements. [IEEE-STD-610]</w:t>
      </w:r>
    </w:p>
    <w:p w:rsidR="006919D6" w:rsidRPr="00EE34A3" w:rsidRDefault="006919D6" w:rsidP="0072566A">
      <w:pPr>
        <w:spacing w:before="100" w:beforeAutospacing="1" w:after="24" w:line="360" w:lineRule="atLeast"/>
        <w:ind w:left="360"/>
        <w:rPr>
          <w:rFonts w:ascii="Arial" w:eastAsia="Times New Roman" w:hAnsi="Arial" w:cs="Arial"/>
          <w:color w:val="000000"/>
          <w:sz w:val="18"/>
          <w:szCs w:val="18"/>
        </w:rPr>
      </w:pPr>
    </w:p>
    <w:tbl>
      <w:tblPr>
        <w:tblW w:w="0" w:type="auto"/>
        <w:tblCellMar>
          <w:left w:w="0" w:type="dxa"/>
          <w:right w:w="0" w:type="dxa"/>
        </w:tblCellMar>
        <w:tblLook w:val="04A0" w:firstRow="1" w:lastRow="0" w:firstColumn="1" w:lastColumn="0" w:noHBand="0" w:noVBand="1"/>
      </w:tblPr>
      <w:tblGrid>
        <w:gridCol w:w="4278"/>
        <w:gridCol w:w="4964"/>
      </w:tblGrid>
      <w:tr w:rsidR="006919D6" w:rsidRPr="00EE34A3" w:rsidTr="00762ECB">
        <w:tc>
          <w:tcPr>
            <w:tcW w:w="4428"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6919D6" w:rsidRPr="00EE34A3" w:rsidRDefault="006919D6" w:rsidP="00344B9D">
            <w:pPr>
              <w:spacing w:after="0" w:line="240" w:lineRule="auto"/>
              <w:jc w:val="both"/>
              <w:rPr>
                <w:rFonts w:ascii="Times New Roman" w:eastAsia="Times New Roman" w:hAnsi="Times New Roman" w:cs="Times New Roman"/>
                <w:sz w:val="18"/>
                <w:szCs w:val="18"/>
              </w:rPr>
            </w:pPr>
            <w:r>
              <w:rPr>
                <w:rFonts w:ascii="Verdana" w:eastAsia="Times New Roman" w:hAnsi="Verdana" w:cs="Times New Roman"/>
                <w:b/>
                <w:bCs/>
                <w:sz w:val="18"/>
                <w:szCs w:val="18"/>
              </w:rPr>
              <w:t>V</w:t>
            </w:r>
            <w:r w:rsidRPr="00EE34A3">
              <w:rPr>
                <w:rFonts w:ascii="Verdana" w:eastAsia="Times New Roman" w:hAnsi="Verdana" w:cs="Times New Roman"/>
                <w:b/>
                <w:bCs/>
                <w:sz w:val="18"/>
                <w:szCs w:val="18"/>
              </w:rPr>
              <w:t>alidation</w:t>
            </w:r>
          </w:p>
        </w:tc>
        <w:tc>
          <w:tcPr>
            <w:tcW w:w="5148" w:type="dxa"/>
            <w:tcBorders>
              <w:top w:val="single" w:sz="8" w:space="0" w:color="auto"/>
              <w:left w:val="outset" w:sz="6" w:space="0" w:color="ECE9D8"/>
              <w:bottom w:val="single" w:sz="8" w:space="0" w:color="auto"/>
              <w:right w:val="single" w:sz="8" w:space="0" w:color="auto"/>
            </w:tcBorders>
            <w:shd w:val="clear" w:color="auto" w:fill="auto"/>
            <w:tcMar>
              <w:top w:w="0" w:type="dxa"/>
              <w:left w:w="108" w:type="dxa"/>
              <w:bottom w:w="0" w:type="dxa"/>
              <w:right w:w="108" w:type="dxa"/>
            </w:tcMar>
            <w:vAlign w:val="center"/>
            <w:hideMark/>
          </w:tcPr>
          <w:p w:rsidR="006919D6" w:rsidRPr="00EE34A3" w:rsidRDefault="006919D6" w:rsidP="00344B9D">
            <w:pPr>
              <w:spacing w:after="0" w:line="240" w:lineRule="auto"/>
              <w:jc w:val="both"/>
              <w:rPr>
                <w:rFonts w:ascii="Times New Roman" w:eastAsia="Times New Roman" w:hAnsi="Times New Roman" w:cs="Times New Roman"/>
                <w:sz w:val="18"/>
                <w:szCs w:val="18"/>
              </w:rPr>
            </w:pPr>
            <w:r w:rsidRPr="00EE34A3">
              <w:rPr>
                <w:rFonts w:ascii="Verdana" w:eastAsia="Times New Roman" w:hAnsi="Verdana" w:cs="Times New Roman"/>
                <w:b/>
                <w:bCs/>
                <w:sz w:val="18"/>
                <w:szCs w:val="18"/>
              </w:rPr>
              <w:t>Verification</w:t>
            </w:r>
          </w:p>
        </w:tc>
      </w:tr>
      <w:tr w:rsidR="006919D6" w:rsidRPr="00EE34A3" w:rsidTr="00762ECB">
        <w:tc>
          <w:tcPr>
            <w:tcW w:w="44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6919D6" w:rsidRPr="00EE34A3" w:rsidRDefault="006919D6" w:rsidP="00344B9D">
            <w:pPr>
              <w:spacing w:after="0" w:line="240" w:lineRule="auto"/>
              <w:jc w:val="both"/>
              <w:rPr>
                <w:rFonts w:ascii="Times New Roman" w:eastAsia="Times New Roman" w:hAnsi="Times New Roman" w:cs="Times New Roman"/>
                <w:sz w:val="18"/>
                <w:szCs w:val="18"/>
              </w:rPr>
            </w:pPr>
            <w:r w:rsidRPr="00EE34A3">
              <w:rPr>
                <w:rFonts w:ascii="Verdana" w:eastAsia="Times New Roman" w:hAnsi="Verdana" w:cs="Times New Roman"/>
                <w:sz w:val="18"/>
                <w:szCs w:val="18"/>
              </w:rPr>
              <w:t>Am I building the right product</w:t>
            </w:r>
          </w:p>
        </w:tc>
        <w:tc>
          <w:tcPr>
            <w:tcW w:w="5148"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vAlign w:val="center"/>
            <w:hideMark/>
          </w:tcPr>
          <w:p w:rsidR="006919D6" w:rsidRPr="00EE34A3" w:rsidRDefault="006919D6" w:rsidP="00344B9D">
            <w:pPr>
              <w:spacing w:after="0" w:line="240" w:lineRule="auto"/>
              <w:jc w:val="both"/>
              <w:rPr>
                <w:rFonts w:ascii="Times New Roman" w:eastAsia="Times New Roman" w:hAnsi="Times New Roman" w:cs="Times New Roman"/>
                <w:sz w:val="18"/>
                <w:szCs w:val="18"/>
              </w:rPr>
            </w:pPr>
            <w:r w:rsidRPr="00EE34A3">
              <w:rPr>
                <w:rFonts w:ascii="Verdana" w:eastAsia="Times New Roman" w:hAnsi="Verdana" w:cs="Times New Roman"/>
                <w:sz w:val="18"/>
                <w:szCs w:val="18"/>
              </w:rPr>
              <w:t>Am I building the product right</w:t>
            </w:r>
          </w:p>
        </w:tc>
      </w:tr>
      <w:tr w:rsidR="006919D6" w:rsidRPr="00EE34A3" w:rsidTr="00762ECB">
        <w:tc>
          <w:tcPr>
            <w:tcW w:w="44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6919D6" w:rsidRPr="00EE34A3" w:rsidRDefault="006919D6" w:rsidP="00344B9D">
            <w:pPr>
              <w:spacing w:after="0" w:line="240" w:lineRule="auto"/>
              <w:jc w:val="both"/>
              <w:rPr>
                <w:rFonts w:ascii="Times New Roman" w:eastAsia="Times New Roman" w:hAnsi="Times New Roman" w:cs="Times New Roman"/>
                <w:sz w:val="18"/>
                <w:szCs w:val="18"/>
              </w:rPr>
            </w:pPr>
            <w:r w:rsidRPr="00EE34A3">
              <w:rPr>
                <w:rFonts w:ascii="Verdana" w:eastAsia="Times New Roman" w:hAnsi="Verdana" w:cs="Times New Roman"/>
                <w:sz w:val="18"/>
                <w:szCs w:val="18"/>
              </w:rPr>
              <w:t xml:space="preserve">Determining if the system complies with the </w:t>
            </w:r>
            <w:r w:rsidRPr="00EE34A3">
              <w:rPr>
                <w:rFonts w:ascii="Verdana" w:eastAsia="Times New Roman" w:hAnsi="Verdana" w:cs="Times New Roman"/>
                <w:sz w:val="18"/>
                <w:szCs w:val="18"/>
              </w:rPr>
              <w:lastRenderedPageBreak/>
              <w:t>requirements and performs functions for which it is intended and meets the organization’s goals and user needs. It is traditional and is performed at the end of the project.</w:t>
            </w:r>
          </w:p>
        </w:tc>
        <w:tc>
          <w:tcPr>
            <w:tcW w:w="5148"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vAlign w:val="center"/>
            <w:hideMark/>
          </w:tcPr>
          <w:p w:rsidR="006919D6" w:rsidRPr="00EE34A3" w:rsidRDefault="006919D6" w:rsidP="00344B9D">
            <w:pPr>
              <w:spacing w:after="0" w:line="240" w:lineRule="auto"/>
              <w:jc w:val="both"/>
              <w:rPr>
                <w:rFonts w:ascii="Times New Roman" w:eastAsia="Times New Roman" w:hAnsi="Times New Roman" w:cs="Times New Roman"/>
                <w:sz w:val="18"/>
                <w:szCs w:val="18"/>
              </w:rPr>
            </w:pPr>
            <w:r w:rsidRPr="00EE34A3">
              <w:rPr>
                <w:rFonts w:ascii="Verdana" w:eastAsia="Times New Roman" w:hAnsi="Verdana" w:cs="Times New Roman"/>
                <w:sz w:val="18"/>
                <w:szCs w:val="18"/>
              </w:rPr>
              <w:lastRenderedPageBreak/>
              <w:t xml:space="preserve">The review of interim work steps and interim </w:t>
            </w:r>
            <w:r w:rsidRPr="00EE34A3">
              <w:rPr>
                <w:rFonts w:ascii="Verdana" w:eastAsia="Times New Roman" w:hAnsi="Verdana" w:cs="Times New Roman"/>
                <w:sz w:val="18"/>
                <w:szCs w:val="18"/>
              </w:rPr>
              <w:lastRenderedPageBreak/>
              <w:t>deliverables during a project to ensure they are acceptable. To determine if the system is consistent, adheres to standards, uses reliable techniques and prudent practices, and performs the selected functions in the correct manner.</w:t>
            </w:r>
          </w:p>
        </w:tc>
      </w:tr>
      <w:tr w:rsidR="006919D6" w:rsidRPr="00EE34A3" w:rsidTr="00762ECB">
        <w:tc>
          <w:tcPr>
            <w:tcW w:w="44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6919D6" w:rsidRPr="00EE34A3" w:rsidRDefault="006919D6" w:rsidP="00344B9D">
            <w:pPr>
              <w:spacing w:after="0" w:line="240" w:lineRule="auto"/>
              <w:jc w:val="both"/>
              <w:rPr>
                <w:rFonts w:ascii="Times New Roman" w:eastAsia="Times New Roman" w:hAnsi="Times New Roman" w:cs="Times New Roman"/>
                <w:sz w:val="18"/>
                <w:szCs w:val="18"/>
              </w:rPr>
            </w:pPr>
            <w:r w:rsidRPr="00EE34A3">
              <w:rPr>
                <w:rFonts w:ascii="Verdana" w:eastAsia="Times New Roman" w:hAnsi="Verdana" w:cs="Times New Roman"/>
                <w:sz w:val="18"/>
                <w:szCs w:val="18"/>
              </w:rPr>
              <w:lastRenderedPageBreak/>
              <w:t>Am I accessing the right data (in terms of the data required to satisfy the requirement)</w:t>
            </w:r>
          </w:p>
        </w:tc>
        <w:tc>
          <w:tcPr>
            <w:tcW w:w="5148"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6919D6" w:rsidRPr="00EE34A3" w:rsidRDefault="006919D6" w:rsidP="00344B9D">
            <w:pPr>
              <w:spacing w:after="0" w:line="240" w:lineRule="auto"/>
              <w:jc w:val="both"/>
              <w:rPr>
                <w:rFonts w:ascii="Times New Roman" w:eastAsia="Times New Roman" w:hAnsi="Times New Roman" w:cs="Times New Roman"/>
                <w:sz w:val="18"/>
                <w:szCs w:val="18"/>
              </w:rPr>
            </w:pPr>
            <w:r w:rsidRPr="00EE34A3">
              <w:rPr>
                <w:rFonts w:ascii="Verdana" w:eastAsia="Times New Roman" w:hAnsi="Verdana" w:cs="Times New Roman"/>
                <w:sz w:val="18"/>
                <w:szCs w:val="18"/>
              </w:rPr>
              <w:t>Am I accessing the data right (in the right place; in the right way).</w:t>
            </w:r>
          </w:p>
        </w:tc>
      </w:tr>
      <w:tr w:rsidR="006919D6" w:rsidRPr="00EE34A3" w:rsidTr="00762ECB">
        <w:tc>
          <w:tcPr>
            <w:tcW w:w="44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6919D6" w:rsidRPr="00EE34A3" w:rsidRDefault="006919D6" w:rsidP="00344B9D">
            <w:pPr>
              <w:spacing w:after="0" w:line="240" w:lineRule="auto"/>
              <w:jc w:val="both"/>
              <w:rPr>
                <w:rFonts w:ascii="Times New Roman" w:eastAsia="Times New Roman" w:hAnsi="Times New Roman" w:cs="Times New Roman"/>
                <w:sz w:val="18"/>
                <w:szCs w:val="18"/>
              </w:rPr>
            </w:pPr>
            <w:r w:rsidRPr="00EE34A3">
              <w:rPr>
                <w:rFonts w:ascii="Verdana" w:eastAsia="Times New Roman" w:hAnsi="Verdana" w:cs="Times New Roman"/>
                <w:sz w:val="18"/>
                <w:szCs w:val="18"/>
              </w:rPr>
              <w:t>High level activity</w:t>
            </w:r>
          </w:p>
        </w:tc>
        <w:tc>
          <w:tcPr>
            <w:tcW w:w="5148"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vAlign w:val="center"/>
            <w:hideMark/>
          </w:tcPr>
          <w:p w:rsidR="006919D6" w:rsidRPr="00EE34A3" w:rsidRDefault="006919D6" w:rsidP="00344B9D">
            <w:pPr>
              <w:spacing w:after="0" w:line="240" w:lineRule="auto"/>
              <w:jc w:val="both"/>
              <w:rPr>
                <w:rFonts w:ascii="Times New Roman" w:eastAsia="Times New Roman" w:hAnsi="Times New Roman" w:cs="Times New Roman"/>
                <w:sz w:val="18"/>
                <w:szCs w:val="18"/>
              </w:rPr>
            </w:pPr>
            <w:r w:rsidRPr="00EE34A3">
              <w:rPr>
                <w:rFonts w:ascii="Verdana" w:eastAsia="Times New Roman" w:hAnsi="Verdana" w:cs="Times New Roman"/>
                <w:sz w:val="18"/>
                <w:szCs w:val="18"/>
              </w:rPr>
              <w:t>Low level activity</w:t>
            </w:r>
          </w:p>
        </w:tc>
      </w:tr>
      <w:tr w:rsidR="006919D6" w:rsidRPr="00EE34A3" w:rsidTr="00762ECB">
        <w:tc>
          <w:tcPr>
            <w:tcW w:w="44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6919D6" w:rsidRPr="00EE34A3" w:rsidRDefault="006919D6" w:rsidP="00344B9D">
            <w:pPr>
              <w:spacing w:after="0" w:line="240" w:lineRule="auto"/>
              <w:jc w:val="both"/>
              <w:rPr>
                <w:rFonts w:ascii="Times New Roman" w:eastAsia="Times New Roman" w:hAnsi="Times New Roman" w:cs="Times New Roman"/>
                <w:sz w:val="18"/>
                <w:szCs w:val="18"/>
              </w:rPr>
            </w:pPr>
            <w:r w:rsidRPr="00EE34A3">
              <w:rPr>
                <w:rFonts w:ascii="Verdana" w:eastAsia="Times New Roman" w:hAnsi="Verdana" w:cs="Times New Roman"/>
                <w:sz w:val="18"/>
                <w:szCs w:val="18"/>
              </w:rPr>
              <w:t>Performed after a work product is produced against established criteria ensuring that the product integrates correctly into the environment</w:t>
            </w:r>
          </w:p>
        </w:tc>
        <w:tc>
          <w:tcPr>
            <w:tcW w:w="5148"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vAlign w:val="center"/>
            <w:hideMark/>
          </w:tcPr>
          <w:p w:rsidR="006919D6" w:rsidRPr="00EE34A3" w:rsidRDefault="006919D6" w:rsidP="00344B9D">
            <w:pPr>
              <w:spacing w:after="0" w:line="240" w:lineRule="auto"/>
              <w:jc w:val="both"/>
              <w:rPr>
                <w:rFonts w:ascii="Times New Roman" w:eastAsia="Times New Roman" w:hAnsi="Times New Roman" w:cs="Times New Roman"/>
                <w:sz w:val="18"/>
                <w:szCs w:val="18"/>
              </w:rPr>
            </w:pPr>
            <w:r w:rsidRPr="00EE34A3">
              <w:rPr>
                <w:rFonts w:ascii="Verdana" w:eastAsia="Times New Roman" w:hAnsi="Verdana" w:cs="Times New Roman"/>
                <w:sz w:val="18"/>
                <w:szCs w:val="18"/>
              </w:rPr>
              <w:t>Performed during development on key artifacts, like walkthroughs, reviews and inspections, mentor feedback, training, checklists and standards</w:t>
            </w:r>
          </w:p>
        </w:tc>
      </w:tr>
      <w:tr w:rsidR="006919D6" w:rsidRPr="00EE34A3" w:rsidTr="00762ECB">
        <w:tc>
          <w:tcPr>
            <w:tcW w:w="44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6919D6" w:rsidRPr="00EE34A3" w:rsidRDefault="006919D6" w:rsidP="00344B9D">
            <w:pPr>
              <w:spacing w:after="0" w:line="240" w:lineRule="auto"/>
              <w:jc w:val="both"/>
              <w:rPr>
                <w:rFonts w:ascii="Times New Roman" w:eastAsia="Times New Roman" w:hAnsi="Times New Roman" w:cs="Times New Roman"/>
                <w:sz w:val="18"/>
                <w:szCs w:val="18"/>
              </w:rPr>
            </w:pPr>
            <w:r w:rsidRPr="00EE34A3">
              <w:rPr>
                <w:rFonts w:ascii="Verdana" w:eastAsia="Times New Roman" w:hAnsi="Verdana" w:cs="Times New Roman"/>
                <w:sz w:val="18"/>
                <w:szCs w:val="18"/>
              </w:rPr>
              <w:t>Determination of correctness of the final software product by a development project with respect to the user needs and requirements</w:t>
            </w:r>
          </w:p>
        </w:tc>
        <w:tc>
          <w:tcPr>
            <w:tcW w:w="5148"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vAlign w:val="center"/>
            <w:hideMark/>
          </w:tcPr>
          <w:p w:rsidR="006919D6" w:rsidRPr="00EE34A3" w:rsidRDefault="006919D6" w:rsidP="00344B9D">
            <w:pPr>
              <w:spacing w:after="0" w:line="240" w:lineRule="auto"/>
              <w:jc w:val="both"/>
              <w:rPr>
                <w:rFonts w:ascii="Times New Roman" w:eastAsia="Times New Roman" w:hAnsi="Times New Roman" w:cs="Times New Roman"/>
                <w:sz w:val="18"/>
                <w:szCs w:val="18"/>
              </w:rPr>
            </w:pPr>
            <w:r w:rsidRPr="00EE34A3">
              <w:rPr>
                <w:rFonts w:ascii="Verdana" w:eastAsia="Times New Roman" w:hAnsi="Verdana" w:cs="Times New Roman"/>
                <w:sz w:val="18"/>
                <w:szCs w:val="18"/>
              </w:rPr>
              <w:t>Demonstration of consistency, completeness, and correctness of the software at each stage and between each stage of the development life cycle.</w:t>
            </w:r>
          </w:p>
        </w:tc>
      </w:tr>
    </w:tbl>
    <w:p w:rsidR="006919D6" w:rsidRPr="006919D6" w:rsidRDefault="006919D6" w:rsidP="006919D6">
      <w:pPr>
        <w:spacing w:before="100" w:beforeAutospacing="1" w:after="24" w:line="360" w:lineRule="atLeast"/>
        <w:rPr>
          <w:rFonts w:ascii="Arial" w:eastAsia="Times New Roman" w:hAnsi="Arial" w:cs="Arial"/>
          <w:color w:val="000000"/>
          <w:sz w:val="18"/>
          <w:szCs w:val="18"/>
        </w:rPr>
      </w:pPr>
    </w:p>
    <w:p w:rsidR="00BA4DAA" w:rsidRPr="00E45846" w:rsidRDefault="00BA4DAA" w:rsidP="00BA4DAA">
      <w:pPr>
        <w:shd w:val="clear" w:color="auto" w:fill="FFFFFF"/>
        <w:spacing w:before="100" w:beforeAutospacing="1" w:after="100" w:afterAutospacing="1" w:line="240" w:lineRule="auto"/>
        <w:rPr>
          <w:rFonts w:ascii="Arial" w:eastAsia="Times New Roman" w:hAnsi="Arial" w:cs="Arial"/>
          <w:color w:val="000000" w:themeColor="text1"/>
          <w:lang w:eastAsia="en-IN"/>
        </w:rPr>
      </w:pPr>
      <w:r w:rsidRPr="00E45846">
        <w:rPr>
          <w:rFonts w:ascii="Arial" w:eastAsia="Times New Roman" w:hAnsi="Arial" w:cs="Arial"/>
          <w:b/>
          <w:bCs/>
          <w:color w:val="000000" w:themeColor="text1"/>
          <w:lang w:eastAsia="en-IN"/>
        </w:rPr>
        <w:t>Defect and Issue</w:t>
      </w:r>
    </w:p>
    <w:p w:rsidR="00BA4DAA" w:rsidRPr="00BA4DAA" w:rsidRDefault="00BA4DAA" w:rsidP="00BA4DAA">
      <w:pPr>
        <w:spacing w:after="0" w:line="240" w:lineRule="auto"/>
        <w:rPr>
          <w:rFonts w:ascii="Times New Roman" w:eastAsia="Times New Roman" w:hAnsi="Times New Roman" w:cs="Times New Roman"/>
          <w:sz w:val="24"/>
          <w:szCs w:val="24"/>
          <w:lang w:eastAsia="en-IN"/>
        </w:rPr>
      </w:pPr>
      <w:r w:rsidRPr="00BA4DAA">
        <w:rPr>
          <w:rFonts w:ascii="Arial" w:eastAsia="Times New Roman" w:hAnsi="Arial" w:cs="Arial"/>
          <w:color w:val="1F5080"/>
          <w:sz w:val="20"/>
          <w:szCs w:val="20"/>
          <w:shd w:val="clear" w:color="auto" w:fill="FFFFFF"/>
          <w:lang w:eastAsia="en-IN"/>
        </w:rPr>
        <w:t>Risk is concerned about future happenings which could have a negative or positive impact with an uncertain probability</w:t>
      </w:r>
      <w:r w:rsidRPr="00BA4DAA">
        <w:rPr>
          <w:rFonts w:ascii="Arial" w:eastAsia="Times New Roman" w:hAnsi="Arial" w:cs="Arial"/>
          <w:color w:val="1F5080"/>
          <w:sz w:val="20"/>
          <w:lang w:eastAsia="en-IN"/>
        </w:rPr>
        <w:t> </w:t>
      </w:r>
      <w:r w:rsidRPr="00BA4DAA">
        <w:rPr>
          <w:rFonts w:ascii="Arial" w:eastAsia="Times New Roman" w:hAnsi="Arial" w:cs="Arial"/>
          <w:color w:val="1F5080"/>
          <w:sz w:val="20"/>
          <w:szCs w:val="20"/>
          <w:lang w:eastAsia="en-IN"/>
        </w:rPr>
        <w:br/>
      </w:r>
      <w:r w:rsidRPr="00BA4DAA">
        <w:rPr>
          <w:rFonts w:ascii="Arial" w:eastAsia="Times New Roman" w:hAnsi="Arial" w:cs="Arial"/>
          <w:color w:val="1F5080"/>
          <w:sz w:val="20"/>
          <w:szCs w:val="20"/>
          <w:lang w:eastAsia="en-IN"/>
        </w:rPr>
        <w:br/>
      </w:r>
      <w:r w:rsidRPr="00BA4DAA">
        <w:rPr>
          <w:rFonts w:ascii="Arial" w:eastAsia="Times New Roman" w:hAnsi="Arial" w:cs="Arial"/>
          <w:color w:val="1F5080"/>
          <w:sz w:val="20"/>
          <w:szCs w:val="20"/>
          <w:shd w:val="clear" w:color="auto" w:fill="FFFFFF"/>
          <w:lang w:eastAsia="en-IN"/>
        </w:rPr>
        <w:t>Issue is a known fact with a certainty</w:t>
      </w:r>
      <w:r w:rsidRPr="00BA4DAA">
        <w:rPr>
          <w:rFonts w:ascii="Arial" w:eastAsia="Times New Roman" w:hAnsi="Arial" w:cs="Arial"/>
          <w:color w:val="1F5080"/>
          <w:sz w:val="20"/>
          <w:lang w:eastAsia="en-IN"/>
        </w:rPr>
        <w:t> </w:t>
      </w:r>
      <w:r w:rsidRPr="00BA4DAA">
        <w:rPr>
          <w:rFonts w:ascii="Arial" w:eastAsia="Times New Roman" w:hAnsi="Arial" w:cs="Arial"/>
          <w:color w:val="1F5080"/>
          <w:sz w:val="20"/>
          <w:szCs w:val="20"/>
          <w:lang w:eastAsia="en-IN"/>
        </w:rPr>
        <w:br/>
      </w:r>
      <w:r w:rsidRPr="00BA4DAA">
        <w:rPr>
          <w:rFonts w:ascii="Arial" w:eastAsia="Times New Roman" w:hAnsi="Arial" w:cs="Arial"/>
          <w:color w:val="1F5080"/>
          <w:sz w:val="20"/>
          <w:szCs w:val="20"/>
          <w:lang w:eastAsia="en-IN"/>
        </w:rPr>
        <w:br/>
      </w:r>
      <w:r w:rsidRPr="00BA4DAA">
        <w:rPr>
          <w:rFonts w:ascii="Arial" w:eastAsia="Times New Roman" w:hAnsi="Arial" w:cs="Arial"/>
          <w:color w:val="1F5080"/>
          <w:sz w:val="20"/>
          <w:szCs w:val="20"/>
          <w:shd w:val="clear" w:color="auto" w:fill="FFFFFF"/>
          <w:lang w:eastAsia="en-IN"/>
        </w:rPr>
        <w:t>Risk is a future event that may have an impact on triple constraint (Budget, scope and schedule).</w:t>
      </w:r>
    </w:p>
    <w:p w:rsidR="00B66390" w:rsidRDefault="00B66390" w:rsidP="00B66390">
      <w:pPr>
        <w:pStyle w:val="NormalWeb"/>
        <w:shd w:val="clear" w:color="auto" w:fill="E9E2D1"/>
        <w:jc w:val="both"/>
        <w:rPr>
          <w:color w:val="3C3C3B"/>
          <w:sz w:val="23"/>
          <w:szCs w:val="23"/>
        </w:rPr>
      </w:pPr>
      <w:r>
        <w:rPr>
          <w:rStyle w:val="Strong"/>
          <w:color w:val="3C3C3B"/>
          <w:sz w:val="23"/>
          <w:szCs w:val="23"/>
        </w:rPr>
        <w:t>What is a cookie?</w:t>
      </w:r>
    </w:p>
    <w:p w:rsidR="00B66390" w:rsidRDefault="00B66390" w:rsidP="00B66390">
      <w:pPr>
        <w:pStyle w:val="NormalWeb"/>
        <w:shd w:val="clear" w:color="auto" w:fill="E9E2D1"/>
        <w:jc w:val="both"/>
        <w:rPr>
          <w:color w:val="3C3C3B"/>
          <w:sz w:val="23"/>
          <w:szCs w:val="23"/>
        </w:rPr>
      </w:pPr>
      <w:r>
        <w:rPr>
          <w:color w:val="3C3C3B"/>
          <w:sz w:val="23"/>
          <w:szCs w:val="23"/>
        </w:rPr>
        <w:t xml:space="preserve">Cookies are usually small text files, given ID tags that are stored on your computer's browser directory or program data subfolders. Cookies are created when you use your browser to visit a website that uses cookies to keep track of your movements within the site, help you resume where you left off, remember your registered login, theme selection, preferences, and other customization </w:t>
      </w:r>
      <w:r w:rsidR="00EF6529">
        <w:rPr>
          <w:color w:val="3C3C3B"/>
          <w:sz w:val="23"/>
          <w:szCs w:val="23"/>
        </w:rPr>
        <w:t>functions. The</w:t>
      </w:r>
      <w:r>
        <w:rPr>
          <w:color w:val="3C3C3B"/>
          <w:sz w:val="23"/>
          <w:szCs w:val="23"/>
        </w:rPr>
        <w:t xml:space="preserve"> website stores a corresponding file(with same ID tag)to</w:t>
      </w:r>
    </w:p>
    <w:p w:rsidR="00B66390" w:rsidRDefault="00374F2D" w:rsidP="007404A4">
      <w:hyperlink r:id="rId43" w:history="1">
        <w:r w:rsidR="00B66390">
          <w:rPr>
            <w:rStyle w:val="Hyperlink"/>
          </w:rPr>
          <w:t>http://www.allaboutcookies.org/cookies/what-information-in-cookie.html</w:t>
        </w:r>
      </w:hyperlink>
    </w:p>
    <w:p w:rsidR="002454AF" w:rsidRDefault="002454AF" w:rsidP="002454AF">
      <w:pPr>
        <w:pStyle w:val="NormalWeb"/>
        <w:jc w:val="both"/>
        <w:rPr>
          <w:color w:val="3C3C3B"/>
          <w:sz w:val="23"/>
          <w:szCs w:val="23"/>
        </w:rPr>
      </w:pPr>
      <w:r>
        <w:rPr>
          <w:rStyle w:val="Strong"/>
          <w:color w:val="3C3C3B"/>
          <w:sz w:val="23"/>
          <w:szCs w:val="23"/>
        </w:rPr>
        <w:t>Are all cookies the same?</w:t>
      </w:r>
    </w:p>
    <w:p w:rsidR="002454AF" w:rsidRDefault="002454AF" w:rsidP="002454AF">
      <w:pPr>
        <w:pStyle w:val="NormalWeb"/>
        <w:jc w:val="both"/>
        <w:rPr>
          <w:color w:val="3C3C3B"/>
          <w:sz w:val="23"/>
          <w:szCs w:val="23"/>
        </w:rPr>
      </w:pPr>
      <w:r>
        <w:rPr>
          <w:rStyle w:val="Strong"/>
          <w:color w:val="3C3C3B"/>
          <w:sz w:val="23"/>
          <w:szCs w:val="23"/>
        </w:rPr>
        <w:t>There are two different types of cookies:</w:t>
      </w:r>
    </w:p>
    <w:p w:rsidR="002454AF" w:rsidRDefault="002454AF" w:rsidP="002454AF">
      <w:pPr>
        <w:pStyle w:val="NormalWeb"/>
        <w:jc w:val="both"/>
        <w:rPr>
          <w:color w:val="3C3C3B"/>
          <w:sz w:val="23"/>
          <w:szCs w:val="23"/>
        </w:rPr>
      </w:pPr>
      <w:r>
        <w:rPr>
          <w:b/>
          <w:bCs/>
          <w:color w:val="3C3C3B"/>
          <w:sz w:val="23"/>
          <w:szCs w:val="23"/>
        </w:rPr>
        <w:t>Session cookies</w:t>
      </w:r>
      <w:r>
        <w:rPr>
          <w:rStyle w:val="apple-converted-space"/>
          <w:color w:val="3C3C3B"/>
          <w:sz w:val="23"/>
          <w:szCs w:val="23"/>
        </w:rPr>
        <w:t> </w:t>
      </w:r>
      <w:r>
        <w:rPr>
          <w:color w:val="3C3C3B"/>
          <w:sz w:val="23"/>
          <w:szCs w:val="23"/>
        </w:rPr>
        <w:t>- these are temporary and are erased when you close your</w:t>
      </w:r>
      <w:r>
        <w:rPr>
          <w:rStyle w:val="apple-converted-space"/>
          <w:color w:val="3C3C3B"/>
          <w:sz w:val="23"/>
          <w:szCs w:val="23"/>
        </w:rPr>
        <w:t> </w:t>
      </w:r>
      <w:hyperlink r:id="rId44" w:history="1">
        <w:r>
          <w:rPr>
            <w:rStyle w:val="Hyperlink"/>
            <w:color w:val="787878"/>
            <w:sz w:val="23"/>
            <w:szCs w:val="23"/>
          </w:rPr>
          <w:t>browser</w:t>
        </w:r>
      </w:hyperlink>
      <w:r>
        <w:rPr>
          <w:rStyle w:val="apple-converted-space"/>
          <w:color w:val="3C3C3B"/>
          <w:sz w:val="23"/>
          <w:szCs w:val="23"/>
        </w:rPr>
        <w:t> </w:t>
      </w:r>
      <w:r>
        <w:rPr>
          <w:color w:val="3C3C3B"/>
          <w:sz w:val="23"/>
          <w:szCs w:val="23"/>
        </w:rPr>
        <w:t>at the end of your surfing session. The next time you visit that particular site it will not recognise you and will treat you as a completely new visitor as there is nothing in your browser to let the site know that you have visited before (</w:t>
      </w:r>
      <w:hyperlink r:id="rId45" w:history="1">
        <w:r>
          <w:rPr>
            <w:rStyle w:val="Hyperlink"/>
            <w:color w:val="787878"/>
            <w:sz w:val="23"/>
            <w:szCs w:val="23"/>
          </w:rPr>
          <w:t>more on session cookies</w:t>
        </w:r>
      </w:hyperlink>
      <w:r>
        <w:rPr>
          <w:color w:val="3C3C3B"/>
          <w:sz w:val="23"/>
          <w:szCs w:val="23"/>
        </w:rPr>
        <w:t>).</w:t>
      </w:r>
    </w:p>
    <w:p w:rsidR="002454AF" w:rsidRDefault="002454AF" w:rsidP="002454AF">
      <w:pPr>
        <w:pStyle w:val="NormalWeb"/>
        <w:jc w:val="both"/>
        <w:rPr>
          <w:color w:val="3C3C3B"/>
          <w:sz w:val="23"/>
          <w:szCs w:val="23"/>
        </w:rPr>
      </w:pPr>
      <w:r>
        <w:rPr>
          <w:b/>
          <w:bCs/>
          <w:color w:val="3C3C3B"/>
          <w:sz w:val="23"/>
          <w:szCs w:val="23"/>
        </w:rPr>
        <w:t>Persistent cookies</w:t>
      </w:r>
      <w:r>
        <w:rPr>
          <w:rStyle w:val="apple-converted-space"/>
          <w:color w:val="3C3C3B"/>
          <w:sz w:val="23"/>
          <w:szCs w:val="23"/>
        </w:rPr>
        <w:t> </w:t>
      </w:r>
      <w:r>
        <w:rPr>
          <w:color w:val="3C3C3B"/>
          <w:sz w:val="23"/>
          <w:szCs w:val="23"/>
        </w:rPr>
        <w:t>- these remain on your hard drive until you erase them or they expire. How long a cookie remains on your browser depends on how long the visited website has programmed the cookie to last (</w:t>
      </w:r>
      <w:hyperlink r:id="rId46" w:history="1">
        <w:r>
          <w:rPr>
            <w:rStyle w:val="Hyperlink"/>
            <w:color w:val="787878"/>
            <w:sz w:val="23"/>
            <w:szCs w:val="23"/>
          </w:rPr>
          <w:t>more on persistent cookies</w:t>
        </w:r>
      </w:hyperlink>
      <w:r>
        <w:rPr>
          <w:color w:val="3C3C3B"/>
          <w:sz w:val="23"/>
          <w:szCs w:val="23"/>
        </w:rPr>
        <w:t>).</w:t>
      </w:r>
    </w:p>
    <w:p w:rsidR="00172D22" w:rsidRDefault="00172D22" w:rsidP="007404A4"/>
    <w:p w:rsidR="00172D22" w:rsidRDefault="00172D22" w:rsidP="007404A4">
      <w:r>
        <w:lastRenderedPageBreak/>
        <w:t>Agile model</w:t>
      </w:r>
    </w:p>
    <w:p w:rsidR="004C327A" w:rsidRDefault="006C7655" w:rsidP="00B63770">
      <w:pPr>
        <w:rPr>
          <w:color w:val="000000"/>
        </w:rPr>
      </w:pPr>
      <w:r>
        <w:rPr>
          <w:color w:val="000000"/>
        </w:rPr>
        <w:t xml:space="preserve">1: </w:t>
      </w:r>
      <w:r w:rsidRPr="00E45846">
        <w:rPr>
          <w:b/>
          <w:color w:val="000000" w:themeColor="text1"/>
          <w:sz w:val="28"/>
          <w:szCs w:val="28"/>
        </w:rPr>
        <w:t xml:space="preserve">Test Case </w:t>
      </w:r>
      <w:r w:rsidR="004830D3" w:rsidRPr="00E45846">
        <w:rPr>
          <w:b/>
          <w:color w:val="000000" w:themeColor="text1"/>
          <w:sz w:val="28"/>
          <w:szCs w:val="28"/>
        </w:rPr>
        <w:t>writing</w:t>
      </w:r>
      <w:r w:rsidRPr="00E45846">
        <w:rPr>
          <w:b/>
          <w:color w:val="000000" w:themeColor="text1"/>
          <w:sz w:val="28"/>
          <w:szCs w:val="28"/>
        </w:rPr>
        <w:t xml:space="preserve"> techniques.</w:t>
      </w:r>
      <w:r>
        <w:rPr>
          <w:color w:val="000000"/>
        </w:rPr>
        <w:t> </w:t>
      </w:r>
      <w:r>
        <w:rPr>
          <w:color w:val="000000"/>
        </w:rPr>
        <w:br/>
        <w:t>Boundary value analysis. </w:t>
      </w:r>
      <w:r>
        <w:rPr>
          <w:color w:val="000000"/>
        </w:rPr>
        <w:br/>
        <w:t>Equivalence class partitioning. </w:t>
      </w:r>
    </w:p>
    <w:p w:rsidR="004C327A" w:rsidRDefault="004C327A" w:rsidP="004C327A">
      <w:pPr>
        <w:pStyle w:val="NormalWeb"/>
        <w:shd w:val="clear" w:color="auto" w:fill="FFFFFF"/>
        <w:spacing w:before="0" w:beforeAutospacing="0" w:after="390" w:afterAutospacing="0"/>
      </w:pPr>
      <w:r>
        <w:rPr>
          <w:noProof/>
        </w:rPr>
        <w:drawing>
          <wp:inline distT="0" distB="0" distL="0" distR="0">
            <wp:extent cx="5734050" cy="2838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838450"/>
                    </a:xfrm>
                    <a:prstGeom prst="rect">
                      <a:avLst/>
                    </a:prstGeom>
                    <a:noFill/>
                    <a:ln>
                      <a:noFill/>
                    </a:ln>
                  </pic:spPr>
                </pic:pic>
              </a:graphicData>
            </a:graphic>
          </wp:inline>
        </w:drawing>
      </w:r>
      <w:r>
        <w:fldChar w:fldCharType="begin"/>
      </w:r>
      <w:r>
        <w:instrText xml:space="preserve"> INCLUDEPICTURE "https://i0.wp.com/www.softwaretestingmaterial.com/wp-content/uploads/2016/03/Equivalence-Partitioning-1.png?resize=432%2C138&amp;ssl=1" \* MERGEFORMATINET </w:instrText>
      </w:r>
      <w:r>
        <w:fldChar w:fldCharType="separate"/>
      </w:r>
      <w:r w:rsidR="00374F2D">
        <w:pict>
          <v:shape id="_x0000_i1027" type="#_x0000_t75" alt="Equivalence Partitioning" style="width:24pt;height:24pt"/>
        </w:pict>
      </w:r>
      <w:r>
        <w:fldChar w:fldCharType="end"/>
      </w:r>
      <w:r w:rsidRPr="004C327A">
        <w:t xml:space="preserve"> </w:t>
      </w:r>
      <w:r>
        <w:fldChar w:fldCharType="begin"/>
      </w:r>
      <w:r>
        <w:instrText xml:space="preserve"> INCLUDEPICTURE "https://i0.wp.com/www.softwaretestingmaterial.com/wp-content/uploads/2016/03/Equivalence-Partitioning-1.png?resize=432%2C138&amp;ssl=1" \* MERGEFORMATINET </w:instrText>
      </w:r>
      <w:r>
        <w:fldChar w:fldCharType="separate"/>
      </w:r>
      <w:r w:rsidR="00374F2D">
        <w:pict>
          <v:shape id="_x0000_i1028" type="#_x0000_t75" alt="Equivalence Partitioning" style="width:24pt;height:24pt"/>
        </w:pict>
      </w:r>
      <w:r>
        <w:fldChar w:fldCharType="end"/>
      </w:r>
    </w:p>
    <w:p w:rsidR="004C327A" w:rsidRDefault="004C327A" w:rsidP="004C327A">
      <w:pPr>
        <w:pStyle w:val="Heading3"/>
        <w:shd w:val="clear" w:color="auto" w:fill="FFFFFF"/>
        <w:spacing w:before="150" w:after="120" w:line="600" w:lineRule="atLeast"/>
        <w:textAlignment w:val="baseline"/>
        <w:rPr>
          <w:rFonts w:ascii="Open Sans" w:hAnsi="Open Sans"/>
          <w:color w:val="454545"/>
          <w:spacing w:val="15"/>
        </w:rPr>
      </w:pPr>
      <w:r>
        <w:rPr>
          <w:rFonts w:ascii="Open Sans" w:hAnsi="Open Sans"/>
          <w:color w:val="454545"/>
          <w:spacing w:val="15"/>
        </w:rPr>
        <w:t>Statement Testing &amp; Coverage</w:t>
      </w:r>
    </w:p>
    <w:p w:rsidR="004C327A" w:rsidRDefault="004C327A" w:rsidP="004C327A">
      <w:pPr>
        <w:pStyle w:val="NormalWeb"/>
        <w:shd w:val="clear" w:color="auto" w:fill="FFFFFF"/>
        <w:spacing w:before="0" w:beforeAutospacing="0" w:after="0" w:afterAutospacing="0"/>
        <w:textAlignment w:val="baseline"/>
        <w:rPr>
          <w:rFonts w:ascii="Open Sans" w:hAnsi="Open Sans"/>
          <w:color w:val="454545"/>
          <w:spacing w:val="15"/>
        </w:rPr>
      </w:pPr>
      <w:r>
        <w:rPr>
          <w:rFonts w:ascii="Open Sans" w:hAnsi="Open Sans"/>
          <w:color w:val="454545"/>
          <w:spacing w:val="15"/>
        </w:rPr>
        <w:t>This technique involves execution of all the executable statements in the source code at least once.  The percentage of the executable statements is calculated as per the given requirement. This is the least preferred metric for checking test coverage</w:t>
      </w:r>
    </w:p>
    <w:p w:rsidR="004C327A" w:rsidRDefault="004C327A" w:rsidP="004C327A">
      <w:pPr>
        <w:pStyle w:val="NormalWeb"/>
        <w:shd w:val="clear" w:color="auto" w:fill="FFFFFF"/>
        <w:spacing w:before="0" w:beforeAutospacing="0" w:after="390" w:afterAutospacing="0"/>
        <w:rPr>
          <w:rFonts w:ascii="Verdana" w:hAnsi="Verdana"/>
          <w:color w:val="222222"/>
          <w:sz w:val="27"/>
          <w:szCs w:val="27"/>
        </w:rPr>
      </w:pPr>
    </w:p>
    <w:p w:rsidR="006F0D24" w:rsidRPr="006F0D24" w:rsidRDefault="006C7655" w:rsidP="004C327A">
      <w:pPr>
        <w:numPr>
          <w:ilvl w:val="0"/>
          <w:numId w:val="33"/>
        </w:numPr>
        <w:shd w:val="clear" w:color="auto" w:fill="FFFFFF"/>
        <w:spacing w:after="60" w:line="240" w:lineRule="auto"/>
        <w:ind w:left="0"/>
        <w:rPr>
          <w:rFonts w:ascii="Arial" w:hAnsi="Arial" w:cs="Arial"/>
          <w:color w:val="222222"/>
        </w:rPr>
      </w:pPr>
      <w:r>
        <w:rPr>
          <w:color w:val="000000"/>
        </w:rPr>
        <w:t>Error Guessing </w:t>
      </w:r>
    </w:p>
    <w:p w:rsidR="006F0D24" w:rsidRDefault="006F0D24" w:rsidP="006F0D24">
      <w:pPr>
        <w:pStyle w:val="NormalWeb"/>
        <w:numPr>
          <w:ilvl w:val="0"/>
          <w:numId w:val="33"/>
        </w:numPr>
        <w:shd w:val="clear" w:color="auto" w:fill="FFFFFF"/>
        <w:spacing w:before="0" w:beforeAutospacing="0" w:after="0" w:afterAutospacing="0"/>
        <w:textAlignment w:val="baseline"/>
        <w:rPr>
          <w:rFonts w:ascii="Open Sans" w:hAnsi="Open Sans"/>
          <w:color w:val="454545"/>
          <w:spacing w:val="15"/>
        </w:rPr>
      </w:pPr>
      <w:r>
        <w:rPr>
          <w:rFonts w:ascii="Open Sans" w:hAnsi="Open Sans"/>
          <w:color w:val="454545"/>
          <w:spacing w:val="15"/>
        </w:rPr>
        <w:t>In this technique, the testers anticipate errors based on their experience, availability of data and their knowledge of product failure.  Error guessing is dependent on the skills, intuition, and experience of the testers.</w:t>
      </w:r>
    </w:p>
    <w:p w:rsidR="004C327A" w:rsidRDefault="006C7655" w:rsidP="006F0D24">
      <w:pPr>
        <w:shd w:val="clear" w:color="auto" w:fill="FFFFFF"/>
        <w:spacing w:after="60" w:line="240" w:lineRule="auto"/>
        <w:rPr>
          <w:rFonts w:ascii="Arial" w:hAnsi="Arial" w:cs="Arial"/>
          <w:color w:val="222222"/>
        </w:rPr>
      </w:pPr>
      <w:r>
        <w:rPr>
          <w:color w:val="000000"/>
        </w:rPr>
        <w:br/>
      </w:r>
      <w:r w:rsidR="004C327A">
        <w:rPr>
          <w:rFonts w:ascii="Arial" w:hAnsi="Arial" w:cs="Arial"/>
          <w:color w:val="222222"/>
        </w:rPr>
        <w:t>Decision Table </w:t>
      </w:r>
      <w:r w:rsidR="004C327A">
        <w:rPr>
          <w:rFonts w:ascii="Arial" w:hAnsi="Arial" w:cs="Arial"/>
          <w:b/>
          <w:bCs/>
          <w:color w:val="222222"/>
        </w:rPr>
        <w:t>Testing</w:t>
      </w:r>
      <w:r w:rsidR="004C327A">
        <w:rPr>
          <w:rFonts w:ascii="Arial" w:hAnsi="Arial" w:cs="Arial"/>
          <w:color w:val="222222"/>
        </w:rPr>
        <w:t>.</w:t>
      </w:r>
    </w:p>
    <w:p w:rsidR="004C327A" w:rsidRDefault="004C327A" w:rsidP="004C327A">
      <w:pPr>
        <w:numPr>
          <w:ilvl w:val="0"/>
          <w:numId w:val="33"/>
        </w:numPr>
        <w:shd w:val="clear" w:color="auto" w:fill="FFFFFF"/>
        <w:spacing w:after="60" w:line="240" w:lineRule="auto"/>
        <w:ind w:left="0"/>
        <w:rPr>
          <w:rFonts w:ascii="Arial" w:hAnsi="Arial" w:cs="Arial"/>
          <w:color w:val="222222"/>
        </w:rPr>
      </w:pPr>
      <w:r>
        <w:rPr>
          <w:rFonts w:ascii="Arial" w:hAnsi="Arial" w:cs="Arial"/>
          <w:color w:val="222222"/>
        </w:rPr>
        <w:t>State Transition Diagrams.</w:t>
      </w:r>
    </w:p>
    <w:p w:rsidR="004C327A" w:rsidRDefault="004C327A" w:rsidP="004C327A">
      <w:pPr>
        <w:numPr>
          <w:ilvl w:val="0"/>
          <w:numId w:val="33"/>
        </w:numPr>
        <w:shd w:val="clear" w:color="auto" w:fill="FFFFFF"/>
        <w:spacing w:after="60" w:line="240" w:lineRule="auto"/>
        <w:ind w:left="0"/>
        <w:rPr>
          <w:rFonts w:ascii="Arial" w:hAnsi="Arial" w:cs="Arial"/>
          <w:color w:val="222222"/>
        </w:rPr>
      </w:pPr>
      <w:r>
        <w:rPr>
          <w:rFonts w:ascii="Arial" w:hAnsi="Arial" w:cs="Arial"/>
          <w:color w:val="222222"/>
        </w:rPr>
        <w:t>Use </w:t>
      </w:r>
      <w:r>
        <w:rPr>
          <w:rFonts w:ascii="Arial" w:hAnsi="Arial" w:cs="Arial"/>
          <w:b/>
          <w:bCs/>
          <w:color w:val="222222"/>
        </w:rPr>
        <w:t>Case</w:t>
      </w:r>
      <w:r>
        <w:rPr>
          <w:rFonts w:ascii="Arial" w:hAnsi="Arial" w:cs="Arial"/>
          <w:color w:val="222222"/>
        </w:rPr>
        <w:t> </w:t>
      </w:r>
      <w:r>
        <w:rPr>
          <w:rFonts w:ascii="Arial" w:hAnsi="Arial" w:cs="Arial"/>
          <w:b/>
          <w:bCs/>
          <w:color w:val="222222"/>
        </w:rPr>
        <w:t>Testing</w:t>
      </w:r>
      <w:r>
        <w:rPr>
          <w:rFonts w:ascii="Arial" w:hAnsi="Arial" w:cs="Arial"/>
          <w:color w:val="222222"/>
        </w:rPr>
        <w:t>.</w:t>
      </w:r>
    </w:p>
    <w:p w:rsidR="004C327A" w:rsidRDefault="00374F2D" w:rsidP="004C327A">
      <w:pPr>
        <w:pStyle w:val="Heading3"/>
        <w:shd w:val="clear" w:color="auto" w:fill="FFFFFF"/>
        <w:spacing w:before="0" w:line="600" w:lineRule="atLeast"/>
        <w:textAlignment w:val="baseline"/>
        <w:rPr>
          <w:rFonts w:ascii="Open Sans" w:hAnsi="Open Sans"/>
          <w:color w:val="454545"/>
          <w:spacing w:val="15"/>
        </w:rPr>
      </w:pPr>
      <w:hyperlink r:id="rId48" w:history="1">
        <w:r w:rsidR="004C327A">
          <w:rPr>
            <w:rStyle w:val="Hyperlink"/>
            <w:rFonts w:ascii="inherit" w:hAnsi="inherit"/>
            <w:spacing w:val="15"/>
            <w:bdr w:val="none" w:sz="0" w:space="0" w:color="auto" w:frame="1"/>
          </w:rPr>
          <w:t>Exploratory Testing</w:t>
        </w:r>
      </w:hyperlink>
    </w:p>
    <w:p w:rsidR="004C327A" w:rsidRDefault="004C327A" w:rsidP="004C327A">
      <w:pPr>
        <w:pStyle w:val="NormalWeb"/>
        <w:shd w:val="clear" w:color="auto" w:fill="FFFFFF"/>
        <w:spacing w:before="0" w:beforeAutospacing="0" w:after="0" w:afterAutospacing="0"/>
        <w:textAlignment w:val="baseline"/>
        <w:rPr>
          <w:rFonts w:ascii="Open Sans" w:hAnsi="Open Sans"/>
          <w:color w:val="454545"/>
          <w:spacing w:val="15"/>
        </w:rPr>
      </w:pPr>
      <w:r>
        <w:rPr>
          <w:rFonts w:ascii="Open Sans" w:hAnsi="Open Sans"/>
          <w:color w:val="454545"/>
          <w:spacing w:val="15"/>
        </w:rPr>
        <w:t>This technique is used to test the application without any formal documentation.  There is minimum time available for testing and maximum for test execution.  In this, the test design and test execution are performed concurrently.</w:t>
      </w:r>
    </w:p>
    <w:p w:rsidR="004C327A" w:rsidRDefault="004C327A" w:rsidP="004C327A">
      <w:pPr>
        <w:shd w:val="clear" w:color="auto" w:fill="FFFFFF"/>
        <w:rPr>
          <w:rFonts w:ascii="Arial" w:hAnsi="Arial" w:cs="Arial"/>
          <w:color w:val="222222"/>
        </w:rPr>
      </w:pPr>
    </w:p>
    <w:p w:rsidR="00DD56C8" w:rsidRPr="00C40CCE" w:rsidRDefault="00DD56C8" w:rsidP="00B63770">
      <w:pPr>
        <w:rPr>
          <w:color w:val="000000"/>
        </w:rPr>
      </w:pPr>
    </w:p>
    <w:p w:rsidR="00CD0AAC" w:rsidRDefault="00374F2D" w:rsidP="00B03170">
      <w:pPr>
        <w:rPr>
          <w:rFonts w:ascii="Arial" w:hAnsi="Arial" w:cs="Arial"/>
          <w:color w:val="222222"/>
          <w:sz w:val="20"/>
          <w:szCs w:val="20"/>
        </w:rPr>
      </w:pPr>
      <w:hyperlink r:id="rId49" w:history="1">
        <w:r w:rsidR="004C327A" w:rsidRPr="00A910EA">
          <w:rPr>
            <w:rStyle w:val="Hyperlink"/>
            <w:rFonts w:ascii="Arial" w:hAnsi="Arial" w:cs="Arial"/>
            <w:sz w:val="20"/>
            <w:szCs w:val="20"/>
            <w:shd w:val="clear" w:color="auto" w:fill="FFFFFF"/>
          </w:rPr>
          <w:t>http://www.softwaretestinghelp.com/white-box-testing/</w:t>
        </w:r>
      </w:hyperlink>
      <w:r w:rsidR="00CD0AAC">
        <w:rPr>
          <w:rFonts w:ascii="Arial" w:hAnsi="Arial" w:cs="Arial"/>
          <w:color w:val="222222"/>
          <w:sz w:val="20"/>
          <w:szCs w:val="20"/>
        </w:rPr>
        <w:br/>
      </w:r>
      <w:r w:rsidR="00CD0AAC">
        <w:rPr>
          <w:rFonts w:ascii="Arial" w:hAnsi="Arial" w:cs="Arial"/>
          <w:color w:val="222222"/>
          <w:sz w:val="20"/>
          <w:szCs w:val="20"/>
        </w:rPr>
        <w:br/>
      </w:r>
    </w:p>
    <w:p w:rsidR="00CD0AAC" w:rsidRDefault="00CD0AAC" w:rsidP="00CD0AAC">
      <w:pPr>
        <w:pStyle w:val="NormalWeb"/>
        <w:shd w:val="clear" w:color="auto" w:fill="FFFFFF"/>
        <w:rPr>
          <w:rFonts w:ascii="Arial" w:hAnsi="Arial" w:cs="Arial"/>
          <w:color w:val="222222"/>
          <w:sz w:val="20"/>
          <w:szCs w:val="20"/>
        </w:rPr>
      </w:pPr>
      <w:r>
        <w:rPr>
          <w:rFonts w:ascii="Arial" w:hAnsi="Arial" w:cs="Arial"/>
          <w:b/>
          <w:bCs/>
          <w:color w:val="222222"/>
          <w:sz w:val="20"/>
          <w:szCs w:val="20"/>
        </w:rPr>
        <w:t>White Box Testing is coverage of the specification in the code.</w:t>
      </w:r>
    </w:p>
    <w:p w:rsidR="00CD0AAC" w:rsidRDefault="00CD0AAC" w:rsidP="00CD0AAC">
      <w:pPr>
        <w:pStyle w:val="NormalWeb"/>
        <w:shd w:val="clear" w:color="auto" w:fill="FFFFFF"/>
        <w:rPr>
          <w:rFonts w:ascii="Arial" w:hAnsi="Arial" w:cs="Arial"/>
          <w:color w:val="222222"/>
          <w:sz w:val="20"/>
          <w:szCs w:val="20"/>
        </w:rPr>
      </w:pPr>
      <w:r>
        <w:rPr>
          <w:rFonts w:ascii="Arial" w:hAnsi="Arial" w:cs="Arial"/>
          <w:b/>
          <w:bCs/>
          <w:color w:val="222222"/>
          <w:sz w:val="20"/>
          <w:szCs w:val="20"/>
        </w:rPr>
        <w:t>Code coverage:</w:t>
      </w:r>
    </w:p>
    <w:p w:rsidR="00CD0AAC" w:rsidRDefault="00CD0AAC" w:rsidP="00CD0AAC">
      <w:pPr>
        <w:pStyle w:val="NormalWeb"/>
        <w:shd w:val="clear" w:color="auto" w:fill="FFFFFF"/>
        <w:rPr>
          <w:rFonts w:ascii="Arial" w:hAnsi="Arial" w:cs="Arial"/>
          <w:color w:val="222222"/>
          <w:sz w:val="20"/>
          <w:szCs w:val="20"/>
        </w:rPr>
      </w:pPr>
      <w:r>
        <w:rPr>
          <w:rFonts w:ascii="Arial" w:hAnsi="Arial" w:cs="Arial"/>
          <w:b/>
          <w:bCs/>
          <w:color w:val="222222"/>
          <w:sz w:val="20"/>
          <w:szCs w:val="20"/>
        </w:rPr>
        <w:t>Segment coverage:</w:t>
      </w:r>
      <w:r>
        <w:rPr>
          <w:rFonts w:ascii="Arial" w:hAnsi="Arial" w:cs="Arial"/>
          <w:color w:val="222222"/>
          <w:sz w:val="20"/>
          <w:szCs w:val="20"/>
        </w:rPr>
        <w:br/>
        <w:t>Ensure that each code statement is executed once.</w:t>
      </w:r>
    </w:p>
    <w:p w:rsidR="00CD0AAC" w:rsidRDefault="00CD0AAC" w:rsidP="00CD0AAC">
      <w:pPr>
        <w:pStyle w:val="NormalWeb"/>
        <w:shd w:val="clear" w:color="auto" w:fill="FFFFFF"/>
        <w:rPr>
          <w:rFonts w:ascii="Arial" w:hAnsi="Arial" w:cs="Arial"/>
          <w:color w:val="222222"/>
          <w:sz w:val="20"/>
          <w:szCs w:val="20"/>
        </w:rPr>
      </w:pPr>
      <w:r>
        <w:rPr>
          <w:rFonts w:ascii="Arial" w:hAnsi="Arial" w:cs="Arial"/>
          <w:b/>
          <w:bCs/>
          <w:color w:val="222222"/>
          <w:sz w:val="20"/>
          <w:szCs w:val="20"/>
        </w:rPr>
        <w:t>Branch Coverage or Node Testing:</w:t>
      </w:r>
      <w:r>
        <w:rPr>
          <w:rFonts w:ascii="Arial" w:hAnsi="Arial" w:cs="Arial"/>
          <w:color w:val="222222"/>
          <w:sz w:val="20"/>
          <w:szCs w:val="20"/>
        </w:rPr>
        <w:br/>
        <w:t>Coverage of each code branch in from all possible was.</w:t>
      </w:r>
    </w:p>
    <w:p w:rsidR="00CD0AAC" w:rsidRDefault="00CD0AAC" w:rsidP="00CD0AAC">
      <w:pPr>
        <w:pStyle w:val="NormalWeb"/>
        <w:shd w:val="clear" w:color="auto" w:fill="FFFFFF"/>
        <w:rPr>
          <w:rFonts w:ascii="Arial" w:hAnsi="Arial" w:cs="Arial"/>
          <w:color w:val="222222"/>
          <w:sz w:val="20"/>
          <w:szCs w:val="20"/>
        </w:rPr>
      </w:pPr>
      <w:r>
        <w:rPr>
          <w:rFonts w:ascii="Arial" w:hAnsi="Arial" w:cs="Arial"/>
          <w:b/>
          <w:bCs/>
          <w:color w:val="222222"/>
          <w:sz w:val="20"/>
          <w:szCs w:val="20"/>
        </w:rPr>
        <w:t>Compound Condition Coverage:</w:t>
      </w:r>
      <w:r>
        <w:rPr>
          <w:rFonts w:ascii="Arial" w:hAnsi="Arial" w:cs="Arial"/>
          <w:color w:val="222222"/>
          <w:sz w:val="20"/>
          <w:szCs w:val="20"/>
        </w:rPr>
        <w:br/>
        <w:t>For multiple condition test each condition with multiple paths and combination of different path to reach that condition.</w:t>
      </w:r>
    </w:p>
    <w:p w:rsidR="00CD0AAC" w:rsidRDefault="00CD0AAC" w:rsidP="00CD0AAC">
      <w:pPr>
        <w:pStyle w:val="NormalWeb"/>
        <w:shd w:val="clear" w:color="auto" w:fill="FFFFFF"/>
        <w:rPr>
          <w:rFonts w:ascii="Arial" w:hAnsi="Arial" w:cs="Arial"/>
          <w:color w:val="222222"/>
          <w:sz w:val="20"/>
          <w:szCs w:val="20"/>
        </w:rPr>
      </w:pPr>
      <w:r>
        <w:rPr>
          <w:rFonts w:ascii="Arial" w:hAnsi="Arial" w:cs="Arial"/>
          <w:b/>
          <w:bCs/>
          <w:color w:val="222222"/>
          <w:sz w:val="20"/>
          <w:szCs w:val="20"/>
        </w:rPr>
        <w:t>Basis Path Testing:</w:t>
      </w:r>
      <w:r>
        <w:rPr>
          <w:rFonts w:ascii="Arial" w:hAnsi="Arial" w:cs="Arial"/>
          <w:color w:val="222222"/>
          <w:sz w:val="20"/>
          <w:szCs w:val="20"/>
        </w:rPr>
        <w:br/>
        <w:t>Each independent path in the code is taken for testing.</w:t>
      </w:r>
    </w:p>
    <w:p w:rsidR="00CD0AAC" w:rsidRDefault="00CD0AAC" w:rsidP="00CD0AAC">
      <w:pPr>
        <w:pStyle w:val="NormalWeb"/>
        <w:shd w:val="clear" w:color="auto" w:fill="FFFFFF"/>
        <w:rPr>
          <w:rFonts w:ascii="Arial" w:hAnsi="Arial" w:cs="Arial"/>
          <w:color w:val="222222"/>
          <w:sz w:val="20"/>
          <w:szCs w:val="20"/>
        </w:rPr>
      </w:pPr>
      <w:r>
        <w:rPr>
          <w:rFonts w:ascii="Arial" w:hAnsi="Arial" w:cs="Arial"/>
          <w:b/>
          <w:bCs/>
          <w:color w:val="222222"/>
          <w:sz w:val="20"/>
          <w:szCs w:val="20"/>
        </w:rPr>
        <w:t>Loop Testing:</w:t>
      </w:r>
      <w:r>
        <w:rPr>
          <w:rFonts w:ascii="Arial" w:hAnsi="Arial" w:cs="Arial"/>
          <w:color w:val="222222"/>
          <w:sz w:val="20"/>
          <w:szCs w:val="20"/>
        </w:rPr>
        <w:br/>
        <w:t>These strategies relate to testing single loops, concatenated loops, and nested loops. Independent and dependent code loops and values are tested by this approach.</w:t>
      </w:r>
    </w:p>
    <w:p w:rsidR="00CD0AAC" w:rsidRDefault="00374F2D" w:rsidP="00CD0AAC">
      <w:pPr>
        <w:pStyle w:val="NormalWeb"/>
        <w:shd w:val="clear" w:color="auto" w:fill="FFFFFF"/>
        <w:rPr>
          <w:rFonts w:ascii="Arial" w:hAnsi="Arial" w:cs="Arial"/>
          <w:color w:val="222222"/>
          <w:sz w:val="20"/>
          <w:szCs w:val="20"/>
        </w:rPr>
      </w:pPr>
      <w:hyperlink r:id="rId50" w:tgtFrame="_blank" w:history="1">
        <w:r w:rsidR="00CD0AAC">
          <w:rPr>
            <w:rStyle w:val="Hyperlink"/>
            <w:rFonts w:ascii="Arial" w:hAnsi="Arial" w:cs="Arial"/>
            <w:color w:val="1155CC"/>
            <w:sz w:val="20"/>
            <w:szCs w:val="20"/>
          </w:rPr>
          <w:t>http://www.codeproject.com/KB/testing/white-box-testing.aspx</w:t>
        </w:r>
      </w:hyperlink>
    </w:p>
    <w:p w:rsidR="00CC5A16" w:rsidRPr="00292370" w:rsidRDefault="00CC5A16" w:rsidP="00292370">
      <w:pPr>
        <w:rPr>
          <w:b/>
        </w:rPr>
      </w:pPr>
    </w:p>
    <w:p w:rsidR="00024615" w:rsidRDefault="00024615" w:rsidP="00024615">
      <w:pPr>
        <w:pStyle w:val="NormalWeb"/>
        <w:shd w:val="clear" w:color="auto" w:fill="FFFFFF"/>
        <w:spacing w:before="0" w:beforeAutospacing="0" w:after="240" w:afterAutospacing="0" w:line="300" w:lineRule="atLeast"/>
        <w:rPr>
          <w:rFonts w:ascii="Segoe UI" w:hAnsi="Segoe UI" w:cs="Segoe UI"/>
          <w:color w:val="333333"/>
          <w:sz w:val="21"/>
          <w:szCs w:val="21"/>
        </w:rPr>
      </w:pPr>
      <w:r>
        <w:rPr>
          <w:rFonts w:ascii="Segoe UI" w:hAnsi="Segoe UI" w:cs="Segoe UI"/>
          <w:color w:val="333333"/>
          <w:sz w:val="21"/>
          <w:szCs w:val="21"/>
        </w:rPr>
        <w:t>Web Services offer many benefits over other types of distributed computing architectures.</w:t>
      </w:r>
    </w:p>
    <w:p w:rsidR="00024615" w:rsidRDefault="00024615" w:rsidP="007F4AFC">
      <w:pPr>
        <w:pStyle w:val="NormalWeb"/>
        <w:numPr>
          <w:ilvl w:val="0"/>
          <w:numId w:val="8"/>
        </w:numPr>
        <w:shd w:val="clear" w:color="auto" w:fill="FFFFFF"/>
        <w:spacing w:before="0" w:beforeAutospacing="0" w:after="240" w:afterAutospacing="0" w:line="255" w:lineRule="atLeast"/>
        <w:rPr>
          <w:rFonts w:ascii="inherit" w:hAnsi="inherit" w:cs="Segoe UI"/>
          <w:color w:val="333333"/>
          <w:sz w:val="21"/>
          <w:szCs w:val="21"/>
        </w:rPr>
      </w:pPr>
      <w:r>
        <w:rPr>
          <w:rFonts w:ascii="inherit" w:hAnsi="inherit" w:cs="Segoe UI"/>
          <w:color w:val="333333"/>
          <w:sz w:val="21"/>
          <w:szCs w:val="21"/>
        </w:rPr>
        <w:t>Interoperability - This is the most important benefit of Web Services. Web Services typically work outside of private networks, offering developers a non-proprietary route to their solutions. Services developed are likely, therefore, to have a longer life-span, offering better return on investment of the developed service. Web Services also let developers use their preferred programming languages. In addition, thanks to the use of standards-based communications methods, Web Services are virtually platform-independent.</w:t>
      </w:r>
    </w:p>
    <w:p w:rsidR="00024615" w:rsidRDefault="00024615" w:rsidP="007F4AFC">
      <w:pPr>
        <w:pStyle w:val="NormalWeb"/>
        <w:numPr>
          <w:ilvl w:val="0"/>
          <w:numId w:val="8"/>
        </w:numPr>
        <w:shd w:val="clear" w:color="auto" w:fill="FFFFFF"/>
        <w:spacing w:before="0" w:beforeAutospacing="0" w:after="240" w:afterAutospacing="0" w:line="255" w:lineRule="atLeast"/>
        <w:rPr>
          <w:rFonts w:ascii="inherit" w:hAnsi="inherit" w:cs="Segoe UI"/>
          <w:color w:val="333333"/>
          <w:sz w:val="21"/>
          <w:szCs w:val="21"/>
        </w:rPr>
      </w:pPr>
      <w:r>
        <w:rPr>
          <w:rFonts w:ascii="inherit" w:hAnsi="inherit" w:cs="Segoe UI"/>
          <w:color w:val="333333"/>
          <w:sz w:val="21"/>
          <w:szCs w:val="21"/>
        </w:rPr>
        <w:t>Usability - Web Services allow the business logic of many different systems to be exposed over the Web. This gives your applications the freedom to chose the Web Services that they need. Instead of re-inventing the wheel for each client, you need only include additional application-specific business logic on the client-side. This allows you to develop services and/or client-side code using the languages and tools that you want.</w:t>
      </w:r>
    </w:p>
    <w:p w:rsidR="00024615" w:rsidRDefault="00024615" w:rsidP="007F4AFC">
      <w:pPr>
        <w:pStyle w:val="NormalWeb"/>
        <w:numPr>
          <w:ilvl w:val="0"/>
          <w:numId w:val="8"/>
        </w:numPr>
        <w:shd w:val="clear" w:color="auto" w:fill="FFFFFF"/>
        <w:spacing w:before="0" w:beforeAutospacing="0" w:after="240" w:afterAutospacing="0" w:line="255" w:lineRule="atLeast"/>
        <w:rPr>
          <w:rFonts w:ascii="inherit" w:hAnsi="inherit" w:cs="Segoe UI"/>
          <w:color w:val="333333"/>
          <w:sz w:val="21"/>
          <w:szCs w:val="21"/>
        </w:rPr>
      </w:pPr>
      <w:r>
        <w:rPr>
          <w:rFonts w:ascii="inherit" w:hAnsi="inherit" w:cs="Segoe UI"/>
          <w:color w:val="333333"/>
          <w:sz w:val="21"/>
          <w:szCs w:val="21"/>
        </w:rPr>
        <w:t>Reusability - Web Services provide not a component-based model of application development, but the closest thing possible to zero-coding deployment of such services. This makes it easy to reuse Web Service components as appropriate in other services. It also makes it easy to deploy legacy code as a Web Service.</w:t>
      </w:r>
    </w:p>
    <w:p w:rsidR="00024615" w:rsidRDefault="00024615" w:rsidP="007F4AFC">
      <w:pPr>
        <w:pStyle w:val="NormalWeb"/>
        <w:numPr>
          <w:ilvl w:val="0"/>
          <w:numId w:val="8"/>
        </w:numPr>
        <w:shd w:val="clear" w:color="auto" w:fill="FFFFFF"/>
        <w:spacing w:before="0" w:beforeAutospacing="0" w:after="240" w:afterAutospacing="0" w:line="255" w:lineRule="atLeast"/>
        <w:rPr>
          <w:rFonts w:ascii="inherit" w:hAnsi="inherit" w:cs="Segoe UI"/>
          <w:color w:val="333333"/>
          <w:sz w:val="21"/>
          <w:szCs w:val="21"/>
        </w:rPr>
      </w:pPr>
      <w:r>
        <w:rPr>
          <w:rFonts w:ascii="inherit" w:hAnsi="inherit" w:cs="Segoe UI"/>
          <w:color w:val="333333"/>
          <w:sz w:val="21"/>
          <w:szCs w:val="21"/>
        </w:rPr>
        <w:t>Deployability - Web Services are deployed over standard Internet technologies. This makes it possible to deploy Web Services even over the fire wall to servers running on the Internet on the other side of the globe. Also thanks to the use of proven community standards, underlying security (such as SSL) is already built-in.</w:t>
      </w:r>
    </w:p>
    <w:p w:rsidR="00024615" w:rsidRDefault="00024615" w:rsidP="00024615">
      <w:pPr>
        <w:shd w:val="clear" w:color="auto" w:fill="737373"/>
        <w:spacing w:line="300" w:lineRule="atLeast"/>
        <w:rPr>
          <w:rFonts w:ascii="inherit" w:hAnsi="inherit" w:cs="Segoe UI"/>
          <w:color w:val="333333"/>
        </w:rPr>
      </w:pPr>
      <w:r>
        <w:rPr>
          <w:rFonts w:ascii="Segoe UI" w:hAnsi="Segoe UI" w:cs="Segoe UI"/>
          <w:color w:val="333333"/>
          <w:sz w:val="21"/>
          <w:szCs w:val="21"/>
        </w:rPr>
        <w:lastRenderedPageBreak/>
        <w:t> </w:t>
      </w:r>
      <w:r>
        <w:rPr>
          <w:rFonts w:ascii="inherit" w:hAnsi="inherit" w:cs="Segoe UI"/>
          <w:noProof/>
          <w:color w:val="333333"/>
          <w:lang w:eastAsia="en-IN"/>
        </w:rPr>
        <w:drawing>
          <wp:inline distT="0" distB="0" distL="0" distR="0">
            <wp:extent cx="9525" cy="9525"/>
            <wp:effectExtent l="0" t="0" r="0" b="0"/>
            <wp:docPr id="1" name="Picture 1"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ion"/>
                    <pic:cNvPicPr>
                      <a:picLocks noChangeAspect="1" noChangeArrowheads="1"/>
                    </pic:cNvPicPr>
                  </pic:nvPicPr>
                  <pic:blipFill>
                    <a:blip r:embed="rId51"/>
                    <a:srcRect/>
                    <a:stretch>
                      <a:fillRect/>
                    </a:stretch>
                  </pic:blipFill>
                  <pic:spPr bwMode="auto">
                    <a:xfrm>
                      <a:off x="0" y="0"/>
                      <a:ext cx="9525" cy="9525"/>
                    </a:xfrm>
                    <a:prstGeom prst="rect">
                      <a:avLst/>
                    </a:prstGeom>
                    <a:noFill/>
                    <a:ln w="9525">
                      <a:noFill/>
                      <a:miter lim="800000"/>
                      <a:headEnd/>
                      <a:tailEnd/>
                    </a:ln>
                  </pic:spPr>
                </pic:pic>
              </a:graphicData>
            </a:graphic>
          </wp:inline>
        </w:drawing>
      </w:r>
    </w:p>
    <w:bookmarkStart w:id="63" w:name="voteup"/>
    <w:p w:rsidR="00024615" w:rsidRDefault="00C84FC2" w:rsidP="00024615">
      <w:pPr>
        <w:shd w:val="clear" w:color="auto" w:fill="FFFFFF"/>
        <w:spacing w:line="300" w:lineRule="atLeast"/>
        <w:jc w:val="center"/>
        <w:rPr>
          <w:rStyle w:val="Hyperlink"/>
          <w:color w:val="959595"/>
          <w:sz w:val="30"/>
          <w:szCs w:val="30"/>
          <w:u w:val="none"/>
          <w:bdr w:val="none" w:sz="0" w:space="0" w:color="auto" w:frame="1"/>
        </w:rPr>
      </w:pPr>
      <w:r>
        <w:rPr>
          <w:rFonts w:ascii="inherit" w:hAnsi="inherit" w:cs="Segoe UI"/>
          <w:color w:val="959595"/>
          <w:sz w:val="30"/>
          <w:szCs w:val="30"/>
        </w:rPr>
        <w:fldChar w:fldCharType="begin"/>
      </w:r>
      <w:r w:rsidR="00024615">
        <w:rPr>
          <w:rFonts w:ascii="inherit" w:hAnsi="inherit" w:cs="Segoe UI"/>
          <w:color w:val="959595"/>
          <w:sz w:val="30"/>
          <w:szCs w:val="30"/>
        </w:rPr>
        <w:instrText xml:space="preserve"> HYPERLINK "https://login.live.com/login.srf?wa=wsignin1.0&amp;wtrealm=social.msdn.microsoft.com&amp;wreply=https%3a%2f%2fsocial.msdn.microsoft.com%2fForums%2fen-US%2f435f43a9-ee17-4700-8c9d-d9c3ba57b5ef%2fadvantages-disadvantages-of-webservices%3fforum%3dasmxandxml%26prof%3drequired%26stoAI%3d10&amp;wp=MBI_FED_SSL&amp;wlcxt=microsoft%24microsoft%24microsoft" \o "Vote as helpful" </w:instrText>
      </w:r>
      <w:r>
        <w:rPr>
          <w:rFonts w:ascii="inherit" w:hAnsi="inherit" w:cs="Segoe UI"/>
          <w:color w:val="959595"/>
          <w:sz w:val="30"/>
          <w:szCs w:val="30"/>
        </w:rPr>
        <w:fldChar w:fldCharType="separate"/>
      </w:r>
      <w:r w:rsidR="00024615">
        <w:rPr>
          <w:rFonts w:ascii="inherit" w:hAnsi="inherit" w:cs="Segoe UI"/>
          <w:noProof/>
          <w:color w:val="959595"/>
          <w:sz w:val="30"/>
          <w:szCs w:val="30"/>
          <w:bdr w:val="none" w:sz="0" w:space="0" w:color="auto" w:frame="1"/>
          <w:lang w:eastAsia="en-IN"/>
        </w:rPr>
        <w:drawing>
          <wp:inline distT="0" distB="0" distL="0" distR="0">
            <wp:extent cx="9525" cy="9525"/>
            <wp:effectExtent l="0" t="0" r="0" b="0"/>
            <wp:docPr id="2" name="Picture 2" descr="Sign in to vote">
              <a:hlinkClick xmlns:a="http://schemas.openxmlformats.org/drawingml/2006/main" r:id="rId52" tooltip="&quot;Vote as helpfu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n in to vote">
                      <a:hlinkClick r:id="rId52" tooltip="&quot;Vote as helpful&quot;"/>
                    </pic:cNvPr>
                    <pic:cNvPicPr>
                      <a:picLocks noChangeAspect="1" noChangeArrowheads="1"/>
                    </pic:cNvPicPr>
                  </pic:nvPicPr>
                  <pic:blipFill>
                    <a:blip r:embed="rId51"/>
                    <a:srcRect/>
                    <a:stretch>
                      <a:fillRect/>
                    </a:stretch>
                  </pic:blipFill>
                  <pic:spPr bwMode="auto">
                    <a:xfrm>
                      <a:off x="0" y="0"/>
                      <a:ext cx="9525" cy="9525"/>
                    </a:xfrm>
                    <a:prstGeom prst="rect">
                      <a:avLst/>
                    </a:prstGeom>
                    <a:noFill/>
                    <a:ln w="9525">
                      <a:noFill/>
                      <a:miter lim="800000"/>
                      <a:headEnd/>
                      <a:tailEnd/>
                    </a:ln>
                  </pic:spPr>
                </pic:pic>
              </a:graphicData>
            </a:graphic>
          </wp:inline>
        </w:drawing>
      </w:r>
    </w:p>
    <w:p w:rsidR="00024615" w:rsidRDefault="00024615" w:rsidP="00024615">
      <w:pPr>
        <w:shd w:val="clear" w:color="auto" w:fill="FFFFFF"/>
        <w:spacing w:line="300" w:lineRule="atLeast"/>
        <w:jc w:val="center"/>
      </w:pPr>
      <w:r>
        <w:rPr>
          <w:rFonts w:ascii="inherit" w:hAnsi="inherit" w:cs="Segoe UI"/>
          <w:color w:val="959595"/>
          <w:sz w:val="30"/>
          <w:szCs w:val="30"/>
          <w:bdr w:val="none" w:sz="0" w:space="0" w:color="auto" w:frame="1"/>
        </w:rPr>
        <w:t>2</w:t>
      </w:r>
    </w:p>
    <w:p w:rsidR="00024615" w:rsidRDefault="00C84FC2" w:rsidP="00EF6529">
      <w:pPr>
        <w:shd w:val="clear" w:color="auto" w:fill="FFFFFF"/>
        <w:spacing w:line="300" w:lineRule="atLeast"/>
        <w:rPr>
          <w:rFonts w:ascii="inherit" w:hAnsi="inherit" w:cs="Segoe UI"/>
          <w:color w:val="333333"/>
          <w:sz w:val="20"/>
          <w:szCs w:val="20"/>
        </w:rPr>
      </w:pPr>
      <w:r>
        <w:rPr>
          <w:rFonts w:ascii="inherit" w:hAnsi="inherit" w:cs="Segoe UI"/>
          <w:color w:val="959595"/>
          <w:sz w:val="30"/>
          <w:szCs w:val="30"/>
        </w:rPr>
        <w:fldChar w:fldCharType="end"/>
      </w:r>
      <w:bookmarkEnd w:id="63"/>
    </w:p>
    <w:p w:rsidR="00024615" w:rsidRDefault="00024615" w:rsidP="00024615">
      <w:pPr>
        <w:pStyle w:val="NormalWeb"/>
        <w:shd w:val="clear" w:color="auto" w:fill="FFFFFF"/>
        <w:spacing w:before="0" w:beforeAutospacing="0" w:after="0" w:afterAutospacing="0" w:line="300" w:lineRule="atLeast"/>
        <w:rPr>
          <w:rFonts w:ascii="inherit" w:hAnsi="inherit" w:cs="Segoe UI"/>
          <w:color w:val="333333"/>
          <w:sz w:val="20"/>
          <w:szCs w:val="20"/>
        </w:rPr>
      </w:pPr>
      <w:r>
        <w:rPr>
          <w:rFonts w:ascii="inherit" w:hAnsi="inherit" w:cs="Arial"/>
          <w:color w:val="333333"/>
          <w:sz w:val="20"/>
          <w:szCs w:val="20"/>
          <w:bdr w:val="none" w:sz="0" w:space="0" w:color="auto" w:frame="1"/>
        </w:rPr>
        <w:t>Here are some general pros and cons..</w:t>
      </w:r>
    </w:p>
    <w:p w:rsidR="00024615" w:rsidRDefault="00024615" w:rsidP="00024615">
      <w:pPr>
        <w:pStyle w:val="NormalWeb"/>
        <w:shd w:val="clear" w:color="auto" w:fill="FFFFFF"/>
        <w:spacing w:before="0" w:beforeAutospacing="0" w:after="240" w:afterAutospacing="0" w:line="300" w:lineRule="atLeast"/>
        <w:rPr>
          <w:rFonts w:ascii="inherit" w:hAnsi="inherit" w:cs="Segoe UI"/>
          <w:color w:val="333333"/>
          <w:sz w:val="20"/>
          <w:szCs w:val="20"/>
        </w:rPr>
      </w:pPr>
      <w:r>
        <w:rPr>
          <w:rFonts w:ascii="inherit" w:hAnsi="inherit" w:cs="Segoe UI"/>
          <w:color w:val="333333"/>
          <w:sz w:val="20"/>
          <w:szCs w:val="20"/>
        </w:rPr>
        <w:t> </w:t>
      </w:r>
    </w:p>
    <w:p w:rsidR="00024615" w:rsidRDefault="00024615" w:rsidP="00024615">
      <w:pPr>
        <w:pStyle w:val="NormalWeb"/>
        <w:shd w:val="clear" w:color="auto" w:fill="FFFFFF"/>
        <w:spacing w:before="0" w:beforeAutospacing="0" w:after="0" w:afterAutospacing="0" w:line="300" w:lineRule="atLeast"/>
        <w:rPr>
          <w:rFonts w:ascii="inherit" w:hAnsi="inherit" w:cs="Segoe UI"/>
          <w:color w:val="333333"/>
          <w:sz w:val="20"/>
          <w:szCs w:val="20"/>
        </w:rPr>
      </w:pPr>
      <w:r>
        <w:rPr>
          <w:rStyle w:val="Strong"/>
          <w:rFonts w:ascii="inherit" w:hAnsi="inherit" w:cs="Segoe UI"/>
          <w:color w:val="333333"/>
          <w:sz w:val="20"/>
          <w:szCs w:val="20"/>
          <w:bdr w:val="none" w:sz="0" w:space="0" w:color="auto" w:frame="1"/>
        </w:rPr>
        <w:t>Advantages</w:t>
      </w:r>
    </w:p>
    <w:p w:rsidR="00024615" w:rsidRDefault="00024615" w:rsidP="00024615">
      <w:pPr>
        <w:pStyle w:val="NormalWeb"/>
        <w:shd w:val="clear" w:color="auto" w:fill="FFFFFF"/>
        <w:spacing w:before="0" w:beforeAutospacing="0" w:after="240" w:afterAutospacing="0" w:line="300" w:lineRule="atLeast"/>
        <w:rPr>
          <w:rFonts w:ascii="inherit" w:hAnsi="inherit" w:cs="Segoe UI"/>
          <w:color w:val="333333"/>
          <w:sz w:val="20"/>
          <w:szCs w:val="20"/>
        </w:rPr>
      </w:pPr>
      <w:r>
        <w:rPr>
          <w:rFonts w:ascii="inherit" w:hAnsi="inherit" w:cs="Segoe UI"/>
          <w:color w:val="333333"/>
          <w:sz w:val="20"/>
          <w:szCs w:val="20"/>
        </w:rPr>
        <w:t> </w:t>
      </w:r>
    </w:p>
    <w:p w:rsidR="00024615" w:rsidRDefault="00024615" w:rsidP="00024615">
      <w:pPr>
        <w:pStyle w:val="NormalWeb"/>
        <w:shd w:val="clear" w:color="auto" w:fill="FFFFFF"/>
        <w:spacing w:before="0" w:beforeAutospacing="0" w:after="240" w:afterAutospacing="0" w:line="300" w:lineRule="atLeast"/>
        <w:rPr>
          <w:rFonts w:ascii="inherit" w:hAnsi="inherit" w:cs="Segoe UI"/>
          <w:color w:val="333333"/>
          <w:sz w:val="20"/>
          <w:szCs w:val="20"/>
        </w:rPr>
      </w:pPr>
      <w:r>
        <w:rPr>
          <w:rFonts w:ascii="inherit" w:hAnsi="inherit" w:cs="Segoe UI"/>
          <w:color w:val="333333"/>
          <w:sz w:val="20"/>
          <w:szCs w:val="20"/>
        </w:rPr>
        <w:t>Web Services offer many benefits over other types of distributed computing architectures.</w:t>
      </w:r>
    </w:p>
    <w:p w:rsidR="00024615" w:rsidRDefault="00024615" w:rsidP="007F4AFC">
      <w:pPr>
        <w:pStyle w:val="NormalWeb"/>
        <w:numPr>
          <w:ilvl w:val="0"/>
          <w:numId w:val="9"/>
        </w:numPr>
        <w:shd w:val="clear" w:color="auto" w:fill="FFFFFF"/>
        <w:spacing w:before="0" w:beforeAutospacing="0" w:after="240" w:afterAutospacing="0" w:line="255" w:lineRule="atLeast"/>
        <w:rPr>
          <w:rFonts w:ascii="inherit" w:hAnsi="inherit" w:cs="Segoe UI"/>
          <w:color w:val="333333"/>
          <w:sz w:val="20"/>
          <w:szCs w:val="20"/>
        </w:rPr>
      </w:pPr>
      <w:r>
        <w:rPr>
          <w:rFonts w:ascii="inherit" w:hAnsi="inherit" w:cs="Segoe UI"/>
          <w:color w:val="333333"/>
          <w:sz w:val="20"/>
          <w:szCs w:val="20"/>
        </w:rPr>
        <w:t>Interoperability - This is the most important benefit of Web Services. Web Services typically work outside of private networks, offering developers a non-proprietary route to their solutions. Services developed are likely, therefore, to have a longer life-span, offering better return on investment of the developed service. Web Services also let developers use their preferred programming languages. In addition, thanks to the use of standards-based communications methods, Web Services are virtually platform-independent.</w:t>
      </w:r>
    </w:p>
    <w:p w:rsidR="00024615" w:rsidRDefault="00024615" w:rsidP="007F4AFC">
      <w:pPr>
        <w:pStyle w:val="NormalWeb"/>
        <w:numPr>
          <w:ilvl w:val="0"/>
          <w:numId w:val="9"/>
        </w:numPr>
        <w:shd w:val="clear" w:color="auto" w:fill="FFFFFF"/>
        <w:spacing w:before="0" w:beforeAutospacing="0" w:after="240" w:afterAutospacing="0" w:line="255" w:lineRule="atLeast"/>
        <w:rPr>
          <w:rFonts w:ascii="inherit" w:hAnsi="inherit" w:cs="Segoe UI"/>
          <w:color w:val="333333"/>
          <w:sz w:val="20"/>
          <w:szCs w:val="20"/>
        </w:rPr>
      </w:pPr>
      <w:r>
        <w:rPr>
          <w:rFonts w:ascii="inherit" w:hAnsi="inherit" w:cs="Segoe UI"/>
          <w:color w:val="333333"/>
          <w:sz w:val="20"/>
          <w:szCs w:val="20"/>
        </w:rPr>
        <w:t>Usability - Web Services allow the business logic of many different systems to be exposed over the Web. This gives your applications the freedom to chose the Web Services that they need. Instead of re-inventing the wheel for each client, you need only include additional application-specific business logic on the client-side. This allows you to develop services and/or client-side code using the languages and tools that you want.</w:t>
      </w:r>
    </w:p>
    <w:p w:rsidR="00024615" w:rsidRDefault="00024615" w:rsidP="007F4AFC">
      <w:pPr>
        <w:pStyle w:val="NormalWeb"/>
        <w:numPr>
          <w:ilvl w:val="0"/>
          <w:numId w:val="9"/>
        </w:numPr>
        <w:shd w:val="clear" w:color="auto" w:fill="FFFFFF"/>
        <w:spacing w:before="0" w:beforeAutospacing="0" w:after="240" w:afterAutospacing="0" w:line="255" w:lineRule="atLeast"/>
        <w:rPr>
          <w:rFonts w:ascii="inherit" w:hAnsi="inherit" w:cs="Segoe UI"/>
          <w:color w:val="333333"/>
          <w:sz w:val="20"/>
          <w:szCs w:val="20"/>
        </w:rPr>
      </w:pPr>
      <w:r>
        <w:rPr>
          <w:rFonts w:ascii="inherit" w:hAnsi="inherit" w:cs="Segoe UI"/>
          <w:color w:val="333333"/>
          <w:sz w:val="20"/>
          <w:szCs w:val="20"/>
        </w:rPr>
        <w:t>Reusability - Web Services provide not a component-based model of application development, but the closest thing possible to zero-coding deployment of such services. This makes it easy to reuse Web Service components as appropriate in other services. It also makes it easy to deploy legacy code as a Web Service.</w:t>
      </w:r>
    </w:p>
    <w:p w:rsidR="00024615" w:rsidRDefault="007D6A38" w:rsidP="007F4AFC">
      <w:pPr>
        <w:pStyle w:val="NormalWeb"/>
        <w:numPr>
          <w:ilvl w:val="0"/>
          <w:numId w:val="9"/>
        </w:numPr>
        <w:shd w:val="clear" w:color="auto" w:fill="FFFFFF"/>
        <w:spacing w:before="0" w:beforeAutospacing="0" w:after="240" w:afterAutospacing="0" w:line="255" w:lineRule="atLeast"/>
        <w:rPr>
          <w:rFonts w:ascii="inherit" w:hAnsi="inherit" w:cs="Segoe UI"/>
          <w:color w:val="333333"/>
          <w:sz w:val="20"/>
          <w:szCs w:val="20"/>
        </w:rPr>
      </w:pPr>
      <w:r>
        <w:rPr>
          <w:rFonts w:ascii="inherit" w:hAnsi="inherit" w:cs="Segoe UI"/>
          <w:color w:val="333333"/>
          <w:sz w:val="20"/>
          <w:szCs w:val="20"/>
        </w:rPr>
        <w:t>Deplorability</w:t>
      </w:r>
      <w:r w:rsidR="00024615">
        <w:rPr>
          <w:rFonts w:ascii="inherit" w:hAnsi="inherit" w:cs="Segoe UI"/>
          <w:color w:val="333333"/>
          <w:sz w:val="20"/>
          <w:szCs w:val="20"/>
        </w:rPr>
        <w:t xml:space="preserve"> - Web Services are deployed over standard Internet technologies. This makes it possible to deploy Web Services even over the fire wall to servers running on the Internet on the other side of the globe. Also thanks to the use of proven community standards, underlying security (such as SSL) is already built-in.</w:t>
      </w:r>
    </w:p>
    <w:p w:rsidR="00024615" w:rsidRDefault="00024615" w:rsidP="00024615">
      <w:pPr>
        <w:pStyle w:val="NormalWeb"/>
        <w:shd w:val="clear" w:color="auto" w:fill="FFFFFF"/>
        <w:spacing w:before="0" w:beforeAutospacing="0" w:after="240" w:afterAutospacing="0" w:line="300" w:lineRule="atLeast"/>
        <w:rPr>
          <w:rFonts w:ascii="inherit" w:hAnsi="inherit" w:cs="Segoe UI"/>
          <w:color w:val="333333"/>
          <w:sz w:val="20"/>
          <w:szCs w:val="20"/>
        </w:rPr>
      </w:pPr>
      <w:r>
        <w:rPr>
          <w:rFonts w:ascii="inherit" w:hAnsi="inherit" w:cs="Segoe UI"/>
          <w:color w:val="333333"/>
          <w:sz w:val="20"/>
          <w:szCs w:val="20"/>
        </w:rPr>
        <w:t> </w:t>
      </w:r>
    </w:p>
    <w:p w:rsidR="00024615" w:rsidRDefault="00024615" w:rsidP="00024615">
      <w:pPr>
        <w:pStyle w:val="NormalWeb"/>
        <w:shd w:val="clear" w:color="auto" w:fill="FFFFFF"/>
        <w:spacing w:before="0" w:beforeAutospacing="0" w:after="0" w:afterAutospacing="0" w:line="300" w:lineRule="atLeast"/>
        <w:rPr>
          <w:rFonts w:ascii="inherit" w:hAnsi="inherit" w:cs="Segoe UI"/>
          <w:color w:val="333333"/>
          <w:sz w:val="20"/>
          <w:szCs w:val="20"/>
        </w:rPr>
      </w:pPr>
      <w:r>
        <w:rPr>
          <w:rStyle w:val="Strong"/>
          <w:rFonts w:ascii="inherit" w:hAnsi="inherit" w:cs="Segoe UI"/>
          <w:color w:val="333333"/>
          <w:sz w:val="20"/>
          <w:szCs w:val="20"/>
          <w:bdr w:val="none" w:sz="0" w:space="0" w:color="auto" w:frame="1"/>
        </w:rPr>
        <w:t>Disadvantages</w:t>
      </w:r>
    </w:p>
    <w:p w:rsidR="00024615" w:rsidRDefault="00024615" w:rsidP="00024615">
      <w:pPr>
        <w:pStyle w:val="NormalWeb"/>
        <w:shd w:val="clear" w:color="auto" w:fill="FFFFFF"/>
        <w:spacing w:before="0" w:beforeAutospacing="0" w:after="240" w:afterAutospacing="0" w:line="300" w:lineRule="atLeast"/>
        <w:rPr>
          <w:rFonts w:ascii="inherit" w:hAnsi="inherit" w:cs="Segoe UI"/>
          <w:color w:val="333333"/>
          <w:sz w:val="20"/>
          <w:szCs w:val="20"/>
        </w:rPr>
      </w:pPr>
      <w:r>
        <w:rPr>
          <w:rFonts w:ascii="inherit" w:hAnsi="inherit" w:cs="Segoe UI"/>
          <w:color w:val="333333"/>
          <w:sz w:val="20"/>
          <w:szCs w:val="20"/>
        </w:rPr>
        <w:t> </w:t>
      </w:r>
    </w:p>
    <w:p w:rsidR="00024615" w:rsidRPr="006809FA" w:rsidRDefault="00024615" w:rsidP="007F4AFC">
      <w:pPr>
        <w:numPr>
          <w:ilvl w:val="0"/>
          <w:numId w:val="10"/>
        </w:numPr>
        <w:shd w:val="clear" w:color="auto" w:fill="FFFFFF"/>
        <w:spacing w:after="0" w:line="255" w:lineRule="atLeast"/>
        <w:rPr>
          <w:rFonts w:ascii="Times New Roman" w:hAnsi="Times New Roman" w:cs="Times New Roman"/>
          <w:color w:val="333333"/>
          <w:sz w:val="28"/>
          <w:szCs w:val="28"/>
        </w:rPr>
      </w:pPr>
      <w:r w:rsidRPr="006809FA">
        <w:rPr>
          <w:rFonts w:ascii="Times New Roman" w:hAnsi="Times New Roman" w:cs="Times New Roman"/>
          <w:color w:val="333333"/>
          <w:sz w:val="28"/>
          <w:szCs w:val="28"/>
        </w:rPr>
        <w:t>Although the</w:t>
      </w:r>
      <w:r w:rsidRPr="006809FA">
        <w:rPr>
          <w:rStyle w:val="apple-converted-space"/>
          <w:rFonts w:ascii="Times New Roman" w:hAnsi="Times New Roman" w:cs="Times New Roman"/>
          <w:color w:val="333333"/>
          <w:sz w:val="28"/>
          <w:szCs w:val="28"/>
        </w:rPr>
        <w:t> </w:t>
      </w:r>
      <w:bookmarkStart w:id="64" w:name="idd1e2995"/>
      <w:bookmarkEnd w:id="64"/>
      <w:r w:rsidRPr="006809FA">
        <w:rPr>
          <w:rFonts w:ascii="Times New Roman" w:hAnsi="Times New Roman" w:cs="Times New Roman"/>
          <w:color w:val="333333"/>
          <w:sz w:val="28"/>
          <w:szCs w:val="28"/>
        </w:rPr>
        <w:t>simplicity of Web services is an advantage in some respects, it can also be a hindrance. Web services use plain text protocols that use a fairly verbose method to identify data. This means that Web service requests are larger than requests encoded with a binary protocol. The extra size is really only an issue over low-speed connections, or over extremely busy connections.</w:t>
      </w:r>
    </w:p>
    <w:p w:rsidR="00024615" w:rsidRPr="006809FA" w:rsidRDefault="00024615" w:rsidP="007F4AFC">
      <w:pPr>
        <w:pStyle w:val="doctext"/>
        <w:numPr>
          <w:ilvl w:val="0"/>
          <w:numId w:val="10"/>
        </w:numPr>
        <w:shd w:val="clear" w:color="auto" w:fill="FFFFFF"/>
        <w:spacing w:before="0" w:beforeAutospacing="0" w:after="0" w:afterAutospacing="0" w:line="255" w:lineRule="atLeast"/>
        <w:rPr>
          <w:color w:val="333333"/>
          <w:sz w:val="28"/>
          <w:szCs w:val="28"/>
        </w:rPr>
      </w:pPr>
      <w:r w:rsidRPr="006809FA">
        <w:rPr>
          <w:color w:val="333333"/>
          <w:sz w:val="28"/>
          <w:szCs w:val="28"/>
        </w:rPr>
        <w:lastRenderedPageBreak/>
        <w:t>Although HTTP</w:t>
      </w:r>
      <w:r w:rsidRPr="006809FA">
        <w:rPr>
          <w:rStyle w:val="apple-converted-space"/>
          <w:color w:val="333333"/>
          <w:sz w:val="28"/>
          <w:szCs w:val="28"/>
        </w:rPr>
        <w:t> </w:t>
      </w:r>
      <w:bookmarkStart w:id="65" w:name="idd1e3004"/>
      <w:bookmarkStart w:id="66" w:name="idd1e3010"/>
      <w:bookmarkEnd w:id="65"/>
      <w:bookmarkEnd w:id="66"/>
      <w:r w:rsidRPr="006809FA">
        <w:rPr>
          <w:color w:val="333333"/>
          <w:sz w:val="28"/>
          <w:szCs w:val="28"/>
        </w:rPr>
        <w:t>and HTTPS</w:t>
      </w:r>
      <w:r w:rsidRPr="006809FA">
        <w:rPr>
          <w:rStyle w:val="apple-converted-space"/>
          <w:color w:val="333333"/>
          <w:sz w:val="28"/>
          <w:szCs w:val="28"/>
        </w:rPr>
        <w:t> </w:t>
      </w:r>
      <w:bookmarkStart w:id="67" w:name="idd1e3016"/>
      <w:bookmarkStart w:id="68" w:name="idd1e3022"/>
      <w:bookmarkEnd w:id="67"/>
      <w:bookmarkEnd w:id="68"/>
      <w:r w:rsidRPr="006809FA">
        <w:rPr>
          <w:color w:val="333333"/>
          <w:sz w:val="28"/>
          <w:szCs w:val="28"/>
        </w:rPr>
        <w:t>(the core Web protocols) are simple, they weren't really meant for long-term sessions. Typically, a browser makes an HTTP connection, requests a Web page and maybe some images, and then disconnects. In a typical CORBA or RMI environment, a client connects to the server and might stay</w:t>
      </w:r>
      <w:r w:rsidRPr="006809FA">
        <w:rPr>
          <w:rStyle w:val="apple-converted-space"/>
          <w:color w:val="333333"/>
          <w:sz w:val="28"/>
          <w:szCs w:val="28"/>
        </w:rPr>
        <w:t> </w:t>
      </w:r>
      <w:bookmarkStart w:id="69" w:name="idd1e3031"/>
      <w:bookmarkStart w:id="70" w:name="idd1e3037"/>
      <w:bookmarkStart w:id="71" w:name="idd1e3043"/>
      <w:bookmarkStart w:id="72" w:name="idd1e3049"/>
      <w:bookmarkEnd w:id="69"/>
      <w:bookmarkEnd w:id="70"/>
      <w:bookmarkEnd w:id="71"/>
      <w:bookmarkEnd w:id="72"/>
      <w:r w:rsidRPr="006809FA">
        <w:rPr>
          <w:color w:val="333333"/>
          <w:sz w:val="28"/>
          <w:szCs w:val="28"/>
        </w:rPr>
        <w:t>connected for an extended period of time. The server may periodically send data back to the client. This kind of interaction is difficult with Web services, and you need to do a little extra work to make up for what HTTP doesn't do for you.</w:t>
      </w:r>
    </w:p>
    <w:p w:rsidR="00024615" w:rsidRPr="006809FA" w:rsidRDefault="00024615" w:rsidP="007F4AFC">
      <w:pPr>
        <w:pStyle w:val="doctext"/>
        <w:numPr>
          <w:ilvl w:val="0"/>
          <w:numId w:val="10"/>
        </w:numPr>
        <w:shd w:val="clear" w:color="auto" w:fill="FFFFFF"/>
        <w:spacing w:before="0" w:beforeAutospacing="0" w:after="0" w:afterAutospacing="0" w:line="255" w:lineRule="atLeast"/>
        <w:rPr>
          <w:color w:val="333333"/>
          <w:sz w:val="28"/>
          <w:szCs w:val="28"/>
        </w:rPr>
      </w:pPr>
      <w:r w:rsidRPr="006809FA">
        <w:rPr>
          <w:color w:val="333333"/>
          <w:sz w:val="28"/>
          <w:szCs w:val="28"/>
        </w:rPr>
        <w:t>The problem with HTTP and HTTPS when it comes to Web services is that these protocols are "stateless"—the interaction between the server and client is typically brief and when there is no data being exchanged, the server and client have no knowledge of each other. More specifically, if a client makes a request to the server, receives some information, and then immediately crashes due to a power outage, the server never knows that the client is no longer active. The server needs a way to keep track of what a client is doing and also to</w:t>
      </w:r>
      <w:bookmarkStart w:id="73" w:name="idd1e3058"/>
      <w:bookmarkEnd w:id="73"/>
      <w:r w:rsidRPr="006809FA">
        <w:rPr>
          <w:color w:val="333333"/>
          <w:sz w:val="28"/>
          <w:szCs w:val="28"/>
        </w:rPr>
        <w:t>determine when a client is no longer active.</w:t>
      </w:r>
    </w:p>
    <w:p w:rsidR="00024615" w:rsidRDefault="00024615" w:rsidP="007F4AFC">
      <w:pPr>
        <w:pStyle w:val="doctext"/>
        <w:numPr>
          <w:ilvl w:val="0"/>
          <w:numId w:val="10"/>
        </w:numPr>
        <w:shd w:val="clear" w:color="auto" w:fill="FFFFFF"/>
        <w:spacing w:before="0" w:beforeAutospacing="0" w:after="240" w:afterAutospacing="0" w:line="255" w:lineRule="atLeast"/>
        <w:rPr>
          <w:rFonts w:ascii="inherit" w:hAnsi="inherit" w:cs="Segoe UI"/>
          <w:color w:val="333333"/>
          <w:sz w:val="20"/>
          <w:szCs w:val="20"/>
        </w:rPr>
      </w:pPr>
      <w:r w:rsidRPr="006809FA">
        <w:rPr>
          <w:color w:val="333333"/>
          <w:sz w:val="28"/>
          <w:szCs w:val="28"/>
        </w:rPr>
        <w:t>Typically, a server sends some kind of session identification to the client when the client first accesses the server. The client then uses this identification when it makes further requests to the server. This enables the server to recall any information it has about the client. A server must usually rely on a timeout mechanism to determine that a client is no longer active. If a server doesn't receive a request from a client after a predetermined amount of time, it assumes that the client is inactive and removes any client info</w:t>
      </w:r>
      <w:r>
        <w:rPr>
          <w:rFonts w:ascii="inherit" w:hAnsi="inherit" w:cs="Segoe UI"/>
          <w:color w:val="333333"/>
          <w:sz w:val="20"/>
          <w:szCs w:val="20"/>
        </w:rPr>
        <w:t>rmation it was keeping. This extra overhead means more work for Web service developers.</w:t>
      </w:r>
    </w:p>
    <w:p w:rsidR="00024615" w:rsidRDefault="00056332" w:rsidP="00056332">
      <w:pPr>
        <w:pStyle w:val="NormalWeb"/>
        <w:shd w:val="clear" w:color="auto" w:fill="FFFFFF"/>
        <w:tabs>
          <w:tab w:val="left" w:pos="4575"/>
        </w:tabs>
        <w:spacing w:before="0" w:beforeAutospacing="0" w:after="240" w:afterAutospacing="0" w:line="300" w:lineRule="atLeast"/>
        <w:rPr>
          <w:rFonts w:ascii="Segoe UI" w:hAnsi="Segoe UI" w:cs="Segoe UI"/>
          <w:color w:val="333333"/>
          <w:sz w:val="21"/>
          <w:szCs w:val="21"/>
        </w:rPr>
      </w:pPr>
      <w:r>
        <w:rPr>
          <w:rFonts w:ascii="Segoe UI" w:hAnsi="Segoe UI" w:cs="Segoe UI"/>
          <w:color w:val="333333"/>
          <w:sz w:val="21"/>
          <w:szCs w:val="21"/>
        </w:rPr>
        <w:tab/>
      </w:r>
    </w:p>
    <w:p w:rsidR="00292370" w:rsidRDefault="00292370" w:rsidP="00292370">
      <w:pPr>
        <w:rPr>
          <w:b/>
        </w:rPr>
      </w:pPr>
    </w:p>
    <w:p w:rsidR="00872F2B" w:rsidRDefault="00872F2B" w:rsidP="00292370">
      <w:pPr>
        <w:rPr>
          <w:b/>
        </w:rPr>
      </w:pPr>
    </w:p>
    <w:p w:rsidR="00872F2B" w:rsidRDefault="00872F2B" w:rsidP="00292370">
      <w:pPr>
        <w:rPr>
          <w:b/>
        </w:rPr>
      </w:pPr>
    </w:p>
    <w:p w:rsidR="00872F2B" w:rsidRDefault="00872F2B" w:rsidP="00872F2B">
      <w:pPr>
        <w:pStyle w:val="Heading1"/>
        <w:shd w:val="clear" w:color="auto" w:fill="D7D7D7"/>
        <w:spacing w:before="0" w:line="288" w:lineRule="atLeast"/>
        <w:rPr>
          <w:rFonts w:ascii="Trebuchet MS" w:hAnsi="Trebuchet MS"/>
          <w:b w:val="0"/>
          <w:bCs w:val="0"/>
          <w:color w:val="333333"/>
          <w:sz w:val="58"/>
          <w:szCs w:val="58"/>
        </w:rPr>
      </w:pPr>
      <w:r>
        <w:rPr>
          <w:rFonts w:ascii="Trebuchet MS" w:hAnsi="Trebuchet MS"/>
          <w:b w:val="0"/>
          <w:bCs w:val="0"/>
          <w:color w:val="333333"/>
          <w:sz w:val="58"/>
          <w:szCs w:val="58"/>
        </w:rPr>
        <w:t xml:space="preserve">Integration Testing and Types- </w:t>
      </w:r>
    </w:p>
    <w:p w:rsidR="00872F2B" w:rsidRDefault="00872F2B" w:rsidP="00872F2B"/>
    <w:p w:rsidR="00872F2B" w:rsidRPr="00872F2B" w:rsidRDefault="008B6B48" w:rsidP="00872F2B">
      <w:pPr>
        <w:shd w:val="clear" w:color="auto" w:fill="FDFFE9"/>
        <w:spacing w:after="0" w:line="315" w:lineRule="atLeast"/>
        <w:jc w:val="both"/>
        <w:rPr>
          <w:rFonts w:ascii="Georgia" w:eastAsia="Times New Roman" w:hAnsi="Georgia" w:cs="Times New Roman"/>
          <w:color w:val="4E4E4E"/>
          <w:sz w:val="21"/>
          <w:szCs w:val="21"/>
          <w:lang w:eastAsia="en-IN"/>
        </w:rPr>
      </w:pPr>
      <w:r w:rsidRPr="00872F2B">
        <w:rPr>
          <w:rFonts w:ascii="Georgia" w:eastAsia="Times New Roman" w:hAnsi="Georgia" w:cs="Times New Roman"/>
          <w:color w:val="4E4E4E"/>
          <w:sz w:val="21"/>
          <w:szCs w:val="21"/>
          <w:lang w:eastAsia="en-IN"/>
        </w:rPr>
        <w:t>Here</w:t>
      </w:r>
      <w:r w:rsidR="00872F2B" w:rsidRPr="00872F2B">
        <w:rPr>
          <w:rFonts w:ascii="Georgia" w:eastAsia="Times New Roman" w:hAnsi="Georgia" w:cs="Times New Roman"/>
          <w:color w:val="4E4E4E"/>
          <w:sz w:val="21"/>
          <w:szCs w:val="21"/>
          <w:lang w:eastAsia="en-IN"/>
        </w:rPr>
        <w:t xml:space="preserve"> are three different types of</w:t>
      </w:r>
      <w:r w:rsidR="00872F2B" w:rsidRPr="00872F2B">
        <w:rPr>
          <w:rFonts w:ascii="Georgia" w:eastAsia="Times New Roman" w:hAnsi="Georgia" w:cs="Times New Roman"/>
          <w:color w:val="4E4E4E"/>
          <w:sz w:val="21"/>
          <w:lang w:eastAsia="en-IN"/>
        </w:rPr>
        <w:t> </w:t>
      </w:r>
      <w:r w:rsidR="00872F2B" w:rsidRPr="00872F2B">
        <w:rPr>
          <w:rFonts w:ascii="Georgia" w:eastAsia="Times New Roman" w:hAnsi="Georgia" w:cs="Times New Roman"/>
          <w:b/>
          <w:bCs/>
          <w:color w:val="4E4E4E"/>
          <w:sz w:val="21"/>
          <w:szCs w:val="21"/>
          <w:lang w:eastAsia="en-IN"/>
        </w:rPr>
        <w:t>integration testing</w:t>
      </w:r>
      <w:r w:rsidR="00872F2B" w:rsidRPr="00872F2B">
        <w:rPr>
          <w:rFonts w:ascii="Georgia" w:eastAsia="Times New Roman" w:hAnsi="Georgia" w:cs="Times New Roman"/>
          <w:color w:val="4E4E4E"/>
          <w:sz w:val="21"/>
          <w:lang w:eastAsia="en-IN"/>
        </w:rPr>
        <w:t> </w:t>
      </w:r>
      <w:r w:rsidR="00872F2B" w:rsidRPr="00872F2B">
        <w:rPr>
          <w:rFonts w:ascii="Georgia" w:eastAsia="Times New Roman" w:hAnsi="Georgia" w:cs="Times New Roman"/>
          <w:color w:val="4E4E4E"/>
          <w:sz w:val="21"/>
          <w:szCs w:val="21"/>
          <w:lang w:eastAsia="en-IN"/>
        </w:rPr>
        <w:t>approach in software testing.</w:t>
      </w:r>
    </w:p>
    <w:p w:rsidR="00872F2B" w:rsidRPr="00872F2B" w:rsidRDefault="00872F2B" w:rsidP="00872F2B">
      <w:pPr>
        <w:shd w:val="clear" w:color="auto" w:fill="FDFFE9"/>
        <w:spacing w:after="0" w:line="315" w:lineRule="atLeast"/>
        <w:jc w:val="both"/>
        <w:rPr>
          <w:rFonts w:ascii="Georgia" w:eastAsia="Times New Roman" w:hAnsi="Georgia" w:cs="Times New Roman"/>
          <w:color w:val="4E4E4E"/>
          <w:sz w:val="21"/>
          <w:szCs w:val="21"/>
          <w:lang w:eastAsia="en-IN"/>
        </w:rPr>
      </w:pPr>
      <w:r w:rsidRPr="00872F2B">
        <w:rPr>
          <w:rFonts w:ascii="Georgia" w:eastAsia="Times New Roman" w:hAnsi="Georgia" w:cs="Times New Roman"/>
          <w:color w:val="4E4E4E"/>
          <w:sz w:val="21"/>
          <w:szCs w:val="21"/>
          <w:lang w:eastAsia="en-IN"/>
        </w:rPr>
        <w:t>1. Big Bang</w:t>
      </w:r>
    </w:p>
    <w:p w:rsidR="00872F2B" w:rsidRPr="00872F2B" w:rsidRDefault="00872F2B" w:rsidP="00872F2B">
      <w:pPr>
        <w:shd w:val="clear" w:color="auto" w:fill="FDFFE9"/>
        <w:spacing w:after="0" w:line="315" w:lineRule="atLeast"/>
        <w:jc w:val="both"/>
        <w:rPr>
          <w:rFonts w:ascii="Georgia" w:eastAsia="Times New Roman" w:hAnsi="Georgia" w:cs="Times New Roman"/>
          <w:color w:val="4E4E4E"/>
          <w:sz w:val="21"/>
          <w:szCs w:val="21"/>
          <w:lang w:eastAsia="en-IN"/>
        </w:rPr>
      </w:pPr>
      <w:r w:rsidRPr="00872F2B">
        <w:rPr>
          <w:rFonts w:ascii="Georgia" w:eastAsia="Times New Roman" w:hAnsi="Georgia" w:cs="Times New Roman"/>
          <w:color w:val="4E4E4E"/>
          <w:sz w:val="21"/>
          <w:szCs w:val="21"/>
          <w:lang w:eastAsia="en-IN"/>
        </w:rPr>
        <w:t>2. Top down</w:t>
      </w:r>
    </w:p>
    <w:p w:rsidR="00872F2B" w:rsidRPr="00872F2B" w:rsidRDefault="00872F2B" w:rsidP="00872F2B">
      <w:pPr>
        <w:shd w:val="clear" w:color="auto" w:fill="FDFFE9"/>
        <w:spacing w:after="0" w:line="315" w:lineRule="atLeast"/>
        <w:jc w:val="both"/>
        <w:rPr>
          <w:rFonts w:ascii="Georgia" w:eastAsia="Times New Roman" w:hAnsi="Georgia" w:cs="Times New Roman"/>
          <w:color w:val="4E4E4E"/>
          <w:sz w:val="21"/>
          <w:szCs w:val="21"/>
          <w:lang w:eastAsia="en-IN"/>
        </w:rPr>
      </w:pPr>
      <w:r w:rsidRPr="00872F2B">
        <w:rPr>
          <w:rFonts w:ascii="Georgia" w:eastAsia="Times New Roman" w:hAnsi="Georgia" w:cs="Times New Roman"/>
          <w:color w:val="4E4E4E"/>
          <w:sz w:val="21"/>
          <w:szCs w:val="21"/>
          <w:lang w:eastAsia="en-IN"/>
        </w:rPr>
        <w:t>3. Bottom up</w:t>
      </w:r>
    </w:p>
    <w:p w:rsidR="00872F2B" w:rsidRPr="00872F2B" w:rsidRDefault="00872F2B" w:rsidP="00872F2B">
      <w:pPr>
        <w:shd w:val="clear" w:color="auto" w:fill="FDFFE9"/>
        <w:spacing w:after="0" w:line="315" w:lineRule="atLeast"/>
        <w:jc w:val="both"/>
        <w:rPr>
          <w:rFonts w:ascii="Georgia" w:eastAsia="Times New Roman" w:hAnsi="Georgia" w:cs="Times New Roman"/>
          <w:color w:val="4E4E4E"/>
          <w:sz w:val="21"/>
          <w:szCs w:val="21"/>
          <w:lang w:eastAsia="en-IN"/>
        </w:rPr>
      </w:pPr>
    </w:p>
    <w:p w:rsidR="00872F2B" w:rsidRPr="00872F2B" w:rsidRDefault="00872F2B" w:rsidP="00872F2B">
      <w:pPr>
        <w:shd w:val="clear" w:color="auto" w:fill="FDFFE9"/>
        <w:spacing w:after="0" w:line="315" w:lineRule="atLeast"/>
        <w:jc w:val="both"/>
        <w:rPr>
          <w:rFonts w:ascii="Georgia" w:eastAsia="Times New Roman" w:hAnsi="Georgia" w:cs="Times New Roman"/>
          <w:color w:val="4E4E4E"/>
          <w:sz w:val="21"/>
          <w:szCs w:val="21"/>
          <w:lang w:eastAsia="en-IN"/>
        </w:rPr>
      </w:pPr>
      <w:r w:rsidRPr="00872F2B">
        <w:rPr>
          <w:rFonts w:ascii="Georgia" w:eastAsia="Times New Roman" w:hAnsi="Georgia" w:cs="Times New Roman"/>
          <w:b/>
          <w:bCs/>
          <w:color w:val="4E4E4E"/>
          <w:sz w:val="21"/>
          <w:lang w:eastAsia="en-IN"/>
        </w:rPr>
        <w:t>1. Big Bang</w:t>
      </w:r>
    </w:p>
    <w:p w:rsidR="00872F2B" w:rsidRPr="00872F2B" w:rsidRDefault="00872F2B" w:rsidP="00872F2B">
      <w:pPr>
        <w:shd w:val="clear" w:color="auto" w:fill="FDFFE9"/>
        <w:spacing w:after="0" w:line="315" w:lineRule="atLeast"/>
        <w:jc w:val="both"/>
        <w:rPr>
          <w:rFonts w:ascii="Georgia" w:eastAsia="Times New Roman" w:hAnsi="Georgia" w:cs="Times New Roman"/>
          <w:color w:val="4E4E4E"/>
          <w:sz w:val="21"/>
          <w:szCs w:val="21"/>
          <w:lang w:eastAsia="en-IN"/>
        </w:rPr>
      </w:pPr>
      <w:r w:rsidRPr="00872F2B">
        <w:rPr>
          <w:rFonts w:ascii="Georgia" w:eastAsia="Times New Roman" w:hAnsi="Georgia" w:cs="Times New Roman"/>
          <w:color w:val="4E4E4E"/>
          <w:sz w:val="21"/>
          <w:szCs w:val="21"/>
          <w:lang w:eastAsia="en-IN"/>
        </w:rPr>
        <w:lastRenderedPageBreak/>
        <w:t>Big Bang</w:t>
      </w:r>
      <w:r w:rsidRPr="00872F2B">
        <w:rPr>
          <w:rFonts w:ascii="Georgia" w:eastAsia="Times New Roman" w:hAnsi="Georgia" w:cs="Times New Roman"/>
          <w:color w:val="4E4E4E"/>
          <w:sz w:val="21"/>
          <w:lang w:eastAsia="en-IN"/>
        </w:rPr>
        <w:t> </w:t>
      </w:r>
      <w:r w:rsidRPr="00872F2B">
        <w:rPr>
          <w:rFonts w:ascii="Georgia" w:eastAsia="Times New Roman" w:hAnsi="Georgia" w:cs="Times New Roman"/>
          <w:b/>
          <w:bCs/>
          <w:color w:val="4E4E4E"/>
          <w:sz w:val="21"/>
          <w:szCs w:val="21"/>
          <w:lang w:eastAsia="en-IN"/>
        </w:rPr>
        <w:t>Integration testing</w:t>
      </w:r>
      <w:r w:rsidRPr="00872F2B">
        <w:rPr>
          <w:rFonts w:ascii="Georgia" w:eastAsia="Times New Roman" w:hAnsi="Georgia" w:cs="Times New Roman"/>
          <w:color w:val="4E4E4E"/>
          <w:sz w:val="21"/>
          <w:lang w:eastAsia="en-IN"/>
        </w:rPr>
        <w:t> </w:t>
      </w:r>
      <w:r w:rsidRPr="00872F2B">
        <w:rPr>
          <w:rFonts w:ascii="Georgia" w:eastAsia="Times New Roman" w:hAnsi="Georgia" w:cs="Times New Roman"/>
          <w:color w:val="4E4E4E"/>
          <w:sz w:val="21"/>
          <w:szCs w:val="21"/>
          <w:lang w:eastAsia="en-IN"/>
        </w:rPr>
        <w:t>approach used to find the bugs when all the developed modules are interacted with each other and create a complete software system then its produced result satisfying with original requirement.</w:t>
      </w:r>
    </w:p>
    <w:p w:rsidR="00872F2B" w:rsidRPr="00872F2B" w:rsidRDefault="00872F2B" w:rsidP="00872F2B">
      <w:pPr>
        <w:shd w:val="clear" w:color="auto" w:fill="FDFFE9"/>
        <w:spacing w:after="0" w:line="315" w:lineRule="atLeast"/>
        <w:jc w:val="both"/>
        <w:rPr>
          <w:rFonts w:ascii="Georgia" w:eastAsia="Times New Roman" w:hAnsi="Georgia" w:cs="Times New Roman"/>
          <w:color w:val="4E4E4E"/>
          <w:sz w:val="21"/>
          <w:szCs w:val="21"/>
          <w:lang w:eastAsia="en-IN"/>
        </w:rPr>
      </w:pPr>
    </w:p>
    <w:p w:rsidR="00872F2B" w:rsidRPr="00872F2B" w:rsidRDefault="00872F2B" w:rsidP="00872F2B">
      <w:pPr>
        <w:shd w:val="clear" w:color="auto" w:fill="FDFFE9"/>
        <w:spacing w:after="0" w:line="315" w:lineRule="atLeast"/>
        <w:jc w:val="both"/>
        <w:rPr>
          <w:rFonts w:ascii="Georgia" w:eastAsia="Times New Roman" w:hAnsi="Georgia" w:cs="Times New Roman"/>
          <w:color w:val="4E4E4E"/>
          <w:sz w:val="21"/>
          <w:szCs w:val="21"/>
          <w:lang w:eastAsia="en-IN"/>
        </w:rPr>
      </w:pPr>
      <w:r w:rsidRPr="00872F2B">
        <w:rPr>
          <w:rFonts w:ascii="Georgia" w:eastAsia="Times New Roman" w:hAnsi="Georgia" w:cs="Times New Roman"/>
          <w:b/>
          <w:bCs/>
          <w:color w:val="4E4E4E"/>
          <w:sz w:val="21"/>
          <w:lang w:eastAsia="en-IN"/>
        </w:rPr>
        <w:t>2. Top down</w:t>
      </w:r>
    </w:p>
    <w:p w:rsidR="00872F2B" w:rsidRPr="00872F2B" w:rsidRDefault="00872F2B" w:rsidP="00872F2B">
      <w:pPr>
        <w:shd w:val="clear" w:color="auto" w:fill="FDFFE9"/>
        <w:spacing w:after="0" w:line="315" w:lineRule="atLeast"/>
        <w:jc w:val="both"/>
        <w:rPr>
          <w:rFonts w:ascii="Georgia" w:eastAsia="Times New Roman" w:hAnsi="Georgia" w:cs="Times New Roman"/>
          <w:color w:val="4E4E4E"/>
          <w:sz w:val="21"/>
          <w:szCs w:val="21"/>
          <w:lang w:eastAsia="en-IN"/>
        </w:rPr>
      </w:pPr>
      <w:r w:rsidRPr="00872F2B">
        <w:rPr>
          <w:rFonts w:ascii="Georgia" w:eastAsia="Times New Roman" w:hAnsi="Georgia" w:cs="Times New Roman"/>
          <w:color w:val="4E4E4E"/>
          <w:sz w:val="21"/>
          <w:szCs w:val="21"/>
          <w:lang w:eastAsia="en-IN"/>
        </w:rPr>
        <w:t>In Top down</w:t>
      </w:r>
      <w:r w:rsidRPr="00872F2B">
        <w:rPr>
          <w:rFonts w:ascii="Georgia" w:eastAsia="Times New Roman" w:hAnsi="Georgia" w:cs="Times New Roman"/>
          <w:color w:val="4E4E4E"/>
          <w:sz w:val="21"/>
          <w:lang w:eastAsia="en-IN"/>
        </w:rPr>
        <w:t> </w:t>
      </w:r>
      <w:r w:rsidRPr="00872F2B">
        <w:rPr>
          <w:rFonts w:ascii="Georgia" w:eastAsia="Times New Roman" w:hAnsi="Georgia" w:cs="Times New Roman"/>
          <w:b/>
          <w:bCs/>
          <w:color w:val="4E4E4E"/>
          <w:sz w:val="21"/>
          <w:szCs w:val="21"/>
          <w:lang w:eastAsia="en-IN"/>
        </w:rPr>
        <w:t>integrated testing</w:t>
      </w:r>
      <w:r w:rsidRPr="00872F2B">
        <w:rPr>
          <w:rFonts w:ascii="Georgia" w:eastAsia="Times New Roman" w:hAnsi="Georgia" w:cs="Times New Roman"/>
          <w:color w:val="4E4E4E"/>
          <w:sz w:val="21"/>
          <w:lang w:eastAsia="en-IN"/>
        </w:rPr>
        <w:t> </w:t>
      </w:r>
      <w:r w:rsidRPr="00872F2B">
        <w:rPr>
          <w:rFonts w:ascii="Georgia" w:eastAsia="Times New Roman" w:hAnsi="Georgia" w:cs="Times New Roman"/>
          <w:color w:val="4E4E4E"/>
          <w:sz w:val="21"/>
          <w:szCs w:val="21"/>
          <w:lang w:eastAsia="en-IN"/>
        </w:rPr>
        <w:t>approach, all Top level integrated modules are tested first and its sub modules tested from top to down step by step.</w:t>
      </w:r>
    </w:p>
    <w:p w:rsidR="00872F2B" w:rsidRPr="00872F2B" w:rsidRDefault="00872F2B" w:rsidP="00872F2B">
      <w:pPr>
        <w:shd w:val="clear" w:color="auto" w:fill="FDFFE9"/>
        <w:spacing w:after="0" w:line="315" w:lineRule="atLeast"/>
        <w:jc w:val="both"/>
        <w:rPr>
          <w:rFonts w:ascii="Georgia" w:eastAsia="Times New Roman" w:hAnsi="Georgia" w:cs="Times New Roman"/>
          <w:color w:val="4E4E4E"/>
          <w:sz w:val="21"/>
          <w:szCs w:val="21"/>
          <w:lang w:eastAsia="en-IN"/>
        </w:rPr>
      </w:pPr>
    </w:p>
    <w:p w:rsidR="00872F2B" w:rsidRPr="00872F2B" w:rsidRDefault="00872F2B" w:rsidP="00872F2B">
      <w:pPr>
        <w:shd w:val="clear" w:color="auto" w:fill="FDFFE9"/>
        <w:spacing w:after="0" w:line="315" w:lineRule="atLeast"/>
        <w:jc w:val="both"/>
        <w:rPr>
          <w:rFonts w:ascii="Georgia" w:eastAsia="Times New Roman" w:hAnsi="Georgia" w:cs="Times New Roman"/>
          <w:color w:val="4E4E4E"/>
          <w:sz w:val="21"/>
          <w:szCs w:val="21"/>
          <w:lang w:eastAsia="en-IN"/>
        </w:rPr>
      </w:pPr>
      <w:r w:rsidRPr="00872F2B">
        <w:rPr>
          <w:rFonts w:ascii="Georgia" w:eastAsia="Times New Roman" w:hAnsi="Georgia" w:cs="Times New Roman"/>
          <w:b/>
          <w:bCs/>
          <w:color w:val="4E4E4E"/>
          <w:sz w:val="21"/>
          <w:lang w:eastAsia="en-IN"/>
        </w:rPr>
        <w:t>3. Bottom up</w:t>
      </w:r>
    </w:p>
    <w:p w:rsidR="00872F2B" w:rsidRPr="00872F2B" w:rsidRDefault="00872F2B" w:rsidP="00872F2B">
      <w:pPr>
        <w:shd w:val="clear" w:color="auto" w:fill="FDFFE9"/>
        <w:spacing w:after="0" w:line="315" w:lineRule="atLeast"/>
        <w:jc w:val="both"/>
        <w:rPr>
          <w:rFonts w:ascii="Georgia" w:eastAsia="Times New Roman" w:hAnsi="Georgia" w:cs="Times New Roman"/>
          <w:color w:val="4E4E4E"/>
          <w:sz w:val="21"/>
          <w:szCs w:val="21"/>
          <w:lang w:eastAsia="en-IN"/>
        </w:rPr>
      </w:pPr>
      <w:r w:rsidRPr="00872F2B">
        <w:rPr>
          <w:rFonts w:ascii="Georgia" w:eastAsia="Times New Roman" w:hAnsi="Georgia" w:cs="Times New Roman"/>
          <w:color w:val="4E4E4E"/>
          <w:sz w:val="21"/>
          <w:szCs w:val="21"/>
          <w:lang w:eastAsia="en-IN"/>
        </w:rPr>
        <w:t>In Bottom up</w:t>
      </w:r>
      <w:r w:rsidRPr="00872F2B">
        <w:rPr>
          <w:rFonts w:ascii="Georgia" w:eastAsia="Times New Roman" w:hAnsi="Georgia" w:cs="Times New Roman"/>
          <w:color w:val="4E4E4E"/>
          <w:sz w:val="21"/>
          <w:lang w:eastAsia="en-IN"/>
        </w:rPr>
        <w:t> </w:t>
      </w:r>
      <w:r w:rsidRPr="00872F2B">
        <w:rPr>
          <w:rFonts w:ascii="Georgia" w:eastAsia="Times New Roman" w:hAnsi="Georgia" w:cs="Times New Roman"/>
          <w:b/>
          <w:bCs/>
          <w:color w:val="4E4E4E"/>
          <w:sz w:val="21"/>
          <w:szCs w:val="21"/>
          <w:lang w:eastAsia="en-IN"/>
        </w:rPr>
        <w:t>integrated testing</w:t>
      </w:r>
      <w:r w:rsidRPr="00872F2B">
        <w:rPr>
          <w:rFonts w:ascii="Georgia" w:eastAsia="Times New Roman" w:hAnsi="Georgia" w:cs="Times New Roman"/>
          <w:color w:val="4E4E4E"/>
          <w:sz w:val="21"/>
          <w:lang w:eastAsia="en-IN"/>
        </w:rPr>
        <w:t> </w:t>
      </w:r>
      <w:r w:rsidRPr="00872F2B">
        <w:rPr>
          <w:rFonts w:ascii="Georgia" w:eastAsia="Times New Roman" w:hAnsi="Georgia" w:cs="Times New Roman"/>
          <w:color w:val="4E4E4E"/>
          <w:sz w:val="21"/>
          <w:szCs w:val="21"/>
          <w:lang w:eastAsia="en-IN"/>
        </w:rPr>
        <w:t>approach, all bottom (Sub Modules) level integrated sub modules are tested first and its main modules tested from bottom to up step by step.</w:t>
      </w:r>
    </w:p>
    <w:p w:rsidR="00872F2B" w:rsidRDefault="00872F2B" w:rsidP="00292370">
      <w:pPr>
        <w:rPr>
          <w:rFonts w:ascii="Trebuchet MS" w:hAnsi="Trebuchet MS"/>
          <w:i/>
          <w:iCs/>
          <w:color w:val="333333"/>
          <w:sz w:val="20"/>
          <w:szCs w:val="20"/>
          <w:shd w:val="clear" w:color="auto" w:fill="FFFFFF"/>
        </w:rPr>
      </w:pPr>
    </w:p>
    <w:p w:rsidR="00872F2B" w:rsidRDefault="00872F2B" w:rsidP="00292370">
      <w:pPr>
        <w:rPr>
          <w:rFonts w:ascii="Trebuchet MS" w:hAnsi="Trebuchet MS"/>
          <w:i/>
          <w:iCs/>
          <w:color w:val="333333"/>
          <w:sz w:val="20"/>
          <w:szCs w:val="20"/>
          <w:shd w:val="clear" w:color="auto" w:fill="FFFFFF"/>
        </w:rPr>
      </w:pPr>
      <w:r>
        <w:rPr>
          <w:rFonts w:ascii="Trebuchet MS" w:hAnsi="Trebuchet MS"/>
          <w:b/>
          <w:bCs/>
          <w:color w:val="333333"/>
          <w:sz w:val="58"/>
          <w:szCs w:val="58"/>
        </w:rPr>
        <w:t>Drivers and Stubs</w:t>
      </w:r>
    </w:p>
    <w:p w:rsidR="00872F2B" w:rsidRDefault="00872F2B" w:rsidP="00292370">
      <w:pPr>
        <w:rPr>
          <w:b/>
        </w:rPr>
      </w:pPr>
      <w:r>
        <w:rPr>
          <w:rFonts w:ascii="Trebuchet MS" w:hAnsi="Trebuchet MS"/>
          <w:i/>
          <w:iCs/>
          <w:color w:val="333333"/>
          <w:sz w:val="20"/>
          <w:szCs w:val="20"/>
          <w:shd w:val="clear" w:color="auto" w:fill="FFFFFF"/>
        </w:rPr>
        <w:t>While doing an Integration , If we dont have all the modules get ready and Need to test a particualr module which is ready then We Use Stubs and Drivers.</w:t>
      </w:r>
      <w:r>
        <w:rPr>
          <w:rFonts w:ascii="Trebuchet MS" w:hAnsi="Trebuchet MS"/>
          <w:i/>
          <w:iCs/>
          <w:color w:val="333333"/>
          <w:sz w:val="20"/>
          <w:szCs w:val="20"/>
          <w:shd w:val="clear" w:color="auto" w:fill="FFFFFF"/>
        </w:rPr>
        <w:br/>
      </w:r>
      <w:r>
        <w:rPr>
          <w:rFonts w:ascii="Trebuchet MS" w:hAnsi="Trebuchet MS"/>
          <w:i/>
          <w:iCs/>
          <w:color w:val="333333"/>
          <w:sz w:val="20"/>
          <w:szCs w:val="20"/>
          <w:shd w:val="clear" w:color="auto" w:fill="FFFFFF"/>
        </w:rPr>
        <w:br/>
        <w:t>Stubs and drivers used in Integration testing for a Top Down Integration testing and Botton Up Integration Testing.</w:t>
      </w:r>
      <w:r>
        <w:rPr>
          <w:rFonts w:ascii="Trebuchet MS" w:hAnsi="Trebuchet MS"/>
          <w:i/>
          <w:iCs/>
          <w:color w:val="333333"/>
          <w:sz w:val="20"/>
          <w:szCs w:val="20"/>
          <w:shd w:val="clear" w:color="auto" w:fill="FFFFFF"/>
        </w:rPr>
        <w:br/>
      </w:r>
      <w:r>
        <w:rPr>
          <w:rFonts w:ascii="Trebuchet MS" w:hAnsi="Trebuchet MS"/>
          <w:i/>
          <w:iCs/>
          <w:color w:val="333333"/>
          <w:sz w:val="20"/>
          <w:szCs w:val="20"/>
          <w:shd w:val="clear" w:color="auto" w:fill="FFFFFF"/>
        </w:rPr>
        <w:br/>
        <w:t>For EX : If we have Modules x,y,z . X module is ready and Need to Test it , But i</w:t>
      </w:r>
      <w:r w:rsidR="00BC10C2">
        <w:rPr>
          <w:rFonts w:ascii="Trebuchet MS" w:hAnsi="Trebuchet MS"/>
          <w:i/>
          <w:iCs/>
          <w:color w:val="333333"/>
          <w:sz w:val="20"/>
          <w:szCs w:val="20"/>
          <w:shd w:val="clear" w:color="auto" w:fill="FFFFFF"/>
        </w:rPr>
        <w:t>t</w:t>
      </w:r>
      <w:r>
        <w:rPr>
          <w:rFonts w:ascii="Trebuchet MS" w:hAnsi="Trebuchet MS"/>
          <w:i/>
          <w:iCs/>
          <w:color w:val="333333"/>
          <w:sz w:val="20"/>
          <w:szCs w:val="20"/>
          <w:shd w:val="clear" w:color="auto" w:fill="FFFFFF"/>
        </w:rPr>
        <w:t xml:space="preserve"> calls functions from y and z.(Which is not ready)To test at a particular module we write a Small Dummy piece a code which Simulates Y and Z Whch wi</w:t>
      </w:r>
      <w:r w:rsidR="00E91083">
        <w:rPr>
          <w:rFonts w:ascii="Trebuchet MS" w:hAnsi="Trebuchet MS"/>
          <w:i/>
          <w:iCs/>
          <w:color w:val="333333"/>
          <w:sz w:val="20"/>
          <w:szCs w:val="20"/>
          <w:shd w:val="clear" w:color="auto" w:fill="FFFFFF"/>
        </w:rPr>
        <w:t>ll return values for X, These pea</w:t>
      </w:r>
      <w:r>
        <w:rPr>
          <w:rFonts w:ascii="Trebuchet MS" w:hAnsi="Trebuchet MS"/>
          <w:i/>
          <w:iCs/>
          <w:color w:val="333333"/>
          <w:sz w:val="20"/>
          <w:szCs w:val="20"/>
          <w:shd w:val="clear" w:color="auto" w:fill="FFFFFF"/>
        </w:rPr>
        <w:t>ce of Dummy code is Called Stubs in a Top Down Integration</w:t>
      </w:r>
      <w:r>
        <w:rPr>
          <w:rFonts w:ascii="Trebuchet MS" w:hAnsi="Trebuchet MS"/>
          <w:i/>
          <w:iCs/>
          <w:color w:val="333333"/>
          <w:sz w:val="20"/>
          <w:szCs w:val="20"/>
          <w:shd w:val="clear" w:color="auto" w:fill="FFFFFF"/>
        </w:rPr>
        <w:br/>
      </w:r>
      <w:r>
        <w:rPr>
          <w:rFonts w:ascii="Trebuchet MS" w:hAnsi="Trebuchet MS"/>
          <w:i/>
          <w:iCs/>
          <w:color w:val="333333"/>
          <w:sz w:val="20"/>
          <w:szCs w:val="20"/>
          <w:shd w:val="clear" w:color="auto" w:fill="FFFFFF"/>
        </w:rPr>
        <w:br/>
        <w:t>So Stubs are called Functions in Top Down Integration.</w:t>
      </w:r>
      <w:r>
        <w:rPr>
          <w:rFonts w:ascii="Trebuchet MS" w:hAnsi="Trebuchet MS"/>
          <w:i/>
          <w:iCs/>
          <w:color w:val="333333"/>
          <w:sz w:val="20"/>
          <w:szCs w:val="20"/>
          <w:shd w:val="clear" w:color="auto" w:fill="FFFFFF"/>
        </w:rPr>
        <w:br/>
      </w:r>
      <w:r>
        <w:rPr>
          <w:rFonts w:ascii="Trebuchet MS" w:hAnsi="Trebuchet MS"/>
          <w:i/>
          <w:iCs/>
          <w:color w:val="333333"/>
          <w:sz w:val="20"/>
          <w:szCs w:val="20"/>
          <w:shd w:val="clear" w:color="auto" w:fill="FFFFFF"/>
        </w:rPr>
        <w:br/>
        <w:t>Similar to the above ex: If we have Y and Z modules get ready and x module is not ready, and we need to test y and z modules Which return values from X,So to get the values from X We write a Small Pice of Dummy code for x which returns values for Y and Z,So these piece of code is called Drivers in Botton Up Integration</w:t>
      </w:r>
      <w:r>
        <w:rPr>
          <w:rFonts w:ascii="Trebuchet MS" w:hAnsi="Trebuchet MS"/>
          <w:i/>
          <w:iCs/>
          <w:color w:val="333333"/>
          <w:sz w:val="20"/>
          <w:szCs w:val="20"/>
          <w:shd w:val="clear" w:color="auto" w:fill="FFFFFF"/>
        </w:rPr>
        <w:br/>
      </w:r>
      <w:r>
        <w:rPr>
          <w:rFonts w:ascii="Trebuchet MS" w:hAnsi="Trebuchet MS"/>
          <w:i/>
          <w:iCs/>
          <w:color w:val="333333"/>
          <w:sz w:val="20"/>
          <w:szCs w:val="20"/>
          <w:shd w:val="clear" w:color="auto" w:fill="FFFFFF"/>
        </w:rPr>
        <w:br/>
        <w:t xml:space="preserve">So Drivers are calling Functions in Bottom Up </w:t>
      </w:r>
      <w:r w:rsidR="002E5353">
        <w:rPr>
          <w:rFonts w:ascii="Trebuchet MS" w:hAnsi="Trebuchet MS"/>
          <w:i/>
          <w:iCs/>
          <w:color w:val="333333"/>
          <w:sz w:val="20"/>
          <w:szCs w:val="20"/>
          <w:shd w:val="clear" w:color="auto" w:fill="FFFFFF"/>
        </w:rPr>
        <w:t>Integration</w:t>
      </w:r>
      <w:r>
        <w:rPr>
          <w:rFonts w:ascii="Trebuchet MS" w:hAnsi="Trebuchet MS"/>
          <w:i/>
          <w:iCs/>
          <w:color w:val="333333"/>
          <w:sz w:val="20"/>
          <w:szCs w:val="20"/>
          <w:shd w:val="clear" w:color="auto" w:fill="FFFFFF"/>
        </w:rPr>
        <w:t>. '</w:t>
      </w:r>
    </w:p>
    <w:p w:rsidR="00AF4776" w:rsidRDefault="00AF4776" w:rsidP="00292370">
      <w:pPr>
        <w:rPr>
          <w:b/>
        </w:rPr>
      </w:pPr>
      <w:r>
        <w:rPr>
          <w:b/>
        </w:rPr>
        <w:t>*******************************************************************************************************************************</w:t>
      </w:r>
    </w:p>
    <w:p w:rsidR="00AF4776" w:rsidRDefault="00AF4776" w:rsidP="00AF4776">
      <w:pPr>
        <w:pStyle w:val="Heading1"/>
        <w:shd w:val="clear" w:color="auto" w:fill="FFFFFF"/>
        <w:spacing w:before="0"/>
        <w:rPr>
          <w:rFonts w:ascii="Verdana" w:hAnsi="Verdana"/>
          <w:b w:val="0"/>
          <w:bCs w:val="0"/>
          <w:color w:val="760000"/>
          <w:sz w:val="31"/>
          <w:szCs w:val="31"/>
        </w:rPr>
      </w:pPr>
      <w:r>
        <w:rPr>
          <w:rFonts w:ascii="Verdana" w:hAnsi="Verdana"/>
          <w:b w:val="0"/>
          <w:bCs w:val="0"/>
          <w:color w:val="760000"/>
          <w:sz w:val="31"/>
          <w:szCs w:val="31"/>
        </w:rPr>
        <w:t>Software Estimation Techniques - Common Test Estimation Techniques used in SDLC</w:t>
      </w:r>
    </w:p>
    <w:p w:rsidR="00AF4776" w:rsidRDefault="00374F2D" w:rsidP="00292370">
      <w:hyperlink r:id="rId53" w:history="1">
        <w:r w:rsidR="00AF4776">
          <w:rPr>
            <w:rStyle w:val="Hyperlink"/>
          </w:rPr>
          <w:t>http://www.softwaretestingclass.com/software-estimation-techniques/</w:t>
        </w:r>
      </w:hyperlink>
    </w:p>
    <w:p w:rsidR="00AF4776" w:rsidRDefault="00AF4776" w:rsidP="00292370"/>
    <w:p w:rsidR="00AF4776" w:rsidRDefault="00AF4776" w:rsidP="00AF4776">
      <w:pPr>
        <w:pStyle w:val="Heading1"/>
        <w:shd w:val="clear" w:color="auto" w:fill="FFFFFF"/>
        <w:spacing w:before="72" w:after="150"/>
        <w:rPr>
          <w:rFonts w:ascii="Verdana" w:hAnsi="Verdana"/>
          <w:b w:val="0"/>
          <w:bCs w:val="0"/>
          <w:color w:val="000000"/>
          <w:sz w:val="30"/>
          <w:szCs w:val="30"/>
        </w:rPr>
      </w:pPr>
      <w:r>
        <w:rPr>
          <w:rFonts w:ascii="Verdana" w:hAnsi="Verdana"/>
          <w:b w:val="0"/>
          <w:bCs w:val="0"/>
          <w:color w:val="000000"/>
          <w:sz w:val="30"/>
          <w:szCs w:val="30"/>
        </w:rPr>
        <w:lastRenderedPageBreak/>
        <w:t>Software Estimation Techniques</w:t>
      </w:r>
    </w:p>
    <w:p w:rsidR="00AF4776" w:rsidRDefault="00AF4776" w:rsidP="00AF4776">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There are different Software </w:t>
      </w:r>
      <w:r>
        <w:rPr>
          <w:rFonts w:ascii="Verdana" w:hAnsi="Verdana"/>
          <w:b/>
          <w:bCs/>
          <w:color w:val="000000"/>
          <w:sz w:val="20"/>
          <w:szCs w:val="20"/>
        </w:rPr>
        <w:t>Testing Estimation</w:t>
      </w:r>
      <w:r>
        <w:rPr>
          <w:rFonts w:ascii="Verdana" w:hAnsi="Verdana"/>
          <w:color w:val="000000"/>
          <w:sz w:val="20"/>
          <w:szCs w:val="20"/>
        </w:rPr>
        <w:t> Techniques which can be used for estimating a task.</w:t>
      </w:r>
    </w:p>
    <w:p w:rsidR="00AF4776" w:rsidRDefault="00AF4776" w:rsidP="00AF4776">
      <w:pPr>
        <w:pStyle w:val="NormalWeb"/>
        <w:shd w:val="clear" w:color="auto" w:fill="FFFFFF"/>
        <w:spacing w:before="240" w:beforeAutospacing="0" w:after="240" w:afterAutospacing="0"/>
        <w:rPr>
          <w:rFonts w:ascii="Verdana" w:hAnsi="Verdana"/>
          <w:color w:val="000000"/>
          <w:sz w:val="20"/>
          <w:szCs w:val="20"/>
        </w:rPr>
      </w:pPr>
      <w:r>
        <w:rPr>
          <w:rStyle w:val="Strong"/>
          <w:rFonts w:ascii="Verdana" w:hAnsi="Verdana"/>
          <w:color w:val="000000"/>
          <w:sz w:val="23"/>
          <w:szCs w:val="23"/>
        </w:rPr>
        <w:t>1) Delphi Technique</w:t>
      </w:r>
      <w:r>
        <w:rPr>
          <w:rFonts w:ascii="Verdana" w:hAnsi="Verdana"/>
          <w:color w:val="000000"/>
          <w:sz w:val="20"/>
          <w:szCs w:val="20"/>
        </w:rPr>
        <w:br/>
      </w:r>
      <w:r>
        <w:rPr>
          <w:rStyle w:val="Strong"/>
          <w:rFonts w:ascii="Verdana" w:hAnsi="Verdana"/>
          <w:color w:val="000000"/>
          <w:sz w:val="23"/>
          <w:szCs w:val="23"/>
        </w:rPr>
        <w:t>2) Work Breakdown Structure (WBS)</w:t>
      </w:r>
      <w:r>
        <w:rPr>
          <w:rFonts w:ascii="Verdana" w:hAnsi="Verdana"/>
          <w:color w:val="000000"/>
          <w:sz w:val="20"/>
          <w:szCs w:val="20"/>
        </w:rPr>
        <w:br/>
      </w:r>
      <w:r>
        <w:rPr>
          <w:rStyle w:val="Strong"/>
          <w:rFonts w:ascii="Verdana" w:hAnsi="Verdana"/>
          <w:color w:val="000000"/>
          <w:sz w:val="23"/>
          <w:szCs w:val="23"/>
        </w:rPr>
        <w:t>3) Three Point Estimation</w:t>
      </w:r>
      <w:r>
        <w:rPr>
          <w:rFonts w:ascii="Verdana" w:hAnsi="Verdana"/>
          <w:color w:val="000000"/>
          <w:sz w:val="20"/>
          <w:szCs w:val="20"/>
        </w:rPr>
        <w:br/>
      </w:r>
      <w:r>
        <w:rPr>
          <w:rStyle w:val="Strong"/>
          <w:rFonts w:ascii="Verdana" w:hAnsi="Verdana"/>
          <w:color w:val="000000"/>
          <w:sz w:val="23"/>
          <w:szCs w:val="23"/>
        </w:rPr>
        <w:t>4) Functional Point Method</w:t>
      </w:r>
    </w:p>
    <w:p w:rsidR="00AF4776" w:rsidRDefault="00AF4776" w:rsidP="00AF4776">
      <w:pPr>
        <w:pStyle w:val="Heading2"/>
        <w:shd w:val="clear" w:color="auto" w:fill="FFFFFF"/>
        <w:spacing w:before="72" w:beforeAutospacing="0" w:after="150" w:afterAutospacing="0"/>
        <w:rPr>
          <w:rFonts w:ascii="Verdana" w:hAnsi="Verdana"/>
          <w:color w:val="000000"/>
          <w:sz w:val="23"/>
          <w:szCs w:val="23"/>
        </w:rPr>
      </w:pPr>
      <w:r>
        <w:rPr>
          <w:rFonts w:ascii="Verdana" w:hAnsi="Verdana"/>
          <w:color w:val="000000"/>
          <w:sz w:val="23"/>
          <w:szCs w:val="23"/>
        </w:rPr>
        <w:t>1) Delphi Technique: </w:t>
      </w:r>
    </w:p>
    <w:p w:rsidR="00AF4776" w:rsidRDefault="00AF4776" w:rsidP="00AF4776">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Delphi technique – This is one of the widely used software testing estimation technique.</w:t>
      </w:r>
    </w:p>
    <w:p w:rsidR="00AF4776" w:rsidRDefault="00AF4776" w:rsidP="00AF4776">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xml:space="preserve">In the Delphi Method is based on surveys and basically collects the information from participants who are experts. In this estimation technique each task is assigned to each team member &amp; over </w:t>
      </w:r>
      <w:r w:rsidR="00EF7686">
        <w:rPr>
          <w:rFonts w:ascii="Verdana" w:hAnsi="Verdana"/>
          <w:color w:val="000000"/>
          <w:sz w:val="20"/>
          <w:szCs w:val="20"/>
        </w:rPr>
        <w:t xml:space="preserve"> </w:t>
      </w:r>
      <w:r>
        <w:rPr>
          <w:rFonts w:ascii="Verdana" w:hAnsi="Verdana"/>
          <w:color w:val="000000"/>
          <w:sz w:val="20"/>
          <w:szCs w:val="20"/>
        </w:rPr>
        <w:t xml:space="preserve">multiple rounds surveys are conduct unless &amp; until a final estimation of task is not finalized. In each round the thought about task are gathered &amp; feedback is provided. By using this method, you can </w:t>
      </w:r>
      <w:r w:rsidR="00EF7686">
        <w:rPr>
          <w:rFonts w:ascii="Verdana" w:hAnsi="Verdana"/>
          <w:color w:val="000000"/>
          <w:sz w:val="20"/>
          <w:szCs w:val="20"/>
        </w:rPr>
        <w:t xml:space="preserve"> </w:t>
      </w:r>
      <w:r>
        <w:rPr>
          <w:rFonts w:ascii="Verdana" w:hAnsi="Verdana"/>
          <w:color w:val="000000"/>
          <w:sz w:val="20"/>
          <w:szCs w:val="20"/>
        </w:rPr>
        <w:t>get quantitative and qualitative results.</w:t>
      </w:r>
    </w:p>
    <w:p w:rsidR="00AF4776" w:rsidRDefault="00AF4776" w:rsidP="00AF4776">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In overall techniques this technique gives good confidence in the estimation. This technique can be used with the combination of the other techniques.</w:t>
      </w:r>
    </w:p>
    <w:p w:rsidR="00AF4776" w:rsidRDefault="00AF4776" w:rsidP="00AF4776">
      <w:pPr>
        <w:pStyle w:val="Heading2"/>
        <w:shd w:val="clear" w:color="auto" w:fill="FFFFFF"/>
        <w:spacing w:before="72" w:beforeAutospacing="0" w:after="150" w:afterAutospacing="0"/>
        <w:rPr>
          <w:rFonts w:ascii="Verdana" w:hAnsi="Verdana"/>
          <w:color w:val="000000"/>
          <w:sz w:val="23"/>
          <w:szCs w:val="23"/>
        </w:rPr>
      </w:pPr>
      <w:r>
        <w:rPr>
          <w:rFonts w:ascii="Verdana" w:hAnsi="Verdana"/>
          <w:color w:val="000000"/>
          <w:sz w:val="23"/>
          <w:szCs w:val="23"/>
        </w:rPr>
        <w:t>2) Work Breakdown Structure (WBS):       </w:t>
      </w:r>
    </w:p>
    <w:p w:rsidR="00AF4776" w:rsidRDefault="00AF4776" w:rsidP="00AF4776">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A big project is made manageable by first breaking it down into individual components in a hierarchical structure, known as the</w:t>
      </w:r>
      <w:r>
        <w:rPr>
          <w:rStyle w:val="apple-converted-space"/>
          <w:rFonts w:ascii="Verdana" w:hAnsi="Verdana"/>
          <w:color w:val="000000"/>
          <w:sz w:val="20"/>
          <w:szCs w:val="20"/>
        </w:rPr>
        <w:t> </w:t>
      </w:r>
      <w:r>
        <w:rPr>
          <w:rFonts w:ascii="Verdana" w:hAnsi="Verdana"/>
          <w:b/>
          <w:bCs/>
          <w:color w:val="000000"/>
          <w:sz w:val="20"/>
          <w:szCs w:val="20"/>
        </w:rPr>
        <w:t>Work breakdown structure</w:t>
      </w:r>
      <w:r>
        <w:rPr>
          <w:rFonts w:ascii="Verdana" w:hAnsi="Verdana"/>
          <w:color w:val="000000"/>
          <w:sz w:val="20"/>
          <w:szCs w:val="20"/>
        </w:rPr>
        <w:t>, or the WBS.</w:t>
      </w:r>
    </w:p>
    <w:p w:rsidR="00AF4776" w:rsidRDefault="00AF4776" w:rsidP="00AF4776">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The WBS helps to project manager and the team to create the task scheduling, detailed cost estimation of the project. By using the WBS motions, the project manager and team will have a pretty good idea whether or not they’ve captured all the necessary tasks, based on the project requirements, which are going to need to happen to get the job done.</w:t>
      </w:r>
    </w:p>
    <w:p w:rsidR="00AF4776" w:rsidRDefault="00AF4776" w:rsidP="00AF4776">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In this technique the complex project is divided into smaller pieces. The modules are divided into smaller sub-modules. Each sub-modules are further divided into functionality. And each functionality can be divided into sub-functionalities. After breakdown  the work all functionality should review to check whether each &amp; every functionality is covered in the WBS.</w:t>
      </w:r>
    </w:p>
    <w:p w:rsidR="00AF4776" w:rsidRDefault="00AF4776" w:rsidP="00AF4776">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Using this you can easily figure out the what all task needs to completed &amp; they are breakdown into details task so estimation to details task would be more easier than estimating overall Complex project at one shot.</w:t>
      </w:r>
    </w:p>
    <w:p w:rsidR="00AF4776" w:rsidRDefault="00AF4776" w:rsidP="00AF4776">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Work Breakdown Structure has four key benefits:</w:t>
      </w:r>
    </w:p>
    <w:p w:rsidR="00AF4776" w:rsidRDefault="00AF4776" w:rsidP="007F4AFC">
      <w:pPr>
        <w:numPr>
          <w:ilvl w:val="0"/>
          <w:numId w:val="11"/>
        </w:numPr>
        <w:shd w:val="clear" w:color="auto" w:fill="FFFFFF"/>
        <w:spacing w:before="100" w:beforeAutospacing="1" w:after="100" w:afterAutospacing="1" w:line="240" w:lineRule="auto"/>
        <w:rPr>
          <w:rFonts w:ascii="Verdana" w:hAnsi="Verdana"/>
          <w:color w:val="000000"/>
          <w:sz w:val="20"/>
          <w:szCs w:val="20"/>
        </w:rPr>
      </w:pPr>
      <w:r>
        <w:rPr>
          <w:rStyle w:val="Strong"/>
          <w:rFonts w:ascii="Verdana" w:hAnsi="Verdana"/>
          <w:color w:val="000000"/>
          <w:sz w:val="20"/>
          <w:szCs w:val="20"/>
        </w:rPr>
        <w:t> </w:t>
      </w:r>
      <w:r>
        <w:rPr>
          <w:rFonts w:ascii="Verdana" w:hAnsi="Verdana"/>
          <w:b/>
          <w:bCs/>
          <w:color w:val="000000"/>
          <w:sz w:val="20"/>
          <w:szCs w:val="20"/>
        </w:rPr>
        <w:t>Work Breakdown Structure </w:t>
      </w:r>
      <w:r>
        <w:rPr>
          <w:rStyle w:val="Strong"/>
          <w:rFonts w:ascii="Verdana" w:hAnsi="Verdana"/>
          <w:color w:val="000000"/>
          <w:sz w:val="20"/>
          <w:szCs w:val="20"/>
        </w:rPr>
        <w:t>forces the team to create detailed steps:</w:t>
      </w:r>
      <w:r>
        <w:rPr>
          <w:rFonts w:ascii="Verdana" w:hAnsi="Verdana"/>
          <w:color w:val="000000"/>
          <w:sz w:val="20"/>
          <w:szCs w:val="20"/>
        </w:rPr>
        <w:br/>
        <w:t>In The WBS all steps required to build or deliver the service are divided into detailed task by Project manager, Team and customer. It helps to raise the critical issues early on, narrow down the scope of the project and create a dialogue which will help make clear bring out assumptions, ambiguities, narrow the scope of the project, and raise critical issues early on.</w:t>
      </w:r>
    </w:p>
    <w:p w:rsidR="00AF4776" w:rsidRDefault="00AF4776" w:rsidP="007F4AFC">
      <w:pPr>
        <w:numPr>
          <w:ilvl w:val="0"/>
          <w:numId w:val="11"/>
        </w:numPr>
        <w:shd w:val="clear" w:color="auto" w:fill="FFFFFF"/>
        <w:spacing w:before="100" w:beforeAutospacing="1" w:after="100" w:afterAutospacing="1" w:line="240" w:lineRule="auto"/>
        <w:rPr>
          <w:rFonts w:ascii="Verdana" w:hAnsi="Verdana"/>
          <w:color w:val="000000"/>
          <w:sz w:val="20"/>
          <w:szCs w:val="20"/>
        </w:rPr>
      </w:pPr>
      <w:r>
        <w:rPr>
          <w:rStyle w:val="Strong"/>
          <w:rFonts w:ascii="Verdana" w:hAnsi="Verdana"/>
          <w:color w:val="000000"/>
          <w:sz w:val="20"/>
          <w:szCs w:val="20"/>
        </w:rPr>
        <w:t> </w:t>
      </w:r>
      <w:r>
        <w:rPr>
          <w:rFonts w:ascii="Verdana" w:hAnsi="Verdana"/>
          <w:b/>
          <w:bCs/>
          <w:color w:val="000000"/>
          <w:sz w:val="20"/>
          <w:szCs w:val="20"/>
        </w:rPr>
        <w:t>Work Breakdown Structure </w:t>
      </w:r>
      <w:r>
        <w:rPr>
          <w:rStyle w:val="Strong"/>
          <w:rFonts w:ascii="Verdana" w:hAnsi="Verdana"/>
          <w:color w:val="000000"/>
          <w:sz w:val="20"/>
          <w:szCs w:val="20"/>
        </w:rPr>
        <w:t>help to improve the schedule and budget.</w:t>
      </w:r>
      <w:r>
        <w:rPr>
          <w:rFonts w:ascii="Verdana" w:hAnsi="Verdana"/>
          <w:b/>
          <w:bCs/>
          <w:color w:val="000000"/>
          <w:sz w:val="20"/>
          <w:szCs w:val="20"/>
        </w:rPr>
        <w:br/>
      </w:r>
      <w:r>
        <w:rPr>
          <w:rFonts w:ascii="Verdana" w:hAnsi="Verdana"/>
          <w:color w:val="000000"/>
          <w:sz w:val="20"/>
          <w:szCs w:val="20"/>
        </w:rPr>
        <w:t xml:space="preserve">WBS enables you to make an effective schedule and good budget plans. As all </w:t>
      </w:r>
      <w:r>
        <w:rPr>
          <w:rFonts w:ascii="Verdana" w:hAnsi="Verdana"/>
          <w:color w:val="000000"/>
          <w:sz w:val="20"/>
          <w:szCs w:val="20"/>
        </w:rPr>
        <w:lastRenderedPageBreak/>
        <w:t>tasks are already available so it helps in generating a meaningful schedule and makes scheming a reliable budget easier.</w:t>
      </w:r>
    </w:p>
    <w:p w:rsidR="00AF4776" w:rsidRDefault="00AF4776" w:rsidP="007F4AFC">
      <w:pPr>
        <w:numPr>
          <w:ilvl w:val="0"/>
          <w:numId w:val="11"/>
        </w:numPr>
        <w:shd w:val="clear" w:color="auto" w:fill="FFFFFF"/>
        <w:spacing w:before="100" w:beforeAutospacing="1" w:after="100" w:afterAutospacing="1" w:line="240" w:lineRule="auto"/>
        <w:rPr>
          <w:rFonts w:ascii="Verdana" w:hAnsi="Verdana"/>
          <w:color w:val="000000"/>
          <w:sz w:val="20"/>
          <w:szCs w:val="20"/>
        </w:rPr>
      </w:pPr>
      <w:r>
        <w:rPr>
          <w:rStyle w:val="Strong"/>
          <w:rFonts w:ascii="Verdana" w:hAnsi="Verdana"/>
          <w:color w:val="000000"/>
          <w:sz w:val="20"/>
          <w:szCs w:val="20"/>
        </w:rPr>
        <w:t> </w:t>
      </w:r>
      <w:r>
        <w:rPr>
          <w:rFonts w:ascii="Verdana" w:hAnsi="Verdana"/>
          <w:b/>
          <w:bCs/>
          <w:color w:val="000000"/>
          <w:sz w:val="20"/>
          <w:szCs w:val="20"/>
        </w:rPr>
        <w:t>Work Breakdown Structure </w:t>
      </w:r>
      <w:r>
        <w:rPr>
          <w:rStyle w:val="Strong"/>
          <w:rFonts w:ascii="Verdana" w:hAnsi="Verdana"/>
          <w:color w:val="000000"/>
          <w:sz w:val="20"/>
          <w:szCs w:val="20"/>
        </w:rPr>
        <w:t>creates accountability</w:t>
      </w:r>
      <w:r>
        <w:rPr>
          <w:rFonts w:ascii="Verdana" w:hAnsi="Verdana"/>
          <w:b/>
          <w:bCs/>
          <w:color w:val="000000"/>
          <w:sz w:val="20"/>
          <w:szCs w:val="20"/>
        </w:rPr>
        <w:br/>
      </w:r>
      <w:r>
        <w:rPr>
          <w:rFonts w:ascii="Verdana" w:hAnsi="Verdana"/>
          <w:color w:val="000000"/>
          <w:sz w:val="20"/>
          <w:szCs w:val="20"/>
        </w:rPr>
        <w:t>The level of details task breakdown helps to assign particular module task to individual, which makes easier to hold person accountable to complete the task. Also the detailed task in WBS, people cannot allow hiding under the “cover of broadness.”</w:t>
      </w:r>
    </w:p>
    <w:p w:rsidR="00AF4776" w:rsidRDefault="00AF4776" w:rsidP="007F4AFC">
      <w:pPr>
        <w:numPr>
          <w:ilvl w:val="0"/>
          <w:numId w:val="11"/>
        </w:numPr>
        <w:shd w:val="clear" w:color="auto" w:fill="FFFFFF"/>
        <w:spacing w:before="100" w:beforeAutospacing="1" w:after="100" w:afterAutospacing="1" w:line="240" w:lineRule="auto"/>
        <w:rPr>
          <w:rFonts w:ascii="Verdana" w:hAnsi="Verdana"/>
          <w:color w:val="000000"/>
          <w:sz w:val="20"/>
          <w:szCs w:val="20"/>
        </w:rPr>
      </w:pPr>
      <w:r>
        <w:rPr>
          <w:rFonts w:ascii="Verdana" w:hAnsi="Verdana"/>
          <w:b/>
          <w:bCs/>
          <w:color w:val="000000"/>
          <w:sz w:val="20"/>
          <w:szCs w:val="20"/>
        </w:rPr>
        <w:t>Work Breakdown Structure </w:t>
      </w:r>
      <w:r>
        <w:rPr>
          <w:rStyle w:val="Strong"/>
          <w:rFonts w:ascii="Verdana" w:hAnsi="Verdana"/>
          <w:color w:val="000000"/>
          <w:sz w:val="20"/>
          <w:szCs w:val="20"/>
        </w:rPr>
        <w:t>creation breeds commitment</w:t>
      </w:r>
      <w:r>
        <w:rPr>
          <w:rFonts w:ascii="Verdana" w:hAnsi="Verdana"/>
          <w:b/>
          <w:bCs/>
          <w:color w:val="000000"/>
          <w:sz w:val="20"/>
          <w:szCs w:val="20"/>
        </w:rPr>
        <w:br/>
      </w:r>
      <w:r>
        <w:rPr>
          <w:rFonts w:ascii="Verdana" w:hAnsi="Verdana"/>
          <w:color w:val="000000"/>
          <w:sz w:val="20"/>
          <w:szCs w:val="20"/>
        </w:rPr>
        <w:t>The process of developing and completing a WBS breed excitement and commitment. Although the project manager will often develop the high-level WBS, he will seek the participation of his core team to flesh out the extreme detail of the WBS. This participation will spark involvement in the project.</w:t>
      </w:r>
    </w:p>
    <w:p w:rsidR="00AF4776" w:rsidRDefault="00AF4776" w:rsidP="00AF4776">
      <w:pPr>
        <w:pStyle w:val="Heading2"/>
        <w:shd w:val="clear" w:color="auto" w:fill="FFFFFF"/>
        <w:spacing w:before="72" w:beforeAutospacing="0" w:after="150" w:afterAutospacing="0"/>
        <w:rPr>
          <w:rFonts w:ascii="Verdana" w:hAnsi="Verdana"/>
          <w:color w:val="000000"/>
          <w:sz w:val="23"/>
          <w:szCs w:val="23"/>
        </w:rPr>
      </w:pPr>
      <w:r>
        <w:rPr>
          <w:rFonts w:ascii="Verdana" w:hAnsi="Verdana"/>
          <w:color w:val="000000"/>
          <w:sz w:val="23"/>
          <w:szCs w:val="23"/>
        </w:rPr>
        <w:t>3) Three Point Estimation: </w:t>
      </w:r>
    </w:p>
    <w:p w:rsidR="00AF4776" w:rsidRDefault="00AF4776" w:rsidP="00AF4776">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Three point estimation is the estimation method is based on statistical data. It is very much similar to WBS technique, task is broken down into subtasks &amp; three types of estimation are done on this sub pieces.</w:t>
      </w:r>
    </w:p>
    <w:p w:rsidR="00AF4776" w:rsidRDefault="00AF4776" w:rsidP="00AF4776">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Optimistic Estimate (Best case scenario in which nothing goes wrong and all conditions are optimal.) = A</w:t>
      </w:r>
    </w:p>
    <w:p w:rsidR="00AF4776" w:rsidRDefault="00AF4776" w:rsidP="00AF4776">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Most Likely Estimate (most likely duration and there may be some problem but most of the things will go right.) = M</w:t>
      </w:r>
    </w:p>
    <w:p w:rsidR="00AF4776" w:rsidRDefault="00AF4776" w:rsidP="00AF4776">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Pessimistic Estimate (worst case scenario which everything goes wrong.) = B</w:t>
      </w:r>
    </w:p>
    <w:p w:rsidR="00AF4776" w:rsidRDefault="00AF4776" w:rsidP="00AF4776">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Formula to find Value for Estimate (E) = A + (4*M) + B / 6</w:t>
      </w:r>
    </w:p>
    <w:p w:rsidR="00DC1B32" w:rsidRPr="00DC1B32" w:rsidRDefault="00DC1B32" w:rsidP="00DC1B32">
      <w:pPr>
        <w:spacing w:after="0" w:line="270" w:lineRule="atLeast"/>
        <w:rPr>
          <w:rFonts w:ascii="Arial" w:eastAsia="Times New Roman" w:hAnsi="Arial" w:cs="Arial"/>
          <w:color w:val="333333"/>
          <w:sz w:val="21"/>
          <w:szCs w:val="21"/>
          <w:lang w:eastAsia="en-IN"/>
        </w:rPr>
      </w:pPr>
      <w:r w:rsidRPr="00DC1B32">
        <w:rPr>
          <w:rFonts w:ascii="Arial" w:eastAsia="Times New Roman" w:hAnsi="Arial" w:cs="Arial"/>
          <w:b/>
          <w:bCs/>
          <w:color w:val="333333"/>
          <w:sz w:val="21"/>
          <w:lang w:eastAsia="en-IN"/>
        </w:rPr>
        <w:t>Test Estimate = P + (4*N) + E / 6</w:t>
      </w:r>
    </w:p>
    <w:p w:rsidR="00DC1B32" w:rsidRPr="00DC1B32" w:rsidRDefault="00DC1B32" w:rsidP="00DC1B32">
      <w:pPr>
        <w:spacing w:after="0" w:line="270" w:lineRule="atLeast"/>
        <w:rPr>
          <w:rFonts w:ascii="Arial" w:eastAsia="Times New Roman" w:hAnsi="Arial" w:cs="Arial"/>
          <w:color w:val="333333"/>
          <w:sz w:val="21"/>
          <w:szCs w:val="21"/>
          <w:lang w:eastAsia="en-IN"/>
        </w:rPr>
      </w:pPr>
      <w:r w:rsidRPr="00DC1B32">
        <w:rPr>
          <w:rFonts w:ascii="Arial" w:eastAsia="Times New Roman" w:hAnsi="Arial" w:cs="Arial"/>
          <w:color w:val="333333"/>
          <w:sz w:val="21"/>
          <w:szCs w:val="21"/>
          <w:lang w:eastAsia="en-IN"/>
        </w:rPr>
        <w:t>Whereas</w:t>
      </w:r>
    </w:p>
    <w:p w:rsidR="00DC1B32" w:rsidRPr="00DC1B32" w:rsidRDefault="00DC1B32" w:rsidP="007F4AFC">
      <w:pPr>
        <w:numPr>
          <w:ilvl w:val="0"/>
          <w:numId w:val="12"/>
        </w:numPr>
        <w:spacing w:before="75" w:after="75" w:line="270" w:lineRule="atLeast"/>
        <w:ind w:left="300"/>
        <w:rPr>
          <w:rFonts w:ascii="Arial" w:eastAsia="Times New Roman" w:hAnsi="Arial" w:cs="Arial"/>
          <w:color w:val="333333"/>
          <w:sz w:val="21"/>
          <w:szCs w:val="21"/>
          <w:lang w:eastAsia="en-IN"/>
        </w:rPr>
      </w:pPr>
      <w:r w:rsidRPr="00DC1B32">
        <w:rPr>
          <w:rFonts w:ascii="Arial" w:eastAsia="Times New Roman" w:hAnsi="Arial" w:cs="Arial"/>
          <w:color w:val="333333"/>
          <w:sz w:val="21"/>
          <w:szCs w:val="21"/>
          <w:lang w:eastAsia="en-IN"/>
        </w:rPr>
        <w:t>P = Positive Scenarios</w:t>
      </w:r>
    </w:p>
    <w:p w:rsidR="00DC1B32" w:rsidRPr="00DC1B32" w:rsidRDefault="00DC1B32" w:rsidP="007F4AFC">
      <w:pPr>
        <w:numPr>
          <w:ilvl w:val="0"/>
          <w:numId w:val="12"/>
        </w:numPr>
        <w:spacing w:before="75" w:after="75" w:line="270" w:lineRule="atLeast"/>
        <w:ind w:left="300"/>
        <w:rPr>
          <w:rFonts w:ascii="Arial" w:eastAsia="Times New Roman" w:hAnsi="Arial" w:cs="Arial"/>
          <w:color w:val="333333"/>
          <w:sz w:val="21"/>
          <w:szCs w:val="21"/>
          <w:lang w:eastAsia="en-IN"/>
        </w:rPr>
      </w:pPr>
      <w:r w:rsidRPr="00DC1B32">
        <w:rPr>
          <w:rFonts w:ascii="Arial" w:eastAsia="Times New Roman" w:hAnsi="Arial" w:cs="Arial"/>
          <w:color w:val="333333"/>
          <w:sz w:val="21"/>
          <w:szCs w:val="21"/>
          <w:lang w:eastAsia="en-IN"/>
        </w:rPr>
        <w:t>N = Negative Scenarios</w:t>
      </w:r>
    </w:p>
    <w:p w:rsidR="00DC1B32" w:rsidRPr="00DC1B32" w:rsidRDefault="00DC1B32" w:rsidP="007F4AFC">
      <w:pPr>
        <w:numPr>
          <w:ilvl w:val="0"/>
          <w:numId w:val="12"/>
        </w:numPr>
        <w:spacing w:before="75" w:after="75" w:line="270" w:lineRule="atLeast"/>
        <w:ind w:left="300"/>
        <w:rPr>
          <w:rFonts w:ascii="Arial" w:eastAsia="Times New Roman" w:hAnsi="Arial" w:cs="Arial"/>
          <w:color w:val="333333"/>
          <w:sz w:val="21"/>
          <w:szCs w:val="21"/>
          <w:lang w:eastAsia="en-IN"/>
        </w:rPr>
      </w:pPr>
      <w:r w:rsidRPr="00DC1B32">
        <w:rPr>
          <w:rFonts w:ascii="Arial" w:eastAsia="Times New Roman" w:hAnsi="Arial" w:cs="Arial"/>
          <w:color w:val="333333"/>
          <w:sz w:val="21"/>
          <w:szCs w:val="21"/>
          <w:lang w:eastAsia="en-IN"/>
        </w:rPr>
        <w:t>E = Exceptional Scenarios</w:t>
      </w:r>
    </w:p>
    <w:p w:rsidR="00DC1B32" w:rsidRPr="00DC1B32" w:rsidRDefault="00DC1B32" w:rsidP="00DC1B32">
      <w:pPr>
        <w:shd w:val="clear" w:color="auto" w:fill="FFFFFF"/>
        <w:spacing w:after="75" w:line="240" w:lineRule="auto"/>
        <w:rPr>
          <w:rFonts w:ascii="Arial" w:eastAsia="Times New Roman" w:hAnsi="Arial" w:cs="Arial"/>
          <w:b/>
          <w:color w:val="222222"/>
          <w:sz w:val="24"/>
          <w:szCs w:val="24"/>
          <w:lang w:eastAsia="en-IN"/>
        </w:rPr>
      </w:pPr>
      <w:r w:rsidRPr="00DC1B32">
        <w:rPr>
          <w:rFonts w:ascii="Arial" w:eastAsia="Times New Roman" w:hAnsi="Arial" w:cs="Arial"/>
          <w:b/>
          <w:color w:val="222222"/>
          <w:sz w:val="24"/>
          <w:szCs w:val="24"/>
          <w:lang w:eastAsia="en-IN"/>
        </w:rPr>
        <w:t>test estimation</w:t>
      </w:r>
    </w:p>
    <w:p w:rsidR="00DC1B32" w:rsidRPr="00DC1B32" w:rsidRDefault="00DC1B32" w:rsidP="00DC1B32">
      <w:pPr>
        <w:shd w:val="clear" w:color="auto" w:fill="FFFFFF"/>
        <w:spacing w:after="0" w:line="240" w:lineRule="auto"/>
        <w:rPr>
          <w:rFonts w:ascii="Arial" w:eastAsia="Times New Roman" w:hAnsi="Arial" w:cs="Arial"/>
          <w:sz w:val="24"/>
          <w:szCs w:val="24"/>
          <w:lang w:eastAsia="en-IN"/>
        </w:rPr>
      </w:pPr>
      <w:r w:rsidRPr="00DC1B32">
        <w:rPr>
          <w:rFonts w:ascii="Arial" w:eastAsia="Times New Roman" w:hAnsi="Arial" w:cs="Arial"/>
          <w:sz w:val="24"/>
          <w:szCs w:val="24"/>
          <w:lang w:eastAsia="en-IN"/>
        </w:rPr>
        <w:t>Web definitions</w:t>
      </w:r>
    </w:p>
    <w:p w:rsidR="00DC1B32" w:rsidRPr="00DC1B32" w:rsidRDefault="00DC1B32" w:rsidP="007F4AFC">
      <w:pPr>
        <w:numPr>
          <w:ilvl w:val="0"/>
          <w:numId w:val="13"/>
        </w:numPr>
        <w:shd w:val="clear" w:color="auto" w:fill="FFFFFF"/>
        <w:spacing w:after="0" w:line="240" w:lineRule="auto"/>
        <w:ind w:left="0"/>
        <w:rPr>
          <w:rFonts w:ascii="Arial" w:eastAsia="Times New Roman" w:hAnsi="Arial" w:cs="Arial"/>
          <w:color w:val="222222"/>
          <w:sz w:val="24"/>
          <w:szCs w:val="24"/>
          <w:lang w:eastAsia="en-IN"/>
        </w:rPr>
      </w:pPr>
      <w:r w:rsidRPr="00DC1B32">
        <w:rPr>
          <w:rFonts w:ascii="Arial" w:eastAsia="Times New Roman" w:hAnsi="Arial" w:cs="Arial"/>
          <w:color w:val="222222"/>
          <w:sz w:val="24"/>
          <w:szCs w:val="24"/>
          <w:lang w:eastAsia="en-IN"/>
        </w:rPr>
        <w:t>The calculated approximation of a result (e.g. effort spent, completion date, costs involved, number of test cases, etc.) which is usable even if input data may be incomplete, uncertain, or noisy.</w:t>
      </w:r>
    </w:p>
    <w:p w:rsidR="00DC1B32" w:rsidRDefault="00DC1B32" w:rsidP="00AF4776">
      <w:pPr>
        <w:pStyle w:val="NormalWeb"/>
        <w:shd w:val="clear" w:color="auto" w:fill="FFFFFF"/>
        <w:spacing w:before="240" w:beforeAutospacing="0" w:after="240" w:afterAutospacing="0"/>
        <w:rPr>
          <w:rFonts w:ascii="Verdana" w:hAnsi="Verdana"/>
          <w:color w:val="000000"/>
          <w:sz w:val="20"/>
          <w:szCs w:val="20"/>
        </w:rPr>
      </w:pPr>
    </w:p>
    <w:p w:rsidR="00AF4776" w:rsidRDefault="00AF4776" w:rsidP="00AF4776">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Standard Deviation (SD) = = (B – A)/6</w:t>
      </w:r>
    </w:p>
    <w:p w:rsidR="00AF4776" w:rsidRDefault="00AF4776" w:rsidP="00AF4776">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Now a days, planning poker and Delphi estimates are most popular testing</w:t>
      </w:r>
      <w:r>
        <w:rPr>
          <w:rStyle w:val="Emphasis"/>
          <w:rFonts w:ascii="Verdana" w:hAnsi="Verdana"/>
          <w:color w:val="000000"/>
        </w:rPr>
        <w:t>test estimation techniques</w:t>
      </w:r>
      <w:r>
        <w:rPr>
          <w:rFonts w:ascii="Verdana" w:hAnsi="Verdana"/>
          <w:color w:val="000000"/>
          <w:sz w:val="20"/>
          <w:szCs w:val="20"/>
        </w:rPr>
        <w:t>.</w:t>
      </w:r>
    </w:p>
    <w:p w:rsidR="00AF4776" w:rsidRDefault="00AF4776" w:rsidP="00AF4776">
      <w:pPr>
        <w:pStyle w:val="Heading2"/>
        <w:shd w:val="clear" w:color="auto" w:fill="FFFFFF"/>
        <w:spacing w:before="72" w:beforeAutospacing="0" w:after="150" w:afterAutospacing="0"/>
        <w:rPr>
          <w:rFonts w:ascii="Verdana" w:hAnsi="Verdana"/>
          <w:color w:val="000000"/>
          <w:sz w:val="23"/>
          <w:szCs w:val="23"/>
        </w:rPr>
      </w:pPr>
      <w:r>
        <w:rPr>
          <w:rFonts w:ascii="Verdana" w:hAnsi="Verdana"/>
          <w:color w:val="000000"/>
          <w:sz w:val="23"/>
          <w:szCs w:val="23"/>
        </w:rPr>
        <w:t>4) Functional Point Method:</w:t>
      </w:r>
    </w:p>
    <w:p w:rsidR="00AF4776" w:rsidRDefault="00AF4776" w:rsidP="00AF4776">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Functional Point is measured from a functional, or user, point of view.</w:t>
      </w:r>
    </w:p>
    <w:p w:rsidR="00AF4776" w:rsidRDefault="00AF4776" w:rsidP="00AF4776">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It is independent of computer language, capability, technology or development methodology of the team. It is based on available documents like SRS, Design etc.</w:t>
      </w:r>
    </w:p>
    <w:p w:rsidR="00AF4776" w:rsidRDefault="00AF4776" w:rsidP="00AF4776">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lastRenderedPageBreak/>
        <w:t>In this FP technique we have to give weightage to each functional point. Prior to start actual estimating tasks functional points are divided into three groups like Complex, Medium &amp; Simple. Based on similar projects &amp; Organization standards we have to define estimate per function points.</w:t>
      </w:r>
    </w:p>
    <w:p w:rsidR="00AF4776" w:rsidRDefault="00AF4776" w:rsidP="00AF4776">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Total Effort Estimate = Total Function Points * Estimate defined per Functional Point</w:t>
      </w:r>
    </w:p>
    <w:p w:rsidR="00AF4776" w:rsidRDefault="00AF4776" w:rsidP="00AF4776">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Let’s take a simple example to get clearer:</w:t>
      </w:r>
    </w:p>
    <w:p w:rsidR="00AF4776" w:rsidRDefault="00AF4776" w:rsidP="00AF4776">
      <w:pPr>
        <w:rPr>
          <w:b/>
        </w:rPr>
      </w:pPr>
      <w:r>
        <w:rPr>
          <w:b/>
        </w:rPr>
        <w:t>*******************************************************************************************************************************</w:t>
      </w:r>
    </w:p>
    <w:p w:rsidR="00DC6419" w:rsidRDefault="00F4586D" w:rsidP="00DC6419">
      <w:pPr>
        <w:pStyle w:val="Heading3"/>
        <w:spacing w:before="0" w:line="233" w:lineRule="atLeast"/>
        <w:textAlignment w:val="baseline"/>
        <w:rPr>
          <w:rFonts w:ascii="Arial" w:hAnsi="Arial" w:cs="Arial"/>
          <w:color w:val="222222"/>
          <w:sz w:val="24"/>
          <w:szCs w:val="24"/>
        </w:rPr>
      </w:pPr>
      <w:r>
        <w:rPr>
          <w:rFonts w:ascii="Arial" w:hAnsi="Arial" w:cs="Arial"/>
          <w:color w:val="222222"/>
          <w:sz w:val="24"/>
          <w:szCs w:val="24"/>
        </w:rPr>
        <w:t>Difference</w:t>
      </w:r>
      <w:r w:rsidR="00DC6419">
        <w:rPr>
          <w:rFonts w:ascii="Arial" w:hAnsi="Arial" w:cs="Arial"/>
          <w:color w:val="222222"/>
          <w:sz w:val="24"/>
          <w:szCs w:val="24"/>
        </w:rPr>
        <w:t xml:space="preserve"> between tomcat and apache?</w:t>
      </w:r>
    </w:p>
    <w:p w:rsidR="007D6A38" w:rsidRDefault="007D6A38" w:rsidP="00DC6419">
      <w:pPr>
        <w:rPr>
          <w:rFonts w:ascii="Arial" w:hAnsi="Arial" w:cs="Arial"/>
          <w:color w:val="222222"/>
        </w:rPr>
      </w:pPr>
    </w:p>
    <w:p w:rsidR="00DC6419" w:rsidRDefault="00F4586D" w:rsidP="00DC6419">
      <w:pPr>
        <w:rPr>
          <w:rFonts w:ascii="Arial" w:hAnsi="Arial" w:cs="Arial"/>
          <w:color w:val="222222"/>
          <w:sz w:val="24"/>
          <w:szCs w:val="24"/>
        </w:rPr>
      </w:pPr>
      <w:r>
        <w:rPr>
          <w:rFonts w:ascii="Arial" w:hAnsi="Arial" w:cs="Arial"/>
          <w:color w:val="222222"/>
        </w:rPr>
        <w:t>1. Both</w:t>
      </w:r>
      <w:r w:rsidR="00DC6419">
        <w:rPr>
          <w:rFonts w:ascii="Arial" w:hAnsi="Arial" w:cs="Arial"/>
          <w:color w:val="222222"/>
        </w:rPr>
        <w:t xml:space="preserve"> are web server used for hosting java </w:t>
      </w:r>
      <w:r>
        <w:rPr>
          <w:rFonts w:ascii="Arial" w:hAnsi="Arial" w:cs="Arial"/>
          <w:color w:val="222222"/>
        </w:rPr>
        <w:t>Applications</w:t>
      </w:r>
    </w:p>
    <w:p w:rsidR="00DC6419" w:rsidRDefault="00DC6419" w:rsidP="00DC6419">
      <w:pPr>
        <w:rPr>
          <w:rFonts w:ascii="Arial" w:hAnsi="Arial" w:cs="Arial"/>
          <w:color w:val="222222"/>
        </w:rPr>
      </w:pPr>
      <w:r>
        <w:rPr>
          <w:rFonts w:ascii="Verdana" w:hAnsi="Verdana" w:cs="Arial"/>
          <w:color w:val="222222"/>
          <w:sz w:val="18"/>
          <w:szCs w:val="18"/>
          <w:shd w:val="clear" w:color="auto" w:fill="F0E6D5"/>
        </w:rPr>
        <w:t>2.</w:t>
      </w:r>
      <w:r w:rsidR="00AA2710">
        <w:rPr>
          <w:rFonts w:ascii="Verdana" w:hAnsi="Verdana" w:cs="Arial"/>
          <w:color w:val="222222"/>
          <w:sz w:val="18"/>
          <w:szCs w:val="18"/>
          <w:shd w:val="clear" w:color="auto" w:fill="F0E6D5"/>
        </w:rPr>
        <w:t xml:space="preserve"> </w:t>
      </w:r>
      <w:r>
        <w:rPr>
          <w:rFonts w:ascii="Verdana" w:hAnsi="Verdana" w:cs="Arial"/>
          <w:color w:val="222222"/>
          <w:sz w:val="18"/>
          <w:szCs w:val="18"/>
          <w:shd w:val="clear" w:color="auto" w:fill="F0E6D5"/>
        </w:rPr>
        <w:t>If you are going to serve only static(such as HTML) pages then Apache webserver would suffice but if the pages being (dynamically) served are in JSP/Servlet then you need a container that can interpret them, for which we use Tomcat.</w:t>
      </w:r>
    </w:p>
    <w:p w:rsidR="00DC6419" w:rsidRPr="00AA2710" w:rsidRDefault="00DC6419" w:rsidP="00AA2710">
      <w:pPr>
        <w:rPr>
          <w:rFonts w:ascii="Arial" w:hAnsi="Arial" w:cs="Arial"/>
          <w:color w:val="222222"/>
        </w:rPr>
      </w:pPr>
      <w:r>
        <w:rPr>
          <w:rFonts w:ascii="Verdana" w:hAnsi="Verdana" w:cs="Arial"/>
          <w:color w:val="222222"/>
          <w:sz w:val="18"/>
          <w:szCs w:val="18"/>
          <w:shd w:val="clear" w:color="auto" w:fill="F0E6D5"/>
        </w:rPr>
        <w:t>3.</w:t>
      </w:r>
      <w:r w:rsidR="00AA2710">
        <w:rPr>
          <w:rFonts w:ascii="Arial" w:hAnsi="Arial" w:cs="Arial"/>
          <w:color w:val="222222"/>
        </w:rPr>
        <w:t xml:space="preserve"> </w:t>
      </w:r>
      <w:r>
        <w:rPr>
          <w:rFonts w:ascii="Verdana" w:hAnsi="Verdana" w:cs="Arial"/>
          <w:color w:val="222222"/>
          <w:sz w:val="23"/>
          <w:szCs w:val="23"/>
        </w:rPr>
        <w:t>My question is If we can use Tomcat as a standalone server than why we will ever need to combine apache + tomcat as a server</w:t>
      </w:r>
    </w:p>
    <w:p w:rsidR="00DC6419" w:rsidRDefault="00DC6419" w:rsidP="00DC6419">
      <w:pPr>
        <w:spacing w:line="240" w:lineRule="auto"/>
        <w:rPr>
          <w:rFonts w:ascii="Arial" w:hAnsi="Arial" w:cs="Arial"/>
          <w:color w:val="222222"/>
          <w:sz w:val="24"/>
          <w:szCs w:val="24"/>
        </w:rPr>
      </w:pPr>
      <w:r>
        <w:rPr>
          <w:rFonts w:ascii="Verdana" w:hAnsi="Verdana" w:cs="Arial"/>
          <w:color w:val="222222"/>
          <w:sz w:val="18"/>
          <w:szCs w:val="18"/>
        </w:rPr>
        <w:br/>
      </w:r>
      <w:r>
        <w:rPr>
          <w:rFonts w:ascii="Verdana" w:hAnsi="Verdana" w:cs="Arial"/>
          <w:color w:val="222222"/>
          <w:sz w:val="18"/>
          <w:szCs w:val="18"/>
        </w:rPr>
        <w:br/>
      </w:r>
      <w:r>
        <w:rPr>
          <w:rFonts w:ascii="Verdana" w:hAnsi="Verdana" w:cs="Arial"/>
          <w:color w:val="222222"/>
          <w:sz w:val="18"/>
          <w:szCs w:val="18"/>
          <w:shd w:val="clear" w:color="auto" w:fill="F0E6D5"/>
        </w:rPr>
        <w:t>It used to be that Tomcat/Java was so much slower than Apache HTTPD when it came to serving static files that you had to combine them to get a production ready application. This is no longer the case. Most often, the gains you get by combining the two (if any) are not worth the hassle of administering both + the connector.</w:t>
      </w:r>
    </w:p>
    <w:p w:rsidR="00DC6419" w:rsidRDefault="00DC6419" w:rsidP="00DC6419">
      <w:pPr>
        <w:rPr>
          <w:rFonts w:ascii="Arial" w:hAnsi="Arial" w:cs="Arial"/>
          <w:color w:val="222222"/>
        </w:rPr>
      </w:pPr>
    </w:p>
    <w:p w:rsidR="00DC6419" w:rsidRDefault="00DC6419" w:rsidP="00DC6419">
      <w:pPr>
        <w:rPr>
          <w:rFonts w:ascii="Arial" w:hAnsi="Arial" w:cs="Arial"/>
          <w:color w:val="222222"/>
        </w:rPr>
      </w:pPr>
      <w:r>
        <w:rPr>
          <w:rFonts w:ascii="Verdana" w:hAnsi="Verdana" w:cs="Arial"/>
          <w:color w:val="222222"/>
          <w:sz w:val="18"/>
          <w:szCs w:val="18"/>
          <w:shd w:val="clear" w:color="auto" w:fill="F0E6D5"/>
        </w:rPr>
        <w:t>4. </w:t>
      </w:r>
      <w:r>
        <w:rPr>
          <w:rFonts w:ascii="Arial" w:hAnsi="Arial" w:cs="Arial"/>
          <w:color w:val="222222"/>
          <w:sz w:val="21"/>
          <w:szCs w:val="21"/>
        </w:rPr>
        <w:t>Apache Tomcat is used to deploy your Java Servlets and JSPs. So in your Java project you can build your WAR (short for Web ARchive) file, and just drop it in the deploy directory in Tomcat.</w:t>
      </w:r>
    </w:p>
    <w:p w:rsidR="00DC6419" w:rsidRDefault="00DC6419" w:rsidP="00DC6419">
      <w:pPr>
        <w:pStyle w:val="NormalWeb"/>
        <w:spacing w:before="0" w:beforeAutospacing="0" w:after="240" w:afterAutospacing="0" w:line="270" w:lineRule="atLeast"/>
        <w:textAlignment w:val="baseline"/>
        <w:rPr>
          <w:rFonts w:ascii="Arial" w:hAnsi="Arial" w:cs="Arial"/>
          <w:color w:val="222222"/>
          <w:sz w:val="21"/>
          <w:szCs w:val="21"/>
        </w:rPr>
      </w:pPr>
      <w:r>
        <w:rPr>
          <w:rFonts w:ascii="Arial" w:hAnsi="Arial" w:cs="Arial"/>
          <w:color w:val="222222"/>
          <w:sz w:val="21"/>
          <w:szCs w:val="21"/>
        </w:rPr>
        <w:t>So basically Apache is an HTTP Server, serving HTTP. Tomcat is a Servlet and JSP Server serving Java technologies.</w:t>
      </w:r>
    </w:p>
    <w:p w:rsidR="00DC6419" w:rsidRDefault="00DC6419" w:rsidP="00DC6419">
      <w:pPr>
        <w:pStyle w:val="NormalWeb"/>
        <w:spacing w:before="0" w:beforeAutospacing="0" w:after="240" w:afterAutospacing="0" w:line="270" w:lineRule="atLeast"/>
        <w:textAlignment w:val="baseline"/>
        <w:rPr>
          <w:rFonts w:ascii="Arial" w:hAnsi="Arial" w:cs="Arial"/>
          <w:color w:val="222222"/>
          <w:sz w:val="21"/>
          <w:szCs w:val="21"/>
        </w:rPr>
      </w:pPr>
    </w:p>
    <w:p w:rsidR="00DC6419" w:rsidRDefault="00DC6419" w:rsidP="00DC6419">
      <w:pPr>
        <w:pStyle w:val="NormalWeb"/>
        <w:spacing w:before="0" w:beforeAutospacing="0" w:after="240" w:afterAutospacing="0" w:line="270" w:lineRule="atLeast"/>
        <w:textAlignment w:val="baseline"/>
        <w:rPr>
          <w:rFonts w:ascii="Calibri" w:hAnsi="Calibri" w:cs="Calibri"/>
          <w:color w:val="222222"/>
        </w:rPr>
      </w:pPr>
      <w:r>
        <w:rPr>
          <w:rFonts w:ascii="Calibri" w:hAnsi="Calibri" w:cs="Calibri"/>
          <w:color w:val="222222"/>
        </w:rPr>
        <w:t>First of all, Tomcat is a Web server and a servlet container and Apache is a Web server. Tomcat is often integrated with Apache to enhance Apache with servlet capabilities and to capitalize on Apache's optimized and robust static-page delivery mechanisms. IIS (Internet Information Services) is Microsoft's Web server.</w:t>
      </w:r>
    </w:p>
    <w:p w:rsidR="00122370" w:rsidRDefault="00122370" w:rsidP="00DC6419">
      <w:pPr>
        <w:pStyle w:val="NormalWeb"/>
        <w:spacing w:before="0" w:beforeAutospacing="0" w:after="240" w:afterAutospacing="0" w:line="270" w:lineRule="atLeast"/>
        <w:textAlignment w:val="baseline"/>
        <w:rPr>
          <w:rFonts w:ascii="Calibri" w:hAnsi="Calibri" w:cs="Calibri"/>
          <w:color w:val="222222"/>
        </w:rPr>
      </w:pPr>
    </w:p>
    <w:p w:rsidR="00122370" w:rsidRPr="00122370" w:rsidRDefault="00122370" w:rsidP="00122370">
      <w:pPr>
        <w:pStyle w:val="NormalWeb"/>
        <w:shd w:val="clear" w:color="auto" w:fill="FFFFFF"/>
        <w:spacing w:before="0" w:beforeAutospacing="0" w:after="240" w:afterAutospacing="0"/>
        <w:textAlignment w:val="baseline"/>
        <w:rPr>
          <w:rFonts w:ascii="Arial" w:hAnsi="Arial" w:cs="Arial"/>
          <w:b/>
          <w:color w:val="242729"/>
          <w:sz w:val="23"/>
          <w:szCs w:val="23"/>
        </w:rPr>
      </w:pPr>
      <w:r w:rsidRPr="00122370">
        <w:rPr>
          <w:rFonts w:ascii="Arial" w:hAnsi="Arial" w:cs="Arial"/>
          <w:b/>
          <w:color w:val="242729"/>
          <w:sz w:val="23"/>
          <w:szCs w:val="23"/>
        </w:rPr>
        <w:t>an apache server is an http server which can serve any simple http requests, where tomcat server is actually a servlet container which can serve java servlet requests.</w:t>
      </w:r>
    </w:p>
    <w:p w:rsidR="000210E5" w:rsidRPr="00E06671" w:rsidRDefault="00122370" w:rsidP="00E06671">
      <w:pPr>
        <w:pStyle w:val="NormalWeb"/>
        <w:shd w:val="clear" w:color="auto" w:fill="FFFFFF"/>
        <w:spacing w:before="0" w:beforeAutospacing="0" w:after="240" w:afterAutospacing="0"/>
        <w:textAlignment w:val="baseline"/>
        <w:rPr>
          <w:rFonts w:ascii="Arial" w:hAnsi="Arial" w:cs="Arial"/>
          <w:b/>
          <w:color w:val="242729"/>
          <w:sz w:val="23"/>
          <w:szCs w:val="23"/>
        </w:rPr>
      </w:pPr>
      <w:r w:rsidRPr="00122370">
        <w:rPr>
          <w:rFonts w:ascii="Arial" w:hAnsi="Arial" w:cs="Arial"/>
          <w:b/>
          <w:color w:val="242729"/>
          <w:sz w:val="23"/>
          <w:szCs w:val="23"/>
        </w:rPr>
        <w:lastRenderedPageBreak/>
        <w:t>Web server [apache] process web client (web browsers) requests and forwards it to servlet container [tomcat] and container process the requests and sends response which gets forwarded by web server to the web client [browser].</w:t>
      </w:r>
    </w:p>
    <w:p w:rsidR="00912E02" w:rsidRDefault="00912E02" w:rsidP="00912E02">
      <w:pPr>
        <w:shd w:val="clear" w:color="auto" w:fill="FFFFFF"/>
        <w:spacing w:after="377" w:line="330" w:lineRule="atLeast"/>
        <w:rPr>
          <w:rFonts w:ascii="Georgia" w:eastAsia="Times New Roman" w:hAnsi="Georgia" w:cs="Times New Roman"/>
          <w:b/>
          <w:color w:val="312F2F"/>
          <w:sz w:val="21"/>
          <w:szCs w:val="21"/>
          <w:lang w:eastAsia="en-IN"/>
        </w:rPr>
      </w:pPr>
      <w:r w:rsidRPr="00912E02">
        <w:rPr>
          <w:rFonts w:ascii="Georgia" w:eastAsia="Times New Roman" w:hAnsi="Georgia" w:cs="Times New Roman"/>
          <w:b/>
          <w:color w:val="312F2F"/>
          <w:sz w:val="21"/>
          <w:szCs w:val="21"/>
          <w:lang w:eastAsia="en-IN"/>
        </w:rPr>
        <w:t>HTTP vs HTTPS</w:t>
      </w:r>
    </w:p>
    <w:p w:rsidR="00912E02" w:rsidRPr="00912E02" w:rsidRDefault="00912E02" w:rsidP="00912E02">
      <w:pPr>
        <w:shd w:val="clear" w:color="auto" w:fill="FEFDFA"/>
        <w:spacing w:after="0" w:line="270" w:lineRule="atLeast"/>
        <w:jc w:val="both"/>
        <w:rPr>
          <w:rFonts w:ascii="Arial" w:eastAsia="Times New Roman" w:hAnsi="Arial" w:cs="Arial"/>
          <w:color w:val="333333"/>
          <w:sz w:val="20"/>
          <w:szCs w:val="20"/>
          <w:lang w:eastAsia="en-IN"/>
        </w:rPr>
      </w:pPr>
      <w:r w:rsidRPr="00912E02">
        <w:rPr>
          <w:rFonts w:ascii="Arial" w:eastAsia="Times New Roman" w:hAnsi="Arial" w:cs="Arial"/>
          <w:color w:val="333333"/>
          <w:sz w:val="20"/>
          <w:szCs w:val="20"/>
          <w:lang w:eastAsia="en-IN"/>
        </w:rPr>
        <w:t>HTTPS (Hypertext Transfer Protocol over Secure Socket Layer, or HTTP over SSL) is a web protocol developed by Netscape.</w:t>
      </w:r>
    </w:p>
    <w:p w:rsidR="00912E02" w:rsidRPr="00912E02" w:rsidRDefault="00912E02" w:rsidP="00912E02">
      <w:pPr>
        <w:shd w:val="clear" w:color="auto" w:fill="FEFDFA"/>
        <w:spacing w:after="0" w:line="270" w:lineRule="atLeast"/>
        <w:jc w:val="both"/>
        <w:rPr>
          <w:rFonts w:ascii="Arial" w:eastAsia="Times New Roman" w:hAnsi="Arial" w:cs="Arial"/>
          <w:color w:val="333333"/>
          <w:sz w:val="20"/>
          <w:szCs w:val="20"/>
          <w:lang w:eastAsia="en-IN"/>
        </w:rPr>
      </w:pPr>
    </w:p>
    <w:p w:rsidR="00912E02" w:rsidRPr="00912E02" w:rsidRDefault="00912E02" w:rsidP="00912E02">
      <w:pPr>
        <w:shd w:val="clear" w:color="auto" w:fill="FEFDFA"/>
        <w:spacing w:after="0" w:line="270" w:lineRule="atLeast"/>
        <w:jc w:val="both"/>
        <w:rPr>
          <w:rFonts w:ascii="Arial" w:eastAsia="Times New Roman" w:hAnsi="Arial" w:cs="Arial"/>
          <w:color w:val="333333"/>
          <w:sz w:val="20"/>
          <w:szCs w:val="20"/>
          <w:lang w:eastAsia="en-IN"/>
        </w:rPr>
      </w:pPr>
      <w:r w:rsidRPr="00912E02">
        <w:rPr>
          <w:rFonts w:ascii="Arial" w:eastAsia="Times New Roman" w:hAnsi="Arial" w:cs="Arial"/>
          <w:color w:val="333333"/>
          <w:sz w:val="20"/>
          <w:szCs w:val="20"/>
          <w:lang w:eastAsia="en-IN"/>
        </w:rPr>
        <w:t>One can say:</w:t>
      </w:r>
      <w:r w:rsidRPr="00912E02">
        <w:rPr>
          <w:rFonts w:ascii="Arial" w:eastAsia="Times New Roman" w:hAnsi="Arial" w:cs="Arial"/>
          <w:color w:val="333333"/>
          <w:sz w:val="20"/>
          <w:lang w:eastAsia="en-IN"/>
        </w:rPr>
        <w:t> </w:t>
      </w:r>
      <w:r w:rsidRPr="00912E02">
        <w:rPr>
          <w:rFonts w:ascii="Arial" w:eastAsia="Times New Roman" w:hAnsi="Arial" w:cs="Arial"/>
          <w:b/>
          <w:bCs/>
          <w:color w:val="333333"/>
          <w:sz w:val="20"/>
          <w:lang w:eastAsia="en-IN"/>
        </w:rPr>
        <w:t>HTTPS = HTTP + SSL</w:t>
      </w:r>
    </w:p>
    <w:p w:rsidR="00912E02" w:rsidRPr="00912E02" w:rsidRDefault="00912E02" w:rsidP="00912E02">
      <w:pPr>
        <w:shd w:val="clear" w:color="auto" w:fill="FEFDFA"/>
        <w:spacing w:after="0" w:line="270" w:lineRule="atLeast"/>
        <w:jc w:val="both"/>
        <w:rPr>
          <w:rFonts w:ascii="Arial" w:eastAsia="Times New Roman" w:hAnsi="Arial" w:cs="Arial"/>
          <w:color w:val="333333"/>
          <w:sz w:val="20"/>
          <w:szCs w:val="20"/>
          <w:lang w:eastAsia="en-IN"/>
        </w:rPr>
      </w:pPr>
    </w:p>
    <w:p w:rsidR="00912E02" w:rsidRPr="00912E02" w:rsidRDefault="00912E02" w:rsidP="00912E02">
      <w:pPr>
        <w:shd w:val="clear" w:color="auto" w:fill="FEFDFA"/>
        <w:spacing w:after="0" w:line="270" w:lineRule="atLeast"/>
        <w:jc w:val="both"/>
        <w:rPr>
          <w:rFonts w:ascii="Arial" w:eastAsia="Times New Roman" w:hAnsi="Arial" w:cs="Arial"/>
          <w:color w:val="333333"/>
          <w:sz w:val="20"/>
          <w:szCs w:val="20"/>
          <w:lang w:eastAsia="en-IN"/>
        </w:rPr>
      </w:pPr>
      <w:r w:rsidRPr="00912E02">
        <w:rPr>
          <w:rFonts w:ascii="Arial" w:eastAsia="Times New Roman" w:hAnsi="Arial" w:cs="Arial"/>
          <w:color w:val="333333"/>
          <w:sz w:val="20"/>
          <w:szCs w:val="20"/>
          <w:lang w:eastAsia="en-IN"/>
        </w:rPr>
        <w:t>HTTPS uses Secure Socket Layer (SSL) as a sublayer under its regular HTTP application layering</w:t>
      </w:r>
    </w:p>
    <w:p w:rsidR="00912E02" w:rsidRDefault="00374F2D" w:rsidP="00E06671">
      <w:pPr>
        <w:shd w:val="clear" w:color="auto" w:fill="FFFFFF"/>
        <w:tabs>
          <w:tab w:val="left" w:pos="10980"/>
        </w:tabs>
        <w:spacing w:after="377" w:line="330" w:lineRule="atLeast"/>
      </w:pPr>
      <w:hyperlink r:id="rId54" w:history="1">
        <w:r w:rsidR="00912E02">
          <w:rPr>
            <w:rStyle w:val="Hyperlink"/>
          </w:rPr>
          <w:t>http://theprofessionalspoint.blogspot.in/2012/04/http-vs-https-similarities-and.html</w:t>
        </w:r>
      </w:hyperlink>
      <w:r w:rsidR="00E06671">
        <w:tab/>
      </w:r>
    </w:p>
    <w:p w:rsidR="009B666D" w:rsidRPr="00912E02" w:rsidRDefault="00374F2D" w:rsidP="00912E02">
      <w:pPr>
        <w:shd w:val="clear" w:color="auto" w:fill="FFFFFF"/>
        <w:spacing w:after="377" w:line="330" w:lineRule="atLeast"/>
        <w:rPr>
          <w:rFonts w:ascii="Georgia" w:eastAsia="Times New Roman" w:hAnsi="Georgia" w:cs="Times New Roman"/>
          <w:b/>
          <w:color w:val="312F2F"/>
          <w:sz w:val="21"/>
          <w:szCs w:val="21"/>
          <w:lang w:eastAsia="en-IN"/>
        </w:rPr>
      </w:pPr>
      <w:hyperlink r:id="rId55" w:history="1">
        <w:r w:rsidR="009B666D">
          <w:rPr>
            <w:rStyle w:val="Hyperlink"/>
          </w:rPr>
          <w:t>http://www.slideshare.net/simplyharshad/http-vs-https</w:t>
        </w:r>
      </w:hyperlink>
    </w:p>
    <w:tbl>
      <w:tblPr>
        <w:tblW w:w="6000"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992"/>
        <w:gridCol w:w="3008"/>
      </w:tblGrid>
      <w:tr w:rsidR="00912E02" w:rsidRPr="00912E02" w:rsidTr="00100624">
        <w:trPr>
          <w:tblCellSpacing w:w="0" w:type="dxa"/>
        </w:trPr>
        <w:tc>
          <w:tcPr>
            <w:tcW w:w="2992" w:type="dxa"/>
            <w:tcBorders>
              <w:top w:val="outset" w:sz="6" w:space="0" w:color="auto"/>
              <w:left w:val="outset" w:sz="6" w:space="0" w:color="auto"/>
              <w:bottom w:val="outset" w:sz="6" w:space="0" w:color="auto"/>
              <w:right w:val="outset" w:sz="6" w:space="0" w:color="auto"/>
            </w:tcBorders>
            <w:shd w:val="clear" w:color="auto" w:fill="FFFFFF"/>
            <w:hideMark/>
          </w:tcPr>
          <w:p w:rsidR="00912E02" w:rsidRPr="00912E02" w:rsidRDefault="00912E02" w:rsidP="00912E02">
            <w:pPr>
              <w:spacing w:after="0" w:line="330" w:lineRule="atLeast"/>
              <w:rPr>
                <w:rFonts w:ascii="Georgia" w:eastAsia="Times New Roman" w:hAnsi="Georgia" w:cs="Times New Roman"/>
                <w:color w:val="312F2F"/>
                <w:sz w:val="21"/>
                <w:szCs w:val="21"/>
                <w:lang w:eastAsia="en-IN"/>
              </w:rPr>
            </w:pPr>
            <w:r w:rsidRPr="00912E02">
              <w:rPr>
                <w:rFonts w:ascii="Georgia" w:eastAsia="Times New Roman" w:hAnsi="Georgia" w:cs="Times New Roman"/>
                <w:b/>
                <w:bCs/>
                <w:color w:val="312F2F"/>
                <w:sz w:val="21"/>
                <w:lang w:eastAsia="en-IN"/>
              </w:rPr>
              <w:t>HTTP</w:t>
            </w:r>
          </w:p>
        </w:tc>
        <w:tc>
          <w:tcPr>
            <w:tcW w:w="3008" w:type="dxa"/>
            <w:tcBorders>
              <w:top w:val="outset" w:sz="6" w:space="0" w:color="auto"/>
              <w:left w:val="outset" w:sz="6" w:space="0" w:color="auto"/>
              <w:bottom w:val="outset" w:sz="6" w:space="0" w:color="auto"/>
              <w:right w:val="outset" w:sz="6" w:space="0" w:color="auto"/>
            </w:tcBorders>
            <w:shd w:val="clear" w:color="auto" w:fill="FFFFFF"/>
            <w:hideMark/>
          </w:tcPr>
          <w:p w:rsidR="00912E02" w:rsidRPr="00912E02" w:rsidRDefault="00912E02" w:rsidP="00912E02">
            <w:pPr>
              <w:spacing w:after="0" w:line="330" w:lineRule="atLeast"/>
              <w:rPr>
                <w:rFonts w:ascii="Georgia" w:eastAsia="Times New Roman" w:hAnsi="Georgia" w:cs="Times New Roman"/>
                <w:color w:val="312F2F"/>
                <w:sz w:val="21"/>
                <w:szCs w:val="21"/>
                <w:lang w:eastAsia="en-IN"/>
              </w:rPr>
            </w:pPr>
            <w:r w:rsidRPr="00912E02">
              <w:rPr>
                <w:rFonts w:ascii="Georgia" w:eastAsia="Times New Roman" w:hAnsi="Georgia" w:cs="Times New Roman"/>
                <w:b/>
                <w:bCs/>
                <w:color w:val="312F2F"/>
                <w:sz w:val="21"/>
                <w:lang w:eastAsia="en-IN"/>
              </w:rPr>
              <w:t>HTTPS</w:t>
            </w:r>
          </w:p>
        </w:tc>
      </w:tr>
      <w:tr w:rsidR="00912E02" w:rsidRPr="00912E02" w:rsidTr="00100624">
        <w:trPr>
          <w:tblCellSpacing w:w="0" w:type="dxa"/>
        </w:trPr>
        <w:tc>
          <w:tcPr>
            <w:tcW w:w="2992" w:type="dxa"/>
            <w:tcBorders>
              <w:top w:val="outset" w:sz="6" w:space="0" w:color="auto"/>
              <w:left w:val="outset" w:sz="6" w:space="0" w:color="auto"/>
              <w:bottom w:val="outset" w:sz="6" w:space="0" w:color="auto"/>
              <w:right w:val="outset" w:sz="6" w:space="0" w:color="auto"/>
            </w:tcBorders>
            <w:shd w:val="clear" w:color="auto" w:fill="FFFFFF"/>
            <w:hideMark/>
          </w:tcPr>
          <w:p w:rsidR="00912E02" w:rsidRPr="00912E02" w:rsidRDefault="00912E02" w:rsidP="00912E02">
            <w:pPr>
              <w:spacing w:after="0" w:line="330" w:lineRule="atLeast"/>
              <w:rPr>
                <w:rFonts w:ascii="Georgia" w:eastAsia="Times New Roman" w:hAnsi="Georgia" w:cs="Times New Roman"/>
                <w:color w:val="312F2F"/>
                <w:sz w:val="21"/>
                <w:szCs w:val="21"/>
                <w:lang w:eastAsia="en-IN"/>
              </w:rPr>
            </w:pPr>
          </w:p>
        </w:tc>
        <w:tc>
          <w:tcPr>
            <w:tcW w:w="3008" w:type="dxa"/>
            <w:tcBorders>
              <w:top w:val="outset" w:sz="6" w:space="0" w:color="auto"/>
              <w:left w:val="outset" w:sz="6" w:space="0" w:color="auto"/>
              <w:bottom w:val="outset" w:sz="6" w:space="0" w:color="auto"/>
              <w:right w:val="outset" w:sz="6" w:space="0" w:color="auto"/>
            </w:tcBorders>
            <w:shd w:val="clear" w:color="auto" w:fill="FFFFFF"/>
            <w:hideMark/>
          </w:tcPr>
          <w:p w:rsidR="00912E02" w:rsidRPr="00912E02" w:rsidRDefault="00912E02" w:rsidP="00912E02">
            <w:pPr>
              <w:spacing w:after="0" w:line="330" w:lineRule="atLeast"/>
              <w:rPr>
                <w:rFonts w:ascii="Georgia" w:eastAsia="Times New Roman" w:hAnsi="Georgia" w:cs="Times New Roman"/>
                <w:color w:val="312F2F"/>
                <w:sz w:val="21"/>
                <w:szCs w:val="21"/>
                <w:lang w:eastAsia="en-IN"/>
              </w:rPr>
            </w:pPr>
          </w:p>
        </w:tc>
      </w:tr>
      <w:tr w:rsidR="00912E02" w:rsidRPr="00912E02" w:rsidTr="00CE1937">
        <w:trPr>
          <w:trHeight w:val="772"/>
          <w:tblCellSpacing w:w="0" w:type="dxa"/>
        </w:trPr>
        <w:tc>
          <w:tcPr>
            <w:tcW w:w="2992" w:type="dxa"/>
            <w:tcBorders>
              <w:top w:val="outset" w:sz="6" w:space="0" w:color="auto"/>
              <w:left w:val="outset" w:sz="6" w:space="0" w:color="auto"/>
              <w:bottom w:val="outset" w:sz="6" w:space="0" w:color="auto"/>
              <w:right w:val="outset" w:sz="6" w:space="0" w:color="auto"/>
            </w:tcBorders>
            <w:shd w:val="clear" w:color="auto" w:fill="FFFFFF"/>
            <w:hideMark/>
          </w:tcPr>
          <w:p w:rsidR="00912E02" w:rsidRPr="00912E02" w:rsidRDefault="00912E02" w:rsidP="00912E02">
            <w:pPr>
              <w:spacing w:after="0" w:line="330" w:lineRule="atLeast"/>
              <w:rPr>
                <w:rFonts w:ascii="Georgia" w:eastAsia="Times New Roman" w:hAnsi="Georgia" w:cs="Times New Roman"/>
                <w:color w:val="312F2F"/>
                <w:sz w:val="21"/>
                <w:szCs w:val="21"/>
                <w:lang w:eastAsia="en-IN"/>
              </w:rPr>
            </w:pPr>
            <w:r w:rsidRPr="00912E02">
              <w:rPr>
                <w:rFonts w:ascii="Georgia" w:eastAsia="Times New Roman" w:hAnsi="Georgia" w:cs="Times New Roman"/>
                <w:color w:val="312F2F"/>
                <w:sz w:val="21"/>
                <w:szCs w:val="21"/>
                <w:lang w:eastAsia="en-IN"/>
              </w:rPr>
              <w:t>It uses port 80 for communication</w:t>
            </w:r>
          </w:p>
        </w:tc>
        <w:tc>
          <w:tcPr>
            <w:tcW w:w="3008" w:type="dxa"/>
            <w:tcBorders>
              <w:top w:val="outset" w:sz="6" w:space="0" w:color="auto"/>
              <w:left w:val="outset" w:sz="6" w:space="0" w:color="auto"/>
              <w:bottom w:val="outset" w:sz="6" w:space="0" w:color="auto"/>
              <w:right w:val="outset" w:sz="6" w:space="0" w:color="auto"/>
            </w:tcBorders>
            <w:shd w:val="clear" w:color="auto" w:fill="FFFFFF"/>
            <w:hideMark/>
          </w:tcPr>
          <w:p w:rsidR="00912E02" w:rsidRPr="00912E02" w:rsidRDefault="00912E02" w:rsidP="00912E02">
            <w:pPr>
              <w:spacing w:after="0" w:line="330" w:lineRule="atLeast"/>
              <w:rPr>
                <w:rFonts w:ascii="Georgia" w:eastAsia="Times New Roman" w:hAnsi="Georgia" w:cs="Times New Roman"/>
                <w:color w:val="312F2F"/>
                <w:sz w:val="21"/>
                <w:szCs w:val="21"/>
                <w:lang w:eastAsia="en-IN"/>
              </w:rPr>
            </w:pPr>
            <w:r w:rsidRPr="00912E02">
              <w:rPr>
                <w:rFonts w:ascii="Georgia" w:eastAsia="Times New Roman" w:hAnsi="Georgia" w:cs="Times New Roman"/>
                <w:color w:val="312F2F"/>
                <w:sz w:val="21"/>
                <w:szCs w:val="21"/>
                <w:lang w:eastAsia="en-IN"/>
              </w:rPr>
              <w:t>It uses port 443 for communication</w:t>
            </w:r>
          </w:p>
        </w:tc>
      </w:tr>
      <w:tr w:rsidR="00912E02" w:rsidRPr="00912E02" w:rsidTr="00100624">
        <w:trPr>
          <w:tblCellSpacing w:w="0" w:type="dxa"/>
        </w:trPr>
        <w:tc>
          <w:tcPr>
            <w:tcW w:w="2992" w:type="dxa"/>
            <w:tcBorders>
              <w:top w:val="outset" w:sz="6" w:space="0" w:color="auto"/>
              <w:left w:val="outset" w:sz="6" w:space="0" w:color="auto"/>
              <w:bottom w:val="outset" w:sz="6" w:space="0" w:color="auto"/>
              <w:right w:val="outset" w:sz="6" w:space="0" w:color="auto"/>
            </w:tcBorders>
            <w:shd w:val="clear" w:color="auto" w:fill="FFFFFF"/>
            <w:hideMark/>
          </w:tcPr>
          <w:p w:rsidR="00912E02" w:rsidRPr="00912E02" w:rsidRDefault="00912E02" w:rsidP="00912E02">
            <w:pPr>
              <w:spacing w:after="0" w:line="330" w:lineRule="atLeast"/>
              <w:rPr>
                <w:rFonts w:ascii="Georgia" w:eastAsia="Times New Roman" w:hAnsi="Georgia" w:cs="Times New Roman"/>
                <w:color w:val="312F2F"/>
                <w:sz w:val="21"/>
                <w:szCs w:val="21"/>
                <w:lang w:eastAsia="en-IN"/>
              </w:rPr>
            </w:pPr>
          </w:p>
        </w:tc>
        <w:tc>
          <w:tcPr>
            <w:tcW w:w="3008" w:type="dxa"/>
            <w:tcBorders>
              <w:top w:val="outset" w:sz="6" w:space="0" w:color="auto"/>
              <w:left w:val="outset" w:sz="6" w:space="0" w:color="auto"/>
              <w:bottom w:val="outset" w:sz="6" w:space="0" w:color="auto"/>
              <w:right w:val="outset" w:sz="6" w:space="0" w:color="auto"/>
            </w:tcBorders>
            <w:shd w:val="clear" w:color="auto" w:fill="FFFFFF"/>
            <w:hideMark/>
          </w:tcPr>
          <w:p w:rsidR="00912E02" w:rsidRPr="00912E02" w:rsidRDefault="00912E02" w:rsidP="00912E02">
            <w:pPr>
              <w:spacing w:after="0" w:line="330" w:lineRule="atLeast"/>
              <w:rPr>
                <w:rFonts w:ascii="Georgia" w:eastAsia="Times New Roman" w:hAnsi="Georgia" w:cs="Times New Roman"/>
                <w:color w:val="312F2F"/>
                <w:sz w:val="21"/>
                <w:szCs w:val="21"/>
                <w:lang w:eastAsia="en-IN"/>
              </w:rPr>
            </w:pPr>
          </w:p>
        </w:tc>
      </w:tr>
      <w:tr w:rsidR="00912E02" w:rsidRPr="00912E02" w:rsidTr="00100624">
        <w:trPr>
          <w:tblCellSpacing w:w="0" w:type="dxa"/>
        </w:trPr>
        <w:tc>
          <w:tcPr>
            <w:tcW w:w="2992" w:type="dxa"/>
            <w:tcBorders>
              <w:top w:val="outset" w:sz="6" w:space="0" w:color="auto"/>
              <w:left w:val="outset" w:sz="6" w:space="0" w:color="auto"/>
              <w:bottom w:val="outset" w:sz="6" w:space="0" w:color="auto"/>
              <w:right w:val="outset" w:sz="6" w:space="0" w:color="auto"/>
            </w:tcBorders>
            <w:shd w:val="clear" w:color="auto" w:fill="FFFFFF"/>
            <w:hideMark/>
          </w:tcPr>
          <w:p w:rsidR="00912E02" w:rsidRPr="00912E02" w:rsidRDefault="00912E02" w:rsidP="00912E02">
            <w:pPr>
              <w:spacing w:after="0" w:line="330" w:lineRule="atLeast"/>
              <w:rPr>
                <w:rFonts w:ascii="Georgia" w:eastAsia="Times New Roman" w:hAnsi="Georgia" w:cs="Times New Roman"/>
                <w:color w:val="312F2F"/>
                <w:sz w:val="21"/>
                <w:szCs w:val="21"/>
                <w:lang w:eastAsia="en-IN"/>
              </w:rPr>
            </w:pPr>
            <w:r w:rsidRPr="00912E02">
              <w:rPr>
                <w:rFonts w:ascii="Georgia" w:eastAsia="Times New Roman" w:hAnsi="Georgia" w:cs="Times New Roman"/>
                <w:color w:val="312F2F"/>
                <w:sz w:val="21"/>
                <w:szCs w:val="21"/>
                <w:lang w:eastAsia="en-IN"/>
              </w:rPr>
              <w:t>Operates at Application Layer</w:t>
            </w:r>
          </w:p>
        </w:tc>
        <w:tc>
          <w:tcPr>
            <w:tcW w:w="3008" w:type="dxa"/>
            <w:tcBorders>
              <w:top w:val="outset" w:sz="6" w:space="0" w:color="auto"/>
              <w:left w:val="outset" w:sz="6" w:space="0" w:color="auto"/>
              <w:bottom w:val="outset" w:sz="6" w:space="0" w:color="auto"/>
              <w:right w:val="outset" w:sz="6" w:space="0" w:color="auto"/>
            </w:tcBorders>
            <w:shd w:val="clear" w:color="auto" w:fill="FFFFFF"/>
            <w:hideMark/>
          </w:tcPr>
          <w:p w:rsidR="00912E02" w:rsidRPr="00912E02" w:rsidRDefault="00912E02" w:rsidP="00912E02">
            <w:pPr>
              <w:spacing w:after="0" w:line="330" w:lineRule="atLeast"/>
              <w:rPr>
                <w:rFonts w:ascii="Georgia" w:eastAsia="Times New Roman" w:hAnsi="Georgia" w:cs="Times New Roman"/>
                <w:color w:val="312F2F"/>
                <w:sz w:val="21"/>
                <w:szCs w:val="21"/>
                <w:lang w:eastAsia="en-IN"/>
              </w:rPr>
            </w:pPr>
            <w:r w:rsidRPr="00912E02">
              <w:rPr>
                <w:rFonts w:ascii="Georgia" w:eastAsia="Times New Roman" w:hAnsi="Georgia" w:cs="Times New Roman"/>
                <w:color w:val="312F2F"/>
                <w:sz w:val="21"/>
                <w:szCs w:val="21"/>
                <w:lang w:eastAsia="en-IN"/>
              </w:rPr>
              <w:t>Operates at Transport Layer</w:t>
            </w:r>
          </w:p>
        </w:tc>
      </w:tr>
      <w:tr w:rsidR="00912E02" w:rsidRPr="00912E02" w:rsidTr="00100624">
        <w:trPr>
          <w:tblCellSpacing w:w="0" w:type="dxa"/>
        </w:trPr>
        <w:tc>
          <w:tcPr>
            <w:tcW w:w="2992" w:type="dxa"/>
            <w:tcBorders>
              <w:top w:val="outset" w:sz="6" w:space="0" w:color="auto"/>
              <w:left w:val="outset" w:sz="6" w:space="0" w:color="auto"/>
              <w:bottom w:val="outset" w:sz="6" w:space="0" w:color="auto"/>
              <w:right w:val="outset" w:sz="6" w:space="0" w:color="auto"/>
            </w:tcBorders>
            <w:shd w:val="clear" w:color="auto" w:fill="FFFFFF"/>
            <w:hideMark/>
          </w:tcPr>
          <w:p w:rsidR="00912E02" w:rsidRPr="00912E02" w:rsidRDefault="00912E02" w:rsidP="00912E02">
            <w:pPr>
              <w:spacing w:after="0" w:line="330" w:lineRule="atLeast"/>
              <w:rPr>
                <w:rFonts w:ascii="Georgia" w:eastAsia="Times New Roman" w:hAnsi="Georgia" w:cs="Times New Roman"/>
                <w:color w:val="312F2F"/>
                <w:sz w:val="21"/>
                <w:szCs w:val="21"/>
                <w:lang w:eastAsia="en-IN"/>
              </w:rPr>
            </w:pPr>
          </w:p>
        </w:tc>
        <w:tc>
          <w:tcPr>
            <w:tcW w:w="3008" w:type="dxa"/>
            <w:tcBorders>
              <w:top w:val="outset" w:sz="6" w:space="0" w:color="auto"/>
              <w:left w:val="outset" w:sz="6" w:space="0" w:color="auto"/>
              <w:bottom w:val="outset" w:sz="6" w:space="0" w:color="auto"/>
              <w:right w:val="outset" w:sz="6" w:space="0" w:color="auto"/>
            </w:tcBorders>
            <w:shd w:val="clear" w:color="auto" w:fill="FFFFFF"/>
            <w:hideMark/>
          </w:tcPr>
          <w:p w:rsidR="00912E02" w:rsidRPr="00912E02" w:rsidRDefault="00912E02" w:rsidP="00912E02">
            <w:pPr>
              <w:spacing w:after="0" w:line="330" w:lineRule="atLeast"/>
              <w:rPr>
                <w:rFonts w:ascii="Georgia" w:eastAsia="Times New Roman" w:hAnsi="Georgia" w:cs="Times New Roman"/>
                <w:color w:val="312F2F"/>
                <w:sz w:val="21"/>
                <w:szCs w:val="21"/>
                <w:lang w:eastAsia="en-IN"/>
              </w:rPr>
            </w:pPr>
          </w:p>
        </w:tc>
      </w:tr>
      <w:tr w:rsidR="00912E02" w:rsidRPr="00912E02" w:rsidTr="00100624">
        <w:trPr>
          <w:tblCellSpacing w:w="0" w:type="dxa"/>
        </w:trPr>
        <w:tc>
          <w:tcPr>
            <w:tcW w:w="2992" w:type="dxa"/>
            <w:tcBorders>
              <w:top w:val="outset" w:sz="6" w:space="0" w:color="auto"/>
              <w:left w:val="outset" w:sz="6" w:space="0" w:color="auto"/>
              <w:bottom w:val="outset" w:sz="6" w:space="0" w:color="auto"/>
              <w:right w:val="outset" w:sz="6" w:space="0" w:color="auto"/>
            </w:tcBorders>
            <w:shd w:val="clear" w:color="auto" w:fill="FFFFFF"/>
            <w:hideMark/>
          </w:tcPr>
          <w:p w:rsidR="00912E02" w:rsidRPr="00912E02" w:rsidRDefault="00912E02" w:rsidP="00912E02">
            <w:pPr>
              <w:spacing w:after="0" w:line="330" w:lineRule="atLeast"/>
              <w:rPr>
                <w:rFonts w:ascii="Georgia" w:eastAsia="Times New Roman" w:hAnsi="Georgia" w:cs="Times New Roman"/>
                <w:color w:val="312F2F"/>
                <w:sz w:val="21"/>
                <w:szCs w:val="21"/>
                <w:lang w:eastAsia="en-IN"/>
              </w:rPr>
            </w:pPr>
            <w:r w:rsidRPr="00912E02">
              <w:rPr>
                <w:rFonts w:ascii="Georgia" w:eastAsia="Times New Roman" w:hAnsi="Georgia" w:cs="Times New Roman"/>
                <w:color w:val="312F2F"/>
                <w:sz w:val="21"/>
                <w:szCs w:val="21"/>
                <w:lang w:eastAsia="en-IN"/>
              </w:rPr>
              <w:t>No certificates required</w:t>
            </w:r>
          </w:p>
        </w:tc>
        <w:tc>
          <w:tcPr>
            <w:tcW w:w="3008" w:type="dxa"/>
            <w:tcBorders>
              <w:top w:val="outset" w:sz="6" w:space="0" w:color="auto"/>
              <w:left w:val="outset" w:sz="6" w:space="0" w:color="auto"/>
              <w:bottom w:val="outset" w:sz="6" w:space="0" w:color="auto"/>
              <w:right w:val="outset" w:sz="6" w:space="0" w:color="auto"/>
            </w:tcBorders>
            <w:shd w:val="clear" w:color="auto" w:fill="FFFFFF"/>
            <w:hideMark/>
          </w:tcPr>
          <w:p w:rsidR="00912E02" w:rsidRPr="00912E02" w:rsidRDefault="00912E02" w:rsidP="00912E02">
            <w:pPr>
              <w:spacing w:after="0" w:line="330" w:lineRule="atLeast"/>
              <w:rPr>
                <w:rFonts w:ascii="Georgia" w:eastAsia="Times New Roman" w:hAnsi="Georgia" w:cs="Times New Roman"/>
                <w:color w:val="312F2F"/>
                <w:sz w:val="21"/>
                <w:szCs w:val="21"/>
                <w:lang w:eastAsia="en-IN"/>
              </w:rPr>
            </w:pPr>
            <w:r w:rsidRPr="00912E02">
              <w:rPr>
                <w:rFonts w:ascii="Georgia" w:eastAsia="Times New Roman" w:hAnsi="Georgia" w:cs="Times New Roman"/>
                <w:color w:val="312F2F"/>
                <w:sz w:val="21"/>
                <w:szCs w:val="21"/>
                <w:lang w:eastAsia="en-IN"/>
              </w:rPr>
              <w:t>Certificates required</w:t>
            </w:r>
          </w:p>
        </w:tc>
      </w:tr>
    </w:tbl>
    <w:p w:rsidR="00597A27" w:rsidRDefault="00597A27" w:rsidP="00597A27">
      <w:pPr>
        <w:pStyle w:val="NormalWeb"/>
        <w:shd w:val="clear" w:color="auto" w:fill="FFF8DC"/>
        <w:spacing w:before="0" w:beforeAutospacing="0" w:after="0" w:afterAutospacing="0"/>
        <w:rPr>
          <w:rFonts w:ascii="Arial" w:hAnsi="Arial" w:cs="Arial"/>
          <w:color w:val="242729"/>
          <w:sz w:val="23"/>
          <w:szCs w:val="23"/>
        </w:rPr>
      </w:pPr>
    </w:p>
    <w:p w:rsidR="00912E02" w:rsidRDefault="00912E02" w:rsidP="000210E5"/>
    <w:p w:rsidR="00F211BD" w:rsidRPr="00F211BD" w:rsidRDefault="00F211BD" w:rsidP="00F211BD">
      <w:pPr>
        <w:jc w:val="center"/>
        <w:rPr>
          <w:b/>
        </w:rPr>
      </w:pPr>
      <w:r w:rsidRPr="00F211BD">
        <w:rPr>
          <w:b/>
        </w:rPr>
        <w:t>Payment Card Testing</w:t>
      </w:r>
    </w:p>
    <w:p w:rsidR="00F211BD" w:rsidRPr="00F211BD" w:rsidRDefault="00F211BD" w:rsidP="000210E5">
      <w:pPr>
        <w:rPr>
          <w:b/>
        </w:rPr>
      </w:pPr>
      <w:r w:rsidRPr="00F211BD">
        <w:rPr>
          <w:b/>
        </w:rPr>
        <w:t xml:space="preserve">4 Types of card </w:t>
      </w:r>
    </w:p>
    <w:p w:rsidR="00F211BD" w:rsidRDefault="00F211BD" w:rsidP="000210E5">
      <w:r>
        <w:t>1. Valid card</w:t>
      </w:r>
    </w:p>
    <w:p w:rsidR="00F211BD" w:rsidRDefault="00F211BD" w:rsidP="000210E5">
      <w:r>
        <w:t>2. Expired card</w:t>
      </w:r>
    </w:p>
    <w:p w:rsidR="00F211BD" w:rsidRDefault="00F211BD" w:rsidP="00F211BD">
      <w:r>
        <w:t>3. Blocked card</w:t>
      </w:r>
    </w:p>
    <w:p w:rsidR="00F211BD" w:rsidRDefault="00F211BD" w:rsidP="00F211BD">
      <w:r>
        <w:t>4. Invalid Card</w:t>
      </w:r>
    </w:p>
    <w:p w:rsidR="00F211BD" w:rsidRDefault="00F211BD" w:rsidP="00F211BD"/>
    <w:p w:rsidR="00F211BD" w:rsidRDefault="00F211BD" w:rsidP="00F211BD">
      <w:pPr>
        <w:pStyle w:val="NormalWeb"/>
        <w:shd w:val="clear" w:color="auto" w:fill="FFFFFF"/>
        <w:spacing w:before="0" w:beforeAutospacing="0" w:after="240" w:afterAutospacing="0" w:line="255" w:lineRule="atLeast"/>
        <w:rPr>
          <w:rFonts w:ascii="Trebuchet MS" w:hAnsi="Trebuchet MS"/>
          <w:color w:val="333333"/>
          <w:sz w:val="20"/>
          <w:szCs w:val="20"/>
        </w:rPr>
      </w:pPr>
      <w:r>
        <w:t>Test Cases-</w:t>
      </w:r>
      <w:r>
        <w:rPr>
          <w:rFonts w:ascii="Trebuchet MS" w:hAnsi="Trebuchet MS"/>
          <w:color w:val="333333"/>
          <w:sz w:val="20"/>
          <w:szCs w:val="20"/>
        </w:rPr>
        <w:t>1) Test with valid card number with valid expiry but invalid CVV.</w:t>
      </w:r>
    </w:p>
    <w:p w:rsidR="00F211BD" w:rsidRDefault="00F211BD" w:rsidP="00F211BD">
      <w:pPr>
        <w:pStyle w:val="NormalWeb"/>
        <w:shd w:val="clear" w:color="auto" w:fill="FFFFFF"/>
        <w:spacing w:before="0" w:beforeAutospacing="0" w:after="240" w:afterAutospacing="0" w:line="255" w:lineRule="atLeast"/>
        <w:rPr>
          <w:rFonts w:ascii="Trebuchet MS" w:hAnsi="Trebuchet MS"/>
          <w:color w:val="333333"/>
          <w:sz w:val="20"/>
          <w:szCs w:val="20"/>
        </w:rPr>
      </w:pPr>
      <w:r>
        <w:rPr>
          <w:rFonts w:ascii="Trebuchet MS" w:hAnsi="Trebuchet MS"/>
          <w:color w:val="333333"/>
          <w:sz w:val="20"/>
          <w:szCs w:val="20"/>
        </w:rPr>
        <w:t>2) Test with valid card number with invalid expiry but valid CVV.</w:t>
      </w:r>
    </w:p>
    <w:p w:rsidR="00F211BD" w:rsidRDefault="00F211BD" w:rsidP="00F211BD">
      <w:pPr>
        <w:pStyle w:val="NormalWeb"/>
        <w:shd w:val="clear" w:color="auto" w:fill="FFFFFF"/>
        <w:spacing w:before="0" w:beforeAutospacing="0" w:after="240" w:afterAutospacing="0" w:line="255" w:lineRule="atLeast"/>
        <w:rPr>
          <w:rFonts w:ascii="Trebuchet MS" w:hAnsi="Trebuchet MS"/>
          <w:color w:val="333333"/>
          <w:sz w:val="20"/>
          <w:szCs w:val="20"/>
        </w:rPr>
      </w:pPr>
      <w:r>
        <w:rPr>
          <w:rFonts w:ascii="Trebuchet MS" w:hAnsi="Trebuchet MS"/>
          <w:color w:val="333333"/>
          <w:sz w:val="20"/>
          <w:szCs w:val="20"/>
        </w:rPr>
        <w:t>3) Test with valid card number with invalid expiry and CVV.</w:t>
      </w:r>
    </w:p>
    <w:p w:rsidR="00F211BD" w:rsidRDefault="00F211BD" w:rsidP="00F211BD">
      <w:pPr>
        <w:pStyle w:val="NormalWeb"/>
        <w:shd w:val="clear" w:color="auto" w:fill="FFFFFF"/>
        <w:spacing w:before="0" w:beforeAutospacing="0" w:after="240" w:afterAutospacing="0" w:line="255" w:lineRule="atLeast"/>
        <w:rPr>
          <w:rFonts w:ascii="Trebuchet MS" w:hAnsi="Trebuchet MS"/>
          <w:color w:val="333333"/>
          <w:sz w:val="20"/>
          <w:szCs w:val="20"/>
        </w:rPr>
      </w:pPr>
      <w:r>
        <w:rPr>
          <w:rFonts w:ascii="Trebuchet MS" w:hAnsi="Trebuchet MS"/>
          <w:color w:val="333333"/>
          <w:sz w:val="20"/>
          <w:szCs w:val="20"/>
        </w:rPr>
        <w:t>4) Test with</w:t>
      </w:r>
      <w:r w:rsidR="00EF6529">
        <w:rPr>
          <w:rFonts w:ascii="Trebuchet MS" w:hAnsi="Trebuchet MS"/>
          <w:color w:val="333333"/>
          <w:sz w:val="20"/>
          <w:szCs w:val="20"/>
        </w:rPr>
        <w:t> valid</w:t>
      </w:r>
      <w:r>
        <w:rPr>
          <w:rFonts w:ascii="Trebuchet MS" w:hAnsi="Trebuchet MS"/>
          <w:color w:val="333333"/>
          <w:sz w:val="20"/>
          <w:szCs w:val="20"/>
        </w:rPr>
        <w:t xml:space="preserve"> details of expired/blocked card.</w:t>
      </w:r>
    </w:p>
    <w:p w:rsidR="00F211BD" w:rsidRDefault="00F211BD" w:rsidP="00F211BD">
      <w:pPr>
        <w:pStyle w:val="NormalWeb"/>
        <w:shd w:val="clear" w:color="auto" w:fill="FFFFFF"/>
        <w:spacing w:before="0" w:beforeAutospacing="0" w:after="240" w:afterAutospacing="0" w:line="255" w:lineRule="atLeast"/>
        <w:rPr>
          <w:rFonts w:ascii="Trebuchet MS" w:hAnsi="Trebuchet MS"/>
          <w:color w:val="333333"/>
          <w:sz w:val="20"/>
          <w:szCs w:val="20"/>
        </w:rPr>
      </w:pPr>
      <w:r>
        <w:rPr>
          <w:rFonts w:ascii="Trebuchet MS" w:hAnsi="Trebuchet MS"/>
          <w:color w:val="333333"/>
          <w:sz w:val="20"/>
          <w:szCs w:val="20"/>
        </w:rPr>
        <w:t>5) Test with valid card number, CVV and expiry date.</w:t>
      </w:r>
    </w:p>
    <w:p w:rsidR="00F211BD" w:rsidRDefault="00AD21C1" w:rsidP="00F211BD">
      <w:pPr>
        <w:rPr>
          <w:rFonts w:ascii="Trebuchet MS" w:hAnsi="Trebuchet MS"/>
          <w:color w:val="333333"/>
          <w:sz w:val="20"/>
          <w:szCs w:val="20"/>
          <w:shd w:val="clear" w:color="auto" w:fill="FFFFFF"/>
        </w:rPr>
      </w:pPr>
      <w:r>
        <w:rPr>
          <w:rFonts w:ascii="Trebuchet MS" w:hAnsi="Trebuchet MS"/>
          <w:color w:val="333333"/>
          <w:sz w:val="20"/>
          <w:szCs w:val="20"/>
          <w:shd w:val="clear" w:color="auto" w:fill="FFFFFF"/>
        </w:rPr>
        <w:t>6</w:t>
      </w:r>
      <w:r w:rsidR="00F211BD">
        <w:rPr>
          <w:rFonts w:ascii="Trebuchet MS" w:hAnsi="Trebuchet MS"/>
          <w:color w:val="333333"/>
          <w:sz w:val="20"/>
          <w:szCs w:val="20"/>
          <w:shd w:val="clear" w:color="auto" w:fill="FFFFFF"/>
        </w:rPr>
        <w:t>) Test for negative transaction.</w:t>
      </w:r>
    </w:p>
    <w:p w:rsidR="00AD21C1" w:rsidRPr="00AD21C1" w:rsidRDefault="00AD21C1" w:rsidP="007F4AFC">
      <w:pPr>
        <w:pStyle w:val="ListParagraph"/>
        <w:numPr>
          <w:ilvl w:val="1"/>
          <w:numId w:val="9"/>
        </w:numPr>
        <w:shd w:val="clear" w:color="auto" w:fill="FFFFFF"/>
        <w:spacing w:after="96" w:line="255" w:lineRule="atLeast"/>
        <w:rPr>
          <w:rFonts w:ascii="Trebuchet MS" w:eastAsia="Times New Roman" w:hAnsi="Trebuchet MS" w:cs="Times New Roman"/>
          <w:color w:val="333333"/>
          <w:sz w:val="20"/>
          <w:szCs w:val="20"/>
          <w:lang w:eastAsia="en-IN"/>
        </w:rPr>
      </w:pPr>
      <w:r w:rsidRPr="00AD21C1">
        <w:rPr>
          <w:rFonts w:ascii="Trebuchet MS" w:eastAsia="Times New Roman" w:hAnsi="Trebuchet MS" w:cs="Times New Roman"/>
          <w:color w:val="333333"/>
          <w:sz w:val="20"/>
          <w:szCs w:val="20"/>
          <w:lang w:eastAsia="en-IN"/>
        </w:rPr>
        <w:lastRenderedPageBreak/>
        <w:t>Check what happens if session goes time out during the payment process</w:t>
      </w:r>
    </w:p>
    <w:p w:rsidR="00AD21C1" w:rsidRPr="00AD21C1" w:rsidRDefault="00AD21C1" w:rsidP="007F4AFC">
      <w:pPr>
        <w:pStyle w:val="ListParagraph"/>
        <w:numPr>
          <w:ilvl w:val="1"/>
          <w:numId w:val="9"/>
        </w:numPr>
        <w:shd w:val="clear" w:color="auto" w:fill="FFFFFF"/>
        <w:spacing w:after="96" w:line="255" w:lineRule="atLeast"/>
        <w:rPr>
          <w:rFonts w:ascii="Trebuchet MS" w:eastAsia="Times New Roman" w:hAnsi="Trebuchet MS" w:cs="Times New Roman"/>
          <w:color w:val="333333"/>
          <w:sz w:val="20"/>
          <w:szCs w:val="20"/>
          <w:lang w:eastAsia="en-IN"/>
        </w:rPr>
      </w:pPr>
      <w:r w:rsidRPr="00AD21C1">
        <w:rPr>
          <w:rFonts w:ascii="Trebuchet MS" w:eastAsia="Times New Roman" w:hAnsi="Trebuchet MS" w:cs="Times New Roman"/>
          <w:color w:val="333333"/>
          <w:sz w:val="20"/>
          <w:szCs w:val="20"/>
          <w:lang w:eastAsia="en-IN"/>
        </w:rPr>
        <w:t>Test after successful payment all the necessary data retrieved to our application or not</w:t>
      </w:r>
    </w:p>
    <w:p w:rsidR="00AD21C1" w:rsidRPr="00AD21C1" w:rsidRDefault="00AD21C1" w:rsidP="007F4AFC">
      <w:pPr>
        <w:pStyle w:val="ListParagraph"/>
        <w:numPr>
          <w:ilvl w:val="1"/>
          <w:numId w:val="9"/>
        </w:numPr>
        <w:shd w:val="clear" w:color="auto" w:fill="FFFFFF"/>
        <w:spacing w:after="96" w:line="255" w:lineRule="atLeast"/>
        <w:rPr>
          <w:rFonts w:ascii="Trebuchet MS" w:eastAsia="Times New Roman" w:hAnsi="Trebuchet MS" w:cs="Times New Roman"/>
          <w:color w:val="333333"/>
          <w:sz w:val="20"/>
          <w:szCs w:val="20"/>
          <w:lang w:eastAsia="en-IN"/>
        </w:rPr>
      </w:pPr>
      <w:r w:rsidRPr="00AD21C1">
        <w:rPr>
          <w:rFonts w:ascii="Trebuchet MS" w:eastAsia="Times New Roman" w:hAnsi="Trebuchet MS" w:cs="Times New Roman"/>
          <w:color w:val="333333"/>
          <w:sz w:val="20"/>
          <w:szCs w:val="20"/>
          <w:lang w:eastAsia="en-IN"/>
        </w:rPr>
        <w:t>Check what happens if payment gateway goes down during the payment process</w:t>
      </w:r>
    </w:p>
    <w:p w:rsidR="0077304C" w:rsidRDefault="00AD21C1" w:rsidP="0077304C">
      <w:pPr>
        <w:shd w:val="clear" w:color="auto" w:fill="FFFFFF"/>
        <w:spacing w:after="96" w:line="255" w:lineRule="atLeast"/>
        <w:ind w:left="360"/>
        <w:rPr>
          <w:rFonts w:ascii="Trebuchet MS" w:eastAsia="Times New Roman" w:hAnsi="Trebuchet MS" w:cs="Times New Roman"/>
          <w:color w:val="333333"/>
          <w:sz w:val="20"/>
          <w:szCs w:val="20"/>
          <w:lang w:eastAsia="en-IN"/>
        </w:rPr>
      </w:pPr>
      <w:r>
        <w:rPr>
          <w:rFonts w:ascii="Trebuchet MS" w:eastAsia="Times New Roman" w:hAnsi="Trebuchet MS" w:cs="Times New Roman"/>
          <w:color w:val="333333"/>
          <w:sz w:val="20"/>
          <w:szCs w:val="20"/>
          <w:lang w:eastAsia="en-IN"/>
        </w:rPr>
        <w:t>10)</w:t>
      </w:r>
      <w:r w:rsidRPr="00AD21C1">
        <w:rPr>
          <w:rFonts w:ascii="Trebuchet MS" w:eastAsia="Times New Roman" w:hAnsi="Trebuchet MS" w:cs="Times New Roman"/>
          <w:color w:val="333333"/>
          <w:sz w:val="20"/>
          <w:szCs w:val="20"/>
          <w:lang w:eastAsia="en-IN"/>
        </w:rPr>
        <w:t>Check what happens if payment process went successful but do not return to our application</w:t>
      </w:r>
    </w:p>
    <w:p w:rsidR="00AD21C1" w:rsidRPr="00AD21C1" w:rsidRDefault="00AD21C1" w:rsidP="0077304C">
      <w:pPr>
        <w:shd w:val="clear" w:color="auto" w:fill="FFFFFF"/>
        <w:spacing w:after="96" w:line="255" w:lineRule="atLeast"/>
        <w:ind w:left="360"/>
        <w:rPr>
          <w:rFonts w:ascii="Trebuchet MS" w:eastAsia="Times New Roman" w:hAnsi="Trebuchet MS" w:cs="Times New Roman"/>
          <w:color w:val="333333"/>
          <w:sz w:val="20"/>
          <w:szCs w:val="20"/>
          <w:lang w:eastAsia="en-IN"/>
        </w:rPr>
      </w:pPr>
      <w:r>
        <w:rPr>
          <w:rFonts w:ascii="Trebuchet MS" w:eastAsia="Times New Roman" w:hAnsi="Trebuchet MS" w:cs="Times New Roman"/>
          <w:color w:val="333333"/>
          <w:sz w:val="20"/>
          <w:szCs w:val="20"/>
          <w:lang w:eastAsia="en-IN"/>
        </w:rPr>
        <w:t>11)</w:t>
      </w:r>
      <w:r w:rsidRPr="00AD21C1">
        <w:rPr>
          <w:rFonts w:ascii="Trebuchet MS" w:eastAsia="Times New Roman" w:hAnsi="Trebuchet MS" w:cs="Times New Roman"/>
          <w:color w:val="333333"/>
          <w:sz w:val="20"/>
          <w:szCs w:val="20"/>
          <w:lang w:eastAsia="en-IN"/>
        </w:rPr>
        <w:t>Check what happens if payment process is fail</w:t>
      </w:r>
    </w:p>
    <w:p w:rsidR="00AD21C1" w:rsidRPr="00AD21C1" w:rsidRDefault="00AD21C1" w:rsidP="00AD21C1">
      <w:pPr>
        <w:shd w:val="clear" w:color="auto" w:fill="FFFFFF"/>
        <w:spacing w:after="96" w:line="255" w:lineRule="atLeast"/>
        <w:ind w:left="360"/>
        <w:rPr>
          <w:rFonts w:ascii="Trebuchet MS" w:eastAsia="Times New Roman" w:hAnsi="Trebuchet MS" w:cs="Times New Roman"/>
          <w:color w:val="333333"/>
          <w:sz w:val="20"/>
          <w:szCs w:val="20"/>
          <w:lang w:eastAsia="en-IN"/>
        </w:rPr>
      </w:pPr>
      <w:r>
        <w:rPr>
          <w:rFonts w:ascii="Trebuchet MS" w:eastAsia="Times New Roman" w:hAnsi="Trebuchet MS" w:cs="Times New Roman"/>
          <w:color w:val="333333"/>
          <w:sz w:val="20"/>
          <w:szCs w:val="20"/>
          <w:lang w:eastAsia="en-IN"/>
        </w:rPr>
        <w:t>12)</w:t>
      </w:r>
      <w:r w:rsidRPr="00AD21C1">
        <w:rPr>
          <w:rFonts w:ascii="Trebuchet MS" w:eastAsia="Times New Roman" w:hAnsi="Trebuchet MS" w:cs="Times New Roman"/>
          <w:color w:val="333333"/>
          <w:sz w:val="20"/>
          <w:szCs w:val="20"/>
          <w:lang w:eastAsia="en-IN"/>
        </w:rPr>
        <w:t>Verify DB entries for the transaction whether they store credit card details and all or not</w:t>
      </w:r>
    </w:p>
    <w:p w:rsidR="00AD21C1" w:rsidRPr="00090BE8" w:rsidRDefault="00376162" w:rsidP="00F211BD">
      <w:pPr>
        <w:rPr>
          <w:rFonts w:ascii="Trebuchet MS" w:hAnsi="Trebuchet MS"/>
          <w:b/>
          <w:color w:val="333333"/>
          <w:sz w:val="28"/>
          <w:szCs w:val="28"/>
          <w:shd w:val="clear" w:color="auto" w:fill="FFFFFF"/>
        </w:rPr>
      </w:pPr>
      <w:r>
        <w:rPr>
          <w:rFonts w:ascii="Trebuchet MS" w:hAnsi="Trebuchet MS"/>
          <w:b/>
          <w:color w:val="333333"/>
          <w:sz w:val="28"/>
          <w:szCs w:val="28"/>
          <w:shd w:val="clear" w:color="auto" w:fill="FFFFFF"/>
        </w:rPr>
        <w:t xml:space="preserve"> </w:t>
      </w:r>
    </w:p>
    <w:p w:rsidR="00F211BD" w:rsidRPr="00090BE8" w:rsidRDefault="00F211BD" w:rsidP="00F211BD">
      <w:pPr>
        <w:pStyle w:val="NormalWeb"/>
        <w:shd w:val="clear" w:color="auto" w:fill="FFFFFF"/>
        <w:spacing w:before="0" w:beforeAutospacing="0" w:after="240" w:afterAutospacing="0" w:line="255" w:lineRule="atLeast"/>
        <w:rPr>
          <w:rFonts w:ascii="Trebuchet MS" w:hAnsi="Trebuchet MS"/>
          <w:b/>
          <w:color w:val="333333"/>
          <w:sz w:val="28"/>
          <w:szCs w:val="28"/>
        </w:rPr>
      </w:pPr>
      <w:r w:rsidRPr="00090BE8">
        <w:rPr>
          <w:rFonts w:ascii="Trebuchet MS" w:hAnsi="Trebuchet MS"/>
          <w:b/>
          <w:color w:val="333333"/>
          <w:sz w:val="28"/>
          <w:szCs w:val="28"/>
        </w:rPr>
        <w:t>For Security testing:-</w:t>
      </w:r>
    </w:p>
    <w:p w:rsidR="00F211BD" w:rsidRDefault="00F211BD" w:rsidP="00F211BD">
      <w:pPr>
        <w:pStyle w:val="NormalWeb"/>
        <w:shd w:val="clear" w:color="auto" w:fill="FFFFFF"/>
        <w:spacing w:before="0" w:beforeAutospacing="0" w:after="240" w:afterAutospacing="0" w:line="255" w:lineRule="atLeast"/>
        <w:rPr>
          <w:rFonts w:ascii="Trebuchet MS" w:hAnsi="Trebuchet MS"/>
          <w:color w:val="333333"/>
          <w:sz w:val="20"/>
          <w:szCs w:val="20"/>
        </w:rPr>
      </w:pPr>
      <w:r>
        <w:rPr>
          <w:rFonts w:ascii="Trebuchet MS" w:hAnsi="Trebuchet MS"/>
          <w:color w:val="333333"/>
          <w:sz w:val="20"/>
          <w:szCs w:val="20"/>
        </w:rPr>
        <w:t xml:space="preserve"> 1) Try out "cookie </w:t>
      </w:r>
      <w:r w:rsidR="00F46170">
        <w:rPr>
          <w:rFonts w:ascii="Trebuchet MS" w:hAnsi="Trebuchet MS"/>
          <w:color w:val="333333"/>
          <w:sz w:val="20"/>
          <w:szCs w:val="20"/>
        </w:rPr>
        <w:t>poisoning</w:t>
      </w:r>
      <w:r>
        <w:rPr>
          <w:rFonts w:ascii="Trebuchet MS" w:hAnsi="Trebuchet MS"/>
          <w:color w:val="333333"/>
          <w:sz w:val="20"/>
          <w:szCs w:val="20"/>
        </w:rPr>
        <w:t>" technique in payment gateway.</w:t>
      </w:r>
    </w:p>
    <w:p w:rsidR="00F211BD" w:rsidRDefault="00F211BD" w:rsidP="00F211BD">
      <w:pPr>
        <w:pStyle w:val="NormalWeb"/>
        <w:shd w:val="clear" w:color="auto" w:fill="FFFFFF"/>
        <w:spacing w:before="0" w:beforeAutospacing="0" w:after="240" w:afterAutospacing="0" w:line="255" w:lineRule="atLeast"/>
        <w:rPr>
          <w:rFonts w:ascii="Trebuchet MS" w:hAnsi="Trebuchet MS"/>
          <w:color w:val="333333"/>
          <w:sz w:val="20"/>
          <w:szCs w:val="20"/>
        </w:rPr>
      </w:pPr>
      <w:r>
        <w:rPr>
          <w:rFonts w:ascii="Trebuchet MS" w:hAnsi="Trebuchet MS"/>
          <w:color w:val="333333"/>
          <w:sz w:val="20"/>
          <w:szCs w:val="20"/>
        </w:rPr>
        <w:t> 2) Test session timeout scenario.</w:t>
      </w:r>
    </w:p>
    <w:p w:rsidR="00F211BD" w:rsidRDefault="00F211BD" w:rsidP="00F211BD">
      <w:pPr>
        <w:pStyle w:val="NormalWeb"/>
        <w:shd w:val="clear" w:color="auto" w:fill="FFFFFF"/>
        <w:spacing w:before="0" w:beforeAutospacing="0" w:after="240" w:afterAutospacing="0" w:line="255" w:lineRule="atLeast"/>
        <w:rPr>
          <w:rFonts w:ascii="Trebuchet MS" w:hAnsi="Trebuchet MS"/>
          <w:color w:val="333333"/>
          <w:sz w:val="20"/>
          <w:szCs w:val="20"/>
        </w:rPr>
      </w:pPr>
      <w:r>
        <w:rPr>
          <w:rFonts w:ascii="Trebuchet MS" w:hAnsi="Trebuchet MS"/>
          <w:color w:val="333333"/>
          <w:sz w:val="20"/>
          <w:szCs w:val="20"/>
        </w:rPr>
        <w:t> 3) Test try to access the page with using back button of the browser to check that session is still active on successful confirmation of payments.</w:t>
      </w:r>
    </w:p>
    <w:p w:rsidR="00F211BD" w:rsidRDefault="00F211BD" w:rsidP="00F211BD">
      <w:pPr>
        <w:pStyle w:val="NormalWeb"/>
        <w:shd w:val="clear" w:color="auto" w:fill="FFFFFF"/>
        <w:spacing w:before="0" w:beforeAutospacing="0" w:after="240" w:afterAutospacing="0" w:line="255" w:lineRule="atLeast"/>
        <w:rPr>
          <w:rFonts w:ascii="Trebuchet MS" w:hAnsi="Trebuchet MS"/>
          <w:color w:val="333333"/>
          <w:sz w:val="20"/>
          <w:szCs w:val="20"/>
        </w:rPr>
      </w:pPr>
      <w:r>
        <w:rPr>
          <w:rFonts w:ascii="Trebuchet MS" w:hAnsi="Trebuchet MS"/>
          <w:color w:val="333333"/>
          <w:sz w:val="20"/>
          <w:szCs w:val="20"/>
        </w:rPr>
        <w:t> 4) Try to test payment gateway using SQL injections tricks</w:t>
      </w:r>
    </w:p>
    <w:p w:rsidR="00090BE8" w:rsidRDefault="00090BE8" w:rsidP="00374F2D">
      <w:pPr>
        <w:pStyle w:val="NormalWeb"/>
        <w:shd w:val="clear" w:color="auto" w:fill="FFFFFF"/>
        <w:spacing w:before="0" w:beforeAutospacing="0" w:after="240" w:afterAutospacing="0" w:line="255" w:lineRule="atLeast"/>
        <w:rPr>
          <w:rFonts w:ascii="Verdana" w:hAnsi="Verdana"/>
          <w:color w:val="222222"/>
          <w:sz w:val="27"/>
          <w:szCs w:val="27"/>
        </w:rPr>
      </w:pPr>
      <w:r>
        <w:rPr>
          <w:rFonts w:ascii="Segoe Print" w:hAnsi="Segoe Print" w:cs="Segoe Print"/>
        </w:rPr>
        <w:t>Security testing</w:t>
      </w:r>
    </w:p>
    <w:p w:rsidR="00090BE8" w:rsidRDefault="00090BE8" w:rsidP="00090BE8">
      <w:pPr>
        <w:pStyle w:val="NormalWeb"/>
        <w:shd w:val="clear" w:color="auto" w:fill="FFFFFF"/>
        <w:rPr>
          <w:rStyle w:val="Strong"/>
          <w:rFonts w:ascii="Verdana" w:hAnsi="Verdana"/>
          <w:color w:val="222222"/>
          <w:sz w:val="27"/>
          <w:szCs w:val="27"/>
        </w:rPr>
      </w:pPr>
      <w:r>
        <w:rPr>
          <w:rStyle w:val="Strong"/>
          <w:rFonts w:ascii="Verdana" w:hAnsi="Verdana"/>
          <w:color w:val="222222"/>
          <w:sz w:val="27"/>
          <w:szCs w:val="27"/>
        </w:rPr>
        <w:t>2. URL manipulation through HTTP GET methods:</w:t>
      </w:r>
    </w:p>
    <w:p w:rsidR="00090BE8" w:rsidRDefault="00090BE8" w:rsidP="00090BE8">
      <w:pPr>
        <w:pStyle w:val="NormalWeb"/>
        <w:shd w:val="clear" w:color="auto" w:fill="FFFFFF"/>
        <w:rPr>
          <w:rFonts w:ascii="Verdana" w:hAnsi="Verdana"/>
          <w:color w:val="222222"/>
          <w:sz w:val="27"/>
          <w:szCs w:val="27"/>
        </w:rPr>
      </w:pPr>
      <w:r>
        <w:rPr>
          <w:rStyle w:val="Strong"/>
          <w:rFonts w:ascii="Verdana" w:hAnsi="Verdana"/>
          <w:color w:val="222222"/>
          <w:sz w:val="27"/>
          <w:szCs w:val="27"/>
        </w:rPr>
        <w:t>3.</w:t>
      </w:r>
      <w:r w:rsidR="00A138CD">
        <w:rPr>
          <w:rFonts w:ascii="Verdana" w:hAnsi="Verdana"/>
          <w:color w:val="222222"/>
          <w:sz w:val="27"/>
          <w:szCs w:val="27"/>
        </w:rPr>
        <w:t xml:space="preserve"> </w:t>
      </w:r>
      <w:r>
        <w:rPr>
          <w:rStyle w:val="Strong"/>
          <w:rFonts w:ascii="Verdana" w:hAnsi="Verdana"/>
          <w:color w:val="222222"/>
          <w:sz w:val="27"/>
          <w:szCs w:val="27"/>
        </w:rPr>
        <w:t>SQL Injection:</w:t>
      </w:r>
    </w:p>
    <w:p w:rsidR="00090BE8" w:rsidRDefault="00090BE8" w:rsidP="00090BE8">
      <w:pPr>
        <w:pStyle w:val="NormalWeb"/>
        <w:shd w:val="clear" w:color="auto" w:fill="FFFFFF"/>
        <w:rPr>
          <w:rFonts w:ascii="Verdana" w:hAnsi="Verdana"/>
          <w:color w:val="222222"/>
          <w:sz w:val="27"/>
          <w:szCs w:val="27"/>
        </w:rPr>
      </w:pPr>
      <w:r>
        <w:rPr>
          <w:rStyle w:val="Strong"/>
          <w:rFonts w:ascii="Verdana" w:hAnsi="Verdana"/>
          <w:color w:val="222222"/>
          <w:sz w:val="27"/>
          <w:szCs w:val="27"/>
        </w:rPr>
        <w:t>4. Cross Site Scripting (XSS):</w:t>
      </w:r>
    </w:p>
    <w:p w:rsidR="00090BE8" w:rsidRDefault="00090BE8" w:rsidP="00090BE8">
      <w:pPr>
        <w:pStyle w:val="NormalWeb"/>
        <w:shd w:val="clear" w:color="auto" w:fill="FFFFFF"/>
        <w:rPr>
          <w:rFonts w:ascii="Verdana" w:hAnsi="Verdana"/>
          <w:color w:val="222222"/>
          <w:sz w:val="27"/>
          <w:szCs w:val="27"/>
        </w:rPr>
      </w:pPr>
      <w:r>
        <w:rPr>
          <w:rFonts w:ascii="Verdana" w:hAnsi="Verdana"/>
          <w:color w:val="222222"/>
          <w:sz w:val="27"/>
          <w:szCs w:val="27"/>
        </w:rPr>
        <w:t>Attacker can use this method to execute malicious script or URL on victim’s browser. Using cross-site scripting, attacker can use scripts like JavaScript to steal user cookies and information stored in the cookies.</w:t>
      </w:r>
    </w:p>
    <w:p w:rsidR="00090BE8" w:rsidRDefault="00C400CD" w:rsidP="00090BE8">
      <w:pPr>
        <w:pStyle w:val="NormalWeb"/>
        <w:shd w:val="clear" w:color="auto" w:fill="FFFFFF"/>
        <w:rPr>
          <w:rFonts w:ascii="Verdana" w:hAnsi="Verdana"/>
          <w:color w:val="222222"/>
          <w:sz w:val="27"/>
          <w:szCs w:val="27"/>
        </w:rPr>
      </w:pPr>
      <w:r>
        <w:rPr>
          <w:rFonts w:ascii="Verdana" w:hAnsi="Verdana"/>
          <w:color w:val="222222"/>
          <w:sz w:val="27"/>
          <w:szCs w:val="27"/>
        </w:rPr>
        <w:t>5.Cookise posioning/altering</w:t>
      </w:r>
    </w:p>
    <w:p w:rsidR="00090BE8" w:rsidRDefault="00090BE8" w:rsidP="00F211BD">
      <w:pPr>
        <w:pStyle w:val="NormalWeb"/>
        <w:shd w:val="clear" w:color="auto" w:fill="FFFFFF"/>
        <w:spacing w:before="0" w:beforeAutospacing="0" w:after="240" w:afterAutospacing="0" w:line="255" w:lineRule="atLeast"/>
        <w:rPr>
          <w:rFonts w:ascii="Trebuchet MS" w:hAnsi="Trebuchet MS"/>
          <w:color w:val="333333"/>
          <w:sz w:val="20"/>
          <w:szCs w:val="20"/>
        </w:rPr>
      </w:pPr>
    </w:p>
    <w:p w:rsidR="00F211BD" w:rsidRDefault="00F211BD" w:rsidP="00F211BD">
      <w:pPr>
        <w:pStyle w:val="Heading1"/>
        <w:shd w:val="clear" w:color="auto" w:fill="FFFFFF"/>
        <w:spacing w:before="0" w:after="225"/>
        <w:rPr>
          <w:rFonts w:ascii="Calibri" w:hAnsi="Calibri" w:cs="Calibri"/>
          <w:color w:val="00A99D"/>
          <w:sz w:val="53"/>
          <w:szCs w:val="53"/>
        </w:rPr>
      </w:pPr>
      <w:r>
        <w:rPr>
          <w:rFonts w:ascii="Calibri" w:hAnsi="Calibri" w:cs="Calibri"/>
          <w:color w:val="00A99D"/>
          <w:sz w:val="53"/>
          <w:szCs w:val="53"/>
        </w:rPr>
        <w:t>cookie</w:t>
      </w:r>
      <w:r w:rsidR="00CB7952">
        <w:rPr>
          <w:rFonts w:ascii="Calibri" w:hAnsi="Calibri" w:cs="Calibri"/>
          <w:color w:val="00A99D"/>
          <w:sz w:val="53"/>
          <w:szCs w:val="53"/>
        </w:rPr>
        <w:t>s</w:t>
      </w:r>
      <w:r>
        <w:rPr>
          <w:rFonts w:ascii="Calibri" w:hAnsi="Calibri" w:cs="Calibri"/>
          <w:color w:val="00A99D"/>
          <w:sz w:val="53"/>
          <w:szCs w:val="53"/>
        </w:rPr>
        <w:t xml:space="preserve"> poisoning</w:t>
      </w:r>
    </w:p>
    <w:p w:rsidR="00F211BD" w:rsidRDefault="00F211BD" w:rsidP="00F211BD">
      <w:pPr>
        <w:pStyle w:val="NormalWeb"/>
        <w:shd w:val="clear" w:color="auto" w:fill="FFFFFF"/>
        <w:spacing w:before="0" w:beforeAutospacing="0" w:after="240" w:afterAutospacing="0" w:line="255" w:lineRule="atLeast"/>
        <w:rPr>
          <w:rFonts w:ascii="Trebuchet MS" w:hAnsi="Trebuchet MS"/>
          <w:color w:val="333333"/>
          <w:sz w:val="20"/>
          <w:szCs w:val="20"/>
        </w:rPr>
      </w:pPr>
      <w:r>
        <w:rPr>
          <w:rFonts w:ascii="Calibri" w:hAnsi="Calibri" w:cs="Calibri"/>
          <w:color w:val="000000"/>
          <w:shd w:val="clear" w:color="auto" w:fill="FFFFFF"/>
        </w:rPr>
        <w:t>On the Web, cookie poisoning is the modification of a</w:t>
      </w:r>
      <w:r>
        <w:rPr>
          <w:rStyle w:val="apple-converted-space"/>
          <w:rFonts w:ascii="Calibri" w:hAnsi="Calibri" w:cs="Calibri"/>
          <w:color w:val="000000"/>
          <w:shd w:val="clear" w:color="auto" w:fill="FFFFFF"/>
        </w:rPr>
        <w:t> </w:t>
      </w:r>
      <w:hyperlink r:id="rId56" w:history="1">
        <w:r>
          <w:rPr>
            <w:rStyle w:val="Hyperlink"/>
            <w:rFonts w:ascii="Calibri" w:hAnsi="Calibri" w:cs="Calibri"/>
            <w:color w:val="663366"/>
            <w:shd w:val="clear" w:color="auto" w:fill="FFFFFF"/>
          </w:rPr>
          <w:t>cookie</w:t>
        </w:r>
      </w:hyperlink>
      <w:r>
        <w:rPr>
          <w:rStyle w:val="apple-converted-space"/>
          <w:rFonts w:ascii="Calibri" w:hAnsi="Calibri" w:cs="Calibri"/>
          <w:color w:val="000000"/>
          <w:shd w:val="clear" w:color="auto" w:fill="FFFFFF"/>
        </w:rPr>
        <w:t> </w:t>
      </w:r>
      <w:r>
        <w:rPr>
          <w:rFonts w:ascii="Calibri" w:hAnsi="Calibri" w:cs="Calibri"/>
          <w:color w:val="000000"/>
          <w:shd w:val="clear" w:color="auto" w:fill="FFFFFF"/>
        </w:rPr>
        <w:t>(personal information in a Web user's computer) by an attacker to gain unauthorized information about the user for purposes such as</w:t>
      </w:r>
      <w:r>
        <w:rPr>
          <w:rStyle w:val="apple-converted-space"/>
          <w:rFonts w:ascii="Calibri" w:hAnsi="Calibri" w:cs="Calibri"/>
          <w:color w:val="000000"/>
          <w:shd w:val="clear" w:color="auto" w:fill="FFFFFF"/>
        </w:rPr>
        <w:t> </w:t>
      </w:r>
      <w:hyperlink r:id="rId57" w:history="1">
        <w:r>
          <w:rPr>
            <w:rStyle w:val="Hyperlink"/>
            <w:rFonts w:ascii="Calibri" w:hAnsi="Calibri" w:cs="Calibri"/>
            <w:color w:val="663366"/>
            <w:shd w:val="clear" w:color="auto" w:fill="FFFFFF"/>
          </w:rPr>
          <w:t>identity theft</w:t>
        </w:r>
      </w:hyperlink>
      <w:r>
        <w:rPr>
          <w:rFonts w:ascii="Calibri" w:hAnsi="Calibri" w:cs="Calibri"/>
          <w:color w:val="000000"/>
          <w:shd w:val="clear" w:color="auto" w:fill="FFFFFF"/>
        </w:rPr>
        <w:t>. The attacker may use the information to open new accounts or to gain access to the user's existing accounts.</w:t>
      </w:r>
    </w:p>
    <w:p w:rsidR="00F211BD" w:rsidRDefault="00F211BD" w:rsidP="00F211BD"/>
    <w:p w:rsidR="001C0A12" w:rsidRDefault="001C0A12" w:rsidP="00430EA5">
      <w:pPr>
        <w:spacing w:before="100" w:beforeAutospacing="1" w:after="100" w:afterAutospacing="1" w:line="432" w:lineRule="atLeast"/>
        <w:rPr>
          <w:rFonts w:ascii="Arial" w:eastAsia="Times New Roman" w:hAnsi="Arial" w:cs="Arial"/>
          <w:color w:val="000000"/>
          <w:sz w:val="27"/>
          <w:szCs w:val="27"/>
          <w:lang w:eastAsia="en-IN"/>
        </w:rPr>
      </w:pPr>
    </w:p>
    <w:p w:rsidR="001C0A12" w:rsidRDefault="001C0A12" w:rsidP="00430EA5">
      <w:pPr>
        <w:spacing w:before="100" w:beforeAutospacing="1" w:after="100" w:afterAutospacing="1" w:line="432" w:lineRule="atLeast"/>
        <w:rPr>
          <w:rFonts w:ascii="Arial" w:eastAsia="Times New Roman" w:hAnsi="Arial" w:cs="Arial"/>
          <w:color w:val="000000"/>
          <w:sz w:val="27"/>
          <w:szCs w:val="27"/>
          <w:lang w:eastAsia="en-IN"/>
        </w:rPr>
      </w:pPr>
    </w:p>
    <w:p w:rsidR="001C0A12" w:rsidRPr="00186C3C" w:rsidRDefault="001C0A12" w:rsidP="00430EA5">
      <w:pPr>
        <w:spacing w:before="100" w:beforeAutospacing="1" w:after="100" w:afterAutospacing="1" w:line="432" w:lineRule="atLeast"/>
        <w:rPr>
          <w:rFonts w:ascii="Arial" w:eastAsia="Times New Roman" w:hAnsi="Arial" w:cs="Arial"/>
          <w:color w:val="000000"/>
          <w:sz w:val="27"/>
          <w:szCs w:val="27"/>
          <w:lang w:eastAsia="en-IN"/>
        </w:rPr>
      </w:pPr>
      <w:r>
        <w:rPr>
          <w:rFonts w:ascii="Arial" w:hAnsi="Arial" w:cs="Arial"/>
          <w:color w:val="555555"/>
          <w:sz w:val="27"/>
          <w:szCs w:val="27"/>
        </w:rPr>
        <w:t>Service oriented architecture (SOA) is an architecture where independent systems and applications communicate with each other by exposing and using services. Services are defined using open standards, making inter-communication much easier to implement, and less dependent on proprietary communication protocols.</w:t>
      </w:r>
    </w:p>
    <w:p w:rsidR="000E6B06" w:rsidRDefault="000E6B06" w:rsidP="000E6B06">
      <w:pPr>
        <w:pStyle w:val="Heading1"/>
        <w:shd w:val="clear" w:color="auto" w:fill="FFFFFF"/>
        <w:spacing w:before="72" w:after="150"/>
        <w:rPr>
          <w:rFonts w:ascii="Verdana" w:hAnsi="Verdana"/>
          <w:b w:val="0"/>
          <w:bCs w:val="0"/>
          <w:color w:val="000000"/>
          <w:sz w:val="30"/>
          <w:szCs w:val="30"/>
        </w:rPr>
      </w:pPr>
      <w:r>
        <w:rPr>
          <w:rFonts w:ascii="Verdana" w:hAnsi="Verdana"/>
          <w:color w:val="000000"/>
          <w:sz w:val="30"/>
          <w:szCs w:val="30"/>
        </w:rPr>
        <w:t>Two-Tier Architecture:</w:t>
      </w:r>
    </w:p>
    <w:p w:rsidR="000E6B06" w:rsidRDefault="000E6B06" w:rsidP="000E6B06">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The two-tier is based on Client Server architecture. The two-tier architecture is like client server application. The direct communication takes place between client and server. There is no intermediate between client and server. Because of tight coupling a 2 tiered application will run faster.</w:t>
      </w:r>
    </w:p>
    <w:p w:rsidR="000E6B06" w:rsidRDefault="000E6B06" w:rsidP="000E6B06">
      <w:pPr>
        <w:shd w:val="clear" w:color="auto" w:fill="F3F3F3"/>
        <w:jc w:val="center"/>
        <w:rPr>
          <w:rFonts w:ascii="Verdana" w:hAnsi="Verdana"/>
          <w:color w:val="000000"/>
          <w:sz w:val="20"/>
          <w:szCs w:val="20"/>
        </w:rPr>
      </w:pPr>
      <w:r>
        <w:rPr>
          <w:rFonts w:ascii="Verdana" w:hAnsi="Verdana"/>
          <w:noProof/>
          <w:color w:val="A90000"/>
          <w:sz w:val="20"/>
          <w:szCs w:val="20"/>
          <w:lang w:eastAsia="en-IN"/>
        </w:rPr>
        <w:drawing>
          <wp:inline distT="0" distB="0" distL="0" distR="0">
            <wp:extent cx="3905250" cy="3076575"/>
            <wp:effectExtent l="19050" t="0" r="0" b="0"/>
            <wp:docPr id="5" name="Picture 1" descr="Two-Tier Architecture">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o-Tier Architecture">
                      <a:hlinkClick r:id="rId58"/>
                    </pic:cNvPr>
                    <pic:cNvPicPr>
                      <a:picLocks noChangeAspect="1" noChangeArrowheads="1"/>
                    </pic:cNvPicPr>
                  </pic:nvPicPr>
                  <pic:blipFill>
                    <a:blip r:embed="rId59"/>
                    <a:srcRect/>
                    <a:stretch>
                      <a:fillRect/>
                    </a:stretch>
                  </pic:blipFill>
                  <pic:spPr bwMode="auto">
                    <a:xfrm>
                      <a:off x="0" y="0"/>
                      <a:ext cx="3905250" cy="3076575"/>
                    </a:xfrm>
                    <a:prstGeom prst="rect">
                      <a:avLst/>
                    </a:prstGeom>
                    <a:noFill/>
                    <a:ln w="9525">
                      <a:noFill/>
                      <a:miter lim="800000"/>
                      <a:headEnd/>
                      <a:tailEnd/>
                    </a:ln>
                  </pic:spPr>
                </pic:pic>
              </a:graphicData>
            </a:graphic>
          </wp:inline>
        </w:drawing>
      </w:r>
    </w:p>
    <w:p w:rsidR="000E6B06" w:rsidRDefault="000E6B06" w:rsidP="000E6B06">
      <w:pPr>
        <w:pStyle w:val="wp-caption-text"/>
        <w:shd w:val="clear" w:color="auto" w:fill="F3F3F3"/>
        <w:spacing w:before="0" w:beforeAutospacing="0" w:after="0" w:afterAutospacing="0" w:line="195" w:lineRule="atLeast"/>
        <w:jc w:val="center"/>
        <w:rPr>
          <w:rFonts w:ascii="Verdana" w:hAnsi="Verdana"/>
          <w:color w:val="666666"/>
          <w:sz w:val="16"/>
          <w:szCs w:val="16"/>
        </w:rPr>
      </w:pPr>
      <w:r>
        <w:rPr>
          <w:rFonts w:ascii="Verdana" w:hAnsi="Verdana"/>
          <w:color w:val="666666"/>
          <w:sz w:val="16"/>
          <w:szCs w:val="16"/>
        </w:rPr>
        <w:t>Two-Tier Architecture</w:t>
      </w:r>
    </w:p>
    <w:p w:rsidR="000E6B06" w:rsidRDefault="000E6B06" w:rsidP="000E6B06">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The Two-tier architecture is divided into two parts:</w:t>
      </w:r>
    </w:p>
    <w:p w:rsidR="000E6B06" w:rsidRDefault="000E6B06" w:rsidP="000E6B06">
      <w:pPr>
        <w:pStyle w:val="NormalWeb"/>
        <w:shd w:val="clear" w:color="auto" w:fill="FFFFFF"/>
        <w:spacing w:before="240" w:beforeAutospacing="0" w:after="240" w:afterAutospacing="0"/>
        <w:rPr>
          <w:rFonts w:ascii="Verdana" w:hAnsi="Verdana"/>
          <w:color w:val="000000"/>
          <w:sz w:val="20"/>
          <w:szCs w:val="20"/>
        </w:rPr>
      </w:pPr>
      <w:r>
        <w:rPr>
          <w:rStyle w:val="Strong"/>
          <w:rFonts w:ascii="Verdana" w:eastAsiaTheme="majorEastAsia" w:hAnsi="Verdana"/>
          <w:color w:val="000000"/>
          <w:sz w:val="20"/>
          <w:szCs w:val="20"/>
        </w:rPr>
        <w:t>1) Client Application (Client Tier)</w:t>
      </w:r>
      <w:r>
        <w:rPr>
          <w:rFonts w:ascii="Verdana" w:hAnsi="Verdana"/>
          <w:b/>
          <w:bCs/>
          <w:color w:val="000000"/>
          <w:sz w:val="20"/>
          <w:szCs w:val="20"/>
        </w:rPr>
        <w:br/>
      </w:r>
      <w:r>
        <w:rPr>
          <w:rStyle w:val="Strong"/>
          <w:rFonts w:ascii="Verdana" w:eastAsiaTheme="majorEastAsia" w:hAnsi="Verdana"/>
          <w:color w:val="000000"/>
          <w:sz w:val="20"/>
          <w:szCs w:val="20"/>
        </w:rPr>
        <w:t>2) Database (Data Tier)</w:t>
      </w:r>
    </w:p>
    <w:p w:rsidR="002B71BC" w:rsidRDefault="000E6B06" w:rsidP="000E6B06">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xml:space="preserve">On client application side the code is written for saving the data in the SQL server database. Client sends the request to server and it process the </w:t>
      </w:r>
    </w:p>
    <w:p w:rsidR="000E6B06" w:rsidRDefault="000E6B06" w:rsidP="000E6B06">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xml:space="preserve">request &amp; send back with data. </w:t>
      </w:r>
      <w:r w:rsidRPr="000E6B06">
        <w:rPr>
          <w:rFonts w:ascii="Verdana" w:hAnsi="Verdana"/>
          <w:b/>
          <w:color w:val="000000"/>
          <w:sz w:val="20"/>
          <w:szCs w:val="20"/>
        </w:rPr>
        <w:t>The main problem of two tier architecture is the server cannot respond multiple request same time,</w:t>
      </w:r>
      <w:r>
        <w:rPr>
          <w:rFonts w:ascii="Verdana" w:hAnsi="Verdana"/>
          <w:color w:val="000000"/>
          <w:sz w:val="20"/>
          <w:szCs w:val="20"/>
        </w:rPr>
        <w:t xml:space="preserve"> as a result it cause a data integrity issue.</w:t>
      </w:r>
    </w:p>
    <w:p w:rsidR="00D74E18" w:rsidRDefault="00D74E18" w:rsidP="00D74E18">
      <w:pPr>
        <w:pStyle w:val="NormalWeb"/>
        <w:shd w:val="clear" w:color="auto" w:fill="FFFFFF"/>
        <w:spacing w:before="0" w:beforeAutospacing="0" w:after="240" w:afterAutospacing="0" w:line="302" w:lineRule="atLeast"/>
        <w:rPr>
          <w:rFonts w:ascii="Segoe UI" w:hAnsi="Segoe UI" w:cs="Segoe UI"/>
          <w:color w:val="333333"/>
          <w:sz w:val="21"/>
          <w:szCs w:val="21"/>
        </w:rPr>
      </w:pPr>
      <w:r>
        <w:rPr>
          <w:rFonts w:ascii="Segoe UI" w:hAnsi="Segoe UI" w:cs="Segoe UI"/>
          <w:color w:val="333333"/>
          <w:sz w:val="21"/>
          <w:szCs w:val="21"/>
        </w:rPr>
        <w:lastRenderedPageBreak/>
        <w:t>*********************************************************************************************************************************************************</w:t>
      </w:r>
    </w:p>
    <w:p w:rsidR="00D74E18" w:rsidRDefault="00D74E18" w:rsidP="00D74E18">
      <w:pPr>
        <w:pStyle w:val="NormalWeb"/>
        <w:shd w:val="clear" w:color="auto" w:fill="FFFFFF"/>
        <w:spacing w:before="0" w:beforeAutospacing="0" w:after="240" w:afterAutospacing="0" w:line="302" w:lineRule="atLeast"/>
        <w:rPr>
          <w:rFonts w:ascii="Segoe UI" w:hAnsi="Segoe UI" w:cs="Segoe UI"/>
          <w:color w:val="333333"/>
          <w:sz w:val="21"/>
          <w:szCs w:val="21"/>
        </w:rPr>
      </w:pPr>
      <w:r>
        <w:rPr>
          <w:rFonts w:ascii="Segoe UI" w:hAnsi="Segoe UI" w:cs="Segoe UI"/>
          <w:color w:val="333333"/>
          <w:sz w:val="21"/>
          <w:szCs w:val="21"/>
        </w:rPr>
        <w:t>When I think of 2-tier architecture, I vision 2 computers talking to each other, with one computer being the client and the other being the Server. Now, with this in mind, is it possible to see this web application as a 2-tier architecture.</w:t>
      </w:r>
    </w:p>
    <w:p w:rsidR="00D74E18" w:rsidRDefault="00D74E18" w:rsidP="00D74E18">
      <w:pPr>
        <w:pStyle w:val="NormalWeb"/>
        <w:shd w:val="clear" w:color="auto" w:fill="FFFFFF"/>
        <w:spacing w:before="0" w:beforeAutospacing="0" w:after="240" w:afterAutospacing="0" w:line="302" w:lineRule="atLeast"/>
        <w:rPr>
          <w:rFonts w:ascii="Segoe UI" w:hAnsi="Segoe UI" w:cs="Segoe UI"/>
          <w:color w:val="333333"/>
          <w:sz w:val="21"/>
          <w:szCs w:val="21"/>
        </w:rPr>
      </w:pPr>
      <w:r>
        <w:rPr>
          <w:rFonts w:ascii="Segoe UI" w:hAnsi="Segoe UI" w:cs="Segoe UI"/>
          <w:color w:val="333333"/>
          <w:sz w:val="21"/>
          <w:szCs w:val="21"/>
        </w:rPr>
        <w:t>Client Machine-&gt; Web Browser</w:t>
      </w:r>
    </w:p>
    <w:p w:rsidR="00D74E18" w:rsidRDefault="00D74E18" w:rsidP="00D74E18">
      <w:pPr>
        <w:pStyle w:val="NormalWeb"/>
        <w:shd w:val="clear" w:color="auto" w:fill="FFFFFF"/>
        <w:spacing w:before="0" w:beforeAutospacing="0" w:after="240" w:afterAutospacing="0" w:line="302" w:lineRule="atLeast"/>
        <w:rPr>
          <w:rFonts w:ascii="Segoe UI" w:hAnsi="Segoe UI" w:cs="Segoe UI"/>
          <w:color w:val="333333"/>
          <w:sz w:val="21"/>
          <w:szCs w:val="21"/>
        </w:rPr>
      </w:pPr>
      <w:r>
        <w:rPr>
          <w:rFonts w:ascii="Segoe UI" w:hAnsi="Segoe UI" w:cs="Segoe UI"/>
          <w:color w:val="333333"/>
          <w:sz w:val="21"/>
          <w:szCs w:val="21"/>
        </w:rPr>
        <w:t>Server Machine -&gt; IIS web server hosting the website, the machine possibly hosts the database also.</w:t>
      </w:r>
    </w:p>
    <w:p w:rsidR="00D74E18" w:rsidRDefault="00D74E18" w:rsidP="00D74E18">
      <w:pPr>
        <w:pStyle w:val="NormalWeb"/>
        <w:shd w:val="clear" w:color="auto" w:fill="FFFFFF"/>
        <w:spacing w:before="0" w:beforeAutospacing="0" w:after="240" w:afterAutospacing="0" w:line="302" w:lineRule="atLeast"/>
        <w:rPr>
          <w:rFonts w:ascii="Segoe UI" w:hAnsi="Segoe UI" w:cs="Segoe UI"/>
          <w:color w:val="333333"/>
          <w:sz w:val="21"/>
          <w:szCs w:val="21"/>
        </w:rPr>
      </w:pPr>
      <w:r>
        <w:rPr>
          <w:rFonts w:ascii="Segoe UI" w:hAnsi="Segoe UI" w:cs="Segoe UI"/>
          <w:color w:val="333333"/>
          <w:sz w:val="21"/>
          <w:szCs w:val="21"/>
        </w:rPr>
        <w:t>Is this a 2-tier web application architecture?.</w:t>
      </w:r>
    </w:p>
    <w:p w:rsidR="00D74E18" w:rsidRDefault="00D74E18" w:rsidP="00D74E18">
      <w:pPr>
        <w:pStyle w:val="NormalWeb"/>
        <w:shd w:val="clear" w:color="auto" w:fill="FFFFFF"/>
        <w:spacing w:before="0" w:beforeAutospacing="0" w:after="240" w:afterAutospacing="0" w:line="302" w:lineRule="atLeast"/>
        <w:rPr>
          <w:rFonts w:ascii="Segoe UI" w:hAnsi="Segoe UI" w:cs="Segoe UI"/>
          <w:color w:val="333333"/>
          <w:sz w:val="21"/>
          <w:szCs w:val="21"/>
        </w:rPr>
      </w:pPr>
      <w:r>
        <w:rPr>
          <w:rFonts w:ascii="Segoe UI" w:hAnsi="Segoe UI" w:cs="Segoe UI"/>
          <w:color w:val="333333"/>
          <w:sz w:val="21"/>
          <w:szCs w:val="21"/>
        </w:rPr>
        <w:t>Now, during web application development using Visual Studio, if I am debugging the website using local IIS and database, will this constitute as a 1-tier architecture?.</w:t>
      </w:r>
    </w:p>
    <w:p w:rsidR="00F211BD" w:rsidRDefault="00F211BD" w:rsidP="00F211BD"/>
    <w:p w:rsidR="00C45BA6" w:rsidRDefault="00C45BA6" w:rsidP="00C45BA6">
      <w:pPr>
        <w:pStyle w:val="NormalWeb"/>
        <w:shd w:val="clear" w:color="auto" w:fill="FFFFFF"/>
        <w:spacing w:before="0" w:beforeAutospacing="0" w:after="240" w:afterAutospacing="0" w:line="302" w:lineRule="atLeast"/>
        <w:rPr>
          <w:rFonts w:ascii="Segoe UI" w:hAnsi="Segoe UI" w:cs="Segoe UI"/>
          <w:color w:val="333333"/>
          <w:sz w:val="21"/>
          <w:szCs w:val="21"/>
        </w:rPr>
      </w:pPr>
      <w:r>
        <w:rPr>
          <w:rFonts w:ascii="Segoe UI" w:hAnsi="Segoe UI" w:cs="Segoe UI"/>
          <w:color w:val="333333"/>
          <w:sz w:val="21"/>
          <w:szCs w:val="21"/>
        </w:rPr>
        <w:t>Yes, you're right about the 2-tier architecture.  If you have a basic web site and each web page makes requests to a database server directly that's a 2-tier.  3-tier would be if you expanded this and had another server components such as a class library that included business logic (BLL) or a dedicated DAL (data access layer) such as a set of API's to talk to the database that run on the server side. </w:t>
      </w:r>
    </w:p>
    <w:p w:rsidR="00C45BA6" w:rsidRDefault="00C45BA6" w:rsidP="00C45BA6">
      <w:pPr>
        <w:pStyle w:val="NormalWeb"/>
        <w:shd w:val="clear" w:color="auto" w:fill="FFFFFF"/>
        <w:spacing w:before="0" w:beforeAutospacing="0" w:after="240" w:afterAutospacing="0" w:line="302" w:lineRule="atLeast"/>
        <w:rPr>
          <w:rFonts w:ascii="Segoe UI" w:hAnsi="Segoe UI" w:cs="Segoe UI"/>
          <w:color w:val="333333"/>
          <w:sz w:val="21"/>
          <w:szCs w:val="21"/>
        </w:rPr>
      </w:pPr>
      <w:r>
        <w:rPr>
          <w:rFonts w:ascii="Segoe UI" w:hAnsi="Segoe UI" w:cs="Segoe UI"/>
          <w:color w:val="333333"/>
          <w:sz w:val="21"/>
          <w:szCs w:val="21"/>
        </w:rPr>
        <w:t>Even if you moved it to one machine though, it would still be 2-tier because you would still have a web server (the web server included in Visual Studio) and the database server.</w:t>
      </w:r>
    </w:p>
    <w:p w:rsidR="00C45BA6" w:rsidRDefault="00C45BA6" w:rsidP="00C45BA6">
      <w:pPr>
        <w:pStyle w:val="NormalWeb"/>
        <w:pBdr>
          <w:bottom w:val="dotted" w:sz="24" w:space="1" w:color="auto"/>
        </w:pBdr>
        <w:shd w:val="clear" w:color="auto" w:fill="FFFFFF"/>
        <w:spacing w:before="0" w:beforeAutospacing="0" w:after="240" w:afterAutospacing="0" w:line="302" w:lineRule="atLeast"/>
        <w:rPr>
          <w:rFonts w:ascii="Segoe UI" w:hAnsi="Segoe UI" w:cs="Segoe UI"/>
          <w:color w:val="333333"/>
          <w:sz w:val="21"/>
          <w:szCs w:val="21"/>
        </w:rPr>
      </w:pPr>
      <w:r>
        <w:rPr>
          <w:rFonts w:ascii="Segoe UI" w:hAnsi="Segoe UI" w:cs="Segoe UI"/>
          <w:color w:val="333333"/>
          <w:sz w:val="21"/>
          <w:szCs w:val="21"/>
        </w:rPr>
        <w:t>The only way it would be 1-tier would be something like a windows application that talks to a local access database or something like that.</w:t>
      </w:r>
    </w:p>
    <w:p w:rsidR="00D74E18" w:rsidRDefault="0073766A" w:rsidP="000210E5">
      <w:pPr>
        <w:rPr>
          <w:rFonts w:ascii="Arial" w:hAnsi="Arial" w:cs="Arial"/>
          <w:color w:val="555555"/>
          <w:sz w:val="23"/>
          <w:szCs w:val="23"/>
          <w:shd w:val="clear" w:color="auto" w:fill="FFFFFF"/>
        </w:rPr>
      </w:pPr>
      <w:r>
        <w:rPr>
          <w:rStyle w:val="Strong"/>
          <w:rFonts w:ascii="Arial" w:hAnsi="Arial" w:cs="Arial"/>
          <w:color w:val="555555"/>
          <w:sz w:val="23"/>
          <w:szCs w:val="23"/>
          <w:bdr w:val="none" w:sz="0" w:space="0" w:color="auto" w:frame="1"/>
          <w:shd w:val="clear" w:color="auto" w:fill="FFFFFF"/>
        </w:rPr>
        <w:t>N-Tier Architecture</w:t>
      </w:r>
      <w:r>
        <w:rPr>
          <w:rStyle w:val="apple-converted-space"/>
          <w:rFonts w:ascii="Arial" w:hAnsi="Arial" w:cs="Arial"/>
          <w:color w:val="555555"/>
          <w:sz w:val="23"/>
          <w:szCs w:val="23"/>
          <w:shd w:val="clear" w:color="auto" w:fill="FFFFFF"/>
        </w:rPr>
        <w:t> </w:t>
      </w:r>
      <w:r>
        <w:rPr>
          <w:rFonts w:ascii="Arial" w:hAnsi="Arial" w:cs="Arial"/>
          <w:color w:val="555555"/>
          <w:sz w:val="23"/>
          <w:szCs w:val="23"/>
          <w:shd w:val="clear" w:color="auto" w:fill="FFFFFF"/>
        </w:rPr>
        <w:t>is a physical structuring, while</w:t>
      </w:r>
      <w:r>
        <w:rPr>
          <w:rStyle w:val="apple-converted-space"/>
          <w:rFonts w:ascii="Arial" w:hAnsi="Arial" w:cs="Arial"/>
          <w:color w:val="555555"/>
          <w:sz w:val="23"/>
          <w:szCs w:val="23"/>
          <w:shd w:val="clear" w:color="auto" w:fill="FFFFFF"/>
        </w:rPr>
        <w:t> </w:t>
      </w:r>
      <w:r>
        <w:rPr>
          <w:rStyle w:val="Strong"/>
          <w:rFonts w:ascii="Arial" w:hAnsi="Arial" w:cs="Arial"/>
          <w:color w:val="555555"/>
          <w:sz w:val="23"/>
          <w:szCs w:val="23"/>
          <w:bdr w:val="none" w:sz="0" w:space="0" w:color="auto" w:frame="1"/>
          <w:shd w:val="clear" w:color="auto" w:fill="FFFFFF"/>
        </w:rPr>
        <w:t>a N-Layer Architecture</w:t>
      </w:r>
      <w:r>
        <w:rPr>
          <w:rStyle w:val="apple-converted-space"/>
          <w:rFonts w:ascii="Arial" w:hAnsi="Arial" w:cs="Arial"/>
          <w:color w:val="555555"/>
          <w:sz w:val="23"/>
          <w:szCs w:val="23"/>
          <w:shd w:val="clear" w:color="auto" w:fill="FFFFFF"/>
        </w:rPr>
        <w:t> </w:t>
      </w:r>
      <w:r>
        <w:rPr>
          <w:rFonts w:ascii="Arial" w:hAnsi="Arial" w:cs="Arial"/>
          <w:color w:val="555555"/>
          <w:sz w:val="23"/>
          <w:szCs w:val="23"/>
          <w:shd w:val="clear" w:color="auto" w:fill="FFFFFF"/>
        </w:rPr>
        <w:t>is a logical structuring.</w:t>
      </w:r>
    </w:p>
    <w:p w:rsidR="00FB1758" w:rsidRDefault="00FB1758" w:rsidP="005A53DB">
      <w:pPr>
        <w:shd w:val="clear" w:color="auto" w:fill="007ACC"/>
        <w:spacing w:line="302" w:lineRule="atLeast"/>
        <w:rPr>
          <w:rFonts w:ascii="inherit" w:hAnsi="inherit" w:cs="Segoe UI"/>
          <w:color w:val="333333"/>
          <w:sz w:val="20"/>
          <w:szCs w:val="20"/>
        </w:rPr>
      </w:pPr>
      <w:r>
        <w:rPr>
          <w:rFonts w:ascii="inherit" w:hAnsi="inherit" w:cs="Segoe UI"/>
          <w:noProof/>
          <w:color w:val="FFFFFF"/>
          <w:lang w:eastAsia="en-IN"/>
        </w:rPr>
        <w:drawing>
          <wp:inline distT="0" distB="0" distL="0" distR="0">
            <wp:extent cx="9525" cy="9525"/>
            <wp:effectExtent l="0" t="0" r="0" b="0"/>
            <wp:docPr id="7" name="Picture 3"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estion"/>
                    <pic:cNvPicPr>
                      <a:picLocks noChangeAspect="1" noChangeArrowheads="1"/>
                    </pic:cNvPicPr>
                  </pic:nvPicPr>
                  <pic:blipFill>
                    <a:blip r:embed="rId51"/>
                    <a:srcRect/>
                    <a:stretch>
                      <a:fillRect/>
                    </a:stretch>
                  </pic:blipFill>
                  <pic:spPr bwMode="auto">
                    <a:xfrm>
                      <a:off x="0" y="0"/>
                      <a:ext cx="9525" cy="9525"/>
                    </a:xfrm>
                    <a:prstGeom prst="rect">
                      <a:avLst/>
                    </a:prstGeom>
                    <a:noFill/>
                    <a:ln w="9525">
                      <a:noFill/>
                      <a:miter lim="800000"/>
                      <a:headEnd/>
                      <a:tailEnd/>
                    </a:ln>
                  </pic:spPr>
                </pic:pic>
              </a:graphicData>
            </a:graphic>
          </wp:inline>
        </w:drawing>
      </w:r>
      <w:hyperlink r:id="rId60" w:tooltip="Sign in to vote" w:history="1"/>
    </w:p>
    <w:p w:rsidR="005A53DB" w:rsidRDefault="005A53DB" w:rsidP="00FB1758">
      <w:pPr>
        <w:pStyle w:val="NormalWeb"/>
        <w:shd w:val="clear" w:color="auto" w:fill="FFFFFF"/>
        <w:spacing w:before="0" w:beforeAutospacing="0" w:after="240" w:afterAutospacing="0" w:line="302" w:lineRule="atLeast"/>
        <w:rPr>
          <w:rFonts w:ascii="inherit" w:hAnsi="inherit" w:cs="Segoe UI"/>
          <w:color w:val="333333"/>
          <w:sz w:val="20"/>
          <w:szCs w:val="20"/>
        </w:rPr>
      </w:pPr>
    </w:p>
    <w:p w:rsidR="00FB1758" w:rsidRDefault="00FB1758" w:rsidP="00FB1758">
      <w:pPr>
        <w:pStyle w:val="NormalWeb"/>
        <w:shd w:val="clear" w:color="auto" w:fill="FFFFFF"/>
        <w:spacing w:before="0" w:beforeAutospacing="0" w:after="240" w:afterAutospacing="0" w:line="302" w:lineRule="atLeast"/>
        <w:rPr>
          <w:rFonts w:ascii="inherit" w:hAnsi="inherit" w:cs="Segoe UI"/>
          <w:color w:val="333333"/>
          <w:sz w:val="20"/>
          <w:szCs w:val="20"/>
        </w:rPr>
      </w:pPr>
      <w:r>
        <w:rPr>
          <w:rFonts w:ascii="inherit" w:hAnsi="inherit" w:cs="Segoe UI"/>
          <w:color w:val="333333"/>
          <w:sz w:val="20"/>
          <w:szCs w:val="20"/>
        </w:rPr>
        <w:t>Sam, here it is:N-tier and 3-tier are architectural deployment styles that describe the separation of functionality into segments in much the same way as the layered style, but with each segment being a tier that can be located on a physically separate computer. They evolved through the component-oriented approach, generally using platform specific methods for communication instead of a message-based approach.</w:t>
      </w:r>
    </w:p>
    <w:p w:rsidR="00FB1758" w:rsidRDefault="00FB1758" w:rsidP="00FB1758">
      <w:pPr>
        <w:pStyle w:val="NormalWeb"/>
        <w:shd w:val="clear" w:color="auto" w:fill="FFFFFF"/>
        <w:spacing w:before="0" w:beforeAutospacing="0" w:after="240" w:afterAutospacing="0" w:line="302" w:lineRule="atLeast"/>
        <w:rPr>
          <w:rFonts w:ascii="inherit" w:hAnsi="inherit" w:cs="Segoe UI"/>
          <w:color w:val="333333"/>
          <w:sz w:val="20"/>
          <w:szCs w:val="20"/>
        </w:rPr>
      </w:pPr>
      <w:r>
        <w:rPr>
          <w:rFonts w:ascii="inherit" w:hAnsi="inherit" w:cs="Segoe UI"/>
          <w:color w:val="333333"/>
          <w:sz w:val="20"/>
          <w:szCs w:val="20"/>
        </w:rPr>
        <w:t>N-tier application architecture is characterized by the functional decomposition of applications, service components, and their distributed deployment, providing improved scalability, availability, manageability, and resource utilization. Each tier is completely independent from all other tiers, except for those immediately above and below it. The nth tier only has to know how to handle a request from the n+1th tier, how to forward that request on to the n-1th tier (if there is one), and how to handle the results of the request. Communication between tiers is typically asynchronous in order to support better scalability.</w:t>
      </w:r>
    </w:p>
    <w:p w:rsidR="00FB1758" w:rsidRDefault="00FB1758" w:rsidP="00FB1758">
      <w:pPr>
        <w:pStyle w:val="NormalWeb"/>
        <w:shd w:val="clear" w:color="auto" w:fill="FFFFFF"/>
        <w:spacing w:before="0" w:beforeAutospacing="0" w:after="240" w:afterAutospacing="0" w:line="302" w:lineRule="atLeast"/>
        <w:rPr>
          <w:rFonts w:ascii="inherit" w:hAnsi="inherit" w:cs="Segoe UI"/>
          <w:color w:val="333333"/>
          <w:sz w:val="20"/>
          <w:szCs w:val="20"/>
        </w:rPr>
      </w:pPr>
      <w:r>
        <w:rPr>
          <w:rFonts w:ascii="inherit" w:hAnsi="inherit" w:cs="Segoe UI"/>
          <w:color w:val="333333"/>
          <w:sz w:val="20"/>
          <w:szCs w:val="20"/>
        </w:rPr>
        <w:lastRenderedPageBreak/>
        <w:t>N-tier architectures usually have at least three separate logical parts, each located on a separate physical server. Each part is responsible for specific functionality. When using a layered design approach, a layer is deployed on a tier if more than one service or application is dependent on the functionality exposed by the layer.</w:t>
      </w:r>
    </w:p>
    <w:p w:rsidR="00FB1758" w:rsidRDefault="00FB1758" w:rsidP="00FB1758">
      <w:pPr>
        <w:pStyle w:val="NormalWeb"/>
        <w:shd w:val="clear" w:color="auto" w:fill="FFFFFF"/>
        <w:spacing w:before="0" w:beforeAutospacing="0" w:after="240" w:afterAutospacing="0" w:line="302" w:lineRule="atLeast"/>
        <w:rPr>
          <w:rFonts w:ascii="inherit" w:hAnsi="inherit" w:cs="Segoe UI"/>
          <w:color w:val="333333"/>
          <w:sz w:val="20"/>
          <w:szCs w:val="20"/>
        </w:rPr>
      </w:pPr>
      <w:r>
        <w:rPr>
          <w:rFonts w:ascii="inherit" w:hAnsi="inherit" w:cs="Segoe UI"/>
          <w:color w:val="333333"/>
          <w:sz w:val="20"/>
          <w:szCs w:val="20"/>
        </w:rPr>
        <w:t>An example of the N-tier/3-tier architectural style is a typical financial Web application where security is important. The business layer must be deployed behind a firewall, which forces the deployment of the presentation layer on a separate tier in the perimeter network. Another example is a typical rich client connected application, where the presentation layer is deployed on client machines and the business layer and data access layer are deployed on one or more server tiers.</w:t>
      </w:r>
    </w:p>
    <w:p w:rsidR="00FB1758" w:rsidRPr="00FB1758" w:rsidRDefault="00FB1758" w:rsidP="00FB1758">
      <w:pPr>
        <w:pStyle w:val="NormalWeb"/>
        <w:shd w:val="clear" w:color="auto" w:fill="FFFFFF"/>
        <w:spacing w:before="0" w:beforeAutospacing="0" w:after="240" w:afterAutospacing="0" w:line="302" w:lineRule="atLeast"/>
        <w:rPr>
          <w:rFonts w:ascii="inherit" w:hAnsi="inherit" w:cs="Segoe UI"/>
          <w:b/>
          <w:color w:val="333333"/>
          <w:sz w:val="20"/>
          <w:szCs w:val="20"/>
        </w:rPr>
      </w:pPr>
      <w:r w:rsidRPr="00FB1758">
        <w:rPr>
          <w:rFonts w:ascii="inherit" w:hAnsi="inherit" w:cs="Segoe UI"/>
          <w:b/>
          <w:color w:val="333333"/>
          <w:sz w:val="20"/>
          <w:szCs w:val="20"/>
        </w:rPr>
        <w:t>The main benefits of the N-tier/3-tier architectural style are:</w:t>
      </w:r>
    </w:p>
    <w:p w:rsidR="00FB1758" w:rsidRDefault="00FB1758" w:rsidP="007F4AFC">
      <w:pPr>
        <w:numPr>
          <w:ilvl w:val="0"/>
          <w:numId w:val="15"/>
        </w:numPr>
        <w:shd w:val="clear" w:color="auto" w:fill="FFFFFF"/>
        <w:spacing w:after="0" w:line="263" w:lineRule="atLeast"/>
        <w:rPr>
          <w:rFonts w:ascii="inherit" w:hAnsi="inherit" w:cs="Segoe UI"/>
          <w:color w:val="333333"/>
          <w:sz w:val="20"/>
          <w:szCs w:val="20"/>
        </w:rPr>
      </w:pPr>
      <w:r>
        <w:rPr>
          <w:rStyle w:val="Strong"/>
          <w:rFonts w:ascii="inherit" w:hAnsi="inherit" w:cs="Segoe UI"/>
          <w:color w:val="333333"/>
          <w:sz w:val="20"/>
          <w:szCs w:val="20"/>
          <w:bdr w:val="none" w:sz="0" w:space="0" w:color="auto" w:frame="1"/>
        </w:rPr>
        <w:t>Maintainability</w:t>
      </w:r>
      <w:r>
        <w:rPr>
          <w:rFonts w:ascii="inherit" w:hAnsi="inherit" w:cs="Segoe UI"/>
          <w:color w:val="333333"/>
          <w:sz w:val="20"/>
          <w:szCs w:val="20"/>
        </w:rPr>
        <w:t>. Because each tier is independent of the other tiers, updates or changes can be carried out without affecting the application as a whole.</w:t>
      </w:r>
    </w:p>
    <w:p w:rsidR="00FB1758" w:rsidRDefault="00FB1758" w:rsidP="007F4AFC">
      <w:pPr>
        <w:numPr>
          <w:ilvl w:val="0"/>
          <w:numId w:val="15"/>
        </w:numPr>
        <w:shd w:val="clear" w:color="auto" w:fill="FFFFFF"/>
        <w:spacing w:after="0" w:line="263" w:lineRule="atLeast"/>
        <w:rPr>
          <w:rFonts w:ascii="inherit" w:hAnsi="inherit" w:cs="Segoe UI"/>
          <w:color w:val="333333"/>
          <w:sz w:val="20"/>
          <w:szCs w:val="20"/>
        </w:rPr>
      </w:pPr>
      <w:r>
        <w:rPr>
          <w:rStyle w:val="Strong"/>
          <w:rFonts w:ascii="inherit" w:hAnsi="inherit" w:cs="Segoe UI"/>
          <w:color w:val="333333"/>
          <w:sz w:val="20"/>
          <w:szCs w:val="20"/>
          <w:bdr w:val="none" w:sz="0" w:space="0" w:color="auto" w:frame="1"/>
        </w:rPr>
        <w:t>Scalability</w:t>
      </w:r>
      <w:r>
        <w:rPr>
          <w:rFonts w:ascii="inherit" w:hAnsi="inherit" w:cs="Segoe UI"/>
          <w:color w:val="333333"/>
          <w:sz w:val="20"/>
          <w:szCs w:val="20"/>
        </w:rPr>
        <w:t>. Because tiers are based on the deployment of layers, scaling out an application is reasonably straightforward.</w:t>
      </w:r>
    </w:p>
    <w:p w:rsidR="00FB1758" w:rsidRDefault="00FB1758" w:rsidP="007F4AFC">
      <w:pPr>
        <w:numPr>
          <w:ilvl w:val="0"/>
          <w:numId w:val="15"/>
        </w:numPr>
        <w:shd w:val="clear" w:color="auto" w:fill="FFFFFF"/>
        <w:spacing w:after="0" w:line="263" w:lineRule="atLeast"/>
        <w:rPr>
          <w:rFonts w:ascii="inherit" w:hAnsi="inherit" w:cs="Segoe UI"/>
          <w:color w:val="333333"/>
          <w:sz w:val="20"/>
          <w:szCs w:val="20"/>
        </w:rPr>
      </w:pPr>
      <w:r>
        <w:rPr>
          <w:rStyle w:val="Strong"/>
          <w:rFonts w:ascii="inherit" w:hAnsi="inherit" w:cs="Segoe UI"/>
          <w:color w:val="333333"/>
          <w:sz w:val="20"/>
          <w:szCs w:val="20"/>
          <w:bdr w:val="none" w:sz="0" w:space="0" w:color="auto" w:frame="1"/>
        </w:rPr>
        <w:t>Flexibility</w:t>
      </w:r>
      <w:r>
        <w:rPr>
          <w:rFonts w:ascii="inherit" w:hAnsi="inherit" w:cs="Segoe UI"/>
          <w:color w:val="333333"/>
          <w:sz w:val="20"/>
          <w:szCs w:val="20"/>
        </w:rPr>
        <w:t>. Because each tier can be managed or scaled independently, flexibility is increased.</w:t>
      </w:r>
    </w:p>
    <w:p w:rsidR="00FB1758" w:rsidRDefault="00FB1758" w:rsidP="007F4AFC">
      <w:pPr>
        <w:numPr>
          <w:ilvl w:val="0"/>
          <w:numId w:val="15"/>
        </w:numPr>
        <w:shd w:val="clear" w:color="auto" w:fill="FFFFFF"/>
        <w:spacing w:after="0" w:line="263" w:lineRule="atLeast"/>
        <w:rPr>
          <w:rFonts w:ascii="inherit" w:hAnsi="inherit" w:cs="Segoe UI"/>
          <w:color w:val="333333"/>
          <w:sz w:val="20"/>
          <w:szCs w:val="20"/>
        </w:rPr>
      </w:pPr>
      <w:r>
        <w:rPr>
          <w:rStyle w:val="Strong"/>
          <w:rFonts w:ascii="inherit" w:hAnsi="inherit" w:cs="Segoe UI"/>
          <w:color w:val="333333"/>
          <w:sz w:val="20"/>
          <w:szCs w:val="20"/>
          <w:bdr w:val="none" w:sz="0" w:space="0" w:color="auto" w:frame="1"/>
        </w:rPr>
        <w:t>Availability</w:t>
      </w:r>
      <w:r>
        <w:rPr>
          <w:rFonts w:ascii="inherit" w:hAnsi="inherit" w:cs="Segoe UI"/>
          <w:color w:val="333333"/>
          <w:sz w:val="20"/>
          <w:szCs w:val="20"/>
        </w:rPr>
        <w:t>. Applications can exploit the modular architecture of enabling systems using easily scalable components, which increases availability.</w:t>
      </w:r>
    </w:p>
    <w:p w:rsidR="00FB1758" w:rsidRPr="00FB1758" w:rsidRDefault="00FB1758" w:rsidP="007F4AFC">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FB1758">
        <w:rPr>
          <w:rFonts w:ascii="Verdana" w:eastAsia="Times New Roman" w:hAnsi="Verdana" w:cs="Times New Roman"/>
          <w:color w:val="000000"/>
          <w:sz w:val="20"/>
          <w:szCs w:val="20"/>
          <w:lang w:eastAsia="en-IN"/>
        </w:rPr>
        <w:t>High performance, lightweight persistent objects</w:t>
      </w:r>
    </w:p>
    <w:p w:rsidR="00FB1758" w:rsidRPr="00FB1758" w:rsidRDefault="00FB1758" w:rsidP="007F4AFC">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FB1758">
        <w:rPr>
          <w:rFonts w:ascii="Verdana" w:eastAsia="Times New Roman" w:hAnsi="Verdana" w:cs="Times New Roman"/>
          <w:color w:val="000000"/>
          <w:sz w:val="20"/>
          <w:szCs w:val="20"/>
          <w:lang w:eastAsia="en-IN"/>
        </w:rPr>
        <w:t>Scalability – Each tier can scale horizontally</w:t>
      </w:r>
    </w:p>
    <w:p w:rsidR="00FB1758" w:rsidRPr="00FB1758" w:rsidRDefault="00FB1758" w:rsidP="007F4AFC">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FB1758">
        <w:rPr>
          <w:rFonts w:ascii="Verdana" w:eastAsia="Times New Roman" w:hAnsi="Verdana" w:cs="Times New Roman"/>
          <w:color w:val="000000"/>
          <w:sz w:val="20"/>
          <w:szCs w:val="20"/>
          <w:lang w:eastAsia="en-IN"/>
        </w:rPr>
        <w:t>Performance – Because the Presentation tier can cache requests, network utilization is minimized, and the load is reduced on the Application and Data tiers.</w:t>
      </w:r>
    </w:p>
    <w:p w:rsidR="00FB1758" w:rsidRPr="00FB1758" w:rsidRDefault="00FB1758" w:rsidP="007F4AFC">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FB1758">
        <w:rPr>
          <w:rFonts w:ascii="Verdana" w:eastAsia="Times New Roman" w:hAnsi="Verdana" w:cs="Times New Roman"/>
          <w:color w:val="000000"/>
          <w:sz w:val="20"/>
          <w:szCs w:val="20"/>
          <w:lang w:eastAsia="en-IN"/>
        </w:rPr>
        <w:t>High degree of flexibility in deployment platform and configuration</w:t>
      </w:r>
    </w:p>
    <w:p w:rsidR="00FB1758" w:rsidRPr="00FB1758" w:rsidRDefault="00FB1758" w:rsidP="007F4AFC">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FB1758">
        <w:rPr>
          <w:rFonts w:ascii="Verdana" w:eastAsia="Times New Roman" w:hAnsi="Verdana" w:cs="Times New Roman"/>
          <w:color w:val="000000"/>
          <w:sz w:val="20"/>
          <w:szCs w:val="20"/>
          <w:lang w:eastAsia="en-IN"/>
        </w:rPr>
        <w:t>Better Re-use</w:t>
      </w:r>
    </w:p>
    <w:p w:rsidR="00FB1758" w:rsidRPr="00FB1758" w:rsidRDefault="00FB1758" w:rsidP="007F4AFC">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FB1758">
        <w:rPr>
          <w:rFonts w:ascii="Verdana" w:eastAsia="Times New Roman" w:hAnsi="Verdana" w:cs="Times New Roman"/>
          <w:color w:val="000000"/>
          <w:sz w:val="20"/>
          <w:szCs w:val="20"/>
          <w:lang w:eastAsia="en-IN"/>
        </w:rPr>
        <w:t>Improve Data Integrity</w:t>
      </w:r>
    </w:p>
    <w:p w:rsidR="00FB1758" w:rsidRPr="00FB1758" w:rsidRDefault="00FB1758" w:rsidP="007F4AFC">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FB1758">
        <w:rPr>
          <w:rFonts w:ascii="Verdana" w:eastAsia="Times New Roman" w:hAnsi="Verdana" w:cs="Times New Roman"/>
          <w:color w:val="000000"/>
          <w:sz w:val="20"/>
          <w:szCs w:val="20"/>
          <w:lang w:eastAsia="en-IN"/>
        </w:rPr>
        <w:t>Improved Security – Client is not direct access to database.</w:t>
      </w:r>
    </w:p>
    <w:p w:rsidR="00FB1758" w:rsidRPr="00FB1758" w:rsidRDefault="00FB1758" w:rsidP="007F4AFC">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FB1758">
        <w:rPr>
          <w:rFonts w:ascii="Verdana" w:eastAsia="Times New Roman" w:hAnsi="Verdana" w:cs="Times New Roman"/>
          <w:color w:val="000000"/>
          <w:sz w:val="20"/>
          <w:szCs w:val="20"/>
          <w:lang w:eastAsia="en-IN"/>
        </w:rPr>
        <w:t>Easy to maintain and modification is bit easy, won’t affect other modules</w:t>
      </w:r>
    </w:p>
    <w:p w:rsidR="00FB1758" w:rsidRPr="00FB1758" w:rsidRDefault="00FB1758" w:rsidP="007F4AFC">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FB1758">
        <w:rPr>
          <w:rFonts w:ascii="Verdana" w:eastAsia="Times New Roman" w:hAnsi="Verdana" w:cs="Times New Roman"/>
          <w:color w:val="000000"/>
          <w:sz w:val="20"/>
          <w:szCs w:val="20"/>
          <w:lang w:eastAsia="en-IN"/>
        </w:rPr>
        <w:t>In three tier architecture application performance is good.</w:t>
      </w:r>
    </w:p>
    <w:p w:rsidR="000D290F" w:rsidRDefault="000D290F" w:rsidP="000D290F">
      <w:pPr>
        <w:shd w:val="clear" w:color="auto" w:fill="FFFFFF"/>
        <w:spacing w:after="0" w:line="240" w:lineRule="auto"/>
        <w:rPr>
          <w:rFonts w:ascii="Verdana" w:eastAsia="Times New Roman" w:hAnsi="Verdana" w:cs="Arial"/>
          <w:b/>
          <w:color w:val="222222"/>
          <w:sz w:val="20"/>
          <w:szCs w:val="20"/>
          <w:lang w:eastAsia="en-IN"/>
        </w:rPr>
      </w:pPr>
      <w:r w:rsidRPr="000D290F">
        <w:rPr>
          <w:rFonts w:ascii="Verdana" w:eastAsia="Times New Roman" w:hAnsi="Verdana" w:cs="Arial"/>
          <w:b/>
          <w:color w:val="222222"/>
          <w:sz w:val="20"/>
          <w:szCs w:val="20"/>
          <w:lang w:eastAsia="en-IN"/>
        </w:rPr>
        <w:t>Mob Testing Question</w:t>
      </w:r>
    </w:p>
    <w:p w:rsidR="000D290F" w:rsidRPr="000D290F" w:rsidRDefault="000D290F" w:rsidP="000D290F">
      <w:pPr>
        <w:shd w:val="clear" w:color="auto" w:fill="FFFFFF"/>
        <w:spacing w:after="0" w:line="240" w:lineRule="auto"/>
        <w:rPr>
          <w:rFonts w:ascii="Arial" w:eastAsia="Times New Roman" w:hAnsi="Arial" w:cs="Arial"/>
          <w:b/>
          <w:color w:val="222222"/>
          <w:sz w:val="20"/>
          <w:szCs w:val="20"/>
          <w:lang w:eastAsia="en-IN"/>
        </w:rPr>
      </w:pPr>
    </w:p>
    <w:p w:rsidR="000D290F" w:rsidRPr="000D290F" w:rsidRDefault="000D290F" w:rsidP="007F4AFC">
      <w:pPr>
        <w:numPr>
          <w:ilvl w:val="0"/>
          <w:numId w:val="16"/>
        </w:numPr>
        <w:shd w:val="clear" w:color="auto" w:fill="FFFFFF"/>
        <w:spacing w:after="60" w:line="240" w:lineRule="auto"/>
        <w:ind w:left="0" w:firstLine="0"/>
        <w:rPr>
          <w:rFonts w:ascii="Arial" w:eastAsia="Times New Roman" w:hAnsi="Arial" w:cs="Arial"/>
          <w:color w:val="333333"/>
          <w:sz w:val="20"/>
          <w:szCs w:val="20"/>
          <w:lang w:eastAsia="en-IN"/>
        </w:rPr>
      </w:pPr>
      <w:r w:rsidRPr="000D290F">
        <w:rPr>
          <w:rFonts w:ascii="Verdana" w:eastAsia="Times New Roman" w:hAnsi="Verdana" w:cs="Arial"/>
          <w:color w:val="333333"/>
          <w:sz w:val="20"/>
          <w:szCs w:val="20"/>
          <w:lang w:eastAsia="en-IN"/>
        </w:rPr>
        <w:t>What is the extension of application developed on different platforms OS : Answer is *.ipa for iOS,*.apk for Android, Blackberry *.jad, for windows  phone *.exe and for palm *.prc file.</w:t>
      </w:r>
    </w:p>
    <w:p w:rsidR="000D290F" w:rsidRPr="000D290F" w:rsidRDefault="000D290F" w:rsidP="007F4AFC">
      <w:pPr>
        <w:numPr>
          <w:ilvl w:val="0"/>
          <w:numId w:val="16"/>
        </w:numPr>
        <w:shd w:val="clear" w:color="auto" w:fill="FFFFFF"/>
        <w:spacing w:after="60" w:line="240" w:lineRule="auto"/>
        <w:ind w:left="0" w:firstLine="0"/>
        <w:rPr>
          <w:rFonts w:ascii="Arial" w:eastAsia="Times New Roman" w:hAnsi="Arial" w:cs="Arial"/>
          <w:color w:val="333333"/>
          <w:sz w:val="20"/>
          <w:szCs w:val="20"/>
          <w:lang w:eastAsia="en-IN"/>
        </w:rPr>
      </w:pPr>
      <w:r w:rsidRPr="000D290F">
        <w:rPr>
          <w:rFonts w:ascii="Verdana" w:eastAsia="Times New Roman" w:hAnsi="Verdana" w:cs="Arial"/>
          <w:color w:val="333333"/>
          <w:sz w:val="20"/>
          <w:szCs w:val="20"/>
          <w:lang w:eastAsia="en-IN"/>
        </w:rPr>
        <w:t>How can a testable build installed on device: For iOS platform iTunes is required, for Android you need android SDK &amp;; adb install command is used to install build on device.</w:t>
      </w:r>
    </w:p>
    <w:p w:rsidR="003D4C94" w:rsidRDefault="000D290F" w:rsidP="007F4AFC">
      <w:pPr>
        <w:numPr>
          <w:ilvl w:val="0"/>
          <w:numId w:val="16"/>
        </w:numPr>
        <w:shd w:val="clear" w:color="auto" w:fill="FFFFFF"/>
        <w:spacing w:after="60" w:line="240" w:lineRule="auto"/>
        <w:ind w:left="0" w:firstLine="0"/>
        <w:rPr>
          <w:rFonts w:ascii="Arial" w:eastAsia="Times New Roman" w:hAnsi="Arial" w:cs="Arial"/>
          <w:color w:val="333333"/>
          <w:sz w:val="20"/>
          <w:szCs w:val="20"/>
          <w:lang w:eastAsia="en-IN"/>
        </w:rPr>
      </w:pPr>
      <w:r w:rsidRPr="000D290F">
        <w:rPr>
          <w:rFonts w:ascii="Verdana" w:eastAsia="Times New Roman" w:hAnsi="Verdana" w:cs="Arial"/>
          <w:color w:val="333333"/>
          <w:sz w:val="20"/>
          <w:szCs w:val="20"/>
          <w:lang w:eastAsia="en-IN"/>
        </w:rPr>
        <w:t>What is latest OS version: 7.1.1 for iOS , Blackberry has OS 10.2.1, Android has 4.4.2 (Kit Kat){at the time of writing blog} </w:t>
      </w:r>
    </w:p>
    <w:p w:rsidR="000D290F" w:rsidRPr="003D4C94" w:rsidRDefault="000D290F" w:rsidP="007F4AFC">
      <w:pPr>
        <w:numPr>
          <w:ilvl w:val="0"/>
          <w:numId w:val="16"/>
        </w:numPr>
        <w:shd w:val="clear" w:color="auto" w:fill="FFFFFF"/>
        <w:spacing w:after="60" w:line="240" w:lineRule="auto"/>
        <w:ind w:left="0" w:firstLine="0"/>
        <w:rPr>
          <w:rFonts w:ascii="Arial" w:eastAsia="Times New Roman" w:hAnsi="Arial" w:cs="Arial"/>
          <w:color w:val="333333"/>
          <w:sz w:val="20"/>
          <w:szCs w:val="20"/>
          <w:lang w:eastAsia="en-IN"/>
        </w:rPr>
      </w:pPr>
      <w:r w:rsidRPr="003D4C94">
        <w:rPr>
          <w:rFonts w:ascii="Verdana" w:eastAsia="Times New Roman" w:hAnsi="Verdana" w:cs="Arial"/>
          <w:color w:val="222222"/>
          <w:sz w:val="20"/>
          <w:szCs w:val="20"/>
          <w:lang w:eastAsia="en-IN"/>
        </w:rPr>
        <w:t>14) Types of mobile applications? </w:t>
      </w:r>
    </w:p>
    <w:p w:rsidR="000D290F" w:rsidRPr="000D290F" w:rsidRDefault="000D290F" w:rsidP="003D4C94">
      <w:pPr>
        <w:pStyle w:val="ListParagraph"/>
        <w:shd w:val="clear" w:color="auto" w:fill="FFFFFF"/>
        <w:spacing w:after="0" w:line="240" w:lineRule="auto"/>
        <w:rPr>
          <w:rFonts w:ascii="Arial" w:eastAsia="Times New Roman" w:hAnsi="Arial" w:cs="Arial"/>
          <w:color w:val="222222"/>
          <w:sz w:val="20"/>
          <w:szCs w:val="20"/>
          <w:lang w:eastAsia="en-IN"/>
        </w:rPr>
      </w:pPr>
    </w:p>
    <w:p w:rsidR="00345154" w:rsidRPr="003D4C94" w:rsidRDefault="000D290F" w:rsidP="003D4C94">
      <w:pPr>
        <w:shd w:val="clear" w:color="auto" w:fill="FFFFFF"/>
        <w:spacing w:after="0" w:line="240" w:lineRule="auto"/>
        <w:ind w:left="360"/>
        <w:rPr>
          <w:rFonts w:ascii="Verdana" w:hAnsi="Verdana"/>
          <w:color w:val="000000"/>
        </w:rPr>
      </w:pPr>
      <w:r w:rsidRPr="003D4C94">
        <w:rPr>
          <w:rFonts w:ascii="Verdana" w:eastAsia="Times New Roman" w:hAnsi="Verdana" w:cs="Arial"/>
          <w:b/>
          <w:bCs/>
          <w:color w:val="222222"/>
          <w:sz w:val="20"/>
          <w:szCs w:val="20"/>
          <w:lang w:eastAsia="en-IN"/>
        </w:rPr>
        <w:t>Mobile applications can be broadly categorized into three categories i.e, Native app, Web app and Hybrid App.</w:t>
      </w:r>
      <w:r w:rsidRPr="003D4C94">
        <w:rPr>
          <w:rFonts w:ascii="Arial" w:eastAsia="Times New Roman" w:hAnsi="Arial" w:cs="Arial"/>
          <w:color w:val="333333"/>
          <w:sz w:val="20"/>
          <w:szCs w:val="20"/>
          <w:lang w:eastAsia="en-IN"/>
        </w:rPr>
        <w:br/>
      </w:r>
      <w:r w:rsidRPr="003D4C94">
        <w:rPr>
          <w:rFonts w:ascii="Verdana" w:eastAsia="Times New Roman" w:hAnsi="Verdana" w:cs="Arial"/>
          <w:b/>
          <w:bCs/>
          <w:color w:val="222222"/>
          <w:sz w:val="20"/>
          <w:szCs w:val="20"/>
          <w:lang w:eastAsia="en-IN"/>
        </w:rPr>
        <w:br/>
        <w:t>Native App: </w:t>
      </w:r>
      <w:r w:rsidRPr="003D4C94">
        <w:rPr>
          <w:rFonts w:ascii="Verdana" w:eastAsia="Times New Roman" w:hAnsi="Verdana" w:cs="Arial"/>
          <w:color w:val="333333"/>
          <w:sz w:val="20"/>
          <w:szCs w:val="20"/>
          <w:lang w:eastAsia="en-IN"/>
        </w:rPr>
        <w:t>Native app are developed specifically for one platform, which is coded with a specific programming language (like Objective C for iOS, Java for Android) and installed directly onto the device and can take full advantage of all the device features — they can use the camera, the GPS, the accelerometer, the compass, the phone book etc. Native apps can use the device’s notification system and can work offline.</w:t>
      </w:r>
      <w:r w:rsidRPr="003D4C94">
        <w:rPr>
          <w:rFonts w:ascii="Verdana" w:eastAsia="Times New Roman" w:hAnsi="Verdana" w:cs="Arial"/>
          <w:color w:val="333333"/>
          <w:sz w:val="20"/>
          <w:lang w:eastAsia="en-IN"/>
        </w:rPr>
        <w:t> </w:t>
      </w:r>
      <w:r w:rsidRPr="003D4C94">
        <w:rPr>
          <w:rFonts w:ascii="Verdana" w:eastAsia="Times New Roman" w:hAnsi="Verdana" w:cs="Arial"/>
          <w:color w:val="333333"/>
          <w:sz w:val="20"/>
          <w:szCs w:val="20"/>
          <w:lang w:eastAsia="en-IN"/>
        </w:rPr>
        <w:t>Native apps are installed through an application store (such as Google Play or Apple’s App Store</w:t>
      </w:r>
      <w:r w:rsidRPr="003D4C94">
        <w:rPr>
          <w:rFonts w:ascii="Verdana" w:eastAsia="Times New Roman" w:hAnsi="Verdana" w:cs="Arial"/>
          <w:color w:val="333333"/>
          <w:sz w:val="24"/>
          <w:szCs w:val="24"/>
          <w:lang w:eastAsia="en-IN"/>
        </w:rPr>
        <w:t>)</w:t>
      </w:r>
      <w:r w:rsidRPr="003D4C94">
        <w:rPr>
          <w:rFonts w:ascii="Verdana" w:eastAsia="Times New Roman" w:hAnsi="Verdana" w:cs="Arial"/>
          <w:color w:val="333333"/>
          <w:sz w:val="20"/>
          <w:szCs w:val="20"/>
          <w:lang w:eastAsia="en-IN"/>
        </w:rPr>
        <w:t>.Native mobile apps provide fast performance and a high degree of reliability. Example of native app: Temple Run, Candy Crush etc. </w:t>
      </w:r>
      <w:r w:rsidRPr="003D4C94">
        <w:rPr>
          <w:rFonts w:ascii="Arial" w:eastAsia="Times New Roman" w:hAnsi="Arial" w:cs="Arial"/>
          <w:color w:val="333333"/>
          <w:sz w:val="20"/>
          <w:szCs w:val="20"/>
          <w:lang w:eastAsia="en-IN"/>
        </w:rPr>
        <w:br/>
      </w:r>
      <w:r w:rsidRPr="003D4C94">
        <w:rPr>
          <w:rFonts w:ascii="Verdana" w:eastAsia="Times New Roman" w:hAnsi="Verdana" w:cs="Arial"/>
          <w:color w:val="333333"/>
          <w:sz w:val="24"/>
          <w:szCs w:val="24"/>
          <w:lang w:eastAsia="en-IN"/>
        </w:rPr>
        <w:lastRenderedPageBreak/>
        <w:t> </w:t>
      </w:r>
      <w:r w:rsidRPr="003D4C94">
        <w:rPr>
          <w:rFonts w:ascii="Arial" w:eastAsia="Times New Roman" w:hAnsi="Arial" w:cs="Arial"/>
          <w:color w:val="333333"/>
          <w:sz w:val="20"/>
          <w:szCs w:val="20"/>
          <w:lang w:eastAsia="en-IN"/>
        </w:rPr>
        <w:br/>
      </w:r>
      <w:r w:rsidRPr="003D4C94">
        <w:rPr>
          <w:rFonts w:ascii="Verdana" w:eastAsia="Times New Roman" w:hAnsi="Verdana" w:cs="Arial"/>
          <w:b/>
          <w:bCs/>
          <w:color w:val="222222"/>
          <w:sz w:val="20"/>
          <w:szCs w:val="20"/>
          <w:lang w:eastAsia="en-IN"/>
        </w:rPr>
        <w:t>Web App:</w:t>
      </w:r>
      <w:r w:rsidRPr="003D4C94">
        <w:rPr>
          <w:rFonts w:ascii="Verdana" w:eastAsia="Times New Roman" w:hAnsi="Verdana" w:cs="Arial"/>
          <w:color w:val="333333"/>
          <w:sz w:val="20"/>
          <w:szCs w:val="20"/>
          <w:lang w:eastAsia="en-IN"/>
        </w:rPr>
        <w:t>Web applications are mobile web portals that are designed, customized and hosted specifically for mobiles. They are accessed through the mobile device’s web browser using a URL. Web apps became really popular when HTML5 came around and people realized that they can obtain native-like functionality in the browser. Mobile web applications cannot use device functionality. Example of web app: google.com, m.snapdeal.com, m.yahoo.com etc.</w:t>
      </w:r>
      <w:r w:rsidRPr="003D4C94">
        <w:rPr>
          <w:rFonts w:ascii="Arial" w:eastAsia="Times New Roman" w:hAnsi="Arial" w:cs="Arial"/>
          <w:color w:val="333333"/>
          <w:sz w:val="20"/>
          <w:szCs w:val="20"/>
          <w:lang w:eastAsia="en-IN"/>
        </w:rPr>
        <w:br/>
      </w:r>
      <w:r w:rsidRPr="003D4C94">
        <w:rPr>
          <w:rFonts w:ascii="Verdana" w:eastAsia="Times New Roman" w:hAnsi="Verdana" w:cs="Arial"/>
          <w:b/>
          <w:bCs/>
          <w:color w:val="222222"/>
          <w:sz w:val="20"/>
          <w:szCs w:val="20"/>
          <w:lang w:eastAsia="en-IN"/>
        </w:rPr>
        <w:br/>
        <w:t>Hybrid App:</w:t>
      </w:r>
      <w:r w:rsidR="0069124A" w:rsidRPr="003D4C94">
        <w:rPr>
          <w:rFonts w:ascii="Arial" w:eastAsia="Times New Roman" w:hAnsi="Arial" w:cs="Arial"/>
          <w:color w:val="222222"/>
          <w:sz w:val="20"/>
          <w:szCs w:val="20"/>
          <w:lang w:eastAsia="en-IN"/>
        </w:rPr>
        <w:t xml:space="preserve"> </w:t>
      </w:r>
      <w:r w:rsidR="00345154" w:rsidRPr="003D4C94">
        <w:rPr>
          <w:rFonts w:ascii="Verdana" w:hAnsi="Verdana"/>
          <w:color w:val="000000"/>
        </w:rPr>
        <w:t>Hybrid Apps are a way to expose content from existing websites in App format. They can be well described as a mixture of Web App and Native App.</w:t>
      </w:r>
    </w:p>
    <w:p w:rsidR="00345154" w:rsidRDefault="00345154" w:rsidP="00345154">
      <w:pPr>
        <w:shd w:val="clear" w:color="auto" w:fill="FFFFFF"/>
        <w:spacing w:after="0" w:line="240" w:lineRule="auto"/>
        <w:rPr>
          <w:rFonts w:ascii="Arial" w:eastAsia="Times New Roman" w:hAnsi="Arial" w:cs="Arial"/>
          <w:color w:val="222222"/>
          <w:sz w:val="20"/>
          <w:szCs w:val="20"/>
          <w:lang w:eastAsia="en-IN"/>
        </w:rPr>
      </w:pPr>
    </w:p>
    <w:p w:rsidR="00345154" w:rsidRPr="00345154" w:rsidRDefault="00345154" w:rsidP="00345154">
      <w:pPr>
        <w:shd w:val="clear" w:color="auto" w:fill="FFFFFF"/>
        <w:spacing w:after="0" w:line="240" w:lineRule="auto"/>
        <w:rPr>
          <w:rFonts w:ascii="Arial" w:eastAsia="Times New Roman" w:hAnsi="Arial" w:cs="Arial"/>
          <w:color w:val="222222"/>
          <w:sz w:val="20"/>
          <w:szCs w:val="20"/>
          <w:lang w:eastAsia="en-IN"/>
        </w:rPr>
      </w:pPr>
    </w:p>
    <w:p w:rsidR="000D290F" w:rsidRPr="000D290F" w:rsidRDefault="000D290F" w:rsidP="007F4AFC">
      <w:pPr>
        <w:pStyle w:val="ListParagraph"/>
        <w:numPr>
          <w:ilvl w:val="0"/>
          <w:numId w:val="16"/>
        </w:numPr>
        <w:shd w:val="clear" w:color="auto" w:fill="FFFFFF"/>
        <w:spacing w:after="0" w:line="240" w:lineRule="auto"/>
        <w:rPr>
          <w:rFonts w:ascii="Arial" w:eastAsia="Times New Roman" w:hAnsi="Arial" w:cs="Arial"/>
          <w:color w:val="222222"/>
          <w:sz w:val="20"/>
          <w:szCs w:val="20"/>
          <w:lang w:eastAsia="en-IN"/>
        </w:rPr>
      </w:pPr>
      <w:r w:rsidRPr="000D290F">
        <w:rPr>
          <w:rFonts w:ascii="Verdana" w:eastAsia="Times New Roman" w:hAnsi="Verdana" w:cs="Arial"/>
          <w:color w:val="222222"/>
          <w:sz w:val="20"/>
          <w:szCs w:val="20"/>
          <w:lang w:eastAsia="en-IN"/>
        </w:rPr>
        <w:t>12) How to check CPU usage and memory utilization of an app ?</w:t>
      </w:r>
    </w:p>
    <w:p w:rsidR="000D290F" w:rsidRPr="000D290F" w:rsidRDefault="000D290F" w:rsidP="007F4AFC">
      <w:pPr>
        <w:pStyle w:val="ListParagraph"/>
        <w:numPr>
          <w:ilvl w:val="0"/>
          <w:numId w:val="16"/>
        </w:numPr>
        <w:shd w:val="clear" w:color="auto" w:fill="FFFFFF"/>
        <w:spacing w:after="0" w:line="240" w:lineRule="auto"/>
        <w:rPr>
          <w:rFonts w:ascii="Arial" w:eastAsia="Times New Roman" w:hAnsi="Arial" w:cs="Arial"/>
          <w:color w:val="222222"/>
          <w:sz w:val="20"/>
          <w:szCs w:val="20"/>
          <w:lang w:eastAsia="en-IN"/>
        </w:rPr>
      </w:pPr>
    </w:p>
    <w:p w:rsidR="000D290F" w:rsidRPr="000D290F" w:rsidRDefault="000D290F" w:rsidP="007F4AFC">
      <w:pPr>
        <w:pStyle w:val="ListParagraph"/>
        <w:numPr>
          <w:ilvl w:val="0"/>
          <w:numId w:val="16"/>
        </w:numPr>
        <w:shd w:val="clear" w:color="auto" w:fill="FFFFFF"/>
        <w:spacing w:after="0" w:line="273" w:lineRule="atLeast"/>
        <w:rPr>
          <w:rFonts w:ascii="Arial" w:eastAsia="Times New Roman" w:hAnsi="Arial" w:cs="Arial"/>
          <w:color w:val="333333"/>
          <w:sz w:val="20"/>
          <w:szCs w:val="20"/>
          <w:lang w:eastAsia="en-IN"/>
        </w:rPr>
      </w:pPr>
      <w:r w:rsidRPr="000D290F">
        <w:rPr>
          <w:rFonts w:ascii="Verdana" w:eastAsia="Times New Roman" w:hAnsi="Verdana" w:cs="Arial"/>
          <w:b/>
          <w:bCs/>
          <w:color w:val="222222"/>
          <w:sz w:val="20"/>
          <w:szCs w:val="20"/>
          <w:lang w:eastAsia="en-IN"/>
        </w:rPr>
        <w:t>You can use various tools like Usemon,CPU Usage Monitor,</w:t>
      </w:r>
      <w:r w:rsidRPr="000D290F">
        <w:rPr>
          <w:rFonts w:ascii="Verdana" w:eastAsia="Times New Roman" w:hAnsi="Verdana" w:cs="Arial"/>
          <w:b/>
          <w:bCs/>
          <w:color w:val="222222"/>
          <w:sz w:val="24"/>
          <w:szCs w:val="24"/>
          <w:lang w:eastAsia="en-IN"/>
        </w:rPr>
        <w:t> </w:t>
      </w:r>
      <w:r w:rsidRPr="000D290F">
        <w:rPr>
          <w:rFonts w:ascii="Verdana" w:eastAsia="Times New Roman" w:hAnsi="Verdana" w:cs="Arial"/>
          <w:b/>
          <w:bCs/>
          <w:color w:val="222222"/>
          <w:sz w:val="20"/>
          <w:szCs w:val="20"/>
          <w:lang w:eastAsia="en-IN"/>
        </w:rPr>
        <w:t>CPU Usage&amp; Process List Viewer etc</w:t>
      </w:r>
      <w:r w:rsidRPr="000D290F">
        <w:rPr>
          <w:rFonts w:ascii="Verdana" w:eastAsia="Times New Roman" w:hAnsi="Verdana" w:cs="Arial"/>
          <w:b/>
          <w:bCs/>
          <w:color w:val="222222"/>
          <w:sz w:val="24"/>
          <w:szCs w:val="24"/>
          <w:lang w:eastAsia="en-IN"/>
        </w:rPr>
        <w:t> available in Google Play store and if you want to use sdk, then you can use systrace feature of Android Monitor</w:t>
      </w:r>
    </w:p>
    <w:p w:rsidR="008C18C1" w:rsidRPr="008C18C1" w:rsidRDefault="008C18C1" w:rsidP="007F4AFC">
      <w:pPr>
        <w:pStyle w:val="ListParagraph"/>
        <w:numPr>
          <w:ilvl w:val="0"/>
          <w:numId w:val="16"/>
        </w:numPr>
        <w:shd w:val="clear" w:color="auto" w:fill="FFFFFF"/>
        <w:spacing w:after="0" w:line="240" w:lineRule="auto"/>
        <w:rPr>
          <w:rFonts w:ascii="Arial" w:eastAsia="Times New Roman" w:hAnsi="Arial" w:cs="Arial"/>
          <w:color w:val="222222"/>
          <w:sz w:val="20"/>
          <w:szCs w:val="20"/>
          <w:lang w:eastAsia="en-IN"/>
        </w:rPr>
      </w:pPr>
      <w:r w:rsidRPr="008C18C1">
        <w:rPr>
          <w:rFonts w:ascii="Verdana" w:eastAsia="Times New Roman" w:hAnsi="Verdana" w:cs="Arial"/>
          <w:color w:val="222222"/>
          <w:sz w:val="20"/>
          <w:szCs w:val="20"/>
          <w:lang w:eastAsia="en-IN"/>
        </w:rPr>
        <w:t>10) </w:t>
      </w:r>
      <w:r w:rsidRPr="008C18C1">
        <w:rPr>
          <w:rFonts w:ascii="Arial" w:eastAsia="Times New Roman" w:hAnsi="Arial" w:cs="Arial"/>
          <w:color w:val="222222"/>
          <w:sz w:val="20"/>
          <w:szCs w:val="20"/>
          <w:lang w:eastAsia="en-IN"/>
        </w:rPr>
        <w:t>w</w:t>
      </w:r>
      <w:r w:rsidRPr="008C18C1">
        <w:rPr>
          <w:rFonts w:ascii="Verdana" w:eastAsia="Times New Roman" w:hAnsi="Verdana" w:cs="Arial"/>
          <w:color w:val="222222"/>
          <w:sz w:val="20"/>
          <w:szCs w:val="20"/>
          <w:lang w:eastAsia="en-IN"/>
        </w:rPr>
        <w:t>hat tools you use for performance testing and automation ?</w:t>
      </w:r>
    </w:p>
    <w:p w:rsidR="008C18C1" w:rsidRPr="008C18C1" w:rsidRDefault="008C18C1" w:rsidP="007F4AFC">
      <w:pPr>
        <w:pStyle w:val="ListParagraph"/>
        <w:numPr>
          <w:ilvl w:val="0"/>
          <w:numId w:val="16"/>
        </w:numPr>
        <w:shd w:val="clear" w:color="auto" w:fill="FFFFFF"/>
        <w:spacing w:after="0" w:line="240" w:lineRule="auto"/>
        <w:rPr>
          <w:rFonts w:ascii="Arial" w:eastAsia="Times New Roman" w:hAnsi="Arial" w:cs="Arial"/>
          <w:color w:val="222222"/>
          <w:sz w:val="20"/>
          <w:szCs w:val="20"/>
          <w:lang w:eastAsia="en-IN"/>
        </w:rPr>
      </w:pPr>
    </w:p>
    <w:p w:rsidR="008C18C1" w:rsidRPr="008C18C1" w:rsidRDefault="008C18C1" w:rsidP="007F4AFC">
      <w:pPr>
        <w:pStyle w:val="ListParagraph"/>
        <w:numPr>
          <w:ilvl w:val="0"/>
          <w:numId w:val="16"/>
        </w:numPr>
        <w:shd w:val="clear" w:color="auto" w:fill="FFFFFF"/>
        <w:spacing w:after="0" w:line="273" w:lineRule="atLeast"/>
        <w:rPr>
          <w:rFonts w:ascii="Arial" w:eastAsia="Times New Roman" w:hAnsi="Arial" w:cs="Arial"/>
          <w:color w:val="333333"/>
          <w:sz w:val="20"/>
          <w:szCs w:val="20"/>
          <w:lang w:eastAsia="en-IN"/>
        </w:rPr>
      </w:pPr>
      <w:r w:rsidRPr="008C18C1">
        <w:rPr>
          <w:rFonts w:ascii="Verdana" w:eastAsia="Times New Roman" w:hAnsi="Verdana" w:cs="Arial"/>
          <w:b/>
          <w:bCs/>
          <w:color w:val="222222"/>
          <w:sz w:val="20"/>
          <w:szCs w:val="20"/>
          <w:lang w:eastAsia="en-IN"/>
        </w:rPr>
        <w:t>@ Performance testing of the Web service which your application uses you can use jMeter, it is an open source tool which can be used to test the api's performances.</w:t>
      </w:r>
      <w:r w:rsidRPr="008C18C1">
        <w:rPr>
          <w:rFonts w:ascii="Arial" w:eastAsia="Times New Roman" w:hAnsi="Arial" w:cs="Arial"/>
          <w:color w:val="333333"/>
          <w:sz w:val="20"/>
          <w:szCs w:val="20"/>
          <w:lang w:eastAsia="en-IN"/>
        </w:rPr>
        <w:br/>
      </w:r>
      <w:r w:rsidRPr="008C18C1">
        <w:rPr>
          <w:rFonts w:ascii="Verdana" w:eastAsia="Times New Roman" w:hAnsi="Verdana" w:cs="Arial"/>
          <w:b/>
          <w:bCs/>
          <w:color w:val="222222"/>
          <w:sz w:val="20"/>
          <w:szCs w:val="20"/>
          <w:lang w:eastAsia="en-IN"/>
        </w:rPr>
        <w:br/>
        <w:t>@Automation: It is very subjective term &amp; totally depends on the project need and type of application , there are several paid tools available in the market like SeeTest, Ranorex, Silk Mobile etc while good free automation tools are  Calabash, Appium , Robotium for Android, KIF for iOS and using free tools you require some coding skills like ruby or Java.</w:t>
      </w:r>
      <w:r w:rsidRPr="008C18C1">
        <w:rPr>
          <w:rFonts w:ascii="Arial" w:eastAsia="Times New Roman" w:hAnsi="Arial" w:cs="Arial"/>
          <w:color w:val="333333"/>
          <w:sz w:val="20"/>
          <w:szCs w:val="20"/>
          <w:lang w:eastAsia="en-IN"/>
        </w:rPr>
        <w:br/>
      </w:r>
      <w:r w:rsidRPr="008C18C1">
        <w:rPr>
          <w:rFonts w:ascii="Verdana" w:eastAsia="Times New Roman" w:hAnsi="Verdana" w:cs="Arial"/>
          <w:b/>
          <w:bCs/>
          <w:color w:val="222222"/>
          <w:sz w:val="20"/>
          <w:szCs w:val="20"/>
          <w:lang w:eastAsia="en-IN"/>
        </w:rPr>
        <w:t>If you can send me you specific requirement, i can help you more on this.</w:t>
      </w:r>
    </w:p>
    <w:p w:rsidR="00FB1758" w:rsidRDefault="00FB1758" w:rsidP="000210E5"/>
    <w:p w:rsidR="00674F44" w:rsidRPr="00674F44" w:rsidRDefault="00674F44" w:rsidP="00674F44">
      <w:pPr>
        <w:spacing w:after="0" w:line="240" w:lineRule="auto"/>
        <w:rPr>
          <w:rFonts w:ascii="Arial" w:eastAsia="Times New Roman" w:hAnsi="Arial" w:cs="Arial"/>
          <w:color w:val="222222"/>
          <w:sz w:val="24"/>
          <w:szCs w:val="24"/>
          <w:lang w:eastAsia="en-IN"/>
        </w:rPr>
      </w:pPr>
      <w:r w:rsidRPr="00674F44">
        <w:rPr>
          <w:rFonts w:ascii="Helvetica" w:eastAsia="Times New Roman" w:hAnsi="Helvetica" w:cs="Arial"/>
          <w:b/>
          <w:bCs/>
          <w:color w:val="666666"/>
          <w:sz w:val="23"/>
          <w:szCs w:val="23"/>
          <w:lang w:eastAsia="en-IN"/>
        </w:rPr>
        <w:t>Why Cross-Browser Testing is an Important Part of QC</w:t>
      </w:r>
    </w:p>
    <w:p w:rsidR="00674F44" w:rsidRPr="00674F44" w:rsidRDefault="00674F44" w:rsidP="00674F44">
      <w:pPr>
        <w:spacing w:after="0" w:line="360" w:lineRule="atLeast"/>
        <w:rPr>
          <w:rFonts w:ascii="Helvetica" w:eastAsia="Times New Roman" w:hAnsi="Helvetica" w:cs="Times New Roman"/>
          <w:color w:val="666666"/>
          <w:sz w:val="24"/>
          <w:szCs w:val="24"/>
          <w:lang w:eastAsia="en-IN"/>
        </w:rPr>
      </w:pPr>
    </w:p>
    <w:p w:rsidR="00674F44" w:rsidRPr="00674F44" w:rsidRDefault="00674F44" w:rsidP="00674F44">
      <w:pPr>
        <w:spacing w:after="0" w:line="240" w:lineRule="auto"/>
        <w:rPr>
          <w:rFonts w:ascii="Times New Roman" w:eastAsia="Times New Roman" w:hAnsi="Times New Roman" w:cs="Times New Roman"/>
          <w:sz w:val="24"/>
          <w:szCs w:val="24"/>
          <w:lang w:eastAsia="en-IN"/>
        </w:rPr>
      </w:pPr>
      <w:r w:rsidRPr="00674F44">
        <w:rPr>
          <w:rFonts w:ascii="Helvetica" w:eastAsia="Times New Roman" w:hAnsi="Helvetica" w:cs="Times New Roman"/>
          <w:color w:val="666666"/>
          <w:sz w:val="24"/>
          <w:szCs w:val="24"/>
          <w:lang w:eastAsia="en-IN"/>
        </w:rPr>
        <w:t>One of the main aspects of cross-browser testing to keep in mind is that CSS styles render differently across browsers/browser versions, especially in terms of what is supported and what is not. Older versions of Internet Explorer are generally the most affected by unsupported CSS elements and newer HTML tags.In order to resolve these issues, front-end web developers can target specific versions of IE and write new code that will override the unsupported code without affecting any other browser. As a tester, it is important to determine which exact browsers/browser versions are affected by an issue so only those variations are updated through the CSS.</w:t>
      </w:r>
    </w:p>
    <w:p w:rsidR="00674F44" w:rsidRPr="00674F44" w:rsidRDefault="00674F44" w:rsidP="00674F44">
      <w:pPr>
        <w:spacing w:after="0" w:line="240" w:lineRule="auto"/>
        <w:rPr>
          <w:rFonts w:ascii="Arial" w:eastAsia="Times New Roman" w:hAnsi="Arial" w:cs="Arial"/>
          <w:color w:val="222222"/>
          <w:sz w:val="24"/>
          <w:szCs w:val="24"/>
          <w:lang w:eastAsia="en-IN"/>
        </w:rPr>
      </w:pPr>
    </w:p>
    <w:p w:rsidR="00674F44" w:rsidRPr="00674F44" w:rsidRDefault="00674F44" w:rsidP="00674F44">
      <w:pPr>
        <w:spacing w:after="0" w:line="240" w:lineRule="auto"/>
        <w:rPr>
          <w:rFonts w:ascii="Arial" w:eastAsia="Times New Roman" w:hAnsi="Arial" w:cs="Arial"/>
          <w:color w:val="222222"/>
          <w:sz w:val="24"/>
          <w:szCs w:val="24"/>
          <w:lang w:eastAsia="en-IN"/>
        </w:rPr>
      </w:pPr>
      <w:r w:rsidRPr="00674F44">
        <w:rPr>
          <w:rFonts w:ascii="Helvetica" w:eastAsia="Times New Roman" w:hAnsi="Helvetica" w:cs="Arial"/>
          <w:color w:val="666666"/>
          <w:sz w:val="24"/>
          <w:szCs w:val="24"/>
          <w:lang w:eastAsia="en-IN"/>
        </w:rPr>
        <w:t>Since browsers are constantly updating and new versions are being released on a regular basis, keeping track of any changes that might impact how sites work is important. It is essential to continue to test across a wide variety of browsers/devices in order to accommodate a broader audience. </w:t>
      </w:r>
    </w:p>
    <w:p w:rsidR="00674F44" w:rsidRPr="00674F44" w:rsidRDefault="00674F44" w:rsidP="00674F44">
      <w:pPr>
        <w:spacing w:after="0" w:line="240" w:lineRule="auto"/>
        <w:rPr>
          <w:rFonts w:ascii="Arial" w:eastAsia="Times New Roman" w:hAnsi="Arial" w:cs="Arial"/>
          <w:color w:val="222222"/>
          <w:sz w:val="24"/>
          <w:szCs w:val="24"/>
          <w:lang w:eastAsia="en-IN"/>
        </w:rPr>
      </w:pPr>
    </w:p>
    <w:p w:rsidR="00674F44" w:rsidRPr="00674F44" w:rsidRDefault="00674F44" w:rsidP="00674F44">
      <w:pPr>
        <w:spacing w:after="0" w:line="240" w:lineRule="auto"/>
        <w:rPr>
          <w:rFonts w:ascii="Arial" w:eastAsia="Times New Roman" w:hAnsi="Arial" w:cs="Arial"/>
          <w:color w:val="222222"/>
          <w:sz w:val="24"/>
          <w:szCs w:val="24"/>
          <w:lang w:eastAsia="en-IN"/>
        </w:rPr>
      </w:pPr>
      <w:r w:rsidRPr="00674F44">
        <w:rPr>
          <w:rFonts w:ascii="Helvetica" w:eastAsia="Times New Roman" w:hAnsi="Helvetica" w:cs="Arial"/>
          <w:color w:val="333333"/>
          <w:sz w:val="24"/>
          <w:szCs w:val="24"/>
          <w:lang w:eastAsia="en-IN"/>
        </w:rPr>
        <w:t> Cross Browser testing involves testing both the client side and server side behavior of your Web application when it is accessed using different Web Browsers.</w:t>
      </w:r>
    </w:p>
    <w:p w:rsidR="00674F44" w:rsidRDefault="00674F44" w:rsidP="000210E5"/>
    <w:p w:rsidR="00674F44" w:rsidRDefault="00674F44" w:rsidP="000210E5"/>
    <w:p w:rsidR="00674F44" w:rsidRDefault="00674F44" w:rsidP="000210E5"/>
    <w:p w:rsidR="00F53697" w:rsidRDefault="00F53697" w:rsidP="00F53697">
      <w:pPr>
        <w:pStyle w:val="Heading2"/>
        <w:spacing w:before="0" w:beforeAutospacing="0" w:after="150" w:afterAutospacing="0"/>
        <w:rPr>
          <w:rFonts w:ascii="Arial" w:hAnsi="Arial" w:cs="Arial"/>
          <w:b w:val="0"/>
          <w:bCs w:val="0"/>
          <w:color w:val="00000E"/>
        </w:rPr>
      </w:pPr>
      <w:r>
        <w:rPr>
          <w:rStyle w:val="Emphasis"/>
          <w:rFonts w:ascii="Arial" w:hAnsi="Arial" w:cs="Arial"/>
          <w:b w:val="0"/>
          <w:bCs w:val="0"/>
          <w:color w:val="00000E"/>
        </w:rPr>
        <w:t>What’s the difference?</w:t>
      </w:r>
    </w:p>
    <w:p w:rsidR="00F53697" w:rsidRPr="00F53697" w:rsidRDefault="00F53697" w:rsidP="00F53697">
      <w:pPr>
        <w:pStyle w:val="Heading3"/>
        <w:spacing w:before="0" w:after="210"/>
        <w:rPr>
          <w:rFonts w:ascii="Arial" w:hAnsi="Arial" w:cs="Arial"/>
          <w:bCs w:val="0"/>
          <w:color w:val="00000E"/>
        </w:rPr>
      </w:pPr>
      <w:r w:rsidRPr="00F53697">
        <w:rPr>
          <w:rFonts w:ascii="Arial" w:hAnsi="Arial" w:cs="Arial"/>
          <w:bCs w:val="0"/>
          <w:color w:val="00000E"/>
        </w:rPr>
        <w:t>Continuous Integration</w:t>
      </w:r>
    </w:p>
    <w:p w:rsidR="00F53697" w:rsidRDefault="00F53697" w:rsidP="00F53697">
      <w:pPr>
        <w:pStyle w:val="p1"/>
        <w:spacing w:before="0" w:beforeAutospacing="0" w:after="240" w:afterAutospacing="0"/>
      </w:pPr>
      <w:r>
        <w:rPr>
          <w:rStyle w:val="s1"/>
        </w:rPr>
        <w:t>Continuous Integration is a software development practice in which you build and unit-test software every time a developer checks in new code. This provides Agile software teams the rapid feedback they need to respond to market demands and eliminate problems quickly.</w:t>
      </w:r>
    </w:p>
    <w:p w:rsidR="00F53697" w:rsidRPr="00F53697" w:rsidRDefault="00F53697" w:rsidP="00F53697">
      <w:pPr>
        <w:pStyle w:val="Heading3"/>
        <w:spacing w:before="0" w:after="210"/>
        <w:rPr>
          <w:rFonts w:ascii="Arial" w:hAnsi="Arial" w:cs="Arial"/>
          <w:bCs w:val="0"/>
          <w:color w:val="00000E"/>
        </w:rPr>
      </w:pPr>
      <w:r w:rsidRPr="00F53697">
        <w:rPr>
          <w:rStyle w:val="s1"/>
          <w:rFonts w:ascii="Arial" w:hAnsi="Arial" w:cs="Arial"/>
          <w:bCs w:val="0"/>
          <w:color w:val="00000E"/>
        </w:rPr>
        <w:t>Continuous Delivery</w:t>
      </w:r>
    </w:p>
    <w:p w:rsidR="00F53697" w:rsidRDefault="00F53697" w:rsidP="00F53697">
      <w:pPr>
        <w:pStyle w:val="p1"/>
        <w:spacing w:before="0" w:beforeAutospacing="0" w:after="240" w:afterAutospacing="0"/>
        <w:rPr>
          <w:rStyle w:val="s1"/>
        </w:rPr>
      </w:pPr>
      <w:r>
        <w:rPr>
          <w:rStyle w:val="s1"/>
        </w:rPr>
        <w:t>Continuous Delivery (CD) is a software development practice in which continuous integration, automated testing, and automated deployment capabilities allow high-quality software to be developed and deployed rapidly, reliably and repeatedly with minimal manual overhead.</w:t>
      </w:r>
    </w:p>
    <w:p w:rsidR="00873801" w:rsidRDefault="00873801" w:rsidP="00873801">
      <w:pPr>
        <w:pStyle w:val="p1"/>
        <w:spacing w:after="240"/>
      </w:pPr>
      <w:r>
        <w:t xml:space="preserve">Continuouls delivery is a capaibility to deploy a software to any particualr enviroment to any given time, it includes any file like binary file, </w:t>
      </w:r>
    </w:p>
    <w:p w:rsidR="00873801" w:rsidRDefault="00873801" w:rsidP="00873801">
      <w:pPr>
        <w:pStyle w:val="p1"/>
        <w:spacing w:after="240"/>
      </w:pPr>
      <w:r>
        <w:t xml:space="preserve">configuration file or any change in </w:t>
      </w:r>
      <w:r w:rsidR="009C0B7A">
        <w:t>environment</w:t>
      </w:r>
    </w:p>
    <w:p w:rsidR="00873801" w:rsidRDefault="00873801" w:rsidP="00873801">
      <w:pPr>
        <w:pStyle w:val="p1"/>
        <w:spacing w:after="240"/>
      </w:pPr>
      <w:r>
        <w:t xml:space="preserve">Continuous delivery is about putting the release schedule in the hands of the business, not in the hands of IT. Implementing continuous delivery </w:t>
      </w:r>
    </w:p>
    <w:p w:rsidR="00873801" w:rsidRDefault="00873801" w:rsidP="00873801">
      <w:pPr>
        <w:pStyle w:val="p1"/>
        <w:spacing w:after="240"/>
      </w:pPr>
      <w:r>
        <w:t>means making sure your software is always production ready throughout its entire lifecycle - that any build could potentially be released to</w:t>
      </w:r>
    </w:p>
    <w:p w:rsidR="00873801" w:rsidRDefault="00873801" w:rsidP="00873801">
      <w:pPr>
        <w:pStyle w:val="p1"/>
        <w:spacing w:before="0" w:beforeAutospacing="0" w:after="240" w:afterAutospacing="0"/>
      </w:pPr>
      <w:r>
        <w:t xml:space="preserve"> users at the touch of a button using a fully automated process in a matter of seconds or minutes.</w:t>
      </w:r>
    </w:p>
    <w:p w:rsidR="00F53697" w:rsidRDefault="00F53697" w:rsidP="00F53697">
      <w:pPr>
        <w:pStyle w:val="Heading2"/>
        <w:spacing w:before="0" w:beforeAutospacing="0" w:after="150" w:afterAutospacing="0"/>
        <w:rPr>
          <w:rFonts w:ascii="Arial" w:hAnsi="Arial" w:cs="Arial"/>
          <w:b w:val="0"/>
          <w:bCs w:val="0"/>
          <w:color w:val="00000E"/>
        </w:rPr>
      </w:pPr>
      <w:r>
        <w:rPr>
          <w:rStyle w:val="s1"/>
          <w:rFonts w:ascii="Arial" w:hAnsi="Arial" w:cs="Arial"/>
          <w:b w:val="0"/>
          <w:bCs w:val="0"/>
          <w:color w:val="00000E"/>
        </w:rPr>
        <w:t>Continuous Deployment</w:t>
      </w:r>
    </w:p>
    <w:p w:rsidR="00F53697" w:rsidRDefault="00F53697" w:rsidP="00F53697">
      <w:pPr>
        <w:pStyle w:val="p1"/>
        <w:spacing w:before="0" w:beforeAutospacing="0" w:after="240" w:afterAutospacing="0"/>
        <w:rPr>
          <w:rStyle w:val="s1"/>
        </w:rPr>
      </w:pPr>
      <w:r>
        <w:rPr>
          <w:rStyle w:val="s1"/>
        </w:rPr>
        <w:t>Continuous Deployment is a software development practice in which every code change goes through the entire pipeline</w:t>
      </w:r>
    </w:p>
    <w:p w:rsidR="00F53697" w:rsidRDefault="00F53697" w:rsidP="00F53697">
      <w:pPr>
        <w:pStyle w:val="p1"/>
        <w:spacing w:before="0" w:beforeAutospacing="0" w:after="240" w:afterAutospacing="0"/>
      </w:pPr>
      <w:r>
        <w:rPr>
          <w:rStyle w:val="s1"/>
        </w:rPr>
        <w:t xml:space="preserve"> and is put into production, automatically, resulting in many production deployments every day.</w:t>
      </w:r>
    </w:p>
    <w:p w:rsidR="00F53697" w:rsidRDefault="00F53697" w:rsidP="00F53697">
      <w:pPr>
        <w:pStyle w:val="p1"/>
        <w:spacing w:before="0" w:beforeAutospacing="0" w:after="240" w:afterAutospacing="0"/>
      </w:pPr>
      <w:r>
        <w:t>With Continuous Delivery your software is</w:t>
      </w:r>
      <w:r>
        <w:rPr>
          <w:rStyle w:val="apple-converted-space"/>
        </w:rPr>
        <w:t> </w:t>
      </w:r>
      <w:r>
        <w:rPr>
          <w:rStyle w:val="Strong"/>
          <w:rFonts w:ascii="Arial" w:eastAsiaTheme="majorEastAsia" w:hAnsi="Arial" w:cs="Arial"/>
        </w:rPr>
        <w:t>always release-ready</w:t>
      </w:r>
      <w:r>
        <w:t>, yet the timing of when to push it into production is a business decision, and so the final deployment is a</w:t>
      </w:r>
      <w:r>
        <w:rPr>
          <w:rStyle w:val="apple-converted-space"/>
        </w:rPr>
        <w:t> </w:t>
      </w:r>
      <w:r>
        <w:rPr>
          <w:rStyle w:val="Strong"/>
          <w:rFonts w:ascii="Arial" w:eastAsiaTheme="majorEastAsia" w:hAnsi="Arial" w:cs="Arial"/>
        </w:rPr>
        <w:t>manual step</w:t>
      </w:r>
      <w:r>
        <w:t>. With Continuous Deployment, any updated working version of the application is</w:t>
      </w:r>
      <w:r>
        <w:rPr>
          <w:rStyle w:val="apple-converted-space"/>
        </w:rPr>
        <w:t> </w:t>
      </w:r>
      <w:r>
        <w:rPr>
          <w:rStyle w:val="Strong"/>
          <w:rFonts w:ascii="Arial" w:eastAsiaTheme="majorEastAsia" w:hAnsi="Arial" w:cs="Arial"/>
        </w:rPr>
        <w:t>automatically pushed</w:t>
      </w:r>
      <w:r>
        <w:rPr>
          <w:rStyle w:val="apple-converted-space"/>
        </w:rPr>
        <w:t> </w:t>
      </w:r>
      <w:r>
        <w:t>to production. Continuous Deployment mandates Continuous Delivery, but the opposite is not required.</w:t>
      </w:r>
    </w:p>
    <w:p w:rsidR="00F53697" w:rsidRDefault="00F53697" w:rsidP="00F53697">
      <w:r>
        <w:rPr>
          <w:i/>
          <w:iCs/>
          <w:noProof/>
          <w:sz w:val="19"/>
          <w:szCs w:val="19"/>
          <w:lang w:eastAsia="en-IN"/>
        </w:rPr>
        <w:lastRenderedPageBreak/>
        <w:drawing>
          <wp:inline distT="0" distB="0" distL="0" distR="0">
            <wp:extent cx="5715000" cy="2581275"/>
            <wp:effectExtent l="19050" t="0" r="0" b="0"/>
            <wp:docPr id="8" name="Picture 1" descr="continuous delivery versu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inuous delivery versus continuous deployment"/>
                    <pic:cNvPicPr>
                      <a:picLocks noChangeAspect="1" noChangeArrowheads="1"/>
                    </pic:cNvPicPr>
                  </pic:nvPicPr>
                  <pic:blipFill>
                    <a:blip r:embed="rId61"/>
                    <a:srcRect/>
                    <a:stretch>
                      <a:fillRect/>
                    </a:stretch>
                  </pic:blipFill>
                  <pic:spPr bwMode="auto">
                    <a:xfrm>
                      <a:off x="0" y="0"/>
                      <a:ext cx="5715000" cy="2581275"/>
                    </a:xfrm>
                    <a:prstGeom prst="rect">
                      <a:avLst/>
                    </a:prstGeom>
                    <a:noFill/>
                    <a:ln w="9525">
                      <a:noFill/>
                      <a:miter lim="800000"/>
                      <a:headEnd/>
                      <a:tailEnd/>
                    </a:ln>
                  </pic:spPr>
                </pic:pic>
              </a:graphicData>
            </a:graphic>
          </wp:inline>
        </w:drawing>
      </w:r>
    </w:p>
    <w:p w:rsidR="00301079" w:rsidRPr="00301079" w:rsidRDefault="00301079" w:rsidP="00301079">
      <w:pPr>
        <w:pStyle w:val="NormalWeb"/>
        <w:shd w:val="clear" w:color="auto" w:fill="FFFFFF"/>
        <w:spacing w:before="0" w:beforeAutospacing="0" w:after="0" w:afterAutospacing="0"/>
        <w:textAlignment w:val="baseline"/>
        <w:rPr>
          <w:rFonts w:ascii="Arial" w:hAnsi="Arial" w:cs="Arial"/>
          <w:color w:val="303633"/>
        </w:rPr>
      </w:pPr>
      <w:r w:rsidRPr="00301079">
        <w:rPr>
          <w:rFonts w:ascii="Arial" w:hAnsi="Arial" w:cs="Arial"/>
          <w:b/>
          <w:color w:val="303633"/>
        </w:rPr>
        <w:t>Continuous Delivery is sometimes confused with Continuous Deployment.</w:t>
      </w:r>
      <w:r w:rsidRPr="00301079">
        <w:rPr>
          <w:rStyle w:val="apple-converted-space"/>
          <w:rFonts w:ascii="Arial" w:hAnsi="Arial" w:cs="Arial"/>
          <w:color w:val="303633"/>
        </w:rPr>
        <w:t> </w:t>
      </w:r>
      <w:r w:rsidRPr="008B334C">
        <w:rPr>
          <w:rFonts w:ascii="Arial" w:hAnsi="Arial" w:cs="Arial"/>
          <w:bCs/>
          <w:color w:val="303633"/>
          <w:bdr w:val="none" w:sz="0" w:space="0" w:color="auto" w:frame="1"/>
        </w:rPr>
        <w:t>Continuous Deployment</w:t>
      </w:r>
      <w:r w:rsidRPr="00301079">
        <w:rPr>
          <w:rStyle w:val="apple-converted-space"/>
          <w:rFonts w:ascii="Arial" w:hAnsi="Arial" w:cs="Arial"/>
          <w:color w:val="303633"/>
        </w:rPr>
        <w:t> </w:t>
      </w:r>
      <w:r w:rsidRPr="00301079">
        <w:rPr>
          <w:rFonts w:ascii="Arial" w:hAnsi="Arial" w:cs="Arial"/>
          <w:color w:val="303633"/>
        </w:rPr>
        <w:t>means that every change goes through the pipeline and automatically gets put into production, resulting in many production deployments every day. Continuous Delivery just means that you are able to do frequent deployments but may choose not to do it, usually due to businesses preferring a slower rate of deployment. In order to do Continuous Deployment you must be doing Continuous Delivery.</w:t>
      </w:r>
    </w:p>
    <w:p w:rsidR="00301079" w:rsidRDefault="00301079" w:rsidP="00F53697"/>
    <w:p w:rsidR="008076F0" w:rsidRDefault="008076F0" w:rsidP="008076F0">
      <w:pPr>
        <w:pStyle w:val="Heading1"/>
        <w:spacing w:before="0" w:line="420" w:lineRule="atLeast"/>
        <w:rPr>
          <w:rFonts w:ascii="Arial" w:hAnsi="Arial" w:cs="Arial"/>
          <w:color w:val="484848"/>
          <w:sz w:val="42"/>
          <w:szCs w:val="42"/>
        </w:rPr>
      </w:pPr>
      <w:r>
        <w:rPr>
          <w:rFonts w:ascii="Arial" w:hAnsi="Arial" w:cs="Arial"/>
          <w:color w:val="484848"/>
          <w:sz w:val="42"/>
          <w:szCs w:val="42"/>
        </w:rPr>
        <w:t>Why are my emails going into recipients' spam folders?</w:t>
      </w:r>
    </w:p>
    <w:p w:rsidR="008076F0" w:rsidRDefault="008076F0" w:rsidP="008076F0">
      <w:pPr>
        <w:pStyle w:val="NormalWeb"/>
        <w:shd w:val="clear" w:color="auto" w:fill="FEFEFE"/>
        <w:spacing w:before="0" w:beforeAutospacing="0"/>
        <w:rPr>
          <w:rFonts w:ascii="Arial" w:hAnsi="Arial" w:cs="Arial"/>
          <w:color w:val="171717"/>
          <w:sz w:val="23"/>
          <w:szCs w:val="23"/>
        </w:rPr>
      </w:pPr>
      <w:r>
        <w:rPr>
          <w:rFonts w:ascii="Arial" w:hAnsi="Arial" w:cs="Arial"/>
          <w:color w:val="171717"/>
          <w:sz w:val="23"/>
          <w:szCs w:val="23"/>
        </w:rPr>
        <w:t>Every recipient server is different and may apply different spam filtering criteria for the messages being received. In most cases, recipient servers don't provide any information about spam filtering to the sen</w:t>
      </w:r>
      <w:bookmarkStart w:id="74" w:name="_GoBack"/>
      <w:bookmarkEnd w:id="74"/>
      <w:r>
        <w:rPr>
          <w:rFonts w:ascii="Arial" w:hAnsi="Arial" w:cs="Arial"/>
          <w:color w:val="171717"/>
          <w:sz w:val="23"/>
          <w:szCs w:val="23"/>
        </w:rPr>
        <w:t>der of an email that was filtered. It would give too much information to spammers who would use that data to get around spam filters.</w:t>
      </w:r>
    </w:p>
    <w:p w:rsidR="008076F0" w:rsidRPr="008076F0" w:rsidRDefault="008076F0" w:rsidP="008076F0">
      <w:pPr>
        <w:shd w:val="clear" w:color="auto" w:fill="FEFEFE"/>
        <w:spacing w:after="100" w:afterAutospacing="1" w:line="240" w:lineRule="auto"/>
        <w:rPr>
          <w:rFonts w:ascii="Arial" w:eastAsia="Times New Roman" w:hAnsi="Arial" w:cs="Arial"/>
          <w:color w:val="171717"/>
          <w:sz w:val="23"/>
          <w:szCs w:val="23"/>
          <w:lang w:eastAsia="en-IN"/>
        </w:rPr>
      </w:pPr>
      <w:r w:rsidRPr="008076F0">
        <w:rPr>
          <w:rFonts w:ascii="Arial" w:eastAsia="Times New Roman" w:hAnsi="Arial" w:cs="Arial"/>
          <w:color w:val="171717"/>
          <w:sz w:val="23"/>
          <w:szCs w:val="23"/>
          <w:lang w:eastAsia="en-IN"/>
        </w:rPr>
        <w:t>Every recipient server is different and may apply different spam filtering criteria for the messages being received. In most cases, recipient servers don't provide any information about spam filtering to the sender of an email that was filtered. It would give too much information to spammers who would use that data to get around spam filters.</w:t>
      </w:r>
    </w:p>
    <w:p w:rsidR="008076F0" w:rsidRPr="008076F0" w:rsidRDefault="008076F0" w:rsidP="008076F0">
      <w:pPr>
        <w:shd w:val="clear" w:color="auto" w:fill="FEFEFE"/>
        <w:spacing w:after="100" w:afterAutospacing="1" w:line="240" w:lineRule="auto"/>
        <w:rPr>
          <w:rFonts w:ascii="Arial" w:eastAsia="Times New Roman" w:hAnsi="Arial" w:cs="Arial"/>
          <w:color w:val="171717"/>
          <w:sz w:val="23"/>
          <w:szCs w:val="23"/>
          <w:lang w:eastAsia="en-IN"/>
        </w:rPr>
      </w:pPr>
      <w:r w:rsidRPr="008076F0">
        <w:rPr>
          <w:rFonts w:ascii="Arial" w:eastAsia="Times New Roman" w:hAnsi="Arial" w:cs="Arial"/>
          <w:color w:val="171717"/>
          <w:sz w:val="23"/>
          <w:szCs w:val="23"/>
          <w:lang w:eastAsia="en-IN"/>
        </w:rPr>
        <w:t>Spam filters are constantly changing to adapt to new techniques and types of spam messages, so what lands in the inbox today could be spam filtered tomorrow. There are some things you can do to help ensure your emails are being delivered to the inbox.</w:t>
      </w:r>
    </w:p>
    <w:p w:rsidR="008076F0" w:rsidRPr="008076F0" w:rsidRDefault="008076F0" w:rsidP="008076F0">
      <w:pPr>
        <w:shd w:val="clear" w:color="auto" w:fill="FEFEFE"/>
        <w:spacing w:before="100" w:beforeAutospacing="1" w:after="100" w:afterAutospacing="1" w:line="240" w:lineRule="auto"/>
        <w:outlineLvl w:val="1"/>
        <w:rPr>
          <w:rFonts w:ascii="Arial" w:eastAsia="Times New Roman" w:hAnsi="Arial" w:cs="Arial"/>
          <w:color w:val="171717"/>
          <w:sz w:val="23"/>
          <w:szCs w:val="23"/>
          <w:lang w:eastAsia="en-IN"/>
        </w:rPr>
      </w:pPr>
      <w:r w:rsidRPr="008076F0">
        <w:rPr>
          <w:rFonts w:ascii="Arial" w:eastAsia="Times New Roman" w:hAnsi="Arial" w:cs="Arial"/>
          <w:b/>
          <w:bCs/>
          <w:i/>
          <w:iCs/>
          <w:color w:val="484848"/>
          <w:sz w:val="36"/>
          <w:szCs w:val="36"/>
          <w:lang w:eastAsia="en-IN"/>
        </w:rPr>
        <w:t>Engagement</w:t>
      </w:r>
    </w:p>
    <w:p w:rsidR="00041E83" w:rsidRDefault="008076F0" w:rsidP="00F53697">
      <w:pPr>
        <w:rPr>
          <w:rFonts w:ascii="Arial" w:hAnsi="Arial" w:cs="Arial"/>
          <w:color w:val="4B4B4B"/>
          <w:sz w:val="23"/>
          <w:szCs w:val="23"/>
          <w:shd w:val="clear" w:color="auto" w:fill="FFFFFF"/>
        </w:rPr>
      </w:pPr>
      <w:r>
        <w:rPr>
          <w:rFonts w:ascii="Arial" w:hAnsi="Arial" w:cs="Arial"/>
          <w:color w:val="4B4B4B"/>
          <w:sz w:val="23"/>
          <w:szCs w:val="23"/>
          <w:shd w:val="clear" w:color="auto" w:fill="FFFFFF"/>
        </w:rPr>
        <w:t xml:space="preserve">Most of the major email providers, including Yahoo!, AOL, Hotmail, and Gmail, use engagement-based filtering to help detect spam. This means that the more your recipients interact with your emails by opening, clicking, and reading, the more highly engaged your audience is, and the more likely you'll end up in their inboxes. If a lot of users are marking a message as spam, it's more likely to end up in other people's spam </w:t>
      </w:r>
      <w:r>
        <w:rPr>
          <w:rFonts w:ascii="Arial" w:hAnsi="Arial" w:cs="Arial"/>
          <w:color w:val="4B4B4B"/>
          <w:sz w:val="23"/>
          <w:szCs w:val="23"/>
          <w:shd w:val="clear" w:color="auto" w:fill="FFFFFF"/>
        </w:rPr>
        <w:lastRenderedPageBreak/>
        <w:t>folders. If you've moved emails out of the spam folder, that's a positive indicator and can help ensure future emails that are similar are delivered to the inbox instead.</w:t>
      </w:r>
    </w:p>
    <w:p w:rsidR="00FC7D0D" w:rsidRDefault="00FC7D0D" w:rsidP="00FC7D0D">
      <w:pPr>
        <w:pStyle w:val="NormalWeb"/>
        <w:shd w:val="clear" w:color="auto" w:fill="FEFEFE"/>
        <w:spacing w:before="0" w:beforeAutospacing="0" w:line="450" w:lineRule="atLeast"/>
        <w:rPr>
          <w:sz w:val="23"/>
          <w:szCs w:val="23"/>
        </w:rPr>
      </w:pPr>
      <w:r>
        <w:rPr>
          <w:sz w:val="23"/>
          <w:szCs w:val="23"/>
        </w:rPr>
        <w:t>In addition to engagement, most spam filters use some kind of scoring mechanism to figure out how likely it is that an email is spam. If the email exceeds a certain threshold, it's filtered to the spam folder. The threshold changes for every receiving server, and some are configurable by the recipients. Learn more about</w:t>
      </w:r>
      <w:r>
        <w:rPr>
          <w:rStyle w:val="apple-converted-space"/>
          <w:sz w:val="23"/>
          <w:szCs w:val="23"/>
        </w:rPr>
        <w:t> </w:t>
      </w:r>
      <w:hyperlink r:id="rId62" w:history="1">
        <w:r>
          <w:rPr>
            <w:rStyle w:val="Hyperlink"/>
            <w:rFonts w:ascii="Arial" w:hAnsi="Arial" w:cs="Arial"/>
            <w:color w:val="008BC0"/>
            <w:sz w:val="23"/>
            <w:szCs w:val="23"/>
          </w:rPr>
          <w:t>types of spam filters</w:t>
        </w:r>
      </w:hyperlink>
      <w:r>
        <w:rPr>
          <w:sz w:val="23"/>
          <w:szCs w:val="23"/>
        </w:rPr>
        <w:t>, and check out the MailChimp Knowledge Base for information on</w:t>
      </w:r>
      <w:r>
        <w:rPr>
          <w:rStyle w:val="apple-converted-space"/>
          <w:sz w:val="23"/>
          <w:szCs w:val="23"/>
        </w:rPr>
        <w:t> </w:t>
      </w:r>
    </w:p>
    <w:p w:rsidR="00E565D4" w:rsidRDefault="00E565D4" w:rsidP="00E565D4">
      <w:pPr>
        <w:shd w:val="clear" w:color="auto" w:fill="FFFFFF"/>
        <w:spacing w:after="0" w:line="360" w:lineRule="atLeast"/>
        <w:ind w:left="375"/>
        <w:textAlignment w:val="baseline"/>
        <w:rPr>
          <w:rFonts w:ascii="Arial" w:eastAsia="Times New Roman" w:hAnsi="Arial" w:cs="Arial"/>
          <w:color w:val="484848"/>
          <w:sz w:val="24"/>
          <w:szCs w:val="24"/>
          <w:lang w:eastAsia="en-IN"/>
        </w:rPr>
      </w:pPr>
    </w:p>
    <w:p w:rsidR="0025272E" w:rsidRPr="0025272E" w:rsidRDefault="0025272E" w:rsidP="0025272E">
      <w:pPr>
        <w:shd w:val="clear" w:color="auto" w:fill="FFFFFF"/>
        <w:spacing w:after="0" w:line="360" w:lineRule="atLeast"/>
        <w:ind w:left="375"/>
        <w:textAlignment w:val="baseline"/>
        <w:rPr>
          <w:rFonts w:ascii="Arial" w:eastAsia="Times New Roman" w:hAnsi="Arial" w:cs="Arial"/>
          <w:b/>
          <w:color w:val="484848"/>
          <w:sz w:val="24"/>
          <w:szCs w:val="24"/>
          <w:lang w:eastAsia="en-IN"/>
        </w:rPr>
      </w:pPr>
      <w:r w:rsidRPr="0025272E">
        <w:rPr>
          <w:rFonts w:ascii="Arial" w:eastAsia="Times New Roman" w:hAnsi="Arial" w:cs="Arial"/>
          <w:b/>
          <w:color w:val="484848"/>
          <w:sz w:val="24"/>
          <w:szCs w:val="24"/>
          <w:lang w:eastAsia="en-IN"/>
        </w:rPr>
        <w:t>Rules and Guidelines for Responsive Design Testing</w:t>
      </w:r>
    </w:p>
    <w:p w:rsidR="0025272E" w:rsidRPr="0025272E" w:rsidRDefault="0025272E" w:rsidP="0025272E">
      <w:pPr>
        <w:shd w:val="clear" w:color="auto" w:fill="FFFFFF"/>
        <w:spacing w:after="0" w:line="360" w:lineRule="atLeast"/>
        <w:ind w:left="375"/>
        <w:textAlignment w:val="baseline"/>
        <w:rPr>
          <w:rFonts w:ascii="Arial" w:eastAsia="Times New Roman" w:hAnsi="Arial" w:cs="Arial"/>
          <w:color w:val="484848"/>
          <w:sz w:val="24"/>
          <w:szCs w:val="24"/>
          <w:lang w:eastAsia="en-IN"/>
        </w:rPr>
      </w:pPr>
      <w:r w:rsidRPr="0025272E">
        <w:rPr>
          <w:rFonts w:ascii="Arial" w:eastAsia="Times New Roman" w:hAnsi="Arial" w:cs="Arial"/>
          <w:color w:val="484848"/>
          <w:sz w:val="24"/>
          <w:szCs w:val="24"/>
          <w:lang w:eastAsia="en-IN"/>
        </w:rPr>
        <w:t>Here are some important rules and guidelines for effective responsive design testing.</w:t>
      </w:r>
    </w:p>
    <w:p w:rsidR="0025272E" w:rsidRPr="0025272E" w:rsidRDefault="0025272E" w:rsidP="0025272E">
      <w:pPr>
        <w:shd w:val="clear" w:color="auto" w:fill="FFFFFF"/>
        <w:spacing w:after="0" w:line="360" w:lineRule="atLeast"/>
        <w:ind w:left="375"/>
        <w:textAlignment w:val="baseline"/>
        <w:rPr>
          <w:rFonts w:ascii="Arial" w:eastAsia="Times New Roman" w:hAnsi="Arial" w:cs="Arial"/>
          <w:color w:val="484848"/>
          <w:sz w:val="24"/>
          <w:szCs w:val="24"/>
          <w:lang w:eastAsia="en-IN"/>
        </w:rPr>
      </w:pPr>
    </w:p>
    <w:p w:rsidR="0025272E" w:rsidRPr="0025272E" w:rsidRDefault="0025272E" w:rsidP="0025272E">
      <w:pPr>
        <w:shd w:val="clear" w:color="auto" w:fill="FFFFFF"/>
        <w:spacing w:after="0" w:line="360" w:lineRule="atLeast"/>
        <w:ind w:left="375"/>
        <w:textAlignment w:val="baseline"/>
        <w:rPr>
          <w:rFonts w:ascii="Arial" w:eastAsia="Times New Roman" w:hAnsi="Arial" w:cs="Arial"/>
          <w:color w:val="484848"/>
          <w:sz w:val="24"/>
          <w:szCs w:val="24"/>
          <w:lang w:eastAsia="en-IN"/>
        </w:rPr>
      </w:pPr>
      <w:r w:rsidRPr="0025272E">
        <w:rPr>
          <w:rFonts w:ascii="Arial" w:eastAsia="Times New Roman" w:hAnsi="Arial" w:cs="Arial"/>
          <w:color w:val="484848"/>
          <w:sz w:val="24"/>
          <w:szCs w:val="24"/>
          <w:lang w:eastAsia="en-IN"/>
        </w:rPr>
        <w:t>Text Alignment – Ensure that image and text are aligned perfectly</w:t>
      </w:r>
    </w:p>
    <w:p w:rsidR="0025272E" w:rsidRPr="0025272E" w:rsidRDefault="0025272E" w:rsidP="0025272E">
      <w:pPr>
        <w:shd w:val="clear" w:color="auto" w:fill="FFFFFF"/>
        <w:spacing w:after="0" w:line="360" w:lineRule="atLeast"/>
        <w:ind w:left="375"/>
        <w:textAlignment w:val="baseline"/>
        <w:rPr>
          <w:rFonts w:ascii="Arial" w:eastAsia="Times New Roman" w:hAnsi="Arial" w:cs="Arial"/>
          <w:color w:val="484848"/>
          <w:sz w:val="24"/>
          <w:szCs w:val="24"/>
          <w:lang w:eastAsia="en-IN"/>
        </w:rPr>
      </w:pPr>
      <w:r w:rsidRPr="0025272E">
        <w:rPr>
          <w:rFonts w:ascii="Arial" w:eastAsia="Times New Roman" w:hAnsi="Arial" w:cs="Arial"/>
          <w:color w:val="484848"/>
          <w:sz w:val="24"/>
          <w:szCs w:val="24"/>
          <w:lang w:eastAsia="en-IN"/>
        </w:rPr>
        <w:t>Clickable Zones – Pay special attention to these zones</w:t>
      </w:r>
    </w:p>
    <w:p w:rsidR="0025272E" w:rsidRPr="0025272E" w:rsidRDefault="0025272E" w:rsidP="0025272E">
      <w:pPr>
        <w:shd w:val="clear" w:color="auto" w:fill="FFFFFF"/>
        <w:spacing w:after="0" w:line="360" w:lineRule="atLeast"/>
        <w:ind w:left="375"/>
        <w:textAlignment w:val="baseline"/>
        <w:rPr>
          <w:rFonts w:ascii="Arial" w:eastAsia="Times New Roman" w:hAnsi="Arial" w:cs="Arial"/>
          <w:color w:val="484848"/>
          <w:sz w:val="24"/>
          <w:szCs w:val="24"/>
          <w:lang w:eastAsia="en-IN"/>
        </w:rPr>
      </w:pPr>
      <w:r w:rsidRPr="0025272E">
        <w:rPr>
          <w:rFonts w:ascii="Arial" w:eastAsia="Times New Roman" w:hAnsi="Arial" w:cs="Arial"/>
          <w:color w:val="484848"/>
          <w:sz w:val="24"/>
          <w:szCs w:val="24"/>
          <w:lang w:eastAsia="en-IN"/>
        </w:rPr>
        <w:t>Padding – Check for precise padding across all boundaries</w:t>
      </w:r>
    </w:p>
    <w:p w:rsidR="0025272E" w:rsidRPr="0025272E" w:rsidRDefault="0025272E" w:rsidP="0025272E">
      <w:pPr>
        <w:shd w:val="clear" w:color="auto" w:fill="FFFFFF"/>
        <w:spacing w:after="0" w:line="360" w:lineRule="atLeast"/>
        <w:ind w:left="375"/>
        <w:textAlignment w:val="baseline"/>
        <w:rPr>
          <w:rFonts w:ascii="Arial" w:eastAsia="Times New Roman" w:hAnsi="Arial" w:cs="Arial"/>
          <w:color w:val="484848"/>
          <w:sz w:val="24"/>
          <w:szCs w:val="24"/>
          <w:lang w:eastAsia="en-IN"/>
        </w:rPr>
      </w:pPr>
      <w:r w:rsidRPr="0025272E">
        <w:rPr>
          <w:rFonts w:ascii="Arial" w:eastAsia="Times New Roman" w:hAnsi="Arial" w:cs="Arial"/>
          <w:color w:val="484848"/>
          <w:sz w:val="24"/>
          <w:szCs w:val="24"/>
          <w:lang w:eastAsia="en-IN"/>
        </w:rPr>
        <w:t>Fonts – Ensure that font size, style and color are consistently maintained across the website/application</w:t>
      </w:r>
    </w:p>
    <w:p w:rsidR="0025272E" w:rsidRPr="0025272E" w:rsidRDefault="0025272E" w:rsidP="0025272E">
      <w:pPr>
        <w:shd w:val="clear" w:color="auto" w:fill="FFFFFF"/>
        <w:spacing w:after="0" w:line="360" w:lineRule="atLeast"/>
        <w:ind w:left="375"/>
        <w:textAlignment w:val="baseline"/>
        <w:rPr>
          <w:rFonts w:ascii="Arial" w:eastAsia="Times New Roman" w:hAnsi="Arial" w:cs="Arial"/>
          <w:color w:val="484848"/>
          <w:sz w:val="24"/>
          <w:szCs w:val="24"/>
          <w:lang w:eastAsia="en-IN"/>
        </w:rPr>
      </w:pPr>
      <w:r w:rsidRPr="0025272E">
        <w:rPr>
          <w:rFonts w:ascii="Arial" w:eastAsia="Times New Roman" w:hAnsi="Arial" w:cs="Arial"/>
          <w:color w:val="484848"/>
          <w:sz w:val="24"/>
          <w:szCs w:val="24"/>
          <w:lang w:eastAsia="en-IN"/>
        </w:rPr>
        <w:t>Scrolling – Ensure that flexible scrolling is offered to end user</w:t>
      </w:r>
    </w:p>
    <w:p w:rsidR="0025272E" w:rsidRPr="0025272E" w:rsidRDefault="0025272E" w:rsidP="0025272E">
      <w:pPr>
        <w:shd w:val="clear" w:color="auto" w:fill="FFFFFF"/>
        <w:spacing w:after="0" w:line="360" w:lineRule="atLeast"/>
        <w:ind w:left="375"/>
        <w:textAlignment w:val="baseline"/>
        <w:rPr>
          <w:rFonts w:ascii="Arial" w:eastAsia="Times New Roman" w:hAnsi="Arial" w:cs="Arial"/>
          <w:color w:val="484848"/>
          <w:sz w:val="24"/>
          <w:szCs w:val="24"/>
          <w:lang w:eastAsia="en-IN"/>
        </w:rPr>
      </w:pPr>
      <w:r w:rsidRPr="0025272E">
        <w:rPr>
          <w:rFonts w:ascii="Arial" w:eastAsia="Times New Roman" w:hAnsi="Arial" w:cs="Arial"/>
          <w:color w:val="484848"/>
          <w:sz w:val="24"/>
          <w:szCs w:val="24"/>
          <w:lang w:eastAsia="en-IN"/>
        </w:rPr>
        <w:t>Navigation – Simplify navigation between internal web pages</w:t>
      </w:r>
    </w:p>
    <w:p w:rsidR="0025272E" w:rsidRPr="0025272E" w:rsidRDefault="0025272E" w:rsidP="0025272E">
      <w:pPr>
        <w:shd w:val="clear" w:color="auto" w:fill="FFFFFF"/>
        <w:spacing w:after="0" w:line="360" w:lineRule="atLeast"/>
        <w:ind w:left="375"/>
        <w:textAlignment w:val="baseline"/>
        <w:rPr>
          <w:rFonts w:ascii="Arial" w:eastAsia="Times New Roman" w:hAnsi="Arial" w:cs="Arial"/>
          <w:color w:val="484848"/>
          <w:sz w:val="24"/>
          <w:szCs w:val="24"/>
          <w:lang w:eastAsia="en-IN"/>
        </w:rPr>
      </w:pPr>
      <w:r w:rsidRPr="0025272E">
        <w:rPr>
          <w:rFonts w:ascii="Arial" w:eastAsia="Times New Roman" w:hAnsi="Arial" w:cs="Arial"/>
          <w:color w:val="484848"/>
          <w:sz w:val="24"/>
          <w:szCs w:val="24"/>
          <w:lang w:eastAsia="en-IN"/>
        </w:rPr>
        <w:t>Boundaries – Make sure that text, images and frames are within the boundaries</w:t>
      </w:r>
    </w:p>
    <w:p w:rsidR="0025272E" w:rsidRPr="0025272E" w:rsidRDefault="0025272E" w:rsidP="0025272E">
      <w:pPr>
        <w:shd w:val="clear" w:color="auto" w:fill="FFFFFF"/>
        <w:spacing w:after="0" w:line="360" w:lineRule="atLeast"/>
        <w:ind w:left="375"/>
        <w:textAlignment w:val="baseline"/>
        <w:rPr>
          <w:rFonts w:ascii="Arial" w:eastAsia="Times New Roman" w:hAnsi="Arial" w:cs="Arial"/>
          <w:color w:val="484848"/>
          <w:sz w:val="24"/>
          <w:szCs w:val="24"/>
          <w:lang w:eastAsia="en-IN"/>
        </w:rPr>
      </w:pPr>
      <w:r w:rsidRPr="0025272E">
        <w:rPr>
          <w:rFonts w:ascii="Arial" w:eastAsia="Times New Roman" w:hAnsi="Arial" w:cs="Arial"/>
          <w:color w:val="484848"/>
          <w:sz w:val="24"/>
          <w:szCs w:val="24"/>
          <w:lang w:eastAsia="en-IN"/>
        </w:rPr>
        <w:t>Analytics – Utilize Google analytics to summarize the devices and browsers used by consumers</w:t>
      </w:r>
    </w:p>
    <w:p w:rsidR="0025272E" w:rsidRPr="0025272E" w:rsidRDefault="0025272E" w:rsidP="0025272E">
      <w:pPr>
        <w:shd w:val="clear" w:color="auto" w:fill="FFFFFF"/>
        <w:spacing w:after="0" w:line="360" w:lineRule="atLeast"/>
        <w:ind w:left="375"/>
        <w:textAlignment w:val="baseline"/>
        <w:rPr>
          <w:rFonts w:ascii="Arial" w:eastAsia="Times New Roman" w:hAnsi="Arial" w:cs="Arial"/>
          <w:color w:val="484848"/>
          <w:sz w:val="24"/>
          <w:szCs w:val="24"/>
          <w:lang w:eastAsia="en-IN"/>
        </w:rPr>
      </w:pPr>
      <w:r w:rsidRPr="0025272E">
        <w:rPr>
          <w:rFonts w:ascii="Arial" w:eastAsia="Times New Roman" w:hAnsi="Arial" w:cs="Arial"/>
          <w:color w:val="484848"/>
          <w:sz w:val="24"/>
          <w:szCs w:val="24"/>
          <w:lang w:eastAsia="en-IN"/>
        </w:rPr>
        <w:t>Indexing – Ensure responsive apps are indexed by search engines</w:t>
      </w:r>
    </w:p>
    <w:p w:rsidR="0025272E" w:rsidRPr="0025272E" w:rsidRDefault="0025272E" w:rsidP="0025272E">
      <w:pPr>
        <w:shd w:val="clear" w:color="auto" w:fill="FFFFFF"/>
        <w:spacing w:after="0" w:line="360" w:lineRule="atLeast"/>
        <w:ind w:left="375"/>
        <w:textAlignment w:val="baseline"/>
        <w:rPr>
          <w:rFonts w:ascii="Arial" w:eastAsia="Times New Roman" w:hAnsi="Arial" w:cs="Arial"/>
          <w:color w:val="484848"/>
          <w:sz w:val="24"/>
          <w:szCs w:val="24"/>
          <w:lang w:eastAsia="en-IN"/>
        </w:rPr>
      </w:pPr>
      <w:r w:rsidRPr="0025272E">
        <w:rPr>
          <w:rFonts w:ascii="Arial" w:eastAsia="Times New Roman" w:hAnsi="Arial" w:cs="Arial"/>
          <w:color w:val="484848"/>
          <w:sz w:val="24"/>
          <w:szCs w:val="24"/>
          <w:lang w:eastAsia="en-IN"/>
        </w:rPr>
        <w:t>Menus – Navigation menus must be designed for a broad range of devices</w:t>
      </w:r>
    </w:p>
    <w:p w:rsidR="0025272E" w:rsidRPr="0025272E" w:rsidRDefault="0025272E" w:rsidP="0025272E">
      <w:pPr>
        <w:shd w:val="clear" w:color="auto" w:fill="FFFFFF"/>
        <w:spacing w:after="0" w:line="360" w:lineRule="atLeast"/>
        <w:ind w:left="375"/>
        <w:textAlignment w:val="baseline"/>
        <w:rPr>
          <w:rFonts w:ascii="Arial" w:eastAsia="Times New Roman" w:hAnsi="Arial" w:cs="Arial"/>
          <w:color w:val="484848"/>
          <w:sz w:val="24"/>
          <w:szCs w:val="24"/>
          <w:lang w:eastAsia="en-IN"/>
        </w:rPr>
      </w:pPr>
    </w:p>
    <w:p w:rsidR="0025272E" w:rsidRPr="0025272E" w:rsidRDefault="0025272E" w:rsidP="0025272E">
      <w:pPr>
        <w:shd w:val="clear" w:color="auto" w:fill="FFFFFF"/>
        <w:spacing w:after="0" w:line="360" w:lineRule="atLeast"/>
        <w:ind w:left="375"/>
        <w:textAlignment w:val="baseline"/>
        <w:rPr>
          <w:rFonts w:ascii="Arial" w:eastAsia="Times New Roman" w:hAnsi="Arial" w:cs="Arial"/>
          <w:color w:val="484848"/>
          <w:sz w:val="24"/>
          <w:szCs w:val="24"/>
          <w:lang w:eastAsia="en-IN"/>
        </w:rPr>
      </w:pPr>
    </w:p>
    <w:p w:rsidR="0025272E" w:rsidRPr="0025272E" w:rsidRDefault="0025272E" w:rsidP="0025272E">
      <w:pPr>
        <w:shd w:val="clear" w:color="auto" w:fill="FFFFFF"/>
        <w:spacing w:after="0" w:line="360" w:lineRule="atLeast"/>
        <w:ind w:left="375"/>
        <w:textAlignment w:val="baseline"/>
        <w:rPr>
          <w:rFonts w:ascii="Arial" w:eastAsia="Times New Roman" w:hAnsi="Arial" w:cs="Arial"/>
          <w:b/>
          <w:color w:val="484848"/>
          <w:sz w:val="24"/>
          <w:szCs w:val="24"/>
          <w:lang w:eastAsia="en-IN"/>
        </w:rPr>
      </w:pPr>
    </w:p>
    <w:p w:rsidR="0025272E" w:rsidRPr="0025272E" w:rsidRDefault="0025272E" w:rsidP="0025272E">
      <w:pPr>
        <w:shd w:val="clear" w:color="auto" w:fill="FFFFFF"/>
        <w:spacing w:after="0" w:line="360" w:lineRule="atLeast"/>
        <w:ind w:left="375"/>
        <w:textAlignment w:val="baseline"/>
        <w:rPr>
          <w:rFonts w:ascii="Arial" w:eastAsia="Times New Roman" w:hAnsi="Arial" w:cs="Arial"/>
          <w:b/>
          <w:color w:val="484848"/>
          <w:sz w:val="24"/>
          <w:szCs w:val="24"/>
          <w:lang w:eastAsia="en-IN"/>
        </w:rPr>
      </w:pPr>
      <w:r w:rsidRPr="0025272E">
        <w:rPr>
          <w:rFonts w:ascii="Arial" w:eastAsia="Times New Roman" w:hAnsi="Arial" w:cs="Arial"/>
          <w:b/>
          <w:color w:val="484848"/>
          <w:sz w:val="24"/>
          <w:szCs w:val="24"/>
          <w:lang w:eastAsia="en-IN"/>
        </w:rPr>
        <w:t>Test cases for testing responsive website</w:t>
      </w:r>
    </w:p>
    <w:p w:rsidR="0025272E" w:rsidRPr="0025272E" w:rsidRDefault="0025272E" w:rsidP="0025272E">
      <w:pPr>
        <w:shd w:val="clear" w:color="auto" w:fill="FFFFFF"/>
        <w:spacing w:after="0" w:line="360" w:lineRule="atLeast"/>
        <w:ind w:left="375"/>
        <w:textAlignment w:val="baseline"/>
        <w:rPr>
          <w:rFonts w:ascii="Arial" w:eastAsia="Times New Roman" w:hAnsi="Arial" w:cs="Arial"/>
          <w:color w:val="484848"/>
          <w:sz w:val="24"/>
          <w:szCs w:val="24"/>
          <w:lang w:eastAsia="en-IN"/>
        </w:rPr>
      </w:pPr>
      <w:r w:rsidRPr="0025272E">
        <w:rPr>
          <w:rFonts w:ascii="Arial" w:eastAsia="Times New Roman" w:hAnsi="Arial" w:cs="Arial"/>
          <w:color w:val="484848"/>
          <w:sz w:val="24"/>
          <w:szCs w:val="24"/>
          <w:lang w:eastAsia="en-IN"/>
        </w:rPr>
        <w:t>Some of the important factors to keep in mind while testing the RWD are as follows.</w:t>
      </w:r>
    </w:p>
    <w:p w:rsidR="0025272E" w:rsidRPr="0025272E" w:rsidRDefault="0025272E" w:rsidP="0025272E">
      <w:pPr>
        <w:shd w:val="clear" w:color="auto" w:fill="FFFFFF"/>
        <w:spacing w:after="0" w:line="360" w:lineRule="atLeast"/>
        <w:ind w:left="375"/>
        <w:textAlignment w:val="baseline"/>
        <w:rPr>
          <w:rFonts w:ascii="Arial" w:eastAsia="Times New Roman" w:hAnsi="Arial" w:cs="Arial"/>
          <w:color w:val="484848"/>
          <w:sz w:val="24"/>
          <w:szCs w:val="24"/>
          <w:lang w:eastAsia="en-IN"/>
        </w:rPr>
      </w:pPr>
    </w:p>
    <w:p w:rsidR="0025272E" w:rsidRPr="0025272E" w:rsidRDefault="0025272E" w:rsidP="0025272E">
      <w:pPr>
        <w:shd w:val="clear" w:color="auto" w:fill="FFFFFF"/>
        <w:spacing w:after="0" w:line="360" w:lineRule="atLeast"/>
        <w:ind w:left="375"/>
        <w:textAlignment w:val="baseline"/>
        <w:rPr>
          <w:rFonts w:ascii="Arial" w:eastAsia="Times New Roman" w:hAnsi="Arial" w:cs="Arial"/>
          <w:color w:val="484848"/>
          <w:sz w:val="24"/>
          <w:szCs w:val="24"/>
          <w:lang w:eastAsia="en-IN"/>
        </w:rPr>
      </w:pPr>
      <w:r w:rsidRPr="0025272E">
        <w:rPr>
          <w:rFonts w:ascii="Arial" w:eastAsia="Times New Roman" w:hAnsi="Arial" w:cs="Arial"/>
          <w:color w:val="484848"/>
          <w:sz w:val="24"/>
          <w:szCs w:val="24"/>
          <w:lang w:eastAsia="en-IN"/>
        </w:rPr>
        <w:t>To verify all the images on the web page are displayed properly on all the different devices and resolution.</w:t>
      </w:r>
    </w:p>
    <w:p w:rsidR="0025272E" w:rsidRPr="0025272E" w:rsidRDefault="0025272E" w:rsidP="0025272E">
      <w:pPr>
        <w:shd w:val="clear" w:color="auto" w:fill="FFFFFF"/>
        <w:spacing w:after="0" w:line="360" w:lineRule="atLeast"/>
        <w:ind w:left="375"/>
        <w:textAlignment w:val="baseline"/>
        <w:rPr>
          <w:rFonts w:ascii="Arial" w:eastAsia="Times New Roman" w:hAnsi="Arial" w:cs="Arial"/>
          <w:color w:val="484848"/>
          <w:sz w:val="24"/>
          <w:szCs w:val="24"/>
          <w:lang w:eastAsia="en-IN"/>
        </w:rPr>
      </w:pPr>
      <w:r w:rsidRPr="0025272E">
        <w:rPr>
          <w:rFonts w:ascii="Arial" w:eastAsia="Times New Roman" w:hAnsi="Arial" w:cs="Arial"/>
          <w:color w:val="484848"/>
          <w:sz w:val="24"/>
          <w:szCs w:val="24"/>
          <w:lang w:eastAsia="en-IN"/>
        </w:rPr>
        <w:t>To verify text and headings on the web page are properly aligned.</w:t>
      </w:r>
    </w:p>
    <w:p w:rsidR="0025272E" w:rsidRPr="0025272E" w:rsidRDefault="0025272E" w:rsidP="0025272E">
      <w:pPr>
        <w:shd w:val="clear" w:color="auto" w:fill="FFFFFF"/>
        <w:spacing w:after="0" w:line="360" w:lineRule="atLeast"/>
        <w:ind w:left="375"/>
        <w:textAlignment w:val="baseline"/>
        <w:rPr>
          <w:rFonts w:ascii="Arial" w:eastAsia="Times New Roman" w:hAnsi="Arial" w:cs="Arial"/>
          <w:color w:val="484848"/>
          <w:sz w:val="24"/>
          <w:szCs w:val="24"/>
          <w:lang w:eastAsia="en-IN"/>
        </w:rPr>
      </w:pPr>
      <w:r w:rsidRPr="0025272E">
        <w:rPr>
          <w:rFonts w:ascii="Arial" w:eastAsia="Times New Roman" w:hAnsi="Arial" w:cs="Arial"/>
          <w:color w:val="484848"/>
          <w:sz w:val="24"/>
          <w:szCs w:val="24"/>
          <w:lang w:eastAsia="en-IN"/>
        </w:rPr>
        <w:t>To verify all the clickable links on the web page are readable and work as expected.</w:t>
      </w:r>
    </w:p>
    <w:p w:rsidR="0025272E" w:rsidRPr="0025272E" w:rsidRDefault="0025272E" w:rsidP="0025272E">
      <w:pPr>
        <w:shd w:val="clear" w:color="auto" w:fill="FFFFFF"/>
        <w:spacing w:after="0" w:line="360" w:lineRule="atLeast"/>
        <w:ind w:left="375"/>
        <w:textAlignment w:val="baseline"/>
        <w:rPr>
          <w:rFonts w:ascii="Arial" w:eastAsia="Times New Roman" w:hAnsi="Arial" w:cs="Arial"/>
          <w:color w:val="484848"/>
          <w:sz w:val="24"/>
          <w:szCs w:val="24"/>
          <w:lang w:eastAsia="en-IN"/>
        </w:rPr>
      </w:pPr>
      <w:r w:rsidRPr="0025272E">
        <w:rPr>
          <w:rFonts w:ascii="Arial" w:eastAsia="Times New Roman" w:hAnsi="Arial" w:cs="Arial"/>
          <w:color w:val="484848"/>
          <w:sz w:val="24"/>
          <w:szCs w:val="24"/>
          <w:lang w:eastAsia="en-IN"/>
        </w:rPr>
        <w:lastRenderedPageBreak/>
        <w:t>To verify scrolling of the web page works as expected.</w:t>
      </w:r>
    </w:p>
    <w:p w:rsidR="0025272E" w:rsidRPr="0025272E" w:rsidRDefault="0025272E" w:rsidP="0025272E">
      <w:pPr>
        <w:shd w:val="clear" w:color="auto" w:fill="FFFFFF"/>
        <w:spacing w:after="0" w:line="360" w:lineRule="atLeast"/>
        <w:ind w:left="375"/>
        <w:textAlignment w:val="baseline"/>
        <w:rPr>
          <w:rFonts w:ascii="Arial" w:eastAsia="Times New Roman" w:hAnsi="Arial" w:cs="Arial"/>
          <w:color w:val="484848"/>
          <w:sz w:val="24"/>
          <w:szCs w:val="24"/>
          <w:lang w:eastAsia="en-IN"/>
        </w:rPr>
      </w:pPr>
      <w:r w:rsidRPr="0025272E">
        <w:rPr>
          <w:rFonts w:ascii="Arial" w:eastAsia="Times New Roman" w:hAnsi="Arial" w:cs="Arial"/>
          <w:color w:val="484848"/>
          <w:sz w:val="24"/>
          <w:szCs w:val="24"/>
          <w:lang w:eastAsia="en-IN"/>
        </w:rPr>
        <w:t>To verify if there are input boxes and text areas to enter data then we need to make sure that the text entered is displayed properly on the web page and they are aligned as expected.</w:t>
      </w:r>
    </w:p>
    <w:p w:rsidR="0025272E" w:rsidRPr="0025272E" w:rsidRDefault="0025272E" w:rsidP="0025272E">
      <w:pPr>
        <w:shd w:val="clear" w:color="auto" w:fill="FFFFFF"/>
        <w:spacing w:after="0" w:line="360" w:lineRule="atLeast"/>
        <w:ind w:left="375"/>
        <w:textAlignment w:val="baseline"/>
        <w:rPr>
          <w:rFonts w:ascii="Arial" w:eastAsia="Times New Roman" w:hAnsi="Arial" w:cs="Arial"/>
          <w:color w:val="484848"/>
          <w:sz w:val="24"/>
          <w:szCs w:val="24"/>
          <w:lang w:eastAsia="en-IN"/>
        </w:rPr>
      </w:pPr>
      <w:r w:rsidRPr="0025272E">
        <w:rPr>
          <w:rFonts w:ascii="Arial" w:eastAsia="Times New Roman" w:hAnsi="Arial" w:cs="Arial"/>
          <w:color w:val="484848"/>
          <w:sz w:val="24"/>
          <w:szCs w:val="24"/>
          <w:lang w:eastAsia="en-IN"/>
        </w:rPr>
        <w:t>To verify image size, Font size and font type are consistent across all the web pages.</w:t>
      </w:r>
    </w:p>
    <w:p w:rsidR="0025272E" w:rsidRPr="0025272E" w:rsidRDefault="0025272E" w:rsidP="0025272E">
      <w:pPr>
        <w:shd w:val="clear" w:color="auto" w:fill="FFFFFF"/>
        <w:spacing w:after="0" w:line="360" w:lineRule="atLeast"/>
        <w:ind w:left="375"/>
        <w:textAlignment w:val="baseline"/>
        <w:rPr>
          <w:rFonts w:ascii="Arial" w:eastAsia="Times New Roman" w:hAnsi="Arial" w:cs="Arial"/>
          <w:color w:val="484848"/>
          <w:sz w:val="24"/>
          <w:szCs w:val="24"/>
          <w:lang w:eastAsia="en-IN"/>
        </w:rPr>
      </w:pPr>
      <w:r w:rsidRPr="0025272E">
        <w:rPr>
          <w:rFonts w:ascii="Arial" w:eastAsia="Times New Roman" w:hAnsi="Arial" w:cs="Arial"/>
          <w:color w:val="484848"/>
          <w:sz w:val="24"/>
          <w:szCs w:val="24"/>
          <w:lang w:eastAsia="en-IN"/>
        </w:rPr>
        <w:t>To verify if contents of the page are displayed consistent on all resolutions.</w:t>
      </w:r>
    </w:p>
    <w:p w:rsidR="0025272E" w:rsidRPr="0025272E" w:rsidRDefault="0025272E" w:rsidP="0025272E">
      <w:pPr>
        <w:shd w:val="clear" w:color="auto" w:fill="FFFFFF"/>
        <w:spacing w:after="0" w:line="360" w:lineRule="atLeast"/>
        <w:ind w:left="375"/>
        <w:textAlignment w:val="baseline"/>
        <w:rPr>
          <w:rFonts w:ascii="Arial" w:eastAsia="Times New Roman" w:hAnsi="Arial" w:cs="Arial"/>
          <w:color w:val="484848"/>
          <w:sz w:val="24"/>
          <w:szCs w:val="24"/>
          <w:lang w:eastAsia="en-IN"/>
        </w:rPr>
      </w:pPr>
      <w:r w:rsidRPr="0025272E">
        <w:rPr>
          <w:rFonts w:ascii="Arial" w:eastAsia="Times New Roman" w:hAnsi="Arial" w:cs="Arial"/>
          <w:color w:val="484848"/>
          <w:sz w:val="24"/>
          <w:szCs w:val="24"/>
          <w:lang w:eastAsia="en-IN"/>
        </w:rPr>
        <w:t>To verify the color changes after hover over the elements.</w:t>
      </w:r>
    </w:p>
    <w:p w:rsidR="0025272E" w:rsidRPr="0025272E" w:rsidRDefault="0025272E" w:rsidP="0025272E">
      <w:pPr>
        <w:shd w:val="clear" w:color="auto" w:fill="FFFFFF"/>
        <w:spacing w:after="0" w:line="360" w:lineRule="atLeast"/>
        <w:ind w:left="375"/>
        <w:textAlignment w:val="baseline"/>
        <w:rPr>
          <w:rFonts w:ascii="Arial" w:eastAsia="Times New Roman" w:hAnsi="Arial" w:cs="Arial"/>
          <w:color w:val="484848"/>
          <w:sz w:val="24"/>
          <w:szCs w:val="24"/>
          <w:lang w:eastAsia="en-IN"/>
        </w:rPr>
      </w:pPr>
      <w:r w:rsidRPr="0025272E">
        <w:rPr>
          <w:rFonts w:ascii="Arial" w:eastAsia="Times New Roman" w:hAnsi="Arial" w:cs="Arial"/>
          <w:color w:val="484848"/>
          <w:sz w:val="24"/>
          <w:szCs w:val="24"/>
          <w:lang w:eastAsia="en-IN"/>
        </w:rPr>
        <w:t>To verify the consistency of color combination on different resolutions.</w:t>
      </w:r>
    </w:p>
    <w:p w:rsidR="0025272E" w:rsidRPr="0025272E" w:rsidRDefault="0025272E" w:rsidP="0025272E">
      <w:pPr>
        <w:shd w:val="clear" w:color="auto" w:fill="FFFFFF"/>
        <w:spacing w:after="0" w:line="360" w:lineRule="atLeast"/>
        <w:ind w:left="375"/>
        <w:textAlignment w:val="baseline"/>
        <w:rPr>
          <w:rFonts w:ascii="Arial" w:eastAsia="Times New Roman" w:hAnsi="Arial" w:cs="Arial"/>
          <w:color w:val="484848"/>
          <w:sz w:val="24"/>
          <w:szCs w:val="24"/>
          <w:lang w:eastAsia="en-IN"/>
        </w:rPr>
      </w:pPr>
      <w:r w:rsidRPr="0025272E">
        <w:rPr>
          <w:rFonts w:ascii="Arial" w:eastAsia="Times New Roman" w:hAnsi="Arial" w:cs="Arial"/>
          <w:color w:val="484848"/>
          <w:sz w:val="24"/>
          <w:szCs w:val="24"/>
          <w:lang w:eastAsia="en-IN"/>
        </w:rPr>
        <w:t>To verify images, text, different controls are not going beyond the screen border.</w:t>
      </w:r>
    </w:p>
    <w:p w:rsidR="0025272E" w:rsidRPr="0025272E" w:rsidRDefault="0025272E" w:rsidP="0025272E">
      <w:pPr>
        <w:shd w:val="clear" w:color="auto" w:fill="FFFFFF"/>
        <w:spacing w:after="0" w:line="360" w:lineRule="atLeast"/>
        <w:ind w:left="375"/>
        <w:textAlignment w:val="baseline"/>
        <w:rPr>
          <w:rFonts w:ascii="Arial" w:eastAsia="Times New Roman" w:hAnsi="Arial" w:cs="Arial"/>
          <w:color w:val="484848"/>
          <w:sz w:val="24"/>
          <w:szCs w:val="24"/>
          <w:lang w:eastAsia="en-IN"/>
        </w:rPr>
      </w:pPr>
      <w:r w:rsidRPr="0025272E">
        <w:rPr>
          <w:rFonts w:ascii="Arial" w:eastAsia="Times New Roman" w:hAnsi="Arial" w:cs="Arial"/>
          <w:color w:val="484848"/>
          <w:sz w:val="24"/>
          <w:szCs w:val="24"/>
          <w:lang w:eastAsia="en-IN"/>
        </w:rPr>
        <w:t>To verify if there should not be any horizontal scrolling bar since everything should be fit according to the size of the screen.</w:t>
      </w:r>
    </w:p>
    <w:p w:rsidR="0025272E" w:rsidRPr="0025272E" w:rsidRDefault="0025272E" w:rsidP="0025272E">
      <w:pPr>
        <w:shd w:val="clear" w:color="auto" w:fill="FFFFFF"/>
        <w:spacing w:after="0" w:line="360" w:lineRule="atLeast"/>
        <w:ind w:left="375"/>
        <w:textAlignment w:val="baseline"/>
        <w:rPr>
          <w:rFonts w:ascii="Arial" w:eastAsia="Times New Roman" w:hAnsi="Arial" w:cs="Arial"/>
          <w:color w:val="484848"/>
          <w:sz w:val="24"/>
          <w:szCs w:val="24"/>
          <w:lang w:eastAsia="en-IN"/>
        </w:rPr>
      </w:pPr>
      <w:r w:rsidRPr="0025272E">
        <w:rPr>
          <w:rFonts w:ascii="Arial" w:eastAsia="Times New Roman" w:hAnsi="Arial" w:cs="Arial"/>
          <w:color w:val="484848"/>
          <w:sz w:val="24"/>
          <w:szCs w:val="24"/>
          <w:lang w:eastAsia="en-IN"/>
        </w:rPr>
        <w:t>To verify on rotating your mobile device, all the contents should be rotated and displayed as expected without any technical glitch.</w:t>
      </w:r>
    </w:p>
    <w:p w:rsidR="0025272E" w:rsidRPr="0025272E" w:rsidRDefault="0025272E" w:rsidP="0025272E">
      <w:pPr>
        <w:shd w:val="clear" w:color="auto" w:fill="FFFFFF"/>
        <w:spacing w:after="0" w:line="360" w:lineRule="atLeast"/>
        <w:ind w:left="375"/>
        <w:textAlignment w:val="baseline"/>
        <w:rPr>
          <w:rFonts w:ascii="Arial" w:eastAsia="Times New Roman" w:hAnsi="Arial" w:cs="Arial"/>
          <w:color w:val="484848"/>
          <w:sz w:val="24"/>
          <w:szCs w:val="24"/>
          <w:lang w:eastAsia="en-IN"/>
        </w:rPr>
      </w:pPr>
      <w:r w:rsidRPr="0025272E">
        <w:rPr>
          <w:rFonts w:ascii="Arial" w:eastAsia="Times New Roman" w:hAnsi="Arial" w:cs="Arial"/>
          <w:color w:val="484848"/>
          <w:sz w:val="24"/>
          <w:szCs w:val="24"/>
          <w:lang w:eastAsia="en-IN"/>
        </w:rPr>
        <w:t>To verify if the user able to click on clickable area.</w:t>
      </w:r>
    </w:p>
    <w:p w:rsidR="0025272E" w:rsidRPr="0025272E" w:rsidRDefault="0025272E" w:rsidP="0025272E">
      <w:pPr>
        <w:shd w:val="clear" w:color="auto" w:fill="FFFFFF"/>
        <w:spacing w:after="0" w:line="360" w:lineRule="atLeast"/>
        <w:ind w:left="375"/>
        <w:textAlignment w:val="baseline"/>
        <w:rPr>
          <w:rFonts w:ascii="Arial" w:eastAsia="Times New Roman" w:hAnsi="Arial" w:cs="Arial"/>
          <w:color w:val="484848"/>
          <w:sz w:val="24"/>
          <w:szCs w:val="24"/>
          <w:lang w:eastAsia="en-IN"/>
        </w:rPr>
      </w:pPr>
      <w:r w:rsidRPr="0025272E">
        <w:rPr>
          <w:rFonts w:ascii="Arial" w:eastAsia="Times New Roman" w:hAnsi="Arial" w:cs="Arial"/>
          <w:color w:val="484848"/>
          <w:sz w:val="24"/>
          <w:szCs w:val="24"/>
          <w:lang w:eastAsia="en-IN"/>
        </w:rPr>
        <w:t>To verify padding of elements on the edges.</w:t>
      </w:r>
    </w:p>
    <w:p w:rsidR="0025272E" w:rsidRPr="0025272E" w:rsidRDefault="0025272E" w:rsidP="0025272E">
      <w:pPr>
        <w:shd w:val="clear" w:color="auto" w:fill="FFFFFF"/>
        <w:spacing w:after="0" w:line="360" w:lineRule="atLeast"/>
        <w:ind w:left="375"/>
        <w:textAlignment w:val="baseline"/>
        <w:rPr>
          <w:rFonts w:ascii="Arial" w:eastAsia="Times New Roman" w:hAnsi="Arial" w:cs="Arial"/>
          <w:color w:val="484848"/>
          <w:sz w:val="24"/>
          <w:szCs w:val="24"/>
          <w:lang w:eastAsia="en-IN"/>
        </w:rPr>
      </w:pPr>
      <w:r w:rsidRPr="0025272E">
        <w:rPr>
          <w:rFonts w:ascii="Arial" w:eastAsia="Times New Roman" w:hAnsi="Arial" w:cs="Arial"/>
          <w:color w:val="484848"/>
          <w:sz w:val="24"/>
          <w:szCs w:val="24"/>
          <w:lang w:eastAsia="en-IN"/>
        </w:rPr>
        <w:t>To verify if enter text in input box are displayed as expected without any UI glitches.</w:t>
      </w:r>
    </w:p>
    <w:p w:rsidR="00E565D4" w:rsidRPr="00E565D4" w:rsidRDefault="00E565D4" w:rsidP="00E565D4">
      <w:pPr>
        <w:shd w:val="clear" w:color="auto" w:fill="FFFFFF"/>
        <w:spacing w:after="0" w:line="360" w:lineRule="atLeast"/>
        <w:ind w:left="375"/>
        <w:textAlignment w:val="baseline"/>
        <w:rPr>
          <w:rFonts w:ascii="Arial" w:eastAsia="Times New Roman" w:hAnsi="Arial" w:cs="Arial"/>
          <w:color w:val="484848"/>
          <w:sz w:val="24"/>
          <w:szCs w:val="24"/>
          <w:lang w:eastAsia="en-IN"/>
        </w:rPr>
      </w:pPr>
    </w:p>
    <w:p w:rsidR="008A4D05" w:rsidRPr="00912E02" w:rsidRDefault="008A4D05" w:rsidP="00F53697"/>
    <w:sectPr w:rsidR="008A4D05" w:rsidRPr="00912E02" w:rsidSect="00FA59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GothamBook">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Open Sans">
    <w:altName w:val="Times New Roman"/>
    <w:panose1 w:val="00000000000000000000"/>
    <w:charset w:val="00"/>
    <w:family w:val="roman"/>
    <w:notTrueType/>
    <w:pitch w:val="default"/>
  </w:font>
  <w:font w:name="Segoe Print">
    <w:panose1 w:val="02000600000000000000"/>
    <w:charset w:val="00"/>
    <w:family w:val="auto"/>
    <w:pitch w:val="variable"/>
    <w:sig w:usb0="0000028F"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97FDA"/>
    <w:multiLevelType w:val="multilevel"/>
    <w:tmpl w:val="268C4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6E1C9F"/>
    <w:multiLevelType w:val="multilevel"/>
    <w:tmpl w:val="8A66F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560D06"/>
    <w:multiLevelType w:val="multilevel"/>
    <w:tmpl w:val="8EEA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422699"/>
    <w:multiLevelType w:val="multilevel"/>
    <w:tmpl w:val="EC423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5A2BA5"/>
    <w:multiLevelType w:val="multilevel"/>
    <w:tmpl w:val="1DA48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CF120C"/>
    <w:multiLevelType w:val="multilevel"/>
    <w:tmpl w:val="04348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2362DD"/>
    <w:multiLevelType w:val="multilevel"/>
    <w:tmpl w:val="03CE5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2B6BB2"/>
    <w:multiLevelType w:val="multilevel"/>
    <w:tmpl w:val="97287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470F3B"/>
    <w:multiLevelType w:val="multilevel"/>
    <w:tmpl w:val="E13A2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7CA2292"/>
    <w:multiLevelType w:val="multilevel"/>
    <w:tmpl w:val="EC80AA38"/>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8726559"/>
    <w:multiLevelType w:val="multilevel"/>
    <w:tmpl w:val="886AC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776C14"/>
    <w:multiLevelType w:val="multilevel"/>
    <w:tmpl w:val="16FC2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0D51A70"/>
    <w:multiLevelType w:val="multilevel"/>
    <w:tmpl w:val="D848E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3733D2"/>
    <w:multiLevelType w:val="multilevel"/>
    <w:tmpl w:val="9836B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8E576D9"/>
    <w:multiLevelType w:val="multilevel"/>
    <w:tmpl w:val="8E90B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2823CDA"/>
    <w:multiLevelType w:val="multilevel"/>
    <w:tmpl w:val="5C48B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8C14511"/>
    <w:multiLevelType w:val="multilevel"/>
    <w:tmpl w:val="D3B2C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AB71F83"/>
    <w:multiLevelType w:val="multilevel"/>
    <w:tmpl w:val="2982B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CF93D03"/>
    <w:multiLevelType w:val="multilevel"/>
    <w:tmpl w:val="AD58B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733FD4"/>
    <w:multiLevelType w:val="multilevel"/>
    <w:tmpl w:val="BB9A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81A208E"/>
    <w:multiLevelType w:val="multilevel"/>
    <w:tmpl w:val="4C48B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85F0645"/>
    <w:multiLevelType w:val="multilevel"/>
    <w:tmpl w:val="6B06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9F27473"/>
    <w:multiLevelType w:val="multilevel"/>
    <w:tmpl w:val="51A24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ECD36A8"/>
    <w:multiLevelType w:val="multilevel"/>
    <w:tmpl w:val="FB8A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0B96EAE"/>
    <w:multiLevelType w:val="multilevel"/>
    <w:tmpl w:val="D0201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1A552AE"/>
    <w:multiLevelType w:val="multilevel"/>
    <w:tmpl w:val="2F04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70E629B"/>
    <w:multiLevelType w:val="multilevel"/>
    <w:tmpl w:val="4B08F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87A4DE8"/>
    <w:multiLevelType w:val="multilevel"/>
    <w:tmpl w:val="F95E3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987334F"/>
    <w:multiLevelType w:val="multilevel"/>
    <w:tmpl w:val="16202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B427FAA"/>
    <w:multiLevelType w:val="multilevel"/>
    <w:tmpl w:val="BD669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D4C5D6F"/>
    <w:multiLevelType w:val="multilevel"/>
    <w:tmpl w:val="47F86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16B58D1"/>
    <w:multiLevelType w:val="multilevel"/>
    <w:tmpl w:val="2B5A7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805252E"/>
    <w:multiLevelType w:val="multilevel"/>
    <w:tmpl w:val="27AE9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B1528A3"/>
    <w:multiLevelType w:val="multilevel"/>
    <w:tmpl w:val="66E25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B605723"/>
    <w:multiLevelType w:val="multilevel"/>
    <w:tmpl w:val="67C42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3"/>
  </w:num>
  <w:num w:numId="3">
    <w:abstractNumId w:val="21"/>
  </w:num>
  <w:num w:numId="4">
    <w:abstractNumId w:val="33"/>
  </w:num>
  <w:num w:numId="5">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24"/>
  </w:num>
  <w:num w:numId="7">
    <w:abstractNumId w:val="13"/>
  </w:num>
  <w:num w:numId="8">
    <w:abstractNumId w:val="14"/>
  </w:num>
  <w:num w:numId="9">
    <w:abstractNumId w:val="9"/>
  </w:num>
  <w:num w:numId="10">
    <w:abstractNumId w:val="20"/>
  </w:num>
  <w:num w:numId="11">
    <w:abstractNumId w:val="32"/>
  </w:num>
  <w:num w:numId="12">
    <w:abstractNumId w:val="27"/>
  </w:num>
  <w:num w:numId="13">
    <w:abstractNumId w:val="31"/>
  </w:num>
  <w:num w:numId="14">
    <w:abstractNumId w:val="11"/>
  </w:num>
  <w:num w:numId="15">
    <w:abstractNumId w:val="4"/>
  </w:num>
  <w:num w:numId="16">
    <w:abstractNumId w:val="23"/>
  </w:num>
  <w:num w:numId="17">
    <w:abstractNumId w:val="26"/>
  </w:num>
  <w:num w:numId="18">
    <w:abstractNumId w:val="29"/>
  </w:num>
  <w:num w:numId="19">
    <w:abstractNumId w:val="25"/>
  </w:num>
  <w:num w:numId="20">
    <w:abstractNumId w:val="5"/>
  </w:num>
  <w:num w:numId="21">
    <w:abstractNumId w:val="6"/>
  </w:num>
  <w:num w:numId="22">
    <w:abstractNumId w:val="15"/>
  </w:num>
  <w:num w:numId="23">
    <w:abstractNumId w:val="2"/>
  </w:num>
  <w:num w:numId="24">
    <w:abstractNumId w:val="10"/>
  </w:num>
  <w:num w:numId="25">
    <w:abstractNumId w:val="7"/>
  </w:num>
  <w:num w:numId="26">
    <w:abstractNumId w:val="30"/>
  </w:num>
  <w:num w:numId="27">
    <w:abstractNumId w:val="19"/>
  </w:num>
  <w:num w:numId="28">
    <w:abstractNumId w:val="18"/>
  </w:num>
  <w:num w:numId="29">
    <w:abstractNumId w:val="17"/>
  </w:num>
  <w:num w:numId="30">
    <w:abstractNumId w:val="16"/>
  </w:num>
  <w:num w:numId="31">
    <w:abstractNumId w:val="22"/>
  </w:num>
  <w:num w:numId="32">
    <w:abstractNumId w:val="34"/>
  </w:num>
  <w:num w:numId="33">
    <w:abstractNumId w:val="28"/>
  </w:num>
  <w:num w:numId="34">
    <w:abstractNumId w:val="0"/>
  </w:num>
  <w:num w:numId="35">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2"/>
  </w:compat>
  <w:rsids>
    <w:rsidRoot w:val="00BA4DAA"/>
    <w:rsid w:val="000124E2"/>
    <w:rsid w:val="00012BA9"/>
    <w:rsid w:val="000210E5"/>
    <w:rsid w:val="00024615"/>
    <w:rsid w:val="00030C46"/>
    <w:rsid w:val="0004008A"/>
    <w:rsid w:val="00041E83"/>
    <w:rsid w:val="0004526C"/>
    <w:rsid w:val="00050331"/>
    <w:rsid w:val="00056332"/>
    <w:rsid w:val="00062E56"/>
    <w:rsid w:val="00070CE1"/>
    <w:rsid w:val="000731E5"/>
    <w:rsid w:val="000738DC"/>
    <w:rsid w:val="00077E91"/>
    <w:rsid w:val="00090BE8"/>
    <w:rsid w:val="000962BC"/>
    <w:rsid w:val="000B321F"/>
    <w:rsid w:val="000B6CB5"/>
    <w:rsid w:val="000C786B"/>
    <w:rsid w:val="000D0C5E"/>
    <w:rsid w:val="000D290F"/>
    <w:rsid w:val="000D41E8"/>
    <w:rsid w:val="000E0DA2"/>
    <w:rsid w:val="000E6B06"/>
    <w:rsid w:val="000F2280"/>
    <w:rsid w:val="000F71A2"/>
    <w:rsid w:val="00100624"/>
    <w:rsid w:val="001068E1"/>
    <w:rsid w:val="00107F47"/>
    <w:rsid w:val="00110ABE"/>
    <w:rsid w:val="001203A3"/>
    <w:rsid w:val="00122370"/>
    <w:rsid w:val="00126890"/>
    <w:rsid w:val="001270D3"/>
    <w:rsid w:val="00135EDD"/>
    <w:rsid w:val="001373F5"/>
    <w:rsid w:val="00141D63"/>
    <w:rsid w:val="00144827"/>
    <w:rsid w:val="001560F0"/>
    <w:rsid w:val="00167344"/>
    <w:rsid w:val="00172D22"/>
    <w:rsid w:val="001743D2"/>
    <w:rsid w:val="00176F87"/>
    <w:rsid w:val="0018001B"/>
    <w:rsid w:val="00186C3C"/>
    <w:rsid w:val="001965CC"/>
    <w:rsid w:val="001A1B7E"/>
    <w:rsid w:val="001B478B"/>
    <w:rsid w:val="001C0A12"/>
    <w:rsid w:val="001D43BD"/>
    <w:rsid w:val="001D5C55"/>
    <w:rsid w:val="00205D0C"/>
    <w:rsid w:val="00210D3E"/>
    <w:rsid w:val="00216A58"/>
    <w:rsid w:val="002218FC"/>
    <w:rsid w:val="00221AA4"/>
    <w:rsid w:val="002220FE"/>
    <w:rsid w:val="00241941"/>
    <w:rsid w:val="002454AF"/>
    <w:rsid w:val="0025272E"/>
    <w:rsid w:val="0025317F"/>
    <w:rsid w:val="002534F5"/>
    <w:rsid w:val="00257848"/>
    <w:rsid w:val="00261744"/>
    <w:rsid w:val="00276D02"/>
    <w:rsid w:val="00292370"/>
    <w:rsid w:val="002A5D28"/>
    <w:rsid w:val="002B49CE"/>
    <w:rsid w:val="002B71BC"/>
    <w:rsid w:val="002C6A52"/>
    <w:rsid w:val="002E4576"/>
    <w:rsid w:val="002E5353"/>
    <w:rsid w:val="002F7798"/>
    <w:rsid w:val="00300F66"/>
    <w:rsid w:val="00301079"/>
    <w:rsid w:val="00303ABE"/>
    <w:rsid w:val="00306D10"/>
    <w:rsid w:val="00316D3F"/>
    <w:rsid w:val="00325CA8"/>
    <w:rsid w:val="00344B9D"/>
    <w:rsid w:val="00345154"/>
    <w:rsid w:val="0035756A"/>
    <w:rsid w:val="00370783"/>
    <w:rsid w:val="00374325"/>
    <w:rsid w:val="00374F2D"/>
    <w:rsid w:val="00376162"/>
    <w:rsid w:val="00376F13"/>
    <w:rsid w:val="0038019E"/>
    <w:rsid w:val="00385239"/>
    <w:rsid w:val="003853A7"/>
    <w:rsid w:val="00386238"/>
    <w:rsid w:val="00386C3E"/>
    <w:rsid w:val="003A0340"/>
    <w:rsid w:val="003A2BC5"/>
    <w:rsid w:val="003B533D"/>
    <w:rsid w:val="003C3576"/>
    <w:rsid w:val="003C48DC"/>
    <w:rsid w:val="003C4FA5"/>
    <w:rsid w:val="003D4C94"/>
    <w:rsid w:val="003D674C"/>
    <w:rsid w:val="003F6EBD"/>
    <w:rsid w:val="004023E9"/>
    <w:rsid w:val="004032F0"/>
    <w:rsid w:val="00404DE6"/>
    <w:rsid w:val="00405999"/>
    <w:rsid w:val="00406A38"/>
    <w:rsid w:val="004239DA"/>
    <w:rsid w:val="00424A0B"/>
    <w:rsid w:val="00427082"/>
    <w:rsid w:val="00430EA5"/>
    <w:rsid w:val="004365E6"/>
    <w:rsid w:val="00442FAA"/>
    <w:rsid w:val="00444E9B"/>
    <w:rsid w:val="00450B01"/>
    <w:rsid w:val="0045186C"/>
    <w:rsid w:val="004641AE"/>
    <w:rsid w:val="00467BC3"/>
    <w:rsid w:val="00470B00"/>
    <w:rsid w:val="004766FD"/>
    <w:rsid w:val="00477032"/>
    <w:rsid w:val="004830D3"/>
    <w:rsid w:val="00484910"/>
    <w:rsid w:val="004853A9"/>
    <w:rsid w:val="00490974"/>
    <w:rsid w:val="004917EE"/>
    <w:rsid w:val="004C327A"/>
    <w:rsid w:val="004C385B"/>
    <w:rsid w:val="004C7529"/>
    <w:rsid w:val="004D7718"/>
    <w:rsid w:val="004F3BAD"/>
    <w:rsid w:val="00501D1B"/>
    <w:rsid w:val="00513472"/>
    <w:rsid w:val="00514B77"/>
    <w:rsid w:val="00526294"/>
    <w:rsid w:val="0053527E"/>
    <w:rsid w:val="005360D3"/>
    <w:rsid w:val="00536156"/>
    <w:rsid w:val="00543F62"/>
    <w:rsid w:val="00544C9F"/>
    <w:rsid w:val="00560362"/>
    <w:rsid w:val="0056615B"/>
    <w:rsid w:val="00570855"/>
    <w:rsid w:val="00582EFD"/>
    <w:rsid w:val="00592708"/>
    <w:rsid w:val="00597A27"/>
    <w:rsid w:val="005A53DB"/>
    <w:rsid w:val="005B3756"/>
    <w:rsid w:val="005B6C2A"/>
    <w:rsid w:val="005C5956"/>
    <w:rsid w:val="005D4AEF"/>
    <w:rsid w:val="005E52CC"/>
    <w:rsid w:val="005F4A91"/>
    <w:rsid w:val="00601228"/>
    <w:rsid w:val="00601AE1"/>
    <w:rsid w:val="00611F25"/>
    <w:rsid w:val="00616883"/>
    <w:rsid w:val="00621FB8"/>
    <w:rsid w:val="0065760E"/>
    <w:rsid w:val="00657C87"/>
    <w:rsid w:val="006601E1"/>
    <w:rsid w:val="006675D3"/>
    <w:rsid w:val="00674F44"/>
    <w:rsid w:val="006809FA"/>
    <w:rsid w:val="00687CEE"/>
    <w:rsid w:val="0069124A"/>
    <w:rsid w:val="006919D6"/>
    <w:rsid w:val="00696F4E"/>
    <w:rsid w:val="006A0AD4"/>
    <w:rsid w:val="006A65B2"/>
    <w:rsid w:val="006B24B9"/>
    <w:rsid w:val="006B2EEF"/>
    <w:rsid w:val="006B7625"/>
    <w:rsid w:val="006C7655"/>
    <w:rsid w:val="006E0886"/>
    <w:rsid w:val="006E666A"/>
    <w:rsid w:val="006F0D24"/>
    <w:rsid w:val="007024BF"/>
    <w:rsid w:val="00720EDE"/>
    <w:rsid w:val="0072566A"/>
    <w:rsid w:val="0073766A"/>
    <w:rsid w:val="007404A4"/>
    <w:rsid w:val="00742D0E"/>
    <w:rsid w:val="00743BEF"/>
    <w:rsid w:val="00761288"/>
    <w:rsid w:val="00762ECB"/>
    <w:rsid w:val="007655EE"/>
    <w:rsid w:val="00770866"/>
    <w:rsid w:val="0077304C"/>
    <w:rsid w:val="007757D1"/>
    <w:rsid w:val="00784DC1"/>
    <w:rsid w:val="0079052D"/>
    <w:rsid w:val="00791BAE"/>
    <w:rsid w:val="007A081A"/>
    <w:rsid w:val="007A3B23"/>
    <w:rsid w:val="007B1C82"/>
    <w:rsid w:val="007B652C"/>
    <w:rsid w:val="007D30BA"/>
    <w:rsid w:val="007D3FCD"/>
    <w:rsid w:val="007D6A38"/>
    <w:rsid w:val="007F4AFC"/>
    <w:rsid w:val="007F5158"/>
    <w:rsid w:val="007F67C7"/>
    <w:rsid w:val="008076F0"/>
    <w:rsid w:val="0081065B"/>
    <w:rsid w:val="00810D6A"/>
    <w:rsid w:val="00834997"/>
    <w:rsid w:val="00845AAF"/>
    <w:rsid w:val="0084780C"/>
    <w:rsid w:val="00850F5D"/>
    <w:rsid w:val="008573D1"/>
    <w:rsid w:val="00866118"/>
    <w:rsid w:val="00872F2B"/>
    <w:rsid w:val="00873801"/>
    <w:rsid w:val="00880D01"/>
    <w:rsid w:val="008824CA"/>
    <w:rsid w:val="008858D9"/>
    <w:rsid w:val="008A2D09"/>
    <w:rsid w:val="008A4BDC"/>
    <w:rsid w:val="008A4D05"/>
    <w:rsid w:val="008B334C"/>
    <w:rsid w:val="008B6B48"/>
    <w:rsid w:val="008B7084"/>
    <w:rsid w:val="008C18C1"/>
    <w:rsid w:val="008D2511"/>
    <w:rsid w:val="008F73A7"/>
    <w:rsid w:val="009020CA"/>
    <w:rsid w:val="0090701C"/>
    <w:rsid w:val="00912E02"/>
    <w:rsid w:val="0091659D"/>
    <w:rsid w:val="00917DDE"/>
    <w:rsid w:val="00920E11"/>
    <w:rsid w:val="00930EC6"/>
    <w:rsid w:val="00931800"/>
    <w:rsid w:val="00932744"/>
    <w:rsid w:val="0093681D"/>
    <w:rsid w:val="009404E5"/>
    <w:rsid w:val="009516CB"/>
    <w:rsid w:val="0096546A"/>
    <w:rsid w:val="009B07F3"/>
    <w:rsid w:val="009B666D"/>
    <w:rsid w:val="009B71F4"/>
    <w:rsid w:val="009C0B7A"/>
    <w:rsid w:val="009C1182"/>
    <w:rsid w:val="009C1CA7"/>
    <w:rsid w:val="009E3470"/>
    <w:rsid w:val="009F636B"/>
    <w:rsid w:val="009F682C"/>
    <w:rsid w:val="009F6DEC"/>
    <w:rsid w:val="009F77E7"/>
    <w:rsid w:val="00A0462B"/>
    <w:rsid w:val="00A138CD"/>
    <w:rsid w:val="00A22BC4"/>
    <w:rsid w:val="00A45920"/>
    <w:rsid w:val="00A7340A"/>
    <w:rsid w:val="00A747B1"/>
    <w:rsid w:val="00A77776"/>
    <w:rsid w:val="00A91E92"/>
    <w:rsid w:val="00A94B34"/>
    <w:rsid w:val="00AA2710"/>
    <w:rsid w:val="00AA5B33"/>
    <w:rsid w:val="00AA7EF0"/>
    <w:rsid w:val="00AC0AD9"/>
    <w:rsid w:val="00AD0090"/>
    <w:rsid w:val="00AD21C1"/>
    <w:rsid w:val="00AF4776"/>
    <w:rsid w:val="00AF7974"/>
    <w:rsid w:val="00B03170"/>
    <w:rsid w:val="00B07B57"/>
    <w:rsid w:val="00B10294"/>
    <w:rsid w:val="00B339FB"/>
    <w:rsid w:val="00B354D1"/>
    <w:rsid w:val="00B37246"/>
    <w:rsid w:val="00B43369"/>
    <w:rsid w:val="00B456DB"/>
    <w:rsid w:val="00B4756B"/>
    <w:rsid w:val="00B50ED3"/>
    <w:rsid w:val="00B60997"/>
    <w:rsid w:val="00B63770"/>
    <w:rsid w:val="00B66390"/>
    <w:rsid w:val="00B67EC4"/>
    <w:rsid w:val="00B73599"/>
    <w:rsid w:val="00B86C68"/>
    <w:rsid w:val="00B943BE"/>
    <w:rsid w:val="00BA4DAA"/>
    <w:rsid w:val="00BB6573"/>
    <w:rsid w:val="00BB66F4"/>
    <w:rsid w:val="00BC10C2"/>
    <w:rsid w:val="00BE78BC"/>
    <w:rsid w:val="00BE7CF0"/>
    <w:rsid w:val="00C04365"/>
    <w:rsid w:val="00C069CD"/>
    <w:rsid w:val="00C26AC5"/>
    <w:rsid w:val="00C3234D"/>
    <w:rsid w:val="00C3616D"/>
    <w:rsid w:val="00C364D7"/>
    <w:rsid w:val="00C400CD"/>
    <w:rsid w:val="00C40CCE"/>
    <w:rsid w:val="00C4164C"/>
    <w:rsid w:val="00C45BA6"/>
    <w:rsid w:val="00C512A4"/>
    <w:rsid w:val="00C66D02"/>
    <w:rsid w:val="00C84FC2"/>
    <w:rsid w:val="00CA186B"/>
    <w:rsid w:val="00CB3D35"/>
    <w:rsid w:val="00CB5147"/>
    <w:rsid w:val="00CB7952"/>
    <w:rsid w:val="00CB7FC3"/>
    <w:rsid w:val="00CC5A16"/>
    <w:rsid w:val="00CD0AAC"/>
    <w:rsid w:val="00CD32E0"/>
    <w:rsid w:val="00CD42C6"/>
    <w:rsid w:val="00CE1937"/>
    <w:rsid w:val="00D13DAC"/>
    <w:rsid w:val="00D20845"/>
    <w:rsid w:val="00D36AC0"/>
    <w:rsid w:val="00D74E18"/>
    <w:rsid w:val="00D751DA"/>
    <w:rsid w:val="00D83C26"/>
    <w:rsid w:val="00D849AF"/>
    <w:rsid w:val="00D931EE"/>
    <w:rsid w:val="00D9509F"/>
    <w:rsid w:val="00DA3168"/>
    <w:rsid w:val="00DA7F5A"/>
    <w:rsid w:val="00DB0ECE"/>
    <w:rsid w:val="00DB38A9"/>
    <w:rsid w:val="00DB531B"/>
    <w:rsid w:val="00DB68B7"/>
    <w:rsid w:val="00DC1B32"/>
    <w:rsid w:val="00DC59BD"/>
    <w:rsid w:val="00DC6419"/>
    <w:rsid w:val="00DC779A"/>
    <w:rsid w:val="00DD1A2A"/>
    <w:rsid w:val="00DD56C8"/>
    <w:rsid w:val="00DE17BC"/>
    <w:rsid w:val="00DE65C6"/>
    <w:rsid w:val="00DF22B6"/>
    <w:rsid w:val="00E00F55"/>
    <w:rsid w:val="00E06671"/>
    <w:rsid w:val="00E253F8"/>
    <w:rsid w:val="00E3133F"/>
    <w:rsid w:val="00E41B69"/>
    <w:rsid w:val="00E45846"/>
    <w:rsid w:val="00E565D4"/>
    <w:rsid w:val="00E56854"/>
    <w:rsid w:val="00E655BF"/>
    <w:rsid w:val="00E75500"/>
    <w:rsid w:val="00E91083"/>
    <w:rsid w:val="00E953CB"/>
    <w:rsid w:val="00EA38CD"/>
    <w:rsid w:val="00EA48AD"/>
    <w:rsid w:val="00EA5851"/>
    <w:rsid w:val="00EA59E0"/>
    <w:rsid w:val="00EB43EB"/>
    <w:rsid w:val="00EC586E"/>
    <w:rsid w:val="00EF6529"/>
    <w:rsid w:val="00EF65B6"/>
    <w:rsid w:val="00EF7686"/>
    <w:rsid w:val="00F211BD"/>
    <w:rsid w:val="00F22117"/>
    <w:rsid w:val="00F41527"/>
    <w:rsid w:val="00F4586D"/>
    <w:rsid w:val="00F46170"/>
    <w:rsid w:val="00F53697"/>
    <w:rsid w:val="00F5464B"/>
    <w:rsid w:val="00F670AE"/>
    <w:rsid w:val="00F857CF"/>
    <w:rsid w:val="00F96594"/>
    <w:rsid w:val="00F97705"/>
    <w:rsid w:val="00FA38EB"/>
    <w:rsid w:val="00FA59ED"/>
    <w:rsid w:val="00FB1758"/>
    <w:rsid w:val="00FC1B2D"/>
    <w:rsid w:val="00FC3D23"/>
    <w:rsid w:val="00FC7D0D"/>
    <w:rsid w:val="00FD239A"/>
    <w:rsid w:val="00FD58AD"/>
    <w:rsid w:val="00FE0381"/>
    <w:rsid w:val="00FE0C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C13827C-81EB-4CAB-8525-4A6F0907D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59ED"/>
  </w:style>
  <w:style w:type="paragraph" w:styleId="Heading1">
    <w:name w:val="heading 1"/>
    <w:basedOn w:val="Normal"/>
    <w:next w:val="Normal"/>
    <w:link w:val="Heading1Char"/>
    <w:uiPriority w:val="9"/>
    <w:qFormat/>
    <w:rsid w:val="001203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A4DA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8106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4DAA"/>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BA4DA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A4DAA"/>
    <w:rPr>
      <w:b/>
      <w:bCs/>
    </w:rPr>
  </w:style>
  <w:style w:type="character" w:styleId="Hyperlink">
    <w:name w:val="Hyperlink"/>
    <w:basedOn w:val="DefaultParagraphFont"/>
    <w:uiPriority w:val="99"/>
    <w:unhideWhenUsed/>
    <w:rsid w:val="00BA4DAA"/>
    <w:rPr>
      <w:color w:val="0000FF"/>
      <w:u w:val="single"/>
    </w:rPr>
  </w:style>
  <w:style w:type="character" w:customStyle="1" w:styleId="apple-converted-space">
    <w:name w:val="apple-converted-space"/>
    <w:basedOn w:val="DefaultParagraphFont"/>
    <w:rsid w:val="00BA4DAA"/>
  </w:style>
  <w:style w:type="character" w:styleId="HTMLCode">
    <w:name w:val="HTML Code"/>
    <w:basedOn w:val="DefaultParagraphFont"/>
    <w:uiPriority w:val="99"/>
    <w:semiHidden/>
    <w:unhideWhenUsed/>
    <w:rsid w:val="00BA4DA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203A3"/>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unhideWhenUsed/>
    <w:rsid w:val="00120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203A3"/>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rsid w:val="0081065B"/>
    <w:rPr>
      <w:rFonts w:asciiTheme="majorHAnsi" w:eastAsiaTheme="majorEastAsia" w:hAnsiTheme="majorHAnsi" w:cstheme="majorBidi"/>
      <w:b/>
      <w:bCs/>
      <w:color w:val="4F81BD" w:themeColor="accent1"/>
    </w:rPr>
  </w:style>
  <w:style w:type="paragraph" w:styleId="NoSpacing">
    <w:name w:val="No Spacing"/>
    <w:uiPriority w:val="1"/>
    <w:qFormat/>
    <w:rsid w:val="004C7529"/>
    <w:pPr>
      <w:spacing w:after="0" w:line="240" w:lineRule="auto"/>
    </w:pPr>
  </w:style>
  <w:style w:type="paragraph" w:customStyle="1" w:styleId="relatedtagsshow">
    <w:name w:val="relatedtagsshow"/>
    <w:basedOn w:val="Normal"/>
    <w:rsid w:val="007404A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7404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04A4"/>
    <w:rPr>
      <w:rFonts w:ascii="Tahoma" w:hAnsi="Tahoma" w:cs="Tahoma"/>
      <w:sz w:val="16"/>
      <w:szCs w:val="16"/>
    </w:rPr>
  </w:style>
  <w:style w:type="character" w:customStyle="1" w:styleId="kwd">
    <w:name w:val="kwd"/>
    <w:basedOn w:val="DefaultParagraphFont"/>
    <w:rsid w:val="00DD56C8"/>
  </w:style>
  <w:style w:type="character" w:customStyle="1" w:styleId="pln">
    <w:name w:val="pln"/>
    <w:basedOn w:val="DefaultParagraphFont"/>
    <w:rsid w:val="00DD56C8"/>
  </w:style>
  <w:style w:type="character" w:customStyle="1" w:styleId="pun">
    <w:name w:val="pun"/>
    <w:basedOn w:val="DefaultParagraphFont"/>
    <w:rsid w:val="00DD56C8"/>
  </w:style>
  <w:style w:type="character" w:customStyle="1" w:styleId="str">
    <w:name w:val="str"/>
    <w:basedOn w:val="DefaultParagraphFont"/>
    <w:rsid w:val="00DD56C8"/>
  </w:style>
  <w:style w:type="character" w:customStyle="1" w:styleId="apple-style-span">
    <w:name w:val="apple-style-span"/>
    <w:basedOn w:val="DefaultParagraphFont"/>
    <w:rsid w:val="006919D6"/>
  </w:style>
  <w:style w:type="character" w:customStyle="1" w:styleId="termtitle">
    <w:name w:val="term_title"/>
    <w:basedOn w:val="DefaultParagraphFont"/>
    <w:rsid w:val="006919D6"/>
  </w:style>
  <w:style w:type="character" w:customStyle="1" w:styleId="iladicon">
    <w:name w:val="il_ad_icon"/>
    <w:basedOn w:val="DefaultParagraphFont"/>
    <w:rsid w:val="006919D6"/>
  </w:style>
  <w:style w:type="character" w:customStyle="1" w:styleId="ilad">
    <w:name w:val="il_ad"/>
    <w:basedOn w:val="DefaultParagraphFont"/>
    <w:rsid w:val="006919D6"/>
  </w:style>
  <w:style w:type="character" w:styleId="Emphasis">
    <w:name w:val="Emphasis"/>
    <w:basedOn w:val="DefaultParagraphFont"/>
    <w:uiPriority w:val="20"/>
    <w:qFormat/>
    <w:rsid w:val="006919D6"/>
    <w:rPr>
      <w:i/>
      <w:iCs/>
    </w:rPr>
  </w:style>
  <w:style w:type="character" w:customStyle="1" w:styleId="votinglabel">
    <w:name w:val="votinglabel"/>
    <w:basedOn w:val="DefaultParagraphFont"/>
    <w:rsid w:val="00024615"/>
  </w:style>
  <w:style w:type="paragraph" w:customStyle="1" w:styleId="doctext">
    <w:name w:val="doctext"/>
    <w:basedOn w:val="Normal"/>
    <w:rsid w:val="0002461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AD21C1"/>
    <w:pPr>
      <w:ind w:left="720"/>
      <w:contextualSpacing/>
    </w:pPr>
  </w:style>
  <w:style w:type="character" w:customStyle="1" w:styleId="Date1">
    <w:name w:val="Date1"/>
    <w:basedOn w:val="DefaultParagraphFont"/>
    <w:rsid w:val="00601AE1"/>
  </w:style>
  <w:style w:type="character" w:customStyle="1" w:styleId="vote-count-post">
    <w:name w:val="vote-count-post"/>
    <w:basedOn w:val="DefaultParagraphFont"/>
    <w:rsid w:val="00430EA5"/>
  </w:style>
  <w:style w:type="paragraph" w:customStyle="1" w:styleId="wp-caption-text">
    <w:name w:val="wp-caption-text"/>
    <w:basedOn w:val="Normal"/>
    <w:rsid w:val="000E6B0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616883"/>
    <w:rPr>
      <w:color w:val="800080" w:themeColor="followedHyperlink"/>
      <w:u w:val="single"/>
    </w:rPr>
  </w:style>
  <w:style w:type="paragraph" w:customStyle="1" w:styleId="p1">
    <w:name w:val="p1"/>
    <w:basedOn w:val="Normal"/>
    <w:rsid w:val="00F5369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1">
    <w:name w:val="s1"/>
    <w:basedOn w:val="DefaultParagraphFont"/>
    <w:rsid w:val="00F53697"/>
  </w:style>
  <w:style w:type="character" w:customStyle="1" w:styleId="iquestion-answertext">
    <w:name w:val="iquestion-answer_text"/>
    <w:basedOn w:val="DefaultParagraphFont"/>
    <w:rsid w:val="00E565D4"/>
  </w:style>
  <w:style w:type="paragraph" w:customStyle="1" w:styleId="selectionshareable">
    <w:name w:val="selectionshareable"/>
    <w:basedOn w:val="Normal"/>
    <w:rsid w:val="00316D3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kimlinks-unlinked">
    <w:name w:val="skimlinks-unlinked"/>
    <w:basedOn w:val="DefaultParagraphFont"/>
    <w:rsid w:val="00376F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79300">
      <w:bodyDiv w:val="1"/>
      <w:marLeft w:val="0"/>
      <w:marRight w:val="0"/>
      <w:marTop w:val="0"/>
      <w:marBottom w:val="0"/>
      <w:divBdr>
        <w:top w:val="none" w:sz="0" w:space="0" w:color="auto"/>
        <w:left w:val="none" w:sz="0" w:space="0" w:color="auto"/>
        <w:bottom w:val="none" w:sz="0" w:space="0" w:color="auto"/>
        <w:right w:val="none" w:sz="0" w:space="0" w:color="auto"/>
      </w:divBdr>
    </w:div>
    <w:div w:id="44640965">
      <w:bodyDiv w:val="1"/>
      <w:marLeft w:val="0"/>
      <w:marRight w:val="0"/>
      <w:marTop w:val="0"/>
      <w:marBottom w:val="0"/>
      <w:divBdr>
        <w:top w:val="none" w:sz="0" w:space="0" w:color="auto"/>
        <w:left w:val="none" w:sz="0" w:space="0" w:color="auto"/>
        <w:bottom w:val="none" w:sz="0" w:space="0" w:color="auto"/>
        <w:right w:val="none" w:sz="0" w:space="0" w:color="auto"/>
      </w:divBdr>
    </w:div>
    <w:div w:id="72096296">
      <w:bodyDiv w:val="1"/>
      <w:marLeft w:val="0"/>
      <w:marRight w:val="0"/>
      <w:marTop w:val="0"/>
      <w:marBottom w:val="0"/>
      <w:divBdr>
        <w:top w:val="none" w:sz="0" w:space="0" w:color="auto"/>
        <w:left w:val="none" w:sz="0" w:space="0" w:color="auto"/>
        <w:bottom w:val="none" w:sz="0" w:space="0" w:color="auto"/>
        <w:right w:val="none" w:sz="0" w:space="0" w:color="auto"/>
      </w:divBdr>
      <w:divsChild>
        <w:div w:id="1069960067">
          <w:marLeft w:val="0"/>
          <w:marRight w:val="0"/>
          <w:marTop w:val="150"/>
          <w:marBottom w:val="0"/>
          <w:divBdr>
            <w:top w:val="single" w:sz="6" w:space="3" w:color="DDDDDD"/>
            <w:left w:val="single" w:sz="6" w:space="0" w:color="DDDDDD"/>
            <w:bottom w:val="single" w:sz="6" w:space="0" w:color="DDDDDD"/>
            <w:right w:val="single" w:sz="6" w:space="0" w:color="DDDDDD"/>
          </w:divBdr>
        </w:div>
      </w:divsChild>
    </w:div>
    <w:div w:id="90054382">
      <w:bodyDiv w:val="1"/>
      <w:marLeft w:val="0"/>
      <w:marRight w:val="0"/>
      <w:marTop w:val="0"/>
      <w:marBottom w:val="0"/>
      <w:divBdr>
        <w:top w:val="none" w:sz="0" w:space="0" w:color="auto"/>
        <w:left w:val="none" w:sz="0" w:space="0" w:color="auto"/>
        <w:bottom w:val="none" w:sz="0" w:space="0" w:color="auto"/>
        <w:right w:val="none" w:sz="0" w:space="0" w:color="auto"/>
      </w:divBdr>
    </w:div>
    <w:div w:id="133834343">
      <w:bodyDiv w:val="1"/>
      <w:marLeft w:val="0"/>
      <w:marRight w:val="0"/>
      <w:marTop w:val="0"/>
      <w:marBottom w:val="0"/>
      <w:divBdr>
        <w:top w:val="none" w:sz="0" w:space="0" w:color="auto"/>
        <w:left w:val="none" w:sz="0" w:space="0" w:color="auto"/>
        <w:bottom w:val="none" w:sz="0" w:space="0" w:color="auto"/>
        <w:right w:val="none" w:sz="0" w:space="0" w:color="auto"/>
      </w:divBdr>
    </w:div>
    <w:div w:id="149252737">
      <w:bodyDiv w:val="1"/>
      <w:marLeft w:val="0"/>
      <w:marRight w:val="0"/>
      <w:marTop w:val="0"/>
      <w:marBottom w:val="0"/>
      <w:divBdr>
        <w:top w:val="none" w:sz="0" w:space="0" w:color="auto"/>
        <w:left w:val="none" w:sz="0" w:space="0" w:color="auto"/>
        <w:bottom w:val="none" w:sz="0" w:space="0" w:color="auto"/>
        <w:right w:val="none" w:sz="0" w:space="0" w:color="auto"/>
      </w:divBdr>
    </w:div>
    <w:div w:id="166216048">
      <w:bodyDiv w:val="1"/>
      <w:marLeft w:val="0"/>
      <w:marRight w:val="0"/>
      <w:marTop w:val="0"/>
      <w:marBottom w:val="0"/>
      <w:divBdr>
        <w:top w:val="none" w:sz="0" w:space="0" w:color="auto"/>
        <w:left w:val="none" w:sz="0" w:space="0" w:color="auto"/>
        <w:bottom w:val="none" w:sz="0" w:space="0" w:color="auto"/>
        <w:right w:val="none" w:sz="0" w:space="0" w:color="auto"/>
      </w:divBdr>
    </w:div>
    <w:div w:id="170921294">
      <w:bodyDiv w:val="1"/>
      <w:marLeft w:val="0"/>
      <w:marRight w:val="0"/>
      <w:marTop w:val="0"/>
      <w:marBottom w:val="0"/>
      <w:divBdr>
        <w:top w:val="none" w:sz="0" w:space="0" w:color="auto"/>
        <w:left w:val="none" w:sz="0" w:space="0" w:color="auto"/>
        <w:bottom w:val="none" w:sz="0" w:space="0" w:color="auto"/>
        <w:right w:val="none" w:sz="0" w:space="0" w:color="auto"/>
      </w:divBdr>
    </w:div>
    <w:div w:id="175577403">
      <w:bodyDiv w:val="1"/>
      <w:marLeft w:val="0"/>
      <w:marRight w:val="0"/>
      <w:marTop w:val="0"/>
      <w:marBottom w:val="0"/>
      <w:divBdr>
        <w:top w:val="none" w:sz="0" w:space="0" w:color="auto"/>
        <w:left w:val="none" w:sz="0" w:space="0" w:color="auto"/>
        <w:bottom w:val="none" w:sz="0" w:space="0" w:color="auto"/>
        <w:right w:val="none" w:sz="0" w:space="0" w:color="auto"/>
      </w:divBdr>
    </w:div>
    <w:div w:id="180514246">
      <w:bodyDiv w:val="1"/>
      <w:marLeft w:val="0"/>
      <w:marRight w:val="0"/>
      <w:marTop w:val="0"/>
      <w:marBottom w:val="0"/>
      <w:divBdr>
        <w:top w:val="none" w:sz="0" w:space="0" w:color="auto"/>
        <w:left w:val="none" w:sz="0" w:space="0" w:color="auto"/>
        <w:bottom w:val="none" w:sz="0" w:space="0" w:color="auto"/>
        <w:right w:val="none" w:sz="0" w:space="0" w:color="auto"/>
      </w:divBdr>
    </w:div>
    <w:div w:id="184563684">
      <w:bodyDiv w:val="1"/>
      <w:marLeft w:val="0"/>
      <w:marRight w:val="0"/>
      <w:marTop w:val="0"/>
      <w:marBottom w:val="0"/>
      <w:divBdr>
        <w:top w:val="none" w:sz="0" w:space="0" w:color="auto"/>
        <w:left w:val="none" w:sz="0" w:space="0" w:color="auto"/>
        <w:bottom w:val="none" w:sz="0" w:space="0" w:color="auto"/>
        <w:right w:val="none" w:sz="0" w:space="0" w:color="auto"/>
      </w:divBdr>
    </w:div>
    <w:div w:id="215973522">
      <w:bodyDiv w:val="1"/>
      <w:marLeft w:val="0"/>
      <w:marRight w:val="0"/>
      <w:marTop w:val="0"/>
      <w:marBottom w:val="0"/>
      <w:divBdr>
        <w:top w:val="none" w:sz="0" w:space="0" w:color="auto"/>
        <w:left w:val="none" w:sz="0" w:space="0" w:color="auto"/>
        <w:bottom w:val="none" w:sz="0" w:space="0" w:color="auto"/>
        <w:right w:val="none" w:sz="0" w:space="0" w:color="auto"/>
      </w:divBdr>
    </w:div>
    <w:div w:id="240481118">
      <w:bodyDiv w:val="1"/>
      <w:marLeft w:val="0"/>
      <w:marRight w:val="0"/>
      <w:marTop w:val="0"/>
      <w:marBottom w:val="0"/>
      <w:divBdr>
        <w:top w:val="none" w:sz="0" w:space="0" w:color="auto"/>
        <w:left w:val="none" w:sz="0" w:space="0" w:color="auto"/>
        <w:bottom w:val="none" w:sz="0" w:space="0" w:color="auto"/>
        <w:right w:val="none" w:sz="0" w:space="0" w:color="auto"/>
      </w:divBdr>
    </w:div>
    <w:div w:id="250240405">
      <w:bodyDiv w:val="1"/>
      <w:marLeft w:val="0"/>
      <w:marRight w:val="0"/>
      <w:marTop w:val="0"/>
      <w:marBottom w:val="0"/>
      <w:divBdr>
        <w:top w:val="none" w:sz="0" w:space="0" w:color="auto"/>
        <w:left w:val="none" w:sz="0" w:space="0" w:color="auto"/>
        <w:bottom w:val="none" w:sz="0" w:space="0" w:color="auto"/>
        <w:right w:val="none" w:sz="0" w:space="0" w:color="auto"/>
      </w:divBdr>
    </w:div>
    <w:div w:id="254173952">
      <w:bodyDiv w:val="1"/>
      <w:marLeft w:val="0"/>
      <w:marRight w:val="0"/>
      <w:marTop w:val="0"/>
      <w:marBottom w:val="0"/>
      <w:divBdr>
        <w:top w:val="none" w:sz="0" w:space="0" w:color="auto"/>
        <w:left w:val="none" w:sz="0" w:space="0" w:color="auto"/>
        <w:bottom w:val="none" w:sz="0" w:space="0" w:color="auto"/>
        <w:right w:val="none" w:sz="0" w:space="0" w:color="auto"/>
      </w:divBdr>
    </w:div>
    <w:div w:id="254362415">
      <w:bodyDiv w:val="1"/>
      <w:marLeft w:val="0"/>
      <w:marRight w:val="0"/>
      <w:marTop w:val="0"/>
      <w:marBottom w:val="0"/>
      <w:divBdr>
        <w:top w:val="none" w:sz="0" w:space="0" w:color="auto"/>
        <w:left w:val="none" w:sz="0" w:space="0" w:color="auto"/>
        <w:bottom w:val="none" w:sz="0" w:space="0" w:color="auto"/>
        <w:right w:val="none" w:sz="0" w:space="0" w:color="auto"/>
      </w:divBdr>
      <w:divsChild>
        <w:div w:id="1160929573">
          <w:marLeft w:val="0"/>
          <w:marRight w:val="0"/>
          <w:marTop w:val="0"/>
          <w:marBottom w:val="75"/>
          <w:divBdr>
            <w:top w:val="none" w:sz="0" w:space="0" w:color="auto"/>
            <w:left w:val="none" w:sz="0" w:space="0" w:color="auto"/>
            <w:bottom w:val="none" w:sz="0" w:space="0" w:color="auto"/>
            <w:right w:val="none" w:sz="0" w:space="0" w:color="auto"/>
          </w:divBdr>
        </w:div>
        <w:div w:id="66388385">
          <w:marLeft w:val="0"/>
          <w:marRight w:val="0"/>
          <w:marTop w:val="0"/>
          <w:marBottom w:val="0"/>
          <w:divBdr>
            <w:top w:val="none" w:sz="0" w:space="0" w:color="auto"/>
            <w:left w:val="none" w:sz="0" w:space="0" w:color="auto"/>
            <w:bottom w:val="none" w:sz="0" w:space="0" w:color="auto"/>
            <w:right w:val="none" w:sz="0" w:space="0" w:color="auto"/>
          </w:divBdr>
        </w:div>
      </w:divsChild>
    </w:div>
    <w:div w:id="255017767">
      <w:bodyDiv w:val="1"/>
      <w:marLeft w:val="0"/>
      <w:marRight w:val="0"/>
      <w:marTop w:val="0"/>
      <w:marBottom w:val="0"/>
      <w:divBdr>
        <w:top w:val="none" w:sz="0" w:space="0" w:color="auto"/>
        <w:left w:val="none" w:sz="0" w:space="0" w:color="auto"/>
        <w:bottom w:val="none" w:sz="0" w:space="0" w:color="auto"/>
        <w:right w:val="none" w:sz="0" w:space="0" w:color="auto"/>
      </w:divBdr>
    </w:div>
    <w:div w:id="256403678">
      <w:bodyDiv w:val="1"/>
      <w:marLeft w:val="0"/>
      <w:marRight w:val="0"/>
      <w:marTop w:val="0"/>
      <w:marBottom w:val="0"/>
      <w:divBdr>
        <w:top w:val="none" w:sz="0" w:space="0" w:color="auto"/>
        <w:left w:val="none" w:sz="0" w:space="0" w:color="auto"/>
        <w:bottom w:val="none" w:sz="0" w:space="0" w:color="auto"/>
        <w:right w:val="none" w:sz="0" w:space="0" w:color="auto"/>
      </w:divBdr>
    </w:div>
    <w:div w:id="280303597">
      <w:bodyDiv w:val="1"/>
      <w:marLeft w:val="0"/>
      <w:marRight w:val="0"/>
      <w:marTop w:val="0"/>
      <w:marBottom w:val="0"/>
      <w:divBdr>
        <w:top w:val="none" w:sz="0" w:space="0" w:color="auto"/>
        <w:left w:val="none" w:sz="0" w:space="0" w:color="auto"/>
        <w:bottom w:val="none" w:sz="0" w:space="0" w:color="auto"/>
        <w:right w:val="none" w:sz="0" w:space="0" w:color="auto"/>
      </w:divBdr>
    </w:div>
    <w:div w:id="283735293">
      <w:bodyDiv w:val="1"/>
      <w:marLeft w:val="0"/>
      <w:marRight w:val="0"/>
      <w:marTop w:val="0"/>
      <w:marBottom w:val="0"/>
      <w:divBdr>
        <w:top w:val="none" w:sz="0" w:space="0" w:color="auto"/>
        <w:left w:val="none" w:sz="0" w:space="0" w:color="auto"/>
        <w:bottom w:val="none" w:sz="0" w:space="0" w:color="auto"/>
        <w:right w:val="none" w:sz="0" w:space="0" w:color="auto"/>
      </w:divBdr>
    </w:div>
    <w:div w:id="286551586">
      <w:bodyDiv w:val="1"/>
      <w:marLeft w:val="0"/>
      <w:marRight w:val="0"/>
      <w:marTop w:val="0"/>
      <w:marBottom w:val="0"/>
      <w:divBdr>
        <w:top w:val="none" w:sz="0" w:space="0" w:color="auto"/>
        <w:left w:val="none" w:sz="0" w:space="0" w:color="auto"/>
        <w:bottom w:val="none" w:sz="0" w:space="0" w:color="auto"/>
        <w:right w:val="none" w:sz="0" w:space="0" w:color="auto"/>
      </w:divBdr>
    </w:div>
    <w:div w:id="287206027">
      <w:bodyDiv w:val="1"/>
      <w:marLeft w:val="0"/>
      <w:marRight w:val="0"/>
      <w:marTop w:val="0"/>
      <w:marBottom w:val="0"/>
      <w:divBdr>
        <w:top w:val="none" w:sz="0" w:space="0" w:color="auto"/>
        <w:left w:val="none" w:sz="0" w:space="0" w:color="auto"/>
        <w:bottom w:val="none" w:sz="0" w:space="0" w:color="auto"/>
        <w:right w:val="none" w:sz="0" w:space="0" w:color="auto"/>
      </w:divBdr>
    </w:div>
    <w:div w:id="298387041">
      <w:bodyDiv w:val="1"/>
      <w:marLeft w:val="0"/>
      <w:marRight w:val="0"/>
      <w:marTop w:val="0"/>
      <w:marBottom w:val="0"/>
      <w:divBdr>
        <w:top w:val="none" w:sz="0" w:space="0" w:color="auto"/>
        <w:left w:val="none" w:sz="0" w:space="0" w:color="auto"/>
        <w:bottom w:val="none" w:sz="0" w:space="0" w:color="auto"/>
        <w:right w:val="none" w:sz="0" w:space="0" w:color="auto"/>
      </w:divBdr>
    </w:div>
    <w:div w:id="303437054">
      <w:bodyDiv w:val="1"/>
      <w:marLeft w:val="0"/>
      <w:marRight w:val="0"/>
      <w:marTop w:val="0"/>
      <w:marBottom w:val="0"/>
      <w:divBdr>
        <w:top w:val="none" w:sz="0" w:space="0" w:color="auto"/>
        <w:left w:val="none" w:sz="0" w:space="0" w:color="auto"/>
        <w:bottom w:val="none" w:sz="0" w:space="0" w:color="auto"/>
        <w:right w:val="none" w:sz="0" w:space="0" w:color="auto"/>
      </w:divBdr>
    </w:div>
    <w:div w:id="335159692">
      <w:bodyDiv w:val="1"/>
      <w:marLeft w:val="0"/>
      <w:marRight w:val="0"/>
      <w:marTop w:val="0"/>
      <w:marBottom w:val="0"/>
      <w:divBdr>
        <w:top w:val="none" w:sz="0" w:space="0" w:color="auto"/>
        <w:left w:val="none" w:sz="0" w:space="0" w:color="auto"/>
        <w:bottom w:val="none" w:sz="0" w:space="0" w:color="auto"/>
        <w:right w:val="none" w:sz="0" w:space="0" w:color="auto"/>
      </w:divBdr>
    </w:div>
    <w:div w:id="342052297">
      <w:bodyDiv w:val="1"/>
      <w:marLeft w:val="0"/>
      <w:marRight w:val="0"/>
      <w:marTop w:val="0"/>
      <w:marBottom w:val="0"/>
      <w:divBdr>
        <w:top w:val="none" w:sz="0" w:space="0" w:color="auto"/>
        <w:left w:val="none" w:sz="0" w:space="0" w:color="auto"/>
        <w:bottom w:val="none" w:sz="0" w:space="0" w:color="auto"/>
        <w:right w:val="none" w:sz="0" w:space="0" w:color="auto"/>
      </w:divBdr>
      <w:divsChild>
        <w:div w:id="1415933814">
          <w:marLeft w:val="0"/>
          <w:marRight w:val="0"/>
          <w:marTop w:val="0"/>
          <w:marBottom w:val="0"/>
          <w:divBdr>
            <w:top w:val="single" w:sz="6" w:space="0" w:color="294978"/>
            <w:left w:val="single" w:sz="6" w:space="0" w:color="294978"/>
            <w:bottom w:val="single" w:sz="6" w:space="0" w:color="294978"/>
            <w:right w:val="single" w:sz="6" w:space="0" w:color="294978"/>
          </w:divBdr>
          <w:divsChild>
            <w:div w:id="2046758188">
              <w:marLeft w:val="0"/>
              <w:marRight w:val="0"/>
              <w:marTop w:val="0"/>
              <w:marBottom w:val="0"/>
              <w:divBdr>
                <w:top w:val="single" w:sz="6" w:space="0" w:color="294978"/>
                <w:left w:val="single" w:sz="6" w:space="0" w:color="294978"/>
                <w:bottom w:val="single" w:sz="6" w:space="0" w:color="294978"/>
                <w:right w:val="single" w:sz="6" w:space="0" w:color="294978"/>
              </w:divBdr>
              <w:divsChild>
                <w:div w:id="428815523">
                  <w:marLeft w:val="0"/>
                  <w:marRight w:val="0"/>
                  <w:marTop w:val="0"/>
                  <w:marBottom w:val="0"/>
                  <w:divBdr>
                    <w:top w:val="none" w:sz="0" w:space="0" w:color="auto"/>
                    <w:left w:val="none" w:sz="0" w:space="0" w:color="auto"/>
                    <w:bottom w:val="none" w:sz="0" w:space="0" w:color="auto"/>
                    <w:right w:val="none" w:sz="0" w:space="0" w:color="auto"/>
                  </w:divBdr>
                  <w:divsChild>
                    <w:div w:id="1687443286">
                      <w:marLeft w:val="0"/>
                      <w:marRight w:val="0"/>
                      <w:marTop w:val="0"/>
                      <w:marBottom w:val="75"/>
                      <w:divBdr>
                        <w:top w:val="none" w:sz="0" w:space="0" w:color="auto"/>
                        <w:left w:val="none" w:sz="0" w:space="0" w:color="auto"/>
                        <w:bottom w:val="none" w:sz="0" w:space="0" w:color="auto"/>
                        <w:right w:val="none" w:sz="0" w:space="0" w:color="auto"/>
                      </w:divBdr>
                    </w:div>
                  </w:divsChild>
                </w:div>
                <w:div w:id="1479613115">
                  <w:marLeft w:val="0"/>
                  <w:marRight w:val="0"/>
                  <w:marTop w:val="0"/>
                  <w:marBottom w:val="0"/>
                  <w:divBdr>
                    <w:top w:val="single" w:sz="6" w:space="4" w:color="294978"/>
                    <w:left w:val="none" w:sz="0" w:space="31" w:color="auto"/>
                    <w:bottom w:val="none" w:sz="0" w:space="4" w:color="auto"/>
                    <w:right w:val="none" w:sz="0" w:space="23" w:color="auto"/>
                  </w:divBdr>
                </w:div>
              </w:divsChild>
            </w:div>
          </w:divsChild>
        </w:div>
        <w:div w:id="524905590">
          <w:marLeft w:val="0"/>
          <w:marRight w:val="0"/>
          <w:marTop w:val="0"/>
          <w:marBottom w:val="0"/>
          <w:divBdr>
            <w:top w:val="none" w:sz="0" w:space="0" w:color="auto"/>
            <w:left w:val="none" w:sz="0" w:space="0" w:color="auto"/>
            <w:bottom w:val="none" w:sz="0" w:space="0" w:color="auto"/>
            <w:right w:val="none" w:sz="0" w:space="0" w:color="auto"/>
          </w:divBdr>
          <w:divsChild>
            <w:div w:id="923025934">
              <w:marLeft w:val="375"/>
              <w:marRight w:val="0"/>
              <w:marTop w:val="225"/>
              <w:marBottom w:val="0"/>
              <w:divBdr>
                <w:top w:val="single" w:sz="6" w:space="0" w:color="EFEFEF"/>
                <w:left w:val="single" w:sz="6" w:space="0" w:color="EFEFEF"/>
                <w:bottom w:val="single" w:sz="6" w:space="0" w:color="EFEFEF"/>
                <w:right w:val="single" w:sz="6" w:space="0" w:color="EFEFEF"/>
              </w:divBdr>
              <w:divsChild>
                <w:div w:id="1578058094">
                  <w:marLeft w:val="0"/>
                  <w:marRight w:val="0"/>
                  <w:marTop w:val="0"/>
                  <w:marBottom w:val="0"/>
                  <w:divBdr>
                    <w:top w:val="none" w:sz="0" w:space="0" w:color="auto"/>
                    <w:left w:val="none" w:sz="0" w:space="0" w:color="auto"/>
                    <w:bottom w:val="none" w:sz="0" w:space="0" w:color="auto"/>
                    <w:right w:val="none" w:sz="0" w:space="0" w:color="auto"/>
                  </w:divBdr>
                  <w:divsChild>
                    <w:div w:id="98678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657046">
      <w:bodyDiv w:val="1"/>
      <w:marLeft w:val="0"/>
      <w:marRight w:val="0"/>
      <w:marTop w:val="0"/>
      <w:marBottom w:val="0"/>
      <w:divBdr>
        <w:top w:val="none" w:sz="0" w:space="0" w:color="auto"/>
        <w:left w:val="none" w:sz="0" w:space="0" w:color="auto"/>
        <w:bottom w:val="none" w:sz="0" w:space="0" w:color="auto"/>
        <w:right w:val="none" w:sz="0" w:space="0" w:color="auto"/>
      </w:divBdr>
    </w:div>
    <w:div w:id="380131247">
      <w:bodyDiv w:val="1"/>
      <w:marLeft w:val="0"/>
      <w:marRight w:val="0"/>
      <w:marTop w:val="0"/>
      <w:marBottom w:val="0"/>
      <w:divBdr>
        <w:top w:val="none" w:sz="0" w:space="0" w:color="auto"/>
        <w:left w:val="none" w:sz="0" w:space="0" w:color="auto"/>
        <w:bottom w:val="none" w:sz="0" w:space="0" w:color="auto"/>
        <w:right w:val="none" w:sz="0" w:space="0" w:color="auto"/>
      </w:divBdr>
    </w:div>
    <w:div w:id="387458139">
      <w:bodyDiv w:val="1"/>
      <w:marLeft w:val="0"/>
      <w:marRight w:val="0"/>
      <w:marTop w:val="0"/>
      <w:marBottom w:val="0"/>
      <w:divBdr>
        <w:top w:val="none" w:sz="0" w:space="0" w:color="auto"/>
        <w:left w:val="none" w:sz="0" w:space="0" w:color="auto"/>
        <w:bottom w:val="none" w:sz="0" w:space="0" w:color="auto"/>
        <w:right w:val="none" w:sz="0" w:space="0" w:color="auto"/>
      </w:divBdr>
      <w:divsChild>
        <w:div w:id="14426655">
          <w:marLeft w:val="0"/>
          <w:marRight w:val="0"/>
          <w:marTop w:val="0"/>
          <w:marBottom w:val="0"/>
          <w:divBdr>
            <w:top w:val="none" w:sz="0" w:space="0" w:color="auto"/>
            <w:left w:val="none" w:sz="0" w:space="0" w:color="auto"/>
            <w:bottom w:val="none" w:sz="0" w:space="0" w:color="auto"/>
            <w:right w:val="none" w:sz="0" w:space="0" w:color="auto"/>
          </w:divBdr>
          <w:divsChild>
            <w:div w:id="141026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31355">
      <w:bodyDiv w:val="1"/>
      <w:marLeft w:val="0"/>
      <w:marRight w:val="0"/>
      <w:marTop w:val="0"/>
      <w:marBottom w:val="0"/>
      <w:divBdr>
        <w:top w:val="none" w:sz="0" w:space="0" w:color="auto"/>
        <w:left w:val="none" w:sz="0" w:space="0" w:color="auto"/>
        <w:bottom w:val="none" w:sz="0" w:space="0" w:color="auto"/>
        <w:right w:val="none" w:sz="0" w:space="0" w:color="auto"/>
      </w:divBdr>
      <w:divsChild>
        <w:div w:id="25205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3460">
      <w:bodyDiv w:val="1"/>
      <w:marLeft w:val="0"/>
      <w:marRight w:val="0"/>
      <w:marTop w:val="0"/>
      <w:marBottom w:val="0"/>
      <w:divBdr>
        <w:top w:val="none" w:sz="0" w:space="0" w:color="auto"/>
        <w:left w:val="none" w:sz="0" w:space="0" w:color="auto"/>
        <w:bottom w:val="none" w:sz="0" w:space="0" w:color="auto"/>
        <w:right w:val="none" w:sz="0" w:space="0" w:color="auto"/>
      </w:divBdr>
    </w:div>
    <w:div w:id="439450119">
      <w:bodyDiv w:val="1"/>
      <w:marLeft w:val="0"/>
      <w:marRight w:val="0"/>
      <w:marTop w:val="0"/>
      <w:marBottom w:val="0"/>
      <w:divBdr>
        <w:top w:val="none" w:sz="0" w:space="0" w:color="auto"/>
        <w:left w:val="none" w:sz="0" w:space="0" w:color="auto"/>
        <w:bottom w:val="none" w:sz="0" w:space="0" w:color="auto"/>
        <w:right w:val="none" w:sz="0" w:space="0" w:color="auto"/>
      </w:divBdr>
    </w:div>
    <w:div w:id="453138921">
      <w:bodyDiv w:val="1"/>
      <w:marLeft w:val="0"/>
      <w:marRight w:val="0"/>
      <w:marTop w:val="0"/>
      <w:marBottom w:val="0"/>
      <w:divBdr>
        <w:top w:val="none" w:sz="0" w:space="0" w:color="auto"/>
        <w:left w:val="none" w:sz="0" w:space="0" w:color="auto"/>
        <w:bottom w:val="none" w:sz="0" w:space="0" w:color="auto"/>
        <w:right w:val="none" w:sz="0" w:space="0" w:color="auto"/>
      </w:divBdr>
    </w:div>
    <w:div w:id="493304902">
      <w:bodyDiv w:val="1"/>
      <w:marLeft w:val="0"/>
      <w:marRight w:val="0"/>
      <w:marTop w:val="0"/>
      <w:marBottom w:val="0"/>
      <w:divBdr>
        <w:top w:val="none" w:sz="0" w:space="0" w:color="auto"/>
        <w:left w:val="none" w:sz="0" w:space="0" w:color="auto"/>
        <w:bottom w:val="none" w:sz="0" w:space="0" w:color="auto"/>
        <w:right w:val="none" w:sz="0" w:space="0" w:color="auto"/>
      </w:divBdr>
    </w:div>
    <w:div w:id="502161745">
      <w:bodyDiv w:val="1"/>
      <w:marLeft w:val="0"/>
      <w:marRight w:val="0"/>
      <w:marTop w:val="0"/>
      <w:marBottom w:val="0"/>
      <w:divBdr>
        <w:top w:val="none" w:sz="0" w:space="0" w:color="auto"/>
        <w:left w:val="none" w:sz="0" w:space="0" w:color="auto"/>
        <w:bottom w:val="none" w:sz="0" w:space="0" w:color="auto"/>
        <w:right w:val="none" w:sz="0" w:space="0" w:color="auto"/>
      </w:divBdr>
    </w:div>
    <w:div w:id="512379001">
      <w:bodyDiv w:val="1"/>
      <w:marLeft w:val="0"/>
      <w:marRight w:val="0"/>
      <w:marTop w:val="0"/>
      <w:marBottom w:val="0"/>
      <w:divBdr>
        <w:top w:val="none" w:sz="0" w:space="0" w:color="auto"/>
        <w:left w:val="none" w:sz="0" w:space="0" w:color="auto"/>
        <w:bottom w:val="none" w:sz="0" w:space="0" w:color="auto"/>
        <w:right w:val="none" w:sz="0" w:space="0" w:color="auto"/>
      </w:divBdr>
    </w:div>
    <w:div w:id="524561576">
      <w:bodyDiv w:val="1"/>
      <w:marLeft w:val="0"/>
      <w:marRight w:val="0"/>
      <w:marTop w:val="0"/>
      <w:marBottom w:val="0"/>
      <w:divBdr>
        <w:top w:val="none" w:sz="0" w:space="0" w:color="auto"/>
        <w:left w:val="none" w:sz="0" w:space="0" w:color="auto"/>
        <w:bottom w:val="none" w:sz="0" w:space="0" w:color="auto"/>
        <w:right w:val="none" w:sz="0" w:space="0" w:color="auto"/>
      </w:divBdr>
    </w:div>
    <w:div w:id="527060526">
      <w:bodyDiv w:val="1"/>
      <w:marLeft w:val="0"/>
      <w:marRight w:val="0"/>
      <w:marTop w:val="0"/>
      <w:marBottom w:val="0"/>
      <w:divBdr>
        <w:top w:val="none" w:sz="0" w:space="0" w:color="auto"/>
        <w:left w:val="none" w:sz="0" w:space="0" w:color="auto"/>
        <w:bottom w:val="none" w:sz="0" w:space="0" w:color="auto"/>
        <w:right w:val="none" w:sz="0" w:space="0" w:color="auto"/>
      </w:divBdr>
    </w:div>
    <w:div w:id="537737890">
      <w:bodyDiv w:val="1"/>
      <w:marLeft w:val="0"/>
      <w:marRight w:val="0"/>
      <w:marTop w:val="0"/>
      <w:marBottom w:val="0"/>
      <w:divBdr>
        <w:top w:val="none" w:sz="0" w:space="0" w:color="auto"/>
        <w:left w:val="none" w:sz="0" w:space="0" w:color="auto"/>
        <w:bottom w:val="none" w:sz="0" w:space="0" w:color="auto"/>
        <w:right w:val="none" w:sz="0" w:space="0" w:color="auto"/>
      </w:divBdr>
    </w:div>
    <w:div w:id="594483936">
      <w:bodyDiv w:val="1"/>
      <w:marLeft w:val="0"/>
      <w:marRight w:val="0"/>
      <w:marTop w:val="0"/>
      <w:marBottom w:val="0"/>
      <w:divBdr>
        <w:top w:val="none" w:sz="0" w:space="0" w:color="auto"/>
        <w:left w:val="none" w:sz="0" w:space="0" w:color="auto"/>
        <w:bottom w:val="none" w:sz="0" w:space="0" w:color="auto"/>
        <w:right w:val="none" w:sz="0" w:space="0" w:color="auto"/>
      </w:divBdr>
    </w:div>
    <w:div w:id="597517732">
      <w:bodyDiv w:val="1"/>
      <w:marLeft w:val="0"/>
      <w:marRight w:val="0"/>
      <w:marTop w:val="0"/>
      <w:marBottom w:val="0"/>
      <w:divBdr>
        <w:top w:val="none" w:sz="0" w:space="0" w:color="auto"/>
        <w:left w:val="none" w:sz="0" w:space="0" w:color="auto"/>
        <w:bottom w:val="none" w:sz="0" w:space="0" w:color="auto"/>
        <w:right w:val="none" w:sz="0" w:space="0" w:color="auto"/>
      </w:divBdr>
    </w:div>
    <w:div w:id="600181197">
      <w:bodyDiv w:val="1"/>
      <w:marLeft w:val="0"/>
      <w:marRight w:val="0"/>
      <w:marTop w:val="0"/>
      <w:marBottom w:val="0"/>
      <w:divBdr>
        <w:top w:val="none" w:sz="0" w:space="0" w:color="auto"/>
        <w:left w:val="none" w:sz="0" w:space="0" w:color="auto"/>
        <w:bottom w:val="none" w:sz="0" w:space="0" w:color="auto"/>
        <w:right w:val="none" w:sz="0" w:space="0" w:color="auto"/>
      </w:divBdr>
    </w:div>
    <w:div w:id="613250922">
      <w:bodyDiv w:val="1"/>
      <w:marLeft w:val="0"/>
      <w:marRight w:val="0"/>
      <w:marTop w:val="0"/>
      <w:marBottom w:val="0"/>
      <w:divBdr>
        <w:top w:val="none" w:sz="0" w:space="0" w:color="auto"/>
        <w:left w:val="none" w:sz="0" w:space="0" w:color="auto"/>
        <w:bottom w:val="none" w:sz="0" w:space="0" w:color="auto"/>
        <w:right w:val="none" w:sz="0" w:space="0" w:color="auto"/>
      </w:divBdr>
    </w:div>
    <w:div w:id="615209514">
      <w:bodyDiv w:val="1"/>
      <w:marLeft w:val="0"/>
      <w:marRight w:val="0"/>
      <w:marTop w:val="0"/>
      <w:marBottom w:val="0"/>
      <w:divBdr>
        <w:top w:val="none" w:sz="0" w:space="0" w:color="auto"/>
        <w:left w:val="none" w:sz="0" w:space="0" w:color="auto"/>
        <w:bottom w:val="none" w:sz="0" w:space="0" w:color="auto"/>
        <w:right w:val="none" w:sz="0" w:space="0" w:color="auto"/>
      </w:divBdr>
      <w:divsChild>
        <w:div w:id="489563723">
          <w:blockQuote w:val="1"/>
          <w:marLeft w:val="0"/>
          <w:marRight w:val="0"/>
          <w:marTop w:val="0"/>
          <w:marBottom w:val="150"/>
          <w:divBdr>
            <w:top w:val="none" w:sz="0" w:space="0" w:color="auto"/>
            <w:left w:val="none" w:sz="0" w:space="0" w:color="auto"/>
            <w:bottom w:val="none" w:sz="0" w:space="0" w:color="auto"/>
            <w:right w:val="none" w:sz="0" w:space="0" w:color="auto"/>
          </w:divBdr>
        </w:div>
      </w:divsChild>
    </w:div>
    <w:div w:id="642854546">
      <w:bodyDiv w:val="1"/>
      <w:marLeft w:val="0"/>
      <w:marRight w:val="0"/>
      <w:marTop w:val="0"/>
      <w:marBottom w:val="0"/>
      <w:divBdr>
        <w:top w:val="none" w:sz="0" w:space="0" w:color="auto"/>
        <w:left w:val="none" w:sz="0" w:space="0" w:color="auto"/>
        <w:bottom w:val="none" w:sz="0" w:space="0" w:color="auto"/>
        <w:right w:val="none" w:sz="0" w:space="0" w:color="auto"/>
      </w:divBdr>
      <w:divsChild>
        <w:div w:id="815146272">
          <w:marLeft w:val="0"/>
          <w:marRight w:val="0"/>
          <w:marTop w:val="0"/>
          <w:marBottom w:val="0"/>
          <w:divBdr>
            <w:top w:val="none" w:sz="0" w:space="0" w:color="auto"/>
            <w:left w:val="none" w:sz="0" w:space="0" w:color="auto"/>
            <w:bottom w:val="none" w:sz="0" w:space="0" w:color="auto"/>
            <w:right w:val="none" w:sz="0" w:space="0" w:color="auto"/>
          </w:divBdr>
          <w:divsChild>
            <w:div w:id="2071925009">
              <w:marLeft w:val="0"/>
              <w:marRight w:val="0"/>
              <w:marTop w:val="0"/>
              <w:marBottom w:val="0"/>
              <w:divBdr>
                <w:top w:val="none" w:sz="0" w:space="0" w:color="auto"/>
                <w:left w:val="none" w:sz="0" w:space="0" w:color="auto"/>
                <w:bottom w:val="none" w:sz="0" w:space="0" w:color="auto"/>
                <w:right w:val="none" w:sz="0" w:space="0" w:color="auto"/>
              </w:divBdr>
            </w:div>
            <w:div w:id="1393039675">
              <w:marLeft w:val="0"/>
              <w:marRight w:val="0"/>
              <w:marTop w:val="0"/>
              <w:marBottom w:val="0"/>
              <w:divBdr>
                <w:top w:val="none" w:sz="0" w:space="0" w:color="auto"/>
                <w:left w:val="none" w:sz="0" w:space="0" w:color="auto"/>
                <w:bottom w:val="none" w:sz="0" w:space="0" w:color="auto"/>
                <w:right w:val="none" w:sz="0" w:space="0" w:color="auto"/>
              </w:divBdr>
            </w:div>
            <w:div w:id="27530809">
              <w:marLeft w:val="0"/>
              <w:marRight w:val="0"/>
              <w:marTop w:val="0"/>
              <w:marBottom w:val="0"/>
              <w:divBdr>
                <w:top w:val="none" w:sz="0" w:space="0" w:color="auto"/>
                <w:left w:val="none" w:sz="0" w:space="0" w:color="auto"/>
                <w:bottom w:val="none" w:sz="0" w:space="0" w:color="auto"/>
                <w:right w:val="none" w:sz="0" w:space="0" w:color="auto"/>
              </w:divBdr>
              <w:divsChild>
                <w:div w:id="2038389826">
                  <w:marLeft w:val="0"/>
                  <w:marRight w:val="0"/>
                  <w:marTop w:val="0"/>
                  <w:marBottom w:val="0"/>
                  <w:divBdr>
                    <w:top w:val="none" w:sz="0" w:space="0" w:color="auto"/>
                    <w:left w:val="none" w:sz="0" w:space="0" w:color="auto"/>
                    <w:bottom w:val="none" w:sz="0" w:space="0" w:color="auto"/>
                    <w:right w:val="none" w:sz="0" w:space="0" w:color="auto"/>
                  </w:divBdr>
                </w:div>
              </w:divsChild>
            </w:div>
            <w:div w:id="181208889">
              <w:marLeft w:val="0"/>
              <w:marRight w:val="0"/>
              <w:marTop w:val="0"/>
              <w:marBottom w:val="0"/>
              <w:divBdr>
                <w:top w:val="none" w:sz="0" w:space="0" w:color="auto"/>
                <w:left w:val="none" w:sz="0" w:space="0" w:color="auto"/>
                <w:bottom w:val="none" w:sz="0" w:space="0" w:color="auto"/>
                <w:right w:val="none" w:sz="0" w:space="0" w:color="auto"/>
              </w:divBdr>
            </w:div>
          </w:divsChild>
        </w:div>
        <w:div w:id="1276718029">
          <w:marLeft w:val="0"/>
          <w:marRight w:val="0"/>
          <w:marTop w:val="0"/>
          <w:marBottom w:val="0"/>
          <w:divBdr>
            <w:top w:val="none" w:sz="0" w:space="0" w:color="auto"/>
            <w:left w:val="none" w:sz="0" w:space="0" w:color="auto"/>
            <w:bottom w:val="none" w:sz="0" w:space="0" w:color="auto"/>
            <w:right w:val="none" w:sz="0" w:space="0" w:color="auto"/>
          </w:divBdr>
        </w:div>
        <w:div w:id="1831828516">
          <w:marLeft w:val="0"/>
          <w:marRight w:val="0"/>
          <w:marTop w:val="0"/>
          <w:marBottom w:val="0"/>
          <w:divBdr>
            <w:top w:val="none" w:sz="0" w:space="0" w:color="auto"/>
            <w:left w:val="none" w:sz="0" w:space="0" w:color="auto"/>
            <w:bottom w:val="none" w:sz="0" w:space="0" w:color="auto"/>
            <w:right w:val="none" w:sz="0" w:space="0" w:color="auto"/>
          </w:divBdr>
        </w:div>
        <w:div w:id="1056197489">
          <w:marLeft w:val="0"/>
          <w:marRight w:val="0"/>
          <w:marTop w:val="0"/>
          <w:marBottom w:val="0"/>
          <w:divBdr>
            <w:top w:val="none" w:sz="0" w:space="0" w:color="auto"/>
            <w:left w:val="none" w:sz="0" w:space="0" w:color="auto"/>
            <w:bottom w:val="none" w:sz="0" w:space="0" w:color="auto"/>
            <w:right w:val="none" w:sz="0" w:space="0" w:color="auto"/>
          </w:divBdr>
          <w:divsChild>
            <w:div w:id="800880064">
              <w:marLeft w:val="0"/>
              <w:marRight w:val="0"/>
              <w:marTop w:val="0"/>
              <w:marBottom w:val="0"/>
              <w:divBdr>
                <w:top w:val="none" w:sz="0" w:space="0" w:color="auto"/>
                <w:left w:val="none" w:sz="0" w:space="0" w:color="auto"/>
                <w:bottom w:val="none" w:sz="0" w:space="0" w:color="auto"/>
                <w:right w:val="none" w:sz="0" w:space="0" w:color="auto"/>
              </w:divBdr>
            </w:div>
            <w:div w:id="1758552736">
              <w:marLeft w:val="0"/>
              <w:marRight w:val="0"/>
              <w:marTop w:val="0"/>
              <w:marBottom w:val="0"/>
              <w:divBdr>
                <w:top w:val="none" w:sz="0" w:space="0" w:color="auto"/>
                <w:left w:val="none" w:sz="0" w:space="0" w:color="auto"/>
                <w:bottom w:val="none" w:sz="0" w:space="0" w:color="auto"/>
                <w:right w:val="none" w:sz="0" w:space="0" w:color="auto"/>
              </w:divBdr>
            </w:div>
            <w:div w:id="821389923">
              <w:marLeft w:val="0"/>
              <w:marRight w:val="0"/>
              <w:marTop w:val="0"/>
              <w:marBottom w:val="0"/>
              <w:divBdr>
                <w:top w:val="none" w:sz="0" w:space="0" w:color="auto"/>
                <w:left w:val="none" w:sz="0" w:space="0" w:color="auto"/>
                <w:bottom w:val="none" w:sz="0" w:space="0" w:color="auto"/>
                <w:right w:val="none" w:sz="0" w:space="0" w:color="auto"/>
              </w:divBdr>
            </w:div>
            <w:div w:id="1845585135">
              <w:marLeft w:val="0"/>
              <w:marRight w:val="0"/>
              <w:marTop w:val="0"/>
              <w:marBottom w:val="0"/>
              <w:divBdr>
                <w:top w:val="none" w:sz="0" w:space="0" w:color="auto"/>
                <w:left w:val="none" w:sz="0" w:space="0" w:color="auto"/>
                <w:bottom w:val="none" w:sz="0" w:space="0" w:color="auto"/>
                <w:right w:val="none" w:sz="0" w:space="0" w:color="auto"/>
              </w:divBdr>
            </w:div>
            <w:div w:id="1002047335">
              <w:marLeft w:val="0"/>
              <w:marRight w:val="0"/>
              <w:marTop w:val="0"/>
              <w:marBottom w:val="0"/>
              <w:divBdr>
                <w:top w:val="none" w:sz="0" w:space="0" w:color="auto"/>
                <w:left w:val="none" w:sz="0" w:space="0" w:color="auto"/>
                <w:bottom w:val="none" w:sz="0" w:space="0" w:color="auto"/>
                <w:right w:val="none" w:sz="0" w:space="0" w:color="auto"/>
              </w:divBdr>
            </w:div>
            <w:div w:id="218631146">
              <w:marLeft w:val="0"/>
              <w:marRight w:val="0"/>
              <w:marTop w:val="0"/>
              <w:marBottom w:val="0"/>
              <w:divBdr>
                <w:top w:val="none" w:sz="0" w:space="0" w:color="auto"/>
                <w:left w:val="none" w:sz="0" w:space="0" w:color="auto"/>
                <w:bottom w:val="none" w:sz="0" w:space="0" w:color="auto"/>
                <w:right w:val="none" w:sz="0" w:space="0" w:color="auto"/>
              </w:divBdr>
            </w:div>
            <w:div w:id="587078377">
              <w:marLeft w:val="0"/>
              <w:marRight w:val="0"/>
              <w:marTop w:val="0"/>
              <w:marBottom w:val="0"/>
              <w:divBdr>
                <w:top w:val="none" w:sz="0" w:space="0" w:color="auto"/>
                <w:left w:val="none" w:sz="0" w:space="0" w:color="auto"/>
                <w:bottom w:val="none" w:sz="0" w:space="0" w:color="auto"/>
                <w:right w:val="none" w:sz="0" w:space="0" w:color="auto"/>
              </w:divBdr>
            </w:div>
            <w:div w:id="1893542491">
              <w:marLeft w:val="0"/>
              <w:marRight w:val="0"/>
              <w:marTop w:val="0"/>
              <w:marBottom w:val="0"/>
              <w:divBdr>
                <w:top w:val="none" w:sz="0" w:space="0" w:color="auto"/>
                <w:left w:val="none" w:sz="0" w:space="0" w:color="auto"/>
                <w:bottom w:val="none" w:sz="0" w:space="0" w:color="auto"/>
                <w:right w:val="none" w:sz="0" w:space="0" w:color="auto"/>
              </w:divBdr>
            </w:div>
            <w:div w:id="132719043">
              <w:marLeft w:val="0"/>
              <w:marRight w:val="0"/>
              <w:marTop w:val="0"/>
              <w:marBottom w:val="0"/>
              <w:divBdr>
                <w:top w:val="none" w:sz="0" w:space="0" w:color="auto"/>
                <w:left w:val="none" w:sz="0" w:space="0" w:color="auto"/>
                <w:bottom w:val="none" w:sz="0" w:space="0" w:color="auto"/>
                <w:right w:val="none" w:sz="0" w:space="0" w:color="auto"/>
              </w:divBdr>
            </w:div>
          </w:divsChild>
        </w:div>
        <w:div w:id="1369992010">
          <w:marLeft w:val="0"/>
          <w:marRight w:val="0"/>
          <w:marTop w:val="0"/>
          <w:marBottom w:val="0"/>
          <w:divBdr>
            <w:top w:val="none" w:sz="0" w:space="0" w:color="auto"/>
            <w:left w:val="none" w:sz="0" w:space="0" w:color="auto"/>
            <w:bottom w:val="none" w:sz="0" w:space="0" w:color="auto"/>
            <w:right w:val="none" w:sz="0" w:space="0" w:color="auto"/>
          </w:divBdr>
          <w:divsChild>
            <w:div w:id="1531988459">
              <w:marLeft w:val="0"/>
              <w:marRight w:val="0"/>
              <w:marTop w:val="0"/>
              <w:marBottom w:val="0"/>
              <w:divBdr>
                <w:top w:val="none" w:sz="0" w:space="0" w:color="auto"/>
                <w:left w:val="none" w:sz="0" w:space="0" w:color="auto"/>
                <w:bottom w:val="none" w:sz="0" w:space="0" w:color="auto"/>
                <w:right w:val="none" w:sz="0" w:space="0" w:color="auto"/>
              </w:divBdr>
            </w:div>
            <w:div w:id="1760632958">
              <w:marLeft w:val="0"/>
              <w:marRight w:val="0"/>
              <w:marTop w:val="0"/>
              <w:marBottom w:val="0"/>
              <w:divBdr>
                <w:top w:val="none" w:sz="0" w:space="0" w:color="auto"/>
                <w:left w:val="none" w:sz="0" w:space="0" w:color="auto"/>
                <w:bottom w:val="none" w:sz="0" w:space="0" w:color="auto"/>
                <w:right w:val="none" w:sz="0" w:space="0" w:color="auto"/>
              </w:divBdr>
            </w:div>
            <w:div w:id="3800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20666">
      <w:bodyDiv w:val="1"/>
      <w:marLeft w:val="0"/>
      <w:marRight w:val="0"/>
      <w:marTop w:val="0"/>
      <w:marBottom w:val="0"/>
      <w:divBdr>
        <w:top w:val="none" w:sz="0" w:space="0" w:color="auto"/>
        <w:left w:val="none" w:sz="0" w:space="0" w:color="auto"/>
        <w:bottom w:val="none" w:sz="0" w:space="0" w:color="auto"/>
        <w:right w:val="none" w:sz="0" w:space="0" w:color="auto"/>
      </w:divBdr>
    </w:div>
    <w:div w:id="664430574">
      <w:bodyDiv w:val="1"/>
      <w:marLeft w:val="0"/>
      <w:marRight w:val="0"/>
      <w:marTop w:val="0"/>
      <w:marBottom w:val="0"/>
      <w:divBdr>
        <w:top w:val="none" w:sz="0" w:space="0" w:color="auto"/>
        <w:left w:val="none" w:sz="0" w:space="0" w:color="auto"/>
        <w:bottom w:val="none" w:sz="0" w:space="0" w:color="auto"/>
        <w:right w:val="none" w:sz="0" w:space="0" w:color="auto"/>
      </w:divBdr>
    </w:div>
    <w:div w:id="667442354">
      <w:bodyDiv w:val="1"/>
      <w:marLeft w:val="0"/>
      <w:marRight w:val="0"/>
      <w:marTop w:val="0"/>
      <w:marBottom w:val="0"/>
      <w:divBdr>
        <w:top w:val="none" w:sz="0" w:space="0" w:color="auto"/>
        <w:left w:val="none" w:sz="0" w:space="0" w:color="auto"/>
        <w:bottom w:val="none" w:sz="0" w:space="0" w:color="auto"/>
        <w:right w:val="none" w:sz="0" w:space="0" w:color="auto"/>
      </w:divBdr>
    </w:div>
    <w:div w:id="677270868">
      <w:bodyDiv w:val="1"/>
      <w:marLeft w:val="0"/>
      <w:marRight w:val="0"/>
      <w:marTop w:val="0"/>
      <w:marBottom w:val="0"/>
      <w:divBdr>
        <w:top w:val="none" w:sz="0" w:space="0" w:color="auto"/>
        <w:left w:val="none" w:sz="0" w:space="0" w:color="auto"/>
        <w:bottom w:val="none" w:sz="0" w:space="0" w:color="auto"/>
        <w:right w:val="none" w:sz="0" w:space="0" w:color="auto"/>
      </w:divBdr>
    </w:div>
    <w:div w:id="678703134">
      <w:bodyDiv w:val="1"/>
      <w:marLeft w:val="0"/>
      <w:marRight w:val="0"/>
      <w:marTop w:val="0"/>
      <w:marBottom w:val="0"/>
      <w:divBdr>
        <w:top w:val="none" w:sz="0" w:space="0" w:color="auto"/>
        <w:left w:val="none" w:sz="0" w:space="0" w:color="auto"/>
        <w:bottom w:val="none" w:sz="0" w:space="0" w:color="auto"/>
        <w:right w:val="none" w:sz="0" w:space="0" w:color="auto"/>
      </w:divBdr>
    </w:div>
    <w:div w:id="682826775">
      <w:bodyDiv w:val="1"/>
      <w:marLeft w:val="0"/>
      <w:marRight w:val="0"/>
      <w:marTop w:val="0"/>
      <w:marBottom w:val="0"/>
      <w:divBdr>
        <w:top w:val="none" w:sz="0" w:space="0" w:color="auto"/>
        <w:left w:val="none" w:sz="0" w:space="0" w:color="auto"/>
        <w:bottom w:val="none" w:sz="0" w:space="0" w:color="auto"/>
        <w:right w:val="none" w:sz="0" w:space="0" w:color="auto"/>
      </w:divBdr>
    </w:div>
    <w:div w:id="683552700">
      <w:bodyDiv w:val="1"/>
      <w:marLeft w:val="0"/>
      <w:marRight w:val="0"/>
      <w:marTop w:val="0"/>
      <w:marBottom w:val="0"/>
      <w:divBdr>
        <w:top w:val="none" w:sz="0" w:space="0" w:color="auto"/>
        <w:left w:val="none" w:sz="0" w:space="0" w:color="auto"/>
        <w:bottom w:val="none" w:sz="0" w:space="0" w:color="auto"/>
        <w:right w:val="none" w:sz="0" w:space="0" w:color="auto"/>
      </w:divBdr>
    </w:div>
    <w:div w:id="690372598">
      <w:bodyDiv w:val="1"/>
      <w:marLeft w:val="0"/>
      <w:marRight w:val="0"/>
      <w:marTop w:val="0"/>
      <w:marBottom w:val="0"/>
      <w:divBdr>
        <w:top w:val="none" w:sz="0" w:space="0" w:color="auto"/>
        <w:left w:val="none" w:sz="0" w:space="0" w:color="auto"/>
        <w:bottom w:val="none" w:sz="0" w:space="0" w:color="auto"/>
        <w:right w:val="none" w:sz="0" w:space="0" w:color="auto"/>
      </w:divBdr>
      <w:divsChild>
        <w:div w:id="60639585">
          <w:marLeft w:val="0"/>
          <w:marRight w:val="0"/>
          <w:marTop w:val="0"/>
          <w:marBottom w:val="0"/>
          <w:divBdr>
            <w:top w:val="none" w:sz="0" w:space="0" w:color="auto"/>
            <w:left w:val="none" w:sz="0" w:space="0" w:color="auto"/>
            <w:bottom w:val="none" w:sz="0" w:space="0" w:color="auto"/>
            <w:right w:val="none" w:sz="0" w:space="0" w:color="auto"/>
          </w:divBdr>
        </w:div>
      </w:divsChild>
    </w:div>
    <w:div w:id="700590118">
      <w:bodyDiv w:val="1"/>
      <w:marLeft w:val="0"/>
      <w:marRight w:val="0"/>
      <w:marTop w:val="0"/>
      <w:marBottom w:val="0"/>
      <w:divBdr>
        <w:top w:val="none" w:sz="0" w:space="0" w:color="auto"/>
        <w:left w:val="none" w:sz="0" w:space="0" w:color="auto"/>
        <w:bottom w:val="none" w:sz="0" w:space="0" w:color="auto"/>
        <w:right w:val="none" w:sz="0" w:space="0" w:color="auto"/>
      </w:divBdr>
      <w:divsChild>
        <w:div w:id="1980305469">
          <w:marLeft w:val="0"/>
          <w:marRight w:val="0"/>
          <w:marTop w:val="0"/>
          <w:marBottom w:val="0"/>
          <w:divBdr>
            <w:top w:val="none" w:sz="0" w:space="0" w:color="auto"/>
            <w:left w:val="none" w:sz="0" w:space="0" w:color="auto"/>
            <w:bottom w:val="none" w:sz="0" w:space="0" w:color="auto"/>
            <w:right w:val="none" w:sz="0" w:space="0" w:color="auto"/>
          </w:divBdr>
          <w:divsChild>
            <w:div w:id="1881938337">
              <w:marLeft w:val="0"/>
              <w:marRight w:val="0"/>
              <w:marTop w:val="0"/>
              <w:marBottom w:val="0"/>
              <w:divBdr>
                <w:top w:val="none" w:sz="0" w:space="0" w:color="auto"/>
                <w:left w:val="none" w:sz="0" w:space="0" w:color="auto"/>
                <w:bottom w:val="none" w:sz="0" w:space="0" w:color="auto"/>
                <w:right w:val="none" w:sz="0" w:space="0" w:color="auto"/>
              </w:divBdr>
              <w:divsChild>
                <w:div w:id="2021004051">
                  <w:marLeft w:val="0"/>
                  <w:marRight w:val="0"/>
                  <w:marTop w:val="0"/>
                  <w:marBottom w:val="0"/>
                  <w:divBdr>
                    <w:top w:val="none" w:sz="0" w:space="0" w:color="auto"/>
                    <w:left w:val="none" w:sz="0" w:space="0" w:color="auto"/>
                    <w:bottom w:val="none" w:sz="0" w:space="0" w:color="auto"/>
                    <w:right w:val="none" w:sz="0" w:space="0" w:color="auto"/>
                  </w:divBdr>
                </w:div>
                <w:div w:id="1152870687">
                  <w:marLeft w:val="0"/>
                  <w:marRight w:val="0"/>
                  <w:marTop w:val="0"/>
                  <w:marBottom w:val="0"/>
                  <w:divBdr>
                    <w:top w:val="none" w:sz="0" w:space="0" w:color="auto"/>
                    <w:left w:val="none" w:sz="0" w:space="0" w:color="auto"/>
                    <w:bottom w:val="none" w:sz="0" w:space="0" w:color="auto"/>
                    <w:right w:val="none" w:sz="0" w:space="0" w:color="auto"/>
                  </w:divBdr>
                </w:div>
                <w:div w:id="2119979413">
                  <w:marLeft w:val="0"/>
                  <w:marRight w:val="0"/>
                  <w:marTop w:val="0"/>
                  <w:marBottom w:val="0"/>
                  <w:divBdr>
                    <w:top w:val="none" w:sz="0" w:space="0" w:color="auto"/>
                    <w:left w:val="none" w:sz="0" w:space="0" w:color="auto"/>
                    <w:bottom w:val="none" w:sz="0" w:space="0" w:color="auto"/>
                    <w:right w:val="none" w:sz="0" w:space="0" w:color="auto"/>
                  </w:divBdr>
                </w:div>
              </w:divsChild>
            </w:div>
            <w:div w:id="1359312419">
              <w:marLeft w:val="0"/>
              <w:marRight w:val="0"/>
              <w:marTop w:val="0"/>
              <w:marBottom w:val="0"/>
              <w:divBdr>
                <w:top w:val="none" w:sz="0" w:space="0" w:color="auto"/>
                <w:left w:val="none" w:sz="0" w:space="0" w:color="auto"/>
                <w:bottom w:val="none" w:sz="0" w:space="0" w:color="auto"/>
                <w:right w:val="none" w:sz="0" w:space="0" w:color="auto"/>
              </w:divBdr>
            </w:div>
            <w:div w:id="1085960472">
              <w:marLeft w:val="0"/>
              <w:marRight w:val="0"/>
              <w:marTop w:val="0"/>
              <w:marBottom w:val="0"/>
              <w:divBdr>
                <w:top w:val="none" w:sz="0" w:space="0" w:color="auto"/>
                <w:left w:val="none" w:sz="0" w:space="0" w:color="auto"/>
                <w:bottom w:val="none" w:sz="0" w:space="0" w:color="auto"/>
                <w:right w:val="none" w:sz="0" w:space="0" w:color="auto"/>
              </w:divBdr>
            </w:div>
            <w:div w:id="1394963726">
              <w:marLeft w:val="0"/>
              <w:marRight w:val="0"/>
              <w:marTop w:val="0"/>
              <w:marBottom w:val="0"/>
              <w:divBdr>
                <w:top w:val="none" w:sz="0" w:space="0" w:color="auto"/>
                <w:left w:val="none" w:sz="0" w:space="0" w:color="auto"/>
                <w:bottom w:val="none" w:sz="0" w:space="0" w:color="auto"/>
                <w:right w:val="none" w:sz="0" w:space="0" w:color="auto"/>
              </w:divBdr>
            </w:div>
            <w:div w:id="1371029943">
              <w:marLeft w:val="0"/>
              <w:marRight w:val="0"/>
              <w:marTop w:val="0"/>
              <w:marBottom w:val="0"/>
              <w:divBdr>
                <w:top w:val="none" w:sz="0" w:space="0" w:color="auto"/>
                <w:left w:val="none" w:sz="0" w:space="0" w:color="auto"/>
                <w:bottom w:val="none" w:sz="0" w:space="0" w:color="auto"/>
                <w:right w:val="none" w:sz="0" w:space="0" w:color="auto"/>
              </w:divBdr>
              <w:divsChild>
                <w:div w:id="1294284930">
                  <w:marLeft w:val="0"/>
                  <w:marRight w:val="0"/>
                  <w:marTop w:val="0"/>
                  <w:marBottom w:val="0"/>
                  <w:divBdr>
                    <w:top w:val="none" w:sz="0" w:space="0" w:color="auto"/>
                    <w:left w:val="none" w:sz="0" w:space="0" w:color="auto"/>
                    <w:bottom w:val="none" w:sz="0" w:space="0" w:color="auto"/>
                    <w:right w:val="none" w:sz="0" w:space="0" w:color="auto"/>
                  </w:divBdr>
                </w:div>
                <w:div w:id="1943878971">
                  <w:marLeft w:val="0"/>
                  <w:marRight w:val="0"/>
                  <w:marTop w:val="0"/>
                  <w:marBottom w:val="0"/>
                  <w:divBdr>
                    <w:top w:val="none" w:sz="0" w:space="0" w:color="auto"/>
                    <w:left w:val="none" w:sz="0" w:space="0" w:color="auto"/>
                    <w:bottom w:val="none" w:sz="0" w:space="0" w:color="auto"/>
                    <w:right w:val="none" w:sz="0" w:space="0" w:color="auto"/>
                  </w:divBdr>
                </w:div>
                <w:div w:id="348411445">
                  <w:marLeft w:val="0"/>
                  <w:marRight w:val="0"/>
                  <w:marTop w:val="0"/>
                  <w:marBottom w:val="0"/>
                  <w:divBdr>
                    <w:top w:val="none" w:sz="0" w:space="0" w:color="auto"/>
                    <w:left w:val="none" w:sz="0" w:space="0" w:color="auto"/>
                    <w:bottom w:val="none" w:sz="0" w:space="0" w:color="auto"/>
                    <w:right w:val="none" w:sz="0" w:space="0" w:color="auto"/>
                  </w:divBdr>
                </w:div>
                <w:div w:id="1244725885">
                  <w:marLeft w:val="0"/>
                  <w:marRight w:val="0"/>
                  <w:marTop w:val="0"/>
                  <w:marBottom w:val="0"/>
                  <w:divBdr>
                    <w:top w:val="none" w:sz="0" w:space="0" w:color="auto"/>
                    <w:left w:val="none" w:sz="0" w:space="0" w:color="auto"/>
                    <w:bottom w:val="none" w:sz="0" w:space="0" w:color="auto"/>
                    <w:right w:val="none" w:sz="0" w:space="0" w:color="auto"/>
                  </w:divBdr>
                </w:div>
                <w:div w:id="1853107039">
                  <w:marLeft w:val="0"/>
                  <w:marRight w:val="0"/>
                  <w:marTop w:val="0"/>
                  <w:marBottom w:val="0"/>
                  <w:divBdr>
                    <w:top w:val="none" w:sz="0" w:space="0" w:color="auto"/>
                    <w:left w:val="none" w:sz="0" w:space="0" w:color="auto"/>
                    <w:bottom w:val="none" w:sz="0" w:space="0" w:color="auto"/>
                    <w:right w:val="none" w:sz="0" w:space="0" w:color="auto"/>
                  </w:divBdr>
                </w:div>
                <w:div w:id="1892886012">
                  <w:marLeft w:val="0"/>
                  <w:marRight w:val="0"/>
                  <w:marTop w:val="0"/>
                  <w:marBottom w:val="0"/>
                  <w:divBdr>
                    <w:top w:val="none" w:sz="0" w:space="0" w:color="auto"/>
                    <w:left w:val="none" w:sz="0" w:space="0" w:color="auto"/>
                    <w:bottom w:val="none" w:sz="0" w:space="0" w:color="auto"/>
                    <w:right w:val="none" w:sz="0" w:space="0" w:color="auto"/>
                  </w:divBdr>
                </w:div>
                <w:div w:id="1263225840">
                  <w:marLeft w:val="0"/>
                  <w:marRight w:val="0"/>
                  <w:marTop w:val="0"/>
                  <w:marBottom w:val="0"/>
                  <w:divBdr>
                    <w:top w:val="none" w:sz="0" w:space="0" w:color="auto"/>
                    <w:left w:val="none" w:sz="0" w:space="0" w:color="auto"/>
                    <w:bottom w:val="none" w:sz="0" w:space="0" w:color="auto"/>
                    <w:right w:val="none" w:sz="0" w:space="0" w:color="auto"/>
                  </w:divBdr>
                </w:div>
                <w:div w:id="1550414357">
                  <w:marLeft w:val="0"/>
                  <w:marRight w:val="0"/>
                  <w:marTop w:val="0"/>
                  <w:marBottom w:val="0"/>
                  <w:divBdr>
                    <w:top w:val="none" w:sz="0" w:space="0" w:color="auto"/>
                    <w:left w:val="none" w:sz="0" w:space="0" w:color="auto"/>
                    <w:bottom w:val="none" w:sz="0" w:space="0" w:color="auto"/>
                    <w:right w:val="none" w:sz="0" w:space="0" w:color="auto"/>
                  </w:divBdr>
                </w:div>
                <w:div w:id="656036580">
                  <w:marLeft w:val="0"/>
                  <w:marRight w:val="0"/>
                  <w:marTop w:val="0"/>
                  <w:marBottom w:val="0"/>
                  <w:divBdr>
                    <w:top w:val="none" w:sz="0" w:space="0" w:color="auto"/>
                    <w:left w:val="none" w:sz="0" w:space="0" w:color="auto"/>
                    <w:bottom w:val="none" w:sz="0" w:space="0" w:color="auto"/>
                    <w:right w:val="none" w:sz="0" w:space="0" w:color="auto"/>
                  </w:divBdr>
                </w:div>
                <w:div w:id="493255224">
                  <w:marLeft w:val="0"/>
                  <w:marRight w:val="0"/>
                  <w:marTop w:val="0"/>
                  <w:marBottom w:val="0"/>
                  <w:divBdr>
                    <w:top w:val="none" w:sz="0" w:space="0" w:color="auto"/>
                    <w:left w:val="none" w:sz="0" w:space="0" w:color="auto"/>
                    <w:bottom w:val="none" w:sz="0" w:space="0" w:color="auto"/>
                    <w:right w:val="none" w:sz="0" w:space="0" w:color="auto"/>
                  </w:divBdr>
                </w:div>
                <w:div w:id="1351449504">
                  <w:marLeft w:val="0"/>
                  <w:marRight w:val="0"/>
                  <w:marTop w:val="0"/>
                  <w:marBottom w:val="0"/>
                  <w:divBdr>
                    <w:top w:val="none" w:sz="0" w:space="0" w:color="auto"/>
                    <w:left w:val="none" w:sz="0" w:space="0" w:color="auto"/>
                    <w:bottom w:val="none" w:sz="0" w:space="0" w:color="auto"/>
                    <w:right w:val="none" w:sz="0" w:space="0" w:color="auto"/>
                  </w:divBdr>
                </w:div>
                <w:div w:id="1576476394">
                  <w:marLeft w:val="0"/>
                  <w:marRight w:val="0"/>
                  <w:marTop w:val="0"/>
                  <w:marBottom w:val="0"/>
                  <w:divBdr>
                    <w:top w:val="none" w:sz="0" w:space="0" w:color="auto"/>
                    <w:left w:val="none" w:sz="0" w:space="0" w:color="auto"/>
                    <w:bottom w:val="none" w:sz="0" w:space="0" w:color="auto"/>
                    <w:right w:val="none" w:sz="0" w:space="0" w:color="auto"/>
                  </w:divBdr>
                </w:div>
                <w:div w:id="455411945">
                  <w:marLeft w:val="0"/>
                  <w:marRight w:val="0"/>
                  <w:marTop w:val="0"/>
                  <w:marBottom w:val="0"/>
                  <w:divBdr>
                    <w:top w:val="none" w:sz="0" w:space="0" w:color="auto"/>
                    <w:left w:val="none" w:sz="0" w:space="0" w:color="auto"/>
                    <w:bottom w:val="none" w:sz="0" w:space="0" w:color="auto"/>
                    <w:right w:val="none" w:sz="0" w:space="0" w:color="auto"/>
                  </w:divBdr>
                </w:div>
                <w:div w:id="1646735878">
                  <w:marLeft w:val="0"/>
                  <w:marRight w:val="0"/>
                  <w:marTop w:val="0"/>
                  <w:marBottom w:val="0"/>
                  <w:divBdr>
                    <w:top w:val="none" w:sz="0" w:space="0" w:color="auto"/>
                    <w:left w:val="none" w:sz="0" w:space="0" w:color="auto"/>
                    <w:bottom w:val="none" w:sz="0" w:space="0" w:color="auto"/>
                    <w:right w:val="none" w:sz="0" w:space="0" w:color="auto"/>
                  </w:divBdr>
                </w:div>
                <w:div w:id="498884452">
                  <w:marLeft w:val="0"/>
                  <w:marRight w:val="0"/>
                  <w:marTop w:val="0"/>
                  <w:marBottom w:val="0"/>
                  <w:divBdr>
                    <w:top w:val="none" w:sz="0" w:space="0" w:color="auto"/>
                    <w:left w:val="none" w:sz="0" w:space="0" w:color="auto"/>
                    <w:bottom w:val="none" w:sz="0" w:space="0" w:color="auto"/>
                    <w:right w:val="none" w:sz="0" w:space="0" w:color="auto"/>
                  </w:divBdr>
                </w:div>
                <w:div w:id="683820333">
                  <w:marLeft w:val="0"/>
                  <w:marRight w:val="0"/>
                  <w:marTop w:val="0"/>
                  <w:marBottom w:val="0"/>
                  <w:divBdr>
                    <w:top w:val="none" w:sz="0" w:space="0" w:color="auto"/>
                    <w:left w:val="none" w:sz="0" w:space="0" w:color="auto"/>
                    <w:bottom w:val="none" w:sz="0" w:space="0" w:color="auto"/>
                    <w:right w:val="none" w:sz="0" w:space="0" w:color="auto"/>
                  </w:divBdr>
                </w:div>
                <w:div w:id="2039236622">
                  <w:marLeft w:val="0"/>
                  <w:marRight w:val="0"/>
                  <w:marTop w:val="0"/>
                  <w:marBottom w:val="0"/>
                  <w:divBdr>
                    <w:top w:val="none" w:sz="0" w:space="0" w:color="auto"/>
                    <w:left w:val="none" w:sz="0" w:space="0" w:color="auto"/>
                    <w:bottom w:val="none" w:sz="0" w:space="0" w:color="auto"/>
                    <w:right w:val="none" w:sz="0" w:space="0" w:color="auto"/>
                  </w:divBdr>
                </w:div>
                <w:div w:id="1595359083">
                  <w:marLeft w:val="0"/>
                  <w:marRight w:val="0"/>
                  <w:marTop w:val="0"/>
                  <w:marBottom w:val="0"/>
                  <w:divBdr>
                    <w:top w:val="none" w:sz="0" w:space="0" w:color="auto"/>
                    <w:left w:val="none" w:sz="0" w:space="0" w:color="auto"/>
                    <w:bottom w:val="none" w:sz="0" w:space="0" w:color="auto"/>
                    <w:right w:val="none" w:sz="0" w:space="0" w:color="auto"/>
                  </w:divBdr>
                </w:div>
                <w:div w:id="48768362">
                  <w:marLeft w:val="0"/>
                  <w:marRight w:val="0"/>
                  <w:marTop w:val="0"/>
                  <w:marBottom w:val="0"/>
                  <w:divBdr>
                    <w:top w:val="none" w:sz="0" w:space="0" w:color="auto"/>
                    <w:left w:val="none" w:sz="0" w:space="0" w:color="auto"/>
                    <w:bottom w:val="none" w:sz="0" w:space="0" w:color="auto"/>
                    <w:right w:val="none" w:sz="0" w:space="0" w:color="auto"/>
                  </w:divBdr>
                </w:div>
                <w:div w:id="1463882162">
                  <w:marLeft w:val="0"/>
                  <w:marRight w:val="0"/>
                  <w:marTop w:val="0"/>
                  <w:marBottom w:val="0"/>
                  <w:divBdr>
                    <w:top w:val="none" w:sz="0" w:space="0" w:color="auto"/>
                    <w:left w:val="none" w:sz="0" w:space="0" w:color="auto"/>
                    <w:bottom w:val="none" w:sz="0" w:space="0" w:color="auto"/>
                    <w:right w:val="none" w:sz="0" w:space="0" w:color="auto"/>
                  </w:divBdr>
                </w:div>
                <w:div w:id="1565334682">
                  <w:marLeft w:val="0"/>
                  <w:marRight w:val="0"/>
                  <w:marTop w:val="0"/>
                  <w:marBottom w:val="0"/>
                  <w:divBdr>
                    <w:top w:val="none" w:sz="0" w:space="0" w:color="auto"/>
                    <w:left w:val="none" w:sz="0" w:space="0" w:color="auto"/>
                    <w:bottom w:val="none" w:sz="0" w:space="0" w:color="auto"/>
                    <w:right w:val="none" w:sz="0" w:space="0" w:color="auto"/>
                  </w:divBdr>
                </w:div>
              </w:divsChild>
            </w:div>
            <w:div w:id="921841786">
              <w:marLeft w:val="0"/>
              <w:marRight w:val="0"/>
              <w:marTop w:val="0"/>
              <w:marBottom w:val="0"/>
              <w:divBdr>
                <w:top w:val="none" w:sz="0" w:space="0" w:color="auto"/>
                <w:left w:val="none" w:sz="0" w:space="0" w:color="auto"/>
                <w:bottom w:val="none" w:sz="0" w:space="0" w:color="auto"/>
                <w:right w:val="none" w:sz="0" w:space="0" w:color="auto"/>
              </w:divBdr>
            </w:div>
            <w:div w:id="1449157462">
              <w:marLeft w:val="0"/>
              <w:marRight w:val="0"/>
              <w:marTop w:val="0"/>
              <w:marBottom w:val="0"/>
              <w:divBdr>
                <w:top w:val="none" w:sz="0" w:space="0" w:color="auto"/>
                <w:left w:val="none" w:sz="0" w:space="0" w:color="auto"/>
                <w:bottom w:val="none" w:sz="0" w:space="0" w:color="auto"/>
                <w:right w:val="none" w:sz="0" w:space="0" w:color="auto"/>
              </w:divBdr>
            </w:div>
            <w:div w:id="93477152">
              <w:marLeft w:val="0"/>
              <w:marRight w:val="0"/>
              <w:marTop w:val="0"/>
              <w:marBottom w:val="0"/>
              <w:divBdr>
                <w:top w:val="none" w:sz="0" w:space="0" w:color="auto"/>
                <w:left w:val="none" w:sz="0" w:space="0" w:color="auto"/>
                <w:bottom w:val="none" w:sz="0" w:space="0" w:color="auto"/>
                <w:right w:val="none" w:sz="0" w:space="0" w:color="auto"/>
              </w:divBdr>
            </w:div>
            <w:div w:id="1360087379">
              <w:marLeft w:val="0"/>
              <w:marRight w:val="0"/>
              <w:marTop w:val="0"/>
              <w:marBottom w:val="0"/>
              <w:divBdr>
                <w:top w:val="none" w:sz="0" w:space="0" w:color="auto"/>
                <w:left w:val="none" w:sz="0" w:space="0" w:color="auto"/>
                <w:bottom w:val="none" w:sz="0" w:space="0" w:color="auto"/>
                <w:right w:val="none" w:sz="0" w:space="0" w:color="auto"/>
              </w:divBdr>
              <w:divsChild>
                <w:div w:id="1306156070">
                  <w:marLeft w:val="0"/>
                  <w:marRight w:val="0"/>
                  <w:marTop w:val="0"/>
                  <w:marBottom w:val="0"/>
                  <w:divBdr>
                    <w:top w:val="none" w:sz="0" w:space="0" w:color="auto"/>
                    <w:left w:val="none" w:sz="0" w:space="0" w:color="auto"/>
                    <w:bottom w:val="none" w:sz="0" w:space="0" w:color="auto"/>
                    <w:right w:val="none" w:sz="0" w:space="0" w:color="auto"/>
                  </w:divBdr>
                </w:div>
              </w:divsChild>
            </w:div>
            <w:div w:id="33769970">
              <w:marLeft w:val="0"/>
              <w:marRight w:val="0"/>
              <w:marTop w:val="0"/>
              <w:marBottom w:val="0"/>
              <w:divBdr>
                <w:top w:val="none" w:sz="0" w:space="0" w:color="auto"/>
                <w:left w:val="none" w:sz="0" w:space="0" w:color="auto"/>
                <w:bottom w:val="none" w:sz="0" w:space="0" w:color="auto"/>
                <w:right w:val="none" w:sz="0" w:space="0" w:color="auto"/>
              </w:divBdr>
            </w:div>
            <w:div w:id="1643387471">
              <w:marLeft w:val="0"/>
              <w:marRight w:val="0"/>
              <w:marTop w:val="0"/>
              <w:marBottom w:val="0"/>
              <w:divBdr>
                <w:top w:val="none" w:sz="0" w:space="0" w:color="auto"/>
                <w:left w:val="none" w:sz="0" w:space="0" w:color="auto"/>
                <w:bottom w:val="none" w:sz="0" w:space="0" w:color="auto"/>
                <w:right w:val="none" w:sz="0" w:space="0" w:color="auto"/>
              </w:divBdr>
            </w:div>
            <w:div w:id="1662542188">
              <w:marLeft w:val="0"/>
              <w:marRight w:val="0"/>
              <w:marTop w:val="0"/>
              <w:marBottom w:val="0"/>
              <w:divBdr>
                <w:top w:val="none" w:sz="0" w:space="0" w:color="auto"/>
                <w:left w:val="none" w:sz="0" w:space="0" w:color="auto"/>
                <w:bottom w:val="none" w:sz="0" w:space="0" w:color="auto"/>
                <w:right w:val="none" w:sz="0" w:space="0" w:color="auto"/>
              </w:divBdr>
            </w:div>
            <w:div w:id="522010820">
              <w:marLeft w:val="0"/>
              <w:marRight w:val="0"/>
              <w:marTop w:val="0"/>
              <w:marBottom w:val="0"/>
              <w:divBdr>
                <w:top w:val="none" w:sz="0" w:space="0" w:color="auto"/>
                <w:left w:val="none" w:sz="0" w:space="0" w:color="auto"/>
                <w:bottom w:val="none" w:sz="0" w:space="0" w:color="auto"/>
                <w:right w:val="none" w:sz="0" w:space="0" w:color="auto"/>
              </w:divBdr>
            </w:div>
            <w:div w:id="348482267">
              <w:marLeft w:val="0"/>
              <w:marRight w:val="0"/>
              <w:marTop w:val="0"/>
              <w:marBottom w:val="0"/>
              <w:divBdr>
                <w:top w:val="none" w:sz="0" w:space="0" w:color="auto"/>
                <w:left w:val="none" w:sz="0" w:space="0" w:color="auto"/>
                <w:bottom w:val="none" w:sz="0" w:space="0" w:color="auto"/>
                <w:right w:val="none" w:sz="0" w:space="0" w:color="auto"/>
              </w:divBdr>
              <w:divsChild>
                <w:div w:id="1645740943">
                  <w:marLeft w:val="0"/>
                  <w:marRight w:val="0"/>
                  <w:marTop w:val="0"/>
                  <w:marBottom w:val="0"/>
                  <w:divBdr>
                    <w:top w:val="none" w:sz="0" w:space="0" w:color="auto"/>
                    <w:left w:val="none" w:sz="0" w:space="0" w:color="auto"/>
                    <w:bottom w:val="none" w:sz="0" w:space="0" w:color="auto"/>
                    <w:right w:val="none" w:sz="0" w:space="0" w:color="auto"/>
                  </w:divBdr>
                  <w:divsChild>
                    <w:div w:id="870146108">
                      <w:marLeft w:val="0"/>
                      <w:marRight w:val="0"/>
                      <w:marTop w:val="0"/>
                      <w:marBottom w:val="0"/>
                      <w:divBdr>
                        <w:top w:val="none" w:sz="0" w:space="0" w:color="auto"/>
                        <w:left w:val="none" w:sz="0" w:space="0" w:color="auto"/>
                        <w:bottom w:val="none" w:sz="0" w:space="0" w:color="auto"/>
                        <w:right w:val="none" w:sz="0" w:space="0" w:color="auto"/>
                      </w:divBdr>
                    </w:div>
                    <w:div w:id="1967000052">
                      <w:marLeft w:val="0"/>
                      <w:marRight w:val="0"/>
                      <w:marTop w:val="0"/>
                      <w:marBottom w:val="0"/>
                      <w:divBdr>
                        <w:top w:val="none" w:sz="0" w:space="0" w:color="auto"/>
                        <w:left w:val="none" w:sz="0" w:space="0" w:color="auto"/>
                        <w:bottom w:val="none" w:sz="0" w:space="0" w:color="auto"/>
                        <w:right w:val="none" w:sz="0" w:space="0" w:color="auto"/>
                      </w:divBdr>
                    </w:div>
                    <w:div w:id="1803645115">
                      <w:marLeft w:val="0"/>
                      <w:marRight w:val="0"/>
                      <w:marTop w:val="0"/>
                      <w:marBottom w:val="0"/>
                      <w:divBdr>
                        <w:top w:val="none" w:sz="0" w:space="0" w:color="auto"/>
                        <w:left w:val="none" w:sz="0" w:space="0" w:color="auto"/>
                        <w:bottom w:val="none" w:sz="0" w:space="0" w:color="auto"/>
                        <w:right w:val="none" w:sz="0" w:space="0" w:color="auto"/>
                      </w:divBdr>
                    </w:div>
                    <w:div w:id="1817605728">
                      <w:marLeft w:val="0"/>
                      <w:marRight w:val="0"/>
                      <w:marTop w:val="0"/>
                      <w:marBottom w:val="0"/>
                      <w:divBdr>
                        <w:top w:val="none" w:sz="0" w:space="0" w:color="auto"/>
                        <w:left w:val="none" w:sz="0" w:space="0" w:color="auto"/>
                        <w:bottom w:val="none" w:sz="0" w:space="0" w:color="auto"/>
                        <w:right w:val="none" w:sz="0" w:space="0" w:color="auto"/>
                      </w:divBdr>
                    </w:div>
                    <w:div w:id="295306878">
                      <w:marLeft w:val="0"/>
                      <w:marRight w:val="0"/>
                      <w:marTop w:val="0"/>
                      <w:marBottom w:val="180"/>
                      <w:divBdr>
                        <w:top w:val="single" w:sz="18" w:space="0" w:color="FF3300"/>
                        <w:left w:val="none" w:sz="0" w:space="0" w:color="auto"/>
                        <w:bottom w:val="none" w:sz="0" w:space="0" w:color="auto"/>
                        <w:right w:val="none" w:sz="0" w:space="0" w:color="auto"/>
                      </w:divBdr>
                      <w:divsChild>
                        <w:div w:id="1280185209">
                          <w:marLeft w:val="0"/>
                          <w:marRight w:val="0"/>
                          <w:marTop w:val="0"/>
                          <w:marBottom w:val="0"/>
                          <w:divBdr>
                            <w:top w:val="none" w:sz="0" w:space="0" w:color="auto"/>
                            <w:left w:val="none" w:sz="0" w:space="0" w:color="auto"/>
                            <w:bottom w:val="none" w:sz="0" w:space="0" w:color="auto"/>
                            <w:right w:val="none" w:sz="0" w:space="0" w:color="auto"/>
                          </w:divBdr>
                          <w:divsChild>
                            <w:div w:id="660353183">
                              <w:marLeft w:val="0"/>
                              <w:marRight w:val="0"/>
                              <w:marTop w:val="0"/>
                              <w:marBottom w:val="0"/>
                              <w:divBdr>
                                <w:top w:val="none" w:sz="0" w:space="0" w:color="auto"/>
                                <w:left w:val="none" w:sz="0" w:space="0" w:color="auto"/>
                                <w:bottom w:val="none" w:sz="0" w:space="0" w:color="auto"/>
                                <w:right w:val="none" w:sz="0" w:space="0" w:color="auto"/>
                              </w:divBdr>
                              <w:divsChild>
                                <w:div w:id="1858040547">
                                  <w:marLeft w:val="0"/>
                                  <w:marRight w:val="5265"/>
                                  <w:marTop w:val="360"/>
                                  <w:marBottom w:val="360"/>
                                  <w:divBdr>
                                    <w:top w:val="none" w:sz="0" w:space="0" w:color="auto"/>
                                    <w:left w:val="none" w:sz="0" w:space="0" w:color="auto"/>
                                    <w:bottom w:val="none" w:sz="0" w:space="0" w:color="auto"/>
                                    <w:right w:val="none" w:sz="0" w:space="0" w:color="auto"/>
                                  </w:divBdr>
                                </w:div>
                              </w:divsChild>
                            </w:div>
                          </w:divsChild>
                        </w:div>
                      </w:divsChild>
                    </w:div>
                    <w:div w:id="116932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0030">
          <w:marLeft w:val="0"/>
          <w:marRight w:val="0"/>
          <w:marTop w:val="0"/>
          <w:marBottom w:val="0"/>
          <w:divBdr>
            <w:top w:val="none" w:sz="0" w:space="0" w:color="auto"/>
            <w:left w:val="none" w:sz="0" w:space="0" w:color="auto"/>
            <w:bottom w:val="none" w:sz="0" w:space="0" w:color="auto"/>
            <w:right w:val="none" w:sz="0" w:space="0" w:color="auto"/>
          </w:divBdr>
        </w:div>
        <w:div w:id="435638679">
          <w:marLeft w:val="0"/>
          <w:marRight w:val="0"/>
          <w:marTop w:val="0"/>
          <w:marBottom w:val="0"/>
          <w:divBdr>
            <w:top w:val="none" w:sz="0" w:space="0" w:color="auto"/>
            <w:left w:val="none" w:sz="0" w:space="0" w:color="auto"/>
            <w:bottom w:val="none" w:sz="0" w:space="0" w:color="auto"/>
            <w:right w:val="none" w:sz="0" w:space="0" w:color="auto"/>
          </w:divBdr>
        </w:div>
        <w:div w:id="438381653">
          <w:marLeft w:val="0"/>
          <w:marRight w:val="0"/>
          <w:marTop w:val="0"/>
          <w:marBottom w:val="0"/>
          <w:divBdr>
            <w:top w:val="none" w:sz="0" w:space="0" w:color="auto"/>
            <w:left w:val="none" w:sz="0" w:space="0" w:color="auto"/>
            <w:bottom w:val="none" w:sz="0" w:space="0" w:color="auto"/>
            <w:right w:val="none" w:sz="0" w:space="0" w:color="auto"/>
          </w:divBdr>
          <w:divsChild>
            <w:div w:id="1051419948">
              <w:marLeft w:val="0"/>
              <w:marRight w:val="0"/>
              <w:marTop w:val="0"/>
              <w:marBottom w:val="0"/>
              <w:divBdr>
                <w:top w:val="none" w:sz="0" w:space="0" w:color="auto"/>
                <w:left w:val="none" w:sz="0" w:space="0" w:color="auto"/>
                <w:bottom w:val="none" w:sz="0" w:space="0" w:color="auto"/>
                <w:right w:val="none" w:sz="0" w:space="0" w:color="auto"/>
              </w:divBdr>
            </w:div>
            <w:div w:id="1661076882">
              <w:marLeft w:val="0"/>
              <w:marRight w:val="0"/>
              <w:marTop w:val="0"/>
              <w:marBottom w:val="0"/>
              <w:divBdr>
                <w:top w:val="none" w:sz="0" w:space="0" w:color="auto"/>
                <w:left w:val="none" w:sz="0" w:space="0" w:color="auto"/>
                <w:bottom w:val="none" w:sz="0" w:space="0" w:color="auto"/>
                <w:right w:val="none" w:sz="0" w:space="0" w:color="auto"/>
              </w:divBdr>
            </w:div>
            <w:div w:id="684752630">
              <w:marLeft w:val="0"/>
              <w:marRight w:val="0"/>
              <w:marTop w:val="0"/>
              <w:marBottom w:val="0"/>
              <w:divBdr>
                <w:top w:val="none" w:sz="0" w:space="0" w:color="auto"/>
                <w:left w:val="none" w:sz="0" w:space="0" w:color="auto"/>
                <w:bottom w:val="none" w:sz="0" w:space="0" w:color="auto"/>
                <w:right w:val="none" w:sz="0" w:space="0" w:color="auto"/>
              </w:divBdr>
            </w:div>
            <w:div w:id="1533764702">
              <w:marLeft w:val="0"/>
              <w:marRight w:val="0"/>
              <w:marTop w:val="0"/>
              <w:marBottom w:val="0"/>
              <w:divBdr>
                <w:top w:val="none" w:sz="0" w:space="0" w:color="auto"/>
                <w:left w:val="none" w:sz="0" w:space="0" w:color="auto"/>
                <w:bottom w:val="none" w:sz="0" w:space="0" w:color="auto"/>
                <w:right w:val="none" w:sz="0" w:space="0" w:color="auto"/>
              </w:divBdr>
            </w:div>
            <w:div w:id="698355480">
              <w:marLeft w:val="0"/>
              <w:marRight w:val="0"/>
              <w:marTop w:val="0"/>
              <w:marBottom w:val="0"/>
              <w:divBdr>
                <w:top w:val="none" w:sz="0" w:space="0" w:color="auto"/>
                <w:left w:val="none" w:sz="0" w:space="0" w:color="auto"/>
                <w:bottom w:val="none" w:sz="0" w:space="0" w:color="auto"/>
                <w:right w:val="none" w:sz="0" w:space="0" w:color="auto"/>
              </w:divBdr>
            </w:div>
            <w:div w:id="2109887443">
              <w:marLeft w:val="0"/>
              <w:marRight w:val="0"/>
              <w:marTop w:val="0"/>
              <w:marBottom w:val="0"/>
              <w:divBdr>
                <w:top w:val="none" w:sz="0" w:space="0" w:color="auto"/>
                <w:left w:val="none" w:sz="0" w:space="0" w:color="auto"/>
                <w:bottom w:val="none" w:sz="0" w:space="0" w:color="auto"/>
                <w:right w:val="none" w:sz="0" w:space="0" w:color="auto"/>
              </w:divBdr>
              <w:divsChild>
                <w:div w:id="463472399">
                  <w:marLeft w:val="0"/>
                  <w:marRight w:val="0"/>
                  <w:marTop w:val="0"/>
                  <w:marBottom w:val="0"/>
                  <w:divBdr>
                    <w:top w:val="none" w:sz="0" w:space="0" w:color="auto"/>
                    <w:left w:val="none" w:sz="0" w:space="0" w:color="auto"/>
                    <w:bottom w:val="none" w:sz="0" w:space="0" w:color="auto"/>
                    <w:right w:val="none" w:sz="0" w:space="0" w:color="auto"/>
                  </w:divBdr>
                </w:div>
                <w:div w:id="1338070306">
                  <w:marLeft w:val="0"/>
                  <w:marRight w:val="0"/>
                  <w:marTop w:val="0"/>
                  <w:marBottom w:val="0"/>
                  <w:divBdr>
                    <w:top w:val="none" w:sz="0" w:space="0" w:color="auto"/>
                    <w:left w:val="none" w:sz="0" w:space="0" w:color="auto"/>
                    <w:bottom w:val="none" w:sz="0" w:space="0" w:color="auto"/>
                    <w:right w:val="none" w:sz="0" w:space="0" w:color="auto"/>
                  </w:divBdr>
                </w:div>
                <w:div w:id="271786988">
                  <w:marLeft w:val="0"/>
                  <w:marRight w:val="0"/>
                  <w:marTop w:val="0"/>
                  <w:marBottom w:val="0"/>
                  <w:divBdr>
                    <w:top w:val="none" w:sz="0" w:space="0" w:color="auto"/>
                    <w:left w:val="none" w:sz="0" w:space="0" w:color="auto"/>
                    <w:bottom w:val="none" w:sz="0" w:space="0" w:color="auto"/>
                    <w:right w:val="none" w:sz="0" w:space="0" w:color="auto"/>
                  </w:divBdr>
                </w:div>
                <w:div w:id="475798064">
                  <w:marLeft w:val="0"/>
                  <w:marRight w:val="0"/>
                  <w:marTop w:val="0"/>
                  <w:marBottom w:val="0"/>
                  <w:divBdr>
                    <w:top w:val="none" w:sz="0" w:space="0" w:color="auto"/>
                    <w:left w:val="none" w:sz="0" w:space="0" w:color="auto"/>
                    <w:bottom w:val="none" w:sz="0" w:space="0" w:color="auto"/>
                    <w:right w:val="none" w:sz="0" w:space="0" w:color="auto"/>
                  </w:divBdr>
                </w:div>
                <w:div w:id="1000424717">
                  <w:marLeft w:val="0"/>
                  <w:marRight w:val="0"/>
                  <w:marTop w:val="0"/>
                  <w:marBottom w:val="0"/>
                  <w:divBdr>
                    <w:top w:val="none" w:sz="0" w:space="0" w:color="auto"/>
                    <w:left w:val="none" w:sz="0" w:space="0" w:color="auto"/>
                    <w:bottom w:val="none" w:sz="0" w:space="0" w:color="auto"/>
                    <w:right w:val="none" w:sz="0" w:space="0" w:color="auto"/>
                  </w:divBdr>
                </w:div>
                <w:div w:id="499348241">
                  <w:marLeft w:val="0"/>
                  <w:marRight w:val="0"/>
                  <w:marTop w:val="0"/>
                  <w:marBottom w:val="0"/>
                  <w:divBdr>
                    <w:top w:val="none" w:sz="0" w:space="0" w:color="auto"/>
                    <w:left w:val="none" w:sz="0" w:space="0" w:color="auto"/>
                    <w:bottom w:val="none" w:sz="0" w:space="0" w:color="auto"/>
                    <w:right w:val="none" w:sz="0" w:space="0" w:color="auto"/>
                  </w:divBdr>
                </w:div>
                <w:div w:id="38358678">
                  <w:marLeft w:val="0"/>
                  <w:marRight w:val="0"/>
                  <w:marTop w:val="0"/>
                  <w:marBottom w:val="0"/>
                  <w:divBdr>
                    <w:top w:val="none" w:sz="0" w:space="0" w:color="auto"/>
                    <w:left w:val="none" w:sz="0" w:space="0" w:color="auto"/>
                    <w:bottom w:val="none" w:sz="0" w:space="0" w:color="auto"/>
                    <w:right w:val="none" w:sz="0" w:space="0" w:color="auto"/>
                  </w:divBdr>
                </w:div>
                <w:div w:id="1705642520">
                  <w:marLeft w:val="0"/>
                  <w:marRight w:val="0"/>
                  <w:marTop w:val="0"/>
                  <w:marBottom w:val="0"/>
                  <w:divBdr>
                    <w:top w:val="none" w:sz="0" w:space="0" w:color="auto"/>
                    <w:left w:val="none" w:sz="0" w:space="0" w:color="auto"/>
                    <w:bottom w:val="none" w:sz="0" w:space="0" w:color="auto"/>
                    <w:right w:val="none" w:sz="0" w:space="0" w:color="auto"/>
                  </w:divBdr>
                </w:div>
                <w:div w:id="1038974783">
                  <w:marLeft w:val="0"/>
                  <w:marRight w:val="0"/>
                  <w:marTop w:val="0"/>
                  <w:marBottom w:val="0"/>
                  <w:divBdr>
                    <w:top w:val="none" w:sz="0" w:space="0" w:color="auto"/>
                    <w:left w:val="none" w:sz="0" w:space="0" w:color="auto"/>
                    <w:bottom w:val="none" w:sz="0" w:space="0" w:color="auto"/>
                    <w:right w:val="none" w:sz="0" w:space="0" w:color="auto"/>
                  </w:divBdr>
                </w:div>
                <w:div w:id="1179584248">
                  <w:marLeft w:val="0"/>
                  <w:marRight w:val="0"/>
                  <w:marTop w:val="0"/>
                  <w:marBottom w:val="0"/>
                  <w:divBdr>
                    <w:top w:val="none" w:sz="0" w:space="0" w:color="auto"/>
                    <w:left w:val="none" w:sz="0" w:space="0" w:color="auto"/>
                    <w:bottom w:val="none" w:sz="0" w:space="0" w:color="auto"/>
                    <w:right w:val="none" w:sz="0" w:space="0" w:color="auto"/>
                  </w:divBdr>
                </w:div>
                <w:div w:id="1911646475">
                  <w:marLeft w:val="0"/>
                  <w:marRight w:val="0"/>
                  <w:marTop w:val="0"/>
                  <w:marBottom w:val="0"/>
                  <w:divBdr>
                    <w:top w:val="none" w:sz="0" w:space="0" w:color="auto"/>
                    <w:left w:val="none" w:sz="0" w:space="0" w:color="auto"/>
                    <w:bottom w:val="none" w:sz="0" w:space="0" w:color="auto"/>
                    <w:right w:val="none" w:sz="0" w:space="0" w:color="auto"/>
                  </w:divBdr>
                </w:div>
                <w:div w:id="2033652453">
                  <w:marLeft w:val="0"/>
                  <w:marRight w:val="0"/>
                  <w:marTop w:val="0"/>
                  <w:marBottom w:val="0"/>
                  <w:divBdr>
                    <w:top w:val="none" w:sz="0" w:space="0" w:color="auto"/>
                    <w:left w:val="none" w:sz="0" w:space="0" w:color="auto"/>
                    <w:bottom w:val="none" w:sz="0" w:space="0" w:color="auto"/>
                    <w:right w:val="none" w:sz="0" w:space="0" w:color="auto"/>
                  </w:divBdr>
                </w:div>
                <w:div w:id="1697803786">
                  <w:marLeft w:val="0"/>
                  <w:marRight w:val="0"/>
                  <w:marTop w:val="0"/>
                  <w:marBottom w:val="0"/>
                  <w:divBdr>
                    <w:top w:val="none" w:sz="0" w:space="0" w:color="auto"/>
                    <w:left w:val="none" w:sz="0" w:space="0" w:color="auto"/>
                    <w:bottom w:val="none" w:sz="0" w:space="0" w:color="auto"/>
                    <w:right w:val="none" w:sz="0" w:space="0" w:color="auto"/>
                  </w:divBdr>
                </w:div>
                <w:div w:id="437335184">
                  <w:marLeft w:val="0"/>
                  <w:marRight w:val="0"/>
                  <w:marTop w:val="0"/>
                  <w:marBottom w:val="0"/>
                  <w:divBdr>
                    <w:top w:val="none" w:sz="0" w:space="0" w:color="auto"/>
                    <w:left w:val="none" w:sz="0" w:space="0" w:color="auto"/>
                    <w:bottom w:val="none" w:sz="0" w:space="0" w:color="auto"/>
                    <w:right w:val="none" w:sz="0" w:space="0" w:color="auto"/>
                  </w:divBdr>
                </w:div>
                <w:div w:id="513111427">
                  <w:marLeft w:val="0"/>
                  <w:marRight w:val="0"/>
                  <w:marTop w:val="0"/>
                  <w:marBottom w:val="0"/>
                  <w:divBdr>
                    <w:top w:val="none" w:sz="0" w:space="0" w:color="auto"/>
                    <w:left w:val="none" w:sz="0" w:space="0" w:color="auto"/>
                    <w:bottom w:val="none" w:sz="0" w:space="0" w:color="auto"/>
                    <w:right w:val="none" w:sz="0" w:space="0" w:color="auto"/>
                  </w:divBdr>
                </w:div>
                <w:div w:id="1017847279">
                  <w:marLeft w:val="0"/>
                  <w:marRight w:val="0"/>
                  <w:marTop w:val="0"/>
                  <w:marBottom w:val="0"/>
                  <w:divBdr>
                    <w:top w:val="none" w:sz="0" w:space="0" w:color="auto"/>
                    <w:left w:val="none" w:sz="0" w:space="0" w:color="auto"/>
                    <w:bottom w:val="none" w:sz="0" w:space="0" w:color="auto"/>
                    <w:right w:val="none" w:sz="0" w:space="0" w:color="auto"/>
                  </w:divBdr>
                </w:div>
                <w:div w:id="1952517073">
                  <w:marLeft w:val="0"/>
                  <w:marRight w:val="0"/>
                  <w:marTop w:val="0"/>
                  <w:marBottom w:val="0"/>
                  <w:divBdr>
                    <w:top w:val="none" w:sz="0" w:space="0" w:color="auto"/>
                    <w:left w:val="none" w:sz="0" w:space="0" w:color="auto"/>
                    <w:bottom w:val="none" w:sz="0" w:space="0" w:color="auto"/>
                    <w:right w:val="none" w:sz="0" w:space="0" w:color="auto"/>
                  </w:divBdr>
                </w:div>
                <w:div w:id="1747847936">
                  <w:marLeft w:val="0"/>
                  <w:marRight w:val="0"/>
                  <w:marTop w:val="0"/>
                  <w:marBottom w:val="0"/>
                  <w:divBdr>
                    <w:top w:val="none" w:sz="0" w:space="0" w:color="auto"/>
                    <w:left w:val="none" w:sz="0" w:space="0" w:color="auto"/>
                    <w:bottom w:val="none" w:sz="0" w:space="0" w:color="auto"/>
                    <w:right w:val="none" w:sz="0" w:space="0" w:color="auto"/>
                  </w:divBdr>
                </w:div>
                <w:div w:id="440415352">
                  <w:marLeft w:val="0"/>
                  <w:marRight w:val="0"/>
                  <w:marTop w:val="0"/>
                  <w:marBottom w:val="0"/>
                  <w:divBdr>
                    <w:top w:val="none" w:sz="0" w:space="0" w:color="auto"/>
                    <w:left w:val="none" w:sz="0" w:space="0" w:color="auto"/>
                    <w:bottom w:val="none" w:sz="0" w:space="0" w:color="auto"/>
                    <w:right w:val="none" w:sz="0" w:space="0" w:color="auto"/>
                  </w:divBdr>
                </w:div>
                <w:div w:id="141654691">
                  <w:marLeft w:val="0"/>
                  <w:marRight w:val="0"/>
                  <w:marTop w:val="0"/>
                  <w:marBottom w:val="0"/>
                  <w:divBdr>
                    <w:top w:val="none" w:sz="0" w:space="0" w:color="auto"/>
                    <w:left w:val="none" w:sz="0" w:space="0" w:color="auto"/>
                    <w:bottom w:val="none" w:sz="0" w:space="0" w:color="auto"/>
                    <w:right w:val="none" w:sz="0" w:space="0" w:color="auto"/>
                  </w:divBdr>
                </w:div>
                <w:div w:id="1683824983">
                  <w:marLeft w:val="0"/>
                  <w:marRight w:val="0"/>
                  <w:marTop w:val="0"/>
                  <w:marBottom w:val="0"/>
                  <w:divBdr>
                    <w:top w:val="none" w:sz="0" w:space="0" w:color="auto"/>
                    <w:left w:val="none" w:sz="0" w:space="0" w:color="auto"/>
                    <w:bottom w:val="none" w:sz="0" w:space="0" w:color="auto"/>
                    <w:right w:val="none" w:sz="0" w:space="0" w:color="auto"/>
                  </w:divBdr>
                </w:div>
                <w:div w:id="515198435">
                  <w:marLeft w:val="0"/>
                  <w:marRight w:val="0"/>
                  <w:marTop w:val="0"/>
                  <w:marBottom w:val="0"/>
                  <w:divBdr>
                    <w:top w:val="none" w:sz="0" w:space="0" w:color="auto"/>
                    <w:left w:val="none" w:sz="0" w:space="0" w:color="auto"/>
                    <w:bottom w:val="none" w:sz="0" w:space="0" w:color="auto"/>
                    <w:right w:val="none" w:sz="0" w:space="0" w:color="auto"/>
                  </w:divBdr>
                </w:div>
                <w:div w:id="305817283">
                  <w:marLeft w:val="0"/>
                  <w:marRight w:val="0"/>
                  <w:marTop w:val="0"/>
                  <w:marBottom w:val="0"/>
                  <w:divBdr>
                    <w:top w:val="none" w:sz="0" w:space="0" w:color="auto"/>
                    <w:left w:val="none" w:sz="0" w:space="0" w:color="auto"/>
                    <w:bottom w:val="none" w:sz="0" w:space="0" w:color="auto"/>
                    <w:right w:val="none" w:sz="0" w:space="0" w:color="auto"/>
                  </w:divBdr>
                </w:div>
                <w:div w:id="2022975452">
                  <w:marLeft w:val="0"/>
                  <w:marRight w:val="0"/>
                  <w:marTop w:val="0"/>
                  <w:marBottom w:val="0"/>
                  <w:divBdr>
                    <w:top w:val="none" w:sz="0" w:space="0" w:color="auto"/>
                    <w:left w:val="none" w:sz="0" w:space="0" w:color="auto"/>
                    <w:bottom w:val="none" w:sz="0" w:space="0" w:color="auto"/>
                    <w:right w:val="none" w:sz="0" w:space="0" w:color="auto"/>
                  </w:divBdr>
                </w:div>
                <w:div w:id="692727449">
                  <w:marLeft w:val="0"/>
                  <w:marRight w:val="0"/>
                  <w:marTop w:val="0"/>
                  <w:marBottom w:val="0"/>
                  <w:divBdr>
                    <w:top w:val="none" w:sz="0" w:space="0" w:color="auto"/>
                    <w:left w:val="none" w:sz="0" w:space="0" w:color="auto"/>
                    <w:bottom w:val="none" w:sz="0" w:space="0" w:color="auto"/>
                    <w:right w:val="none" w:sz="0" w:space="0" w:color="auto"/>
                  </w:divBdr>
                </w:div>
                <w:div w:id="1014376788">
                  <w:marLeft w:val="0"/>
                  <w:marRight w:val="0"/>
                  <w:marTop w:val="0"/>
                  <w:marBottom w:val="0"/>
                  <w:divBdr>
                    <w:top w:val="none" w:sz="0" w:space="0" w:color="auto"/>
                    <w:left w:val="none" w:sz="0" w:space="0" w:color="auto"/>
                    <w:bottom w:val="none" w:sz="0" w:space="0" w:color="auto"/>
                    <w:right w:val="none" w:sz="0" w:space="0" w:color="auto"/>
                  </w:divBdr>
                </w:div>
                <w:div w:id="2135369590">
                  <w:marLeft w:val="0"/>
                  <w:marRight w:val="0"/>
                  <w:marTop w:val="0"/>
                  <w:marBottom w:val="0"/>
                  <w:divBdr>
                    <w:top w:val="none" w:sz="0" w:space="0" w:color="auto"/>
                    <w:left w:val="none" w:sz="0" w:space="0" w:color="auto"/>
                    <w:bottom w:val="none" w:sz="0" w:space="0" w:color="auto"/>
                    <w:right w:val="none" w:sz="0" w:space="0" w:color="auto"/>
                  </w:divBdr>
                </w:div>
                <w:div w:id="1713648413">
                  <w:marLeft w:val="0"/>
                  <w:marRight w:val="0"/>
                  <w:marTop w:val="0"/>
                  <w:marBottom w:val="0"/>
                  <w:divBdr>
                    <w:top w:val="none" w:sz="0" w:space="0" w:color="auto"/>
                    <w:left w:val="none" w:sz="0" w:space="0" w:color="auto"/>
                    <w:bottom w:val="none" w:sz="0" w:space="0" w:color="auto"/>
                    <w:right w:val="none" w:sz="0" w:space="0" w:color="auto"/>
                  </w:divBdr>
                </w:div>
                <w:div w:id="1985307692">
                  <w:marLeft w:val="0"/>
                  <w:marRight w:val="0"/>
                  <w:marTop w:val="0"/>
                  <w:marBottom w:val="0"/>
                  <w:divBdr>
                    <w:top w:val="none" w:sz="0" w:space="0" w:color="auto"/>
                    <w:left w:val="none" w:sz="0" w:space="0" w:color="auto"/>
                    <w:bottom w:val="none" w:sz="0" w:space="0" w:color="auto"/>
                    <w:right w:val="none" w:sz="0" w:space="0" w:color="auto"/>
                  </w:divBdr>
                </w:div>
                <w:div w:id="369840502">
                  <w:marLeft w:val="0"/>
                  <w:marRight w:val="0"/>
                  <w:marTop w:val="0"/>
                  <w:marBottom w:val="0"/>
                  <w:divBdr>
                    <w:top w:val="none" w:sz="0" w:space="0" w:color="auto"/>
                    <w:left w:val="none" w:sz="0" w:space="0" w:color="auto"/>
                    <w:bottom w:val="none" w:sz="0" w:space="0" w:color="auto"/>
                    <w:right w:val="none" w:sz="0" w:space="0" w:color="auto"/>
                  </w:divBdr>
                </w:div>
                <w:div w:id="1249772997">
                  <w:marLeft w:val="0"/>
                  <w:marRight w:val="0"/>
                  <w:marTop w:val="0"/>
                  <w:marBottom w:val="0"/>
                  <w:divBdr>
                    <w:top w:val="none" w:sz="0" w:space="0" w:color="auto"/>
                    <w:left w:val="none" w:sz="0" w:space="0" w:color="auto"/>
                    <w:bottom w:val="none" w:sz="0" w:space="0" w:color="auto"/>
                    <w:right w:val="none" w:sz="0" w:space="0" w:color="auto"/>
                  </w:divBdr>
                </w:div>
                <w:div w:id="1679697022">
                  <w:marLeft w:val="0"/>
                  <w:marRight w:val="0"/>
                  <w:marTop w:val="0"/>
                  <w:marBottom w:val="0"/>
                  <w:divBdr>
                    <w:top w:val="none" w:sz="0" w:space="0" w:color="auto"/>
                    <w:left w:val="none" w:sz="0" w:space="0" w:color="auto"/>
                    <w:bottom w:val="none" w:sz="0" w:space="0" w:color="auto"/>
                    <w:right w:val="none" w:sz="0" w:space="0" w:color="auto"/>
                  </w:divBdr>
                </w:div>
                <w:div w:id="88427064">
                  <w:marLeft w:val="0"/>
                  <w:marRight w:val="0"/>
                  <w:marTop w:val="0"/>
                  <w:marBottom w:val="0"/>
                  <w:divBdr>
                    <w:top w:val="none" w:sz="0" w:space="0" w:color="auto"/>
                    <w:left w:val="none" w:sz="0" w:space="0" w:color="auto"/>
                    <w:bottom w:val="none" w:sz="0" w:space="0" w:color="auto"/>
                    <w:right w:val="none" w:sz="0" w:space="0" w:color="auto"/>
                  </w:divBdr>
                </w:div>
                <w:div w:id="1658074638">
                  <w:marLeft w:val="0"/>
                  <w:marRight w:val="0"/>
                  <w:marTop w:val="0"/>
                  <w:marBottom w:val="0"/>
                  <w:divBdr>
                    <w:top w:val="none" w:sz="0" w:space="0" w:color="auto"/>
                    <w:left w:val="none" w:sz="0" w:space="0" w:color="auto"/>
                    <w:bottom w:val="none" w:sz="0" w:space="0" w:color="auto"/>
                    <w:right w:val="none" w:sz="0" w:space="0" w:color="auto"/>
                  </w:divBdr>
                </w:div>
                <w:div w:id="1039282102">
                  <w:marLeft w:val="0"/>
                  <w:marRight w:val="0"/>
                  <w:marTop w:val="0"/>
                  <w:marBottom w:val="0"/>
                  <w:divBdr>
                    <w:top w:val="none" w:sz="0" w:space="0" w:color="auto"/>
                    <w:left w:val="none" w:sz="0" w:space="0" w:color="auto"/>
                    <w:bottom w:val="none" w:sz="0" w:space="0" w:color="auto"/>
                    <w:right w:val="none" w:sz="0" w:space="0" w:color="auto"/>
                  </w:divBdr>
                </w:div>
                <w:div w:id="2106224171">
                  <w:marLeft w:val="0"/>
                  <w:marRight w:val="0"/>
                  <w:marTop w:val="0"/>
                  <w:marBottom w:val="0"/>
                  <w:divBdr>
                    <w:top w:val="none" w:sz="0" w:space="0" w:color="auto"/>
                    <w:left w:val="none" w:sz="0" w:space="0" w:color="auto"/>
                    <w:bottom w:val="none" w:sz="0" w:space="0" w:color="auto"/>
                    <w:right w:val="none" w:sz="0" w:space="0" w:color="auto"/>
                  </w:divBdr>
                </w:div>
                <w:div w:id="528302602">
                  <w:marLeft w:val="0"/>
                  <w:marRight w:val="0"/>
                  <w:marTop w:val="0"/>
                  <w:marBottom w:val="0"/>
                  <w:divBdr>
                    <w:top w:val="none" w:sz="0" w:space="0" w:color="auto"/>
                    <w:left w:val="none" w:sz="0" w:space="0" w:color="auto"/>
                    <w:bottom w:val="none" w:sz="0" w:space="0" w:color="auto"/>
                    <w:right w:val="none" w:sz="0" w:space="0" w:color="auto"/>
                  </w:divBdr>
                </w:div>
                <w:div w:id="424300838">
                  <w:marLeft w:val="0"/>
                  <w:marRight w:val="0"/>
                  <w:marTop w:val="0"/>
                  <w:marBottom w:val="0"/>
                  <w:divBdr>
                    <w:top w:val="none" w:sz="0" w:space="0" w:color="auto"/>
                    <w:left w:val="none" w:sz="0" w:space="0" w:color="auto"/>
                    <w:bottom w:val="none" w:sz="0" w:space="0" w:color="auto"/>
                    <w:right w:val="none" w:sz="0" w:space="0" w:color="auto"/>
                  </w:divBdr>
                </w:div>
                <w:div w:id="1182891319">
                  <w:marLeft w:val="0"/>
                  <w:marRight w:val="0"/>
                  <w:marTop w:val="0"/>
                  <w:marBottom w:val="0"/>
                  <w:divBdr>
                    <w:top w:val="none" w:sz="0" w:space="0" w:color="auto"/>
                    <w:left w:val="none" w:sz="0" w:space="0" w:color="auto"/>
                    <w:bottom w:val="none" w:sz="0" w:space="0" w:color="auto"/>
                    <w:right w:val="none" w:sz="0" w:space="0" w:color="auto"/>
                  </w:divBdr>
                </w:div>
                <w:div w:id="1305231452">
                  <w:marLeft w:val="0"/>
                  <w:marRight w:val="0"/>
                  <w:marTop w:val="0"/>
                  <w:marBottom w:val="0"/>
                  <w:divBdr>
                    <w:top w:val="none" w:sz="0" w:space="0" w:color="auto"/>
                    <w:left w:val="none" w:sz="0" w:space="0" w:color="auto"/>
                    <w:bottom w:val="none" w:sz="0" w:space="0" w:color="auto"/>
                    <w:right w:val="none" w:sz="0" w:space="0" w:color="auto"/>
                  </w:divBdr>
                </w:div>
                <w:div w:id="844712671">
                  <w:marLeft w:val="0"/>
                  <w:marRight w:val="0"/>
                  <w:marTop w:val="0"/>
                  <w:marBottom w:val="0"/>
                  <w:divBdr>
                    <w:top w:val="none" w:sz="0" w:space="0" w:color="auto"/>
                    <w:left w:val="none" w:sz="0" w:space="0" w:color="auto"/>
                    <w:bottom w:val="none" w:sz="0" w:space="0" w:color="auto"/>
                    <w:right w:val="none" w:sz="0" w:space="0" w:color="auto"/>
                  </w:divBdr>
                </w:div>
                <w:div w:id="1659574598">
                  <w:marLeft w:val="0"/>
                  <w:marRight w:val="0"/>
                  <w:marTop w:val="0"/>
                  <w:marBottom w:val="0"/>
                  <w:divBdr>
                    <w:top w:val="none" w:sz="0" w:space="0" w:color="auto"/>
                    <w:left w:val="none" w:sz="0" w:space="0" w:color="auto"/>
                    <w:bottom w:val="none" w:sz="0" w:space="0" w:color="auto"/>
                    <w:right w:val="none" w:sz="0" w:space="0" w:color="auto"/>
                  </w:divBdr>
                </w:div>
                <w:div w:id="509368932">
                  <w:marLeft w:val="0"/>
                  <w:marRight w:val="0"/>
                  <w:marTop w:val="0"/>
                  <w:marBottom w:val="0"/>
                  <w:divBdr>
                    <w:top w:val="none" w:sz="0" w:space="0" w:color="auto"/>
                    <w:left w:val="none" w:sz="0" w:space="0" w:color="auto"/>
                    <w:bottom w:val="none" w:sz="0" w:space="0" w:color="auto"/>
                    <w:right w:val="none" w:sz="0" w:space="0" w:color="auto"/>
                  </w:divBdr>
                </w:div>
                <w:div w:id="1134254610">
                  <w:marLeft w:val="0"/>
                  <w:marRight w:val="0"/>
                  <w:marTop w:val="0"/>
                  <w:marBottom w:val="0"/>
                  <w:divBdr>
                    <w:top w:val="none" w:sz="0" w:space="0" w:color="auto"/>
                    <w:left w:val="none" w:sz="0" w:space="0" w:color="auto"/>
                    <w:bottom w:val="none" w:sz="0" w:space="0" w:color="auto"/>
                    <w:right w:val="none" w:sz="0" w:space="0" w:color="auto"/>
                  </w:divBdr>
                </w:div>
              </w:divsChild>
            </w:div>
            <w:div w:id="1925994890">
              <w:marLeft w:val="0"/>
              <w:marRight w:val="0"/>
              <w:marTop w:val="0"/>
              <w:marBottom w:val="0"/>
              <w:divBdr>
                <w:top w:val="none" w:sz="0" w:space="0" w:color="auto"/>
                <w:left w:val="none" w:sz="0" w:space="0" w:color="auto"/>
                <w:bottom w:val="none" w:sz="0" w:space="0" w:color="auto"/>
                <w:right w:val="none" w:sz="0" w:space="0" w:color="auto"/>
              </w:divBdr>
            </w:div>
            <w:div w:id="870654009">
              <w:marLeft w:val="0"/>
              <w:marRight w:val="0"/>
              <w:marTop w:val="0"/>
              <w:marBottom w:val="0"/>
              <w:divBdr>
                <w:top w:val="none" w:sz="0" w:space="0" w:color="auto"/>
                <w:left w:val="none" w:sz="0" w:space="0" w:color="auto"/>
                <w:bottom w:val="none" w:sz="0" w:space="0" w:color="auto"/>
                <w:right w:val="none" w:sz="0" w:space="0" w:color="auto"/>
              </w:divBdr>
            </w:div>
            <w:div w:id="1174953491">
              <w:marLeft w:val="0"/>
              <w:marRight w:val="0"/>
              <w:marTop w:val="0"/>
              <w:marBottom w:val="0"/>
              <w:divBdr>
                <w:top w:val="none" w:sz="0" w:space="0" w:color="auto"/>
                <w:left w:val="none" w:sz="0" w:space="0" w:color="auto"/>
                <w:bottom w:val="none" w:sz="0" w:space="0" w:color="auto"/>
                <w:right w:val="none" w:sz="0" w:space="0" w:color="auto"/>
              </w:divBdr>
            </w:div>
            <w:div w:id="762455787">
              <w:marLeft w:val="0"/>
              <w:marRight w:val="0"/>
              <w:marTop w:val="0"/>
              <w:marBottom w:val="0"/>
              <w:divBdr>
                <w:top w:val="none" w:sz="0" w:space="0" w:color="auto"/>
                <w:left w:val="none" w:sz="0" w:space="0" w:color="auto"/>
                <w:bottom w:val="none" w:sz="0" w:space="0" w:color="auto"/>
                <w:right w:val="none" w:sz="0" w:space="0" w:color="auto"/>
              </w:divBdr>
            </w:div>
            <w:div w:id="1758281540">
              <w:marLeft w:val="0"/>
              <w:marRight w:val="0"/>
              <w:marTop w:val="0"/>
              <w:marBottom w:val="0"/>
              <w:divBdr>
                <w:top w:val="none" w:sz="0" w:space="0" w:color="auto"/>
                <w:left w:val="none" w:sz="0" w:space="0" w:color="auto"/>
                <w:bottom w:val="none" w:sz="0" w:space="0" w:color="auto"/>
                <w:right w:val="none" w:sz="0" w:space="0" w:color="auto"/>
              </w:divBdr>
              <w:divsChild>
                <w:div w:id="267935099">
                  <w:marLeft w:val="0"/>
                  <w:marRight w:val="0"/>
                  <w:marTop w:val="0"/>
                  <w:marBottom w:val="0"/>
                  <w:divBdr>
                    <w:top w:val="none" w:sz="0" w:space="0" w:color="auto"/>
                    <w:left w:val="none" w:sz="0" w:space="0" w:color="auto"/>
                    <w:bottom w:val="none" w:sz="0" w:space="0" w:color="auto"/>
                    <w:right w:val="none" w:sz="0" w:space="0" w:color="auto"/>
                  </w:divBdr>
                </w:div>
              </w:divsChild>
            </w:div>
            <w:div w:id="1014266288">
              <w:marLeft w:val="0"/>
              <w:marRight w:val="0"/>
              <w:marTop w:val="0"/>
              <w:marBottom w:val="0"/>
              <w:divBdr>
                <w:top w:val="none" w:sz="0" w:space="0" w:color="auto"/>
                <w:left w:val="none" w:sz="0" w:space="0" w:color="auto"/>
                <w:bottom w:val="none" w:sz="0" w:space="0" w:color="auto"/>
                <w:right w:val="none" w:sz="0" w:space="0" w:color="auto"/>
              </w:divBdr>
            </w:div>
            <w:div w:id="143745469">
              <w:marLeft w:val="0"/>
              <w:marRight w:val="0"/>
              <w:marTop w:val="0"/>
              <w:marBottom w:val="0"/>
              <w:divBdr>
                <w:top w:val="none" w:sz="0" w:space="0" w:color="auto"/>
                <w:left w:val="none" w:sz="0" w:space="0" w:color="auto"/>
                <w:bottom w:val="none" w:sz="0" w:space="0" w:color="auto"/>
                <w:right w:val="none" w:sz="0" w:space="0" w:color="auto"/>
              </w:divBdr>
              <w:divsChild>
                <w:div w:id="127431862">
                  <w:marLeft w:val="0"/>
                  <w:marRight w:val="0"/>
                  <w:marTop w:val="0"/>
                  <w:marBottom w:val="0"/>
                  <w:divBdr>
                    <w:top w:val="none" w:sz="0" w:space="0" w:color="auto"/>
                    <w:left w:val="none" w:sz="0" w:space="0" w:color="auto"/>
                    <w:bottom w:val="none" w:sz="0" w:space="0" w:color="auto"/>
                    <w:right w:val="none" w:sz="0" w:space="0" w:color="auto"/>
                  </w:divBdr>
                </w:div>
              </w:divsChild>
            </w:div>
            <w:div w:id="1039817056">
              <w:marLeft w:val="0"/>
              <w:marRight w:val="0"/>
              <w:marTop w:val="0"/>
              <w:marBottom w:val="0"/>
              <w:divBdr>
                <w:top w:val="none" w:sz="0" w:space="0" w:color="auto"/>
                <w:left w:val="none" w:sz="0" w:space="0" w:color="auto"/>
                <w:bottom w:val="none" w:sz="0" w:space="0" w:color="auto"/>
                <w:right w:val="none" w:sz="0" w:space="0" w:color="auto"/>
              </w:divBdr>
            </w:div>
            <w:div w:id="1556315684">
              <w:marLeft w:val="0"/>
              <w:marRight w:val="0"/>
              <w:marTop w:val="0"/>
              <w:marBottom w:val="0"/>
              <w:divBdr>
                <w:top w:val="none" w:sz="0" w:space="0" w:color="auto"/>
                <w:left w:val="none" w:sz="0" w:space="0" w:color="auto"/>
                <w:bottom w:val="none" w:sz="0" w:space="0" w:color="auto"/>
                <w:right w:val="none" w:sz="0" w:space="0" w:color="auto"/>
              </w:divBdr>
            </w:div>
            <w:div w:id="1260798602">
              <w:marLeft w:val="0"/>
              <w:marRight w:val="0"/>
              <w:marTop w:val="0"/>
              <w:marBottom w:val="0"/>
              <w:divBdr>
                <w:top w:val="none" w:sz="0" w:space="0" w:color="auto"/>
                <w:left w:val="none" w:sz="0" w:space="0" w:color="auto"/>
                <w:bottom w:val="none" w:sz="0" w:space="0" w:color="auto"/>
                <w:right w:val="none" w:sz="0" w:space="0" w:color="auto"/>
              </w:divBdr>
            </w:div>
            <w:div w:id="1367944429">
              <w:marLeft w:val="0"/>
              <w:marRight w:val="0"/>
              <w:marTop w:val="0"/>
              <w:marBottom w:val="0"/>
              <w:divBdr>
                <w:top w:val="none" w:sz="0" w:space="0" w:color="auto"/>
                <w:left w:val="none" w:sz="0" w:space="0" w:color="auto"/>
                <w:bottom w:val="none" w:sz="0" w:space="0" w:color="auto"/>
                <w:right w:val="none" w:sz="0" w:space="0" w:color="auto"/>
              </w:divBdr>
            </w:div>
            <w:div w:id="211965407">
              <w:marLeft w:val="0"/>
              <w:marRight w:val="0"/>
              <w:marTop w:val="0"/>
              <w:marBottom w:val="0"/>
              <w:divBdr>
                <w:top w:val="none" w:sz="0" w:space="0" w:color="auto"/>
                <w:left w:val="none" w:sz="0" w:space="0" w:color="auto"/>
                <w:bottom w:val="none" w:sz="0" w:space="0" w:color="auto"/>
                <w:right w:val="none" w:sz="0" w:space="0" w:color="auto"/>
              </w:divBdr>
            </w:div>
            <w:div w:id="1541237560">
              <w:marLeft w:val="0"/>
              <w:marRight w:val="0"/>
              <w:marTop w:val="0"/>
              <w:marBottom w:val="0"/>
              <w:divBdr>
                <w:top w:val="none" w:sz="0" w:space="0" w:color="auto"/>
                <w:left w:val="none" w:sz="0" w:space="0" w:color="auto"/>
                <w:bottom w:val="none" w:sz="0" w:space="0" w:color="auto"/>
                <w:right w:val="none" w:sz="0" w:space="0" w:color="auto"/>
              </w:divBdr>
            </w:div>
            <w:div w:id="1967813615">
              <w:marLeft w:val="0"/>
              <w:marRight w:val="0"/>
              <w:marTop w:val="0"/>
              <w:marBottom w:val="0"/>
              <w:divBdr>
                <w:top w:val="none" w:sz="0" w:space="0" w:color="auto"/>
                <w:left w:val="none" w:sz="0" w:space="0" w:color="auto"/>
                <w:bottom w:val="none" w:sz="0" w:space="0" w:color="auto"/>
                <w:right w:val="none" w:sz="0" w:space="0" w:color="auto"/>
              </w:divBdr>
            </w:div>
            <w:div w:id="1178425976">
              <w:marLeft w:val="0"/>
              <w:marRight w:val="0"/>
              <w:marTop w:val="0"/>
              <w:marBottom w:val="0"/>
              <w:divBdr>
                <w:top w:val="none" w:sz="0" w:space="0" w:color="auto"/>
                <w:left w:val="none" w:sz="0" w:space="0" w:color="auto"/>
                <w:bottom w:val="none" w:sz="0" w:space="0" w:color="auto"/>
                <w:right w:val="none" w:sz="0" w:space="0" w:color="auto"/>
              </w:divBdr>
            </w:div>
            <w:div w:id="1423523340">
              <w:marLeft w:val="0"/>
              <w:marRight w:val="0"/>
              <w:marTop w:val="0"/>
              <w:marBottom w:val="0"/>
              <w:divBdr>
                <w:top w:val="none" w:sz="0" w:space="0" w:color="auto"/>
                <w:left w:val="none" w:sz="0" w:space="0" w:color="auto"/>
                <w:bottom w:val="none" w:sz="0" w:space="0" w:color="auto"/>
                <w:right w:val="none" w:sz="0" w:space="0" w:color="auto"/>
              </w:divBdr>
            </w:div>
            <w:div w:id="251858569">
              <w:marLeft w:val="0"/>
              <w:marRight w:val="0"/>
              <w:marTop w:val="0"/>
              <w:marBottom w:val="0"/>
              <w:divBdr>
                <w:top w:val="none" w:sz="0" w:space="0" w:color="auto"/>
                <w:left w:val="none" w:sz="0" w:space="0" w:color="auto"/>
                <w:bottom w:val="none" w:sz="0" w:space="0" w:color="auto"/>
                <w:right w:val="none" w:sz="0" w:space="0" w:color="auto"/>
              </w:divBdr>
              <w:divsChild>
                <w:div w:id="186856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189392">
          <w:marLeft w:val="0"/>
          <w:marRight w:val="0"/>
          <w:marTop w:val="0"/>
          <w:marBottom w:val="0"/>
          <w:divBdr>
            <w:top w:val="none" w:sz="0" w:space="0" w:color="auto"/>
            <w:left w:val="none" w:sz="0" w:space="0" w:color="auto"/>
            <w:bottom w:val="none" w:sz="0" w:space="0" w:color="auto"/>
            <w:right w:val="none" w:sz="0" w:space="0" w:color="auto"/>
          </w:divBdr>
        </w:div>
        <w:div w:id="2126845384">
          <w:marLeft w:val="0"/>
          <w:marRight w:val="0"/>
          <w:marTop w:val="0"/>
          <w:marBottom w:val="0"/>
          <w:divBdr>
            <w:top w:val="none" w:sz="0" w:space="0" w:color="auto"/>
            <w:left w:val="none" w:sz="0" w:space="0" w:color="auto"/>
            <w:bottom w:val="none" w:sz="0" w:space="0" w:color="auto"/>
            <w:right w:val="none" w:sz="0" w:space="0" w:color="auto"/>
          </w:divBdr>
          <w:divsChild>
            <w:div w:id="2121683050">
              <w:marLeft w:val="0"/>
              <w:marRight w:val="0"/>
              <w:marTop w:val="0"/>
              <w:marBottom w:val="0"/>
              <w:divBdr>
                <w:top w:val="none" w:sz="0" w:space="0" w:color="auto"/>
                <w:left w:val="none" w:sz="0" w:space="0" w:color="auto"/>
                <w:bottom w:val="none" w:sz="0" w:space="0" w:color="auto"/>
                <w:right w:val="none" w:sz="0" w:space="0" w:color="auto"/>
              </w:divBdr>
            </w:div>
            <w:div w:id="509877480">
              <w:marLeft w:val="0"/>
              <w:marRight w:val="0"/>
              <w:marTop w:val="0"/>
              <w:marBottom w:val="0"/>
              <w:divBdr>
                <w:top w:val="none" w:sz="0" w:space="0" w:color="auto"/>
                <w:left w:val="none" w:sz="0" w:space="0" w:color="auto"/>
                <w:bottom w:val="none" w:sz="0" w:space="0" w:color="auto"/>
                <w:right w:val="none" w:sz="0" w:space="0" w:color="auto"/>
              </w:divBdr>
            </w:div>
            <w:div w:id="113259186">
              <w:marLeft w:val="300"/>
              <w:marRight w:val="0"/>
              <w:marTop w:val="0"/>
              <w:marBottom w:val="0"/>
              <w:divBdr>
                <w:top w:val="single" w:sz="6" w:space="8" w:color="CACACA"/>
                <w:left w:val="single" w:sz="6" w:space="8" w:color="CACACA"/>
                <w:bottom w:val="single" w:sz="6" w:space="8" w:color="CACACA"/>
                <w:right w:val="single" w:sz="6" w:space="8" w:color="CACACA"/>
              </w:divBdr>
            </w:div>
          </w:divsChild>
        </w:div>
      </w:divsChild>
    </w:div>
    <w:div w:id="772215127">
      <w:bodyDiv w:val="1"/>
      <w:marLeft w:val="0"/>
      <w:marRight w:val="0"/>
      <w:marTop w:val="0"/>
      <w:marBottom w:val="0"/>
      <w:divBdr>
        <w:top w:val="none" w:sz="0" w:space="0" w:color="auto"/>
        <w:left w:val="none" w:sz="0" w:space="0" w:color="auto"/>
        <w:bottom w:val="none" w:sz="0" w:space="0" w:color="auto"/>
        <w:right w:val="none" w:sz="0" w:space="0" w:color="auto"/>
      </w:divBdr>
    </w:div>
    <w:div w:id="774208553">
      <w:bodyDiv w:val="1"/>
      <w:marLeft w:val="0"/>
      <w:marRight w:val="0"/>
      <w:marTop w:val="0"/>
      <w:marBottom w:val="0"/>
      <w:divBdr>
        <w:top w:val="none" w:sz="0" w:space="0" w:color="auto"/>
        <w:left w:val="none" w:sz="0" w:space="0" w:color="auto"/>
        <w:bottom w:val="none" w:sz="0" w:space="0" w:color="auto"/>
        <w:right w:val="none" w:sz="0" w:space="0" w:color="auto"/>
      </w:divBdr>
    </w:div>
    <w:div w:id="794525379">
      <w:bodyDiv w:val="1"/>
      <w:marLeft w:val="0"/>
      <w:marRight w:val="0"/>
      <w:marTop w:val="0"/>
      <w:marBottom w:val="0"/>
      <w:divBdr>
        <w:top w:val="none" w:sz="0" w:space="0" w:color="auto"/>
        <w:left w:val="none" w:sz="0" w:space="0" w:color="auto"/>
        <w:bottom w:val="none" w:sz="0" w:space="0" w:color="auto"/>
        <w:right w:val="none" w:sz="0" w:space="0" w:color="auto"/>
      </w:divBdr>
    </w:div>
    <w:div w:id="805581771">
      <w:bodyDiv w:val="1"/>
      <w:marLeft w:val="0"/>
      <w:marRight w:val="0"/>
      <w:marTop w:val="0"/>
      <w:marBottom w:val="0"/>
      <w:divBdr>
        <w:top w:val="none" w:sz="0" w:space="0" w:color="auto"/>
        <w:left w:val="none" w:sz="0" w:space="0" w:color="auto"/>
        <w:bottom w:val="none" w:sz="0" w:space="0" w:color="auto"/>
        <w:right w:val="none" w:sz="0" w:space="0" w:color="auto"/>
      </w:divBdr>
    </w:div>
    <w:div w:id="814564119">
      <w:bodyDiv w:val="1"/>
      <w:marLeft w:val="0"/>
      <w:marRight w:val="0"/>
      <w:marTop w:val="0"/>
      <w:marBottom w:val="0"/>
      <w:divBdr>
        <w:top w:val="none" w:sz="0" w:space="0" w:color="auto"/>
        <w:left w:val="none" w:sz="0" w:space="0" w:color="auto"/>
        <w:bottom w:val="none" w:sz="0" w:space="0" w:color="auto"/>
        <w:right w:val="none" w:sz="0" w:space="0" w:color="auto"/>
      </w:divBdr>
    </w:div>
    <w:div w:id="838468565">
      <w:bodyDiv w:val="1"/>
      <w:marLeft w:val="0"/>
      <w:marRight w:val="0"/>
      <w:marTop w:val="0"/>
      <w:marBottom w:val="0"/>
      <w:divBdr>
        <w:top w:val="none" w:sz="0" w:space="0" w:color="auto"/>
        <w:left w:val="none" w:sz="0" w:space="0" w:color="auto"/>
        <w:bottom w:val="none" w:sz="0" w:space="0" w:color="auto"/>
        <w:right w:val="none" w:sz="0" w:space="0" w:color="auto"/>
      </w:divBdr>
    </w:div>
    <w:div w:id="840586543">
      <w:bodyDiv w:val="1"/>
      <w:marLeft w:val="0"/>
      <w:marRight w:val="0"/>
      <w:marTop w:val="0"/>
      <w:marBottom w:val="0"/>
      <w:divBdr>
        <w:top w:val="none" w:sz="0" w:space="0" w:color="auto"/>
        <w:left w:val="none" w:sz="0" w:space="0" w:color="auto"/>
        <w:bottom w:val="none" w:sz="0" w:space="0" w:color="auto"/>
        <w:right w:val="none" w:sz="0" w:space="0" w:color="auto"/>
      </w:divBdr>
    </w:div>
    <w:div w:id="858280306">
      <w:bodyDiv w:val="1"/>
      <w:marLeft w:val="0"/>
      <w:marRight w:val="0"/>
      <w:marTop w:val="0"/>
      <w:marBottom w:val="0"/>
      <w:divBdr>
        <w:top w:val="none" w:sz="0" w:space="0" w:color="auto"/>
        <w:left w:val="none" w:sz="0" w:space="0" w:color="auto"/>
        <w:bottom w:val="none" w:sz="0" w:space="0" w:color="auto"/>
        <w:right w:val="none" w:sz="0" w:space="0" w:color="auto"/>
      </w:divBdr>
      <w:divsChild>
        <w:div w:id="1896309426">
          <w:marLeft w:val="0"/>
          <w:marRight w:val="0"/>
          <w:marTop w:val="0"/>
          <w:marBottom w:val="0"/>
          <w:divBdr>
            <w:top w:val="none" w:sz="0" w:space="0" w:color="auto"/>
            <w:left w:val="none" w:sz="0" w:space="0" w:color="auto"/>
            <w:bottom w:val="none" w:sz="0" w:space="0" w:color="auto"/>
            <w:right w:val="none" w:sz="0" w:space="0" w:color="auto"/>
          </w:divBdr>
          <w:divsChild>
            <w:div w:id="208464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5394">
      <w:bodyDiv w:val="1"/>
      <w:marLeft w:val="0"/>
      <w:marRight w:val="0"/>
      <w:marTop w:val="0"/>
      <w:marBottom w:val="0"/>
      <w:divBdr>
        <w:top w:val="none" w:sz="0" w:space="0" w:color="auto"/>
        <w:left w:val="none" w:sz="0" w:space="0" w:color="auto"/>
        <w:bottom w:val="none" w:sz="0" w:space="0" w:color="auto"/>
        <w:right w:val="none" w:sz="0" w:space="0" w:color="auto"/>
      </w:divBdr>
    </w:div>
    <w:div w:id="914438523">
      <w:bodyDiv w:val="1"/>
      <w:marLeft w:val="0"/>
      <w:marRight w:val="0"/>
      <w:marTop w:val="0"/>
      <w:marBottom w:val="0"/>
      <w:divBdr>
        <w:top w:val="none" w:sz="0" w:space="0" w:color="auto"/>
        <w:left w:val="none" w:sz="0" w:space="0" w:color="auto"/>
        <w:bottom w:val="none" w:sz="0" w:space="0" w:color="auto"/>
        <w:right w:val="none" w:sz="0" w:space="0" w:color="auto"/>
      </w:divBdr>
    </w:div>
    <w:div w:id="922297043">
      <w:bodyDiv w:val="1"/>
      <w:marLeft w:val="0"/>
      <w:marRight w:val="0"/>
      <w:marTop w:val="0"/>
      <w:marBottom w:val="0"/>
      <w:divBdr>
        <w:top w:val="none" w:sz="0" w:space="0" w:color="auto"/>
        <w:left w:val="none" w:sz="0" w:space="0" w:color="auto"/>
        <w:bottom w:val="none" w:sz="0" w:space="0" w:color="auto"/>
        <w:right w:val="none" w:sz="0" w:space="0" w:color="auto"/>
      </w:divBdr>
    </w:div>
    <w:div w:id="948896432">
      <w:bodyDiv w:val="1"/>
      <w:marLeft w:val="0"/>
      <w:marRight w:val="0"/>
      <w:marTop w:val="0"/>
      <w:marBottom w:val="0"/>
      <w:divBdr>
        <w:top w:val="none" w:sz="0" w:space="0" w:color="auto"/>
        <w:left w:val="none" w:sz="0" w:space="0" w:color="auto"/>
        <w:bottom w:val="none" w:sz="0" w:space="0" w:color="auto"/>
        <w:right w:val="none" w:sz="0" w:space="0" w:color="auto"/>
      </w:divBdr>
    </w:div>
    <w:div w:id="950866481">
      <w:bodyDiv w:val="1"/>
      <w:marLeft w:val="0"/>
      <w:marRight w:val="0"/>
      <w:marTop w:val="0"/>
      <w:marBottom w:val="0"/>
      <w:divBdr>
        <w:top w:val="none" w:sz="0" w:space="0" w:color="auto"/>
        <w:left w:val="none" w:sz="0" w:space="0" w:color="auto"/>
        <w:bottom w:val="none" w:sz="0" w:space="0" w:color="auto"/>
        <w:right w:val="none" w:sz="0" w:space="0" w:color="auto"/>
      </w:divBdr>
    </w:div>
    <w:div w:id="954824489">
      <w:bodyDiv w:val="1"/>
      <w:marLeft w:val="0"/>
      <w:marRight w:val="0"/>
      <w:marTop w:val="0"/>
      <w:marBottom w:val="0"/>
      <w:divBdr>
        <w:top w:val="none" w:sz="0" w:space="0" w:color="auto"/>
        <w:left w:val="none" w:sz="0" w:space="0" w:color="auto"/>
        <w:bottom w:val="none" w:sz="0" w:space="0" w:color="auto"/>
        <w:right w:val="none" w:sz="0" w:space="0" w:color="auto"/>
      </w:divBdr>
    </w:div>
    <w:div w:id="991173549">
      <w:bodyDiv w:val="1"/>
      <w:marLeft w:val="0"/>
      <w:marRight w:val="0"/>
      <w:marTop w:val="0"/>
      <w:marBottom w:val="0"/>
      <w:divBdr>
        <w:top w:val="none" w:sz="0" w:space="0" w:color="auto"/>
        <w:left w:val="none" w:sz="0" w:space="0" w:color="auto"/>
        <w:bottom w:val="none" w:sz="0" w:space="0" w:color="auto"/>
        <w:right w:val="none" w:sz="0" w:space="0" w:color="auto"/>
      </w:divBdr>
    </w:div>
    <w:div w:id="993412056">
      <w:bodyDiv w:val="1"/>
      <w:marLeft w:val="0"/>
      <w:marRight w:val="0"/>
      <w:marTop w:val="0"/>
      <w:marBottom w:val="0"/>
      <w:divBdr>
        <w:top w:val="none" w:sz="0" w:space="0" w:color="auto"/>
        <w:left w:val="none" w:sz="0" w:space="0" w:color="auto"/>
        <w:bottom w:val="none" w:sz="0" w:space="0" w:color="auto"/>
        <w:right w:val="none" w:sz="0" w:space="0" w:color="auto"/>
      </w:divBdr>
      <w:divsChild>
        <w:div w:id="44256343">
          <w:marLeft w:val="0"/>
          <w:marRight w:val="75"/>
          <w:marTop w:val="0"/>
          <w:marBottom w:val="75"/>
          <w:divBdr>
            <w:top w:val="none" w:sz="0" w:space="0" w:color="auto"/>
            <w:left w:val="none" w:sz="0" w:space="0" w:color="auto"/>
            <w:bottom w:val="none" w:sz="0" w:space="0" w:color="auto"/>
            <w:right w:val="none" w:sz="0" w:space="0" w:color="auto"/>
          </w:divBdr>
        </w:div>
      </w:divsChild>
    </w:div>
    <w:div w:id="1021008598">
      <w:bodyDiv w:val="1"/>
      <w:marLeft w:val="0"/>
      <w:marRight w:val="0"/>
      <w:marTop w:val="0"/>
      <w:marBottom w:val="0"/>
      <w:divBdr>
        <w:top w:val="none" w:sz="0" w:space="0" w:color="auto"/>
        <w:left w:val="none" w:sz="0" w:space="0" w:color="auto"/>
        <w:bottom w:val="none" w:sz="0" w:space="0" w:color="auto"/>
        <w:right w:val="none" w:sz="0" w:space="0" w:color="auto"/>
      </w:divBdr>
    </w:div>
    <w:div w:id="1026175392">
      <w:bodyDiv w:val="1"/>
      <w:marLeft w:val="0"/>
      <w:marRight w:val="0"/>
      <w:marTop w:val="0"/>
      <w:marBottom w:val="0"/>
      <w:divBdr>
        <w:top w:val="none" w:sz="0" w:space="0" w:color="auto"/>
        <w:left w:val="none" w:sz="0" w:space="0" w:color="auto"/>
        <w:bottom w:val="none" w:sz="0" w:space="0" w:color="auto"/>
        <w:right w:val="none" w:sz="0" w:space="0" w:color="auto"/>
      </w:divBdr>
    </w:div>
    <w:div w:id="1052264895">
      <w:bodyDiv w:val="1"/>
      <w:marLeft w:val="0"/>
      <w:marRight w:val="0"/>
      <w:marTop w:val="0"/>
      <w:marBottom w:val="0"/>
      <w:divBdr>
        <w:top w:val="none" w:sz="0" w:space="0" w:color="auto"/>
        <w:left w:val="none" w:sz="0" w:space="0" w:color="auto"/>
        <w:bottom w:val="none" w:sz="0" w:space="0" w:color="auto"/>
        <w:right w:val="none" w:sz="0" w:space="0" w:color="auto"/>
      </w:divBdr>
    </w:div>
    <w:div w:id="1091662245">
      <w:bodyDiv w:val="1"/>
      <w:marLeft w:val="0"/>
      <w:marRight w:val="0"/>
      <w:marTop w:val="0"/>
      <w:marBottom w:val="0"/>
      <w:divBdr>
        <w:top w:val="none" w:sz="0" w:space="0" w:color="auto"/>
        <w:left w:val="none" w:sz="0" w:space="0" w:color="auto"/>
        <w:bottom w:val="none" w:sz="0" w:space="0" w:color="auto"/>
        <w:right w:val="none" w:sz="0" w:space="0" w:color="auto"/>
      </w:divBdr>
    </w:div>
    <w:div w:id="1099763153">
      <w:bodyDiv w:val="1"/>
      <w:marLeft w:val="0"/>
      <w:marRight w:val="0"/>
      <w:marTop w:val="0"/>
      <w:marBottom w:val="0"/>
      <w:divBdr>
        <w:top w:val="none" w:sz="0" w:space="0" w:color="auto"/>
        <w:left w:val="none" w:sz="0" w:space="0" w:color="auto"/>
        <w:bottom w:val="none" w:sz="0" w:space="0" w:color="auto"/>
        <w:right w:val="none" w:sz="0" w:space="0" w:color="auto"/>
      </w:divBdr>
    </w:div>
    <w:div w:id="1122460784">
      <w:bodyDiv w:val="1"/>
      <w:marLeft w:val="0"/>
      <w:marRight w:val="0"/>
      <w:marTop w:val="0"/>
      <w:marBottom w:val="0"/>
      <w:divBdr>
        <w:top w:val="none" w:sz="0" w:space="0" w:color="auto"/>
        <w:left w:val="none" w:sz="0" w:space="0" w:color="auto"/>
        <w:bottom w:val="none" w:sz="0" w:space="0" w:color="auto"/>
        <w:right w:val="none" w:sz="0" w:space="0" w:color="auto"/>
      </w:divBdr>
    </w:div>
    <w:div w:id="1148398241">
      <w:bodyDiv w:val="1"/>
      <w:marLeft w:val="0"/>
      <w:marRight w:val="0"/>
      <w:marTop w:val="0"/>
      <w:marBottom w:val="0"/>
      <w:divBdr>
        <w:top w:val="none" w:sz="0" w:space="0" w:color="auto"/>
        <w:left w:val="none" w:sz="0" w:space="0" w:color="auto"/>
        <w:bottom w:val="none" w:sz="0" w:space="0" w:color="auto"/>
        <w:right w:val="none" w:sz="0" w:space="0" w:color="auto"/>
      </w:divBdr>
    </w:div>
    <w:div w:id="1149134135">
      <w:bodyDiv w:val="1"/>
      <w:marLeft w:val="0"/>
      <w:marRight w:val="0"/>
      <w:marTop w:val="0"/>
      <w:marBottom w:val="0"/>
      <w:divBdr>
        <w:top w:val="none" w:sz="0" w:space="0" w:color="auto"/>
        <w:left w:val="none" w:sz="0" w:space="0" w:color="auto"/>
        <w:bottom w:val="none" w:sz="0" w:space="0" w:color="auto"/>
        <w:right w:val="none" w:sz="0" w:space="0" w:color="auto"/>
      </w:divBdr>
    </w:div>
    <w:div w:id="1156652819">
      <w:bodyDiv w:val="1"/>
      <w:marLeft w:val="0"/>
      <w:marRight w:val="0"/>
      <w:marTop w:val="0"/>
      <w:marBottom w:val="0"/>
      <w:divBdr>
        <w:top w:val="none" w:sz="0" w:space="0" w:color="auto"/>
        <w:left w:val="none" w:sz="0" w:space="0" w:color="auto"/>
        <w:bottom w:val="none" w:sz="0" w:space="0" w:color="auto"/>
        <w:right w:val="none" w:sz="0" w:space="0" w:color="auto"/>
      </w:divBdr>
    </w:div>
    <w:div w:id="1160773693">
      <w:bodyDiv w:val="1"/>
      <w:marLeft w:val="0"/>
      <w:marRight w:val="0"/>
      <w:marTop w:val="0"/>
      <w:marBottom w:val="0"/>
      <w:divBdr>
        <w:top w:val="none" w:sz="0" w:space="0" w:color="auto"/>
        <w:left w:val="none" w:sz="0" w:space="0" w:color="auto"/>
        <w:bottom w:val="none" w:sz="0" w:space="0" w:color="auto"/>
        <w:right w:val="none" w:sz="0" w:space="0" w:color="auto"/>
      </w:divBdr>
      <w:divsChild>
        <w:div w:id="1707755794">
          <w:marLeft w:val="0"/>
          <w:marRight w:val="0"/>
          <w:marTop w:val="0"/>
          <w:marBottom w:val="300"/>
          <w:divBdr>
            <w:top w:val="none" w:sz="0" w:space="0" w:color="auto"/>
            <w:left w:val="none" w:sz="0" w:space="0" w:color="auto"/>
            <w:bottom w:val="none" w:sz="0" w:space="0" w:color="auto"/>
            <w:right w:val="none" w:sz="0" w:space="0" w:color="auto"/>
          </w:divBdr>
          <w:divsChild>
            <w:div w:id="2077971368">
              <w:marLeft w:val="0"/>
              <w:marRight w:val="0"/>
              <w:marTop w:val="0"/>
              <w:marBottom w:val="0"/>
              <w:divBdr>
                <w:top w:val="none" w:sz="0" w:space="0" w:color="auto"/>
                <w:left w:val="none" w:sz="0" w:space="0" w:color="auto"/>
                <w:bottom w:val="none" w:sz="0" w:space="0" w:color="auto"/>
                <w:right w:val="none" w:sz="0" w:space="0" w:color="auto"/>
              </w:divBdr>
            </w:div>
          </w:divsChild>
        </w:div>
        <w:div w:id="1854371019">
          <w:marLeft w:val="0"/>
          <w:marRight w:val="0"/>
          <w:marTop w:val="0"/>
          <w:marBottom w:val="0"/>
          <w:divBdr>
            <w:top w:val="none" w:sz="0" w:space="0" w:color="auto"/>
            <w:left w:val="none" w:sz="0" w:space="0" w:color="auto"/>
            <w:bottom w:val="none" w:sz="0" w:space="0" w:color="auto"/>
            <w:right w:val="none" w:sz="0" w:space="0" w:color="auto"/>
          </w:divBdr>
          <w:divsChild>
            <w:div w:id="777530130">
              <w:marLeft w:val="0"/>
              <w:marRight w:val="0"/>
              <w:marTop w:val="0"/>
              <w:marBottom w:val="0"/>
              <w:divBdr>
                <w:top w:val="none" w:sz="0" w:space="0" w:color="auto"/>
                <w:left w:val="none" w:sz="0" w:space="0" w:color="auto"/>
                <w:bottom w:val="none" w:sz="0" w:space="0" w:color="auto"/>
                <w:right w:val="none" w:sz="0" w:space="0" w:color="auto"/>
              </w:divBdr>
              <w:divsChild>
                <w:div w:id="4568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289963">
      <w:bodyDiv w:val="1"/>
      <w:marLeft w:val="0"/>
      <w:marRight w:val="0"/>
      <w:marTop w:val="0"/>
      <w:marBottom w:val="0"/>
      <w:divBdr>
        <w:top w:val="none" w:sz="0" w:space="0" w:color="auto"/>
        <w:left w:val="none" w:sz="0" w:space="0" w:color="auto"/>
        <w:bottom w:val="none" w:sz="0" w:space="0" w:color="auto"/>
        <w:right w:val="none" w:sz="0" w:space="0" w:color="auto"/>
      </w:divBdr>
      <w:divsChild>
        <w:div w:id="460926201">
          <w:marLeft w:val="0"/>
          <w:marRight w:val="0"/>
          <w:marTop w:val="0"/>
          <w:marBottom w:val="0"/>
          <w:divBdr>
            <w:top w:val="none" w:sz="0" w:space="0" w:color="auto"/>
            <w:left w:val="none" w:sz="0" w:space="0" w:color="auto"/>
            <w:bottom w:val="none" w:sz="0" w:space="0" w:color="auto"/>
            <w:right w:val="none" w:sz="0" w:space="0" w:color="auto"/>
          </w:divBdr>
        </w:div>
        <w:div w:id="1667394009">
          <w:marLeft w:val="0"/>
          <w:marRight w:val="0"/>
          <w:marTop w:val="0"/>
          <w:marBottom w:val="0"/>
          <w:divBdr>
            <w:top w:val="none" w:sz="0" w:space="0" w:color="auto"/>
            <w:left w:val="none" w:sz="0" w:space="0" w:color="auto"/>
            <w:bottom w:val="none" w:sz="0" w:space="0" w:color="auto"/>
            <w:right w:val="none" w:sz="0" w:space="0" w:color="auto"/>
          </w:divBdr>
          <w:divsChild>
            <w:div w:id="1482235379">
              <w:marLeft w:val="0"/>
              <w:marRight w:val="0"/>
              <w:marTop w:val="0"/>
              <w:marBottom w:val="0"/>
              <w:divBdr>
                <w:top w:val="none" w:sz="0" w:space="0" w:color="auto"/>
                <w:left w:val="none" w:sz="0" w:space="0" w:color="auto"/>
                <w:bottom w:val="none" w:sz="0" w:space="0" w:color="auto"/>
                <w:right w:val="none" w:sz="0" w:space="0" w:color="auto"/>
              </w:divBdr>
            </w:div>
            <w:div w:id="375936603">
              <w:marLeft w:val="0"/>
              <w:marRight w:val="0"/>
              <w:marTop w:val="0"/>
              <w:marBottom w:val="0"/>
              <w:divBdr>
                <w:top w:val="none" w:sz="0" w:space="0" w:color="auto"/>
                <w:left w:val="none" w:sz="0" w:space="0" w:color="auto"/>
                <w:bottom w:val="none" w:sz="0" w:space="0" w:color="auto"/>
                <w:right w:val="none" w:sz="0" w:space="0" w:color="auto"/>
              </w:divBdr>
            </w:div>
            <w:div w:id="39206412">
              <w:marLeft w:val="0"/>
              <w:marRight w:val="0"/>
              <w:marTop w:val="0"/>
              <w:marBottom w:val="0"/>
              <w:divBdr>
                <w:top w:val="none" w:sz="0" w:space="0" w:color="auto"/>
                <w:left w:val="none" w:sz="0" w:space="0" w:color="auto"/>
                <w:bottom w:val="none" w:sz="0" w:space="0" w:color="auto"/>
                <w:right w:val="none" w:sz="0" w:space="0" w:color="auto"/>
              </w:divBdr>
              <w:divsChild>
                <w:div w:id="75831340">
                  <w:marLeft w:val="0"/>
                  <w:marRight w:val="0"/>
                  <w:marTop w:val="135"/>
                  <w:marBottom w:val="0"/>
                  <w:divBdr>
                    <w:top w:val="none" w:sz="0" w:space="0" w:color="auto"/>
                    <w:left w:val="none" w:sz="0" w:space="0" w:color="auto"/>
                    <w:bottom w:val="none" w:sz="0" w:space="0" w:color="auto"/>
                    <w:right w:val="none" w:sz="0" w:space="0" w:color="auto"/>
                  </w:divBdr>
                </w:div>
                <w:div w:id="871650707">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1180311558">
      <w:bodyDiv w:val="1"/>
      <w:marLeft w:val="0"/>
      <w:marRight w:val="0"/>
      <w:marTop w:val="0"/>
      <w:marBottom w:val="0"/>
      <w:divBdr>
        <w:top w:val="none" w:sz="0" w:space="0" w:color="auto"/>
        <w:left w:val="none" w:sz="0" w:space="0" w:color="auto"/>
        <w:bottom w:val="none" w:sz="0" w:space="0" w:color="auto"/>
        <w:right w:val="none" w:sz="0" w:space="0" w:color="auto"/>
      </w:divBdr>
    </w:div>
    <w:div w:id="1195926738">
      <w:bodyDiv w:val="1"/>
      <w:marLeft w:val="0"/>
      <w:marRight w:val="0"/>
      <w:marTop w:val="0"/>
      <w:marBottom w:val="0"/>
      <w:divBdr>
        <w:top w:val="none" w:sz="0" w:space="0" w:color="auto"/>
        <w:left w:val="none" w:sz="0" w:space="0" w:color="auto"/>
        <w:bottom w:val="none" w:sz="0" w:space="0" w:color="auto"/>
        <w:right w:val="none" w:sz="0" w:space="0" w:color="auto"/>
      </w:divBdr>
    </w:div>
    <w:div w:id="1206061446">
      <w:bodyDiv w:val="1"/>
      <w:marLeft w:val="0"/>
      <w:marRight w:val="0"/>
      <w:marTop w:val="0"/>
      <w:marBottom w:val="0"/>
      <w:divBdr>
        <w:top w:val="none" w:sz="0" w:space="0" w:color="auto"/>
        <w:left w:val="none" w:sz="0" w:space="0" w:color="auto"/>
        <w:bottom w:val="none" w:sz="0" w:space="0" w:color="auto"/>
        <w:right w:val="none" w:sz="0" w:space="0" w:color="auto"/>
      </w:divBdr>
    </w:div>
    <w:div w:id="1225988218">
      <w:bodyDiv w:val="1"/>
      <w:marLeft w:val="0"/>
      <w:marRight w:val="0"/>
      <w:marTop w:val="0"/>
      <w:marBottom w:val="0"/>
      <w:divBdr>
        <w:top w:val="none" w:sz="0" w:space="0" w:color="auto"/>
        <w:left w:val="none" w:sz="0" w:space="0" w:color="auto"/>
        <w:bottom w:val="none" w:sz="0" w:space="0" w:color="auto"/>
        <w:right w:val="none" w:sz="0" w:space="0" w:color="auto"/>
      </w:divBdr>
    </w:div>
    <w:div w:id="1226182811">
      <w:bodyDiv w:val="1"/>
      <w:marLeft w:val="0"/>
      <w:marRight w:val="0"/>
      <w:marTop w:val="0"/>
      <w:marBottom w:val="0"/>
      <w:divBdr>
        <w:top w:val="none" w:sz="0" w:space="0" w:color="auto"/>
        <w:left w:val="none" w:sz="0" w:space="0" w:color="auto"/>
        <w:bottom w:val="none" w:sz="0" w:space="0" w:color="auto"/>
        <w:right w:val="none" w:sz="0" w:space="0" w:color="auto"/>
      </w:divBdr>
    </w:div>
    <w:div w:id="1245989518">
      <w:bodyDiv w:val="1"/>
      <w:marLeft w:val="0"/>
      <w:marRight w:val="0"/>
      <w:marTop w:val="0"/>
      <w:marBottom w:val="0"/>
      <w:divBdr>
        <w:top w:val="none" w:sz="0" w:space="0" w:color="auto"/>
        <w:left w:val="none" w:sz="0" w:space="0" w:color="auto"/>
        <w:bottom w:val="none" w:sz="0" w:space="0" w:color="auto"/>
        <w:right w:val="none" w:sz="0" w:space="0" w:color="auto"/>
      </w:divBdr>
      <w:divsChild>
        <w:div w:id="1394350522">
          <w:marLeft w:val="0"/>
          <w:marRight w:val="0"/>
          <w:marTop w:val="0"/>
          <w:marBottom w:val="0"/>
          <w:divBdr>
            <w:top w:val="none" w:sz="0" w:space="0" w:color="auto"/>
            <w:left w:val="none" w:sz="0" w:space="0" w:color="auto"/>
            <w:bottom w:val="none" w:sz="0" w:space="0" w:color="auto"/>
            <w:right w:val="none" w:sz="0" w:space="0" w:color="auto"/>
          </w:divBdr>
        </w:div>
        <w:div w:id="268204663">
          <w:marLeft w:val="0"/>
          <w:marRight w:val="0"/>
          <w:marTop w:val="0"/>
          <w:marBottom w:val="0"/>
          <w:divBdr>
            <w:top w:val="none" w:sz="0" w:space="0" w:color="auto"/>
            <w:left w:val="none" w:sz="0" w:space="0" w:color="auto"/>
            <w:bottom w:val="none" w:sz="0" w:space="0" w:color="auto"/>
            <w:right w:val="none" w:sz="0" w:space="0" w:color="auto"/>
          </w:divBdr>
        </w:div>
        <w:div w:id="1518428567">
          <w:marLeft w:val="0"/>
          <w:marRight w:val="0"/>
          <w:marTop w:val="0"/>
          <w:marBottom w:val="0"/>
          <w:divBdr>
            <w:top w:val="none" w:sz="0" w:space="0" w:color="auto"/>
            <w:left w:val="none" w:sz="0" w:space="0" w:color="auto"/>
            <w:bottom w:val="none" w:sz="0" w:space="0" w:color="auto"/>
            <w:right w:val="none" w:sz="0" w:space="0" w:color="auto"/>
          </w:divBdr>
        </w:div>
        <w:div w:id="2013408754">
          <w:marLeft w:val="0"/>
          <w:marRight w:val="0"/>
          <w:marTop w:val="0"/>
          <w:marBottom w:val="0"/>
          <w:divBdr>
            <w:top w:val="none" w:sz="0" w:space="0" w:color="auto"/>
            <w:left w:val="none" w:sz="0" w:space="0" w:color="auto"/>
            <w:bottom w:val="none" w:sz="0" w:space="0" w:color="auto"/>
            <w:right w:val="none" w:sz="0" w:space="0" w:color="auto"/>
          </w:divBdr>
        </w:div>
        <w:div w:id="1028793402">
          <w:marLeft w:val="0"/>
          <w:marRight w:val="0"/>
          <w:marTop w:val="0"/>
          <w:marBottom w:val="0"/>
          <w:divBdr>
            <w:top w:val="none" w:sz="0" w:space="0" w:color="auto"/>
            <w:left w:val="none" w:sz="0" w:space="0" w:color="auto"/>
            <w:bottom w:val="none" w:sz="0" w:space="0" w:color="auto"/>
            <w:right w:val="none" w:sz="0" w:space="0" w:color="auto"/>
          </w:divBdr>
        </w:div>
        <w:div w:id="1301224115">
          <w:marLeft w:val="0"/>
          <w:marRight w:val="0"/>
          <w:marTop w:val="0"/>
          <w:marBottom w:val="0"/>
          <w:divBdr>
            <w:top w:val="none" w:sz="0" w:space="0" w:color="auto"/>
            <w:left w:val="none" w:sz="0" w:space="0" w:color="auto"/>
            <w:bottom w:val="none" w:sz="0" w:space="0" w:color="auto"/>
            <w:right w:val="none" w:sz="0" w:space="0" w:color="auto"/>
          </w:divBdr>
        </w:div>
      </w:divsChild>
    </w:div>
    <w:div w:id="1277450071">
      <w:bodyDiv w:val="1"/>
      <w:marLeft w:val="0"/>
      <w:marRight w:val="0"/>
      <w:marTop w:val="0"/>
      <w:marBottom w:val="0"/>
      <w:divBdr>
        <w:top w:val="none" w:sz="0" w:space="0" w:color="auto"/>
        <w:left w:val="none" w:sz="0" w:space="0" w:color="auto"/>
        <w:bottom w:val="none" w:sz="0" w:space="0" w:color="auto"/>
        <w:right w:val="none" w:sz="0" w:space="0" w:color="auto"/>
      </w:divBdr>
    </w:div>
    <w:div w:id="1345745676">
      <w:bodyDiv w:val="1"/>
      <w:marLeft w:val="0"/>
      <w:marRight w:val="0"/>
      <w:marTop w:val="0"/>
      <w:marBottom w:val="0"/>
      <w:divBdr>
        <w:top w:val="none" w:sz="0" w:space="0" w:color="auto"/>
        <w:left w:val="none" w:sz="0" w:space="0" w:color="auto"/>
        <w:bottom w:val="none" w:sz="0" w:space="0" w:color="auto"/>
        <w:right w:val="none" w:sz="0" w:space="0" w:color="auto"/>
      </w:divBdr>
    </w:div>
    <w:div w:id="1347290683">
      <w:bodyDiv w:val="1"/>
      <w:marLeft w:val="0"/>
      <w:marRight w:val="0"/>
      <w:marTop w:val="0"/>
      <w:marBottom w:val="0"/>
      <w:divBdr>
        <w:top w:val="none" w:sz="0" w:space="0" w:color="auto"/>
        <w:left w:val="none" w:sz="0" w:space="0" w:color="auto"/>
        <w:bottom w:val="none" w:sz="0" w:space="0" w:color="auto"/>
        <w:right w:val="none" w:sz="0" w:space="0" w:color="auto"/>
      </w:divBdr>
      <w:divsChild>
        <w:div w:id="725877835">
          <w:marLeft w:val="0"/>
          <w:marRight w:val="0"/>
          <w:marTop w:val="0"/>
          <w:marBottom w:val="0"/>
          <w:divBdr>
            <w:top w:val="none" w:sz="0" w:space="0" w:color="auto"/>
            <w:left w:val="none" w:sz="0" w:space="0" w:color="auto"/>
            <w:bottom w:val="none" w:sz="0" w:space="0" w:color="auto"/>
            <w:right w:val="none" w:sz="0" w:space="0" w:color="auto"/>
          </w:divBdr>
        </w:div>
        <w:div w:id="892426511">
          <w:marLeft w:val="0"/>
          <w:marRight w:val="0"/>
          <w:marTop w:val="0"/>
          <w:marBottom w:val="0"/>
          <w:divBdr>
            <w:top w:val="none" w:sz="0" w:space="0" w:color="auto"/>
            <w:left w:val="none" w:sz="0" w:space="0" w:color="auto"/>
            <w:bottom w:val="none" w:sz="0" w:space="0" w:color="auto"/>
            <w:right w:val="none" w:sz="0" w:space="0" w:color="auto"/>
          </w:divBdr>
        </w:div>
        <w:div w:id="926380584">
          <w:marLeft w:val="0"/>
          <w:marRight w:val="0"/>
          <w:marTop w:val="0"/>
          <w:marBottom w:val="0"/>
          <w:divBdr>
            <w:top w:val="none" w:sz="0" w:space="0" w:color="auto"/>
            <w:left w:val="none" w:sz="0" w:space="0" w:color="auto"/>
            <w:bottom w:val="none" w:sz="0" w:space="0" w:color="auto"/>
            <w:right w:val="none" w:sz="0" w:space="0" w:color="auto"/>
          </w:divBdr>
        </w:div>
        <w:div w:id="167409277">
          <w:marLeft w:val="0"/>
          <w:marRight w:val="0"/>
          <w:marTop w:val="0"/>
          <w:marBottom w:val="0"/>
          <w:divBdr>
            <w:top w:val="none" w:sz="0" w:space="0" w:color="auto"/>
            <w:left w:val="none" w:sz="0" w:space="0" w:color="auto"/>
            <w:bottom w:val="none" w:sz="0" w:space="0" w:color="auto"/>
            <w:right w:val="none" w:sz="0" w:space="0" w:color="auto"/>
          </w:divBdr>
        </w:div>
        <w:div w:id="1032224525">
          <w:marLeft w:val="0"/>
          <w:marRight w:val="0"/>
          <w:marTop w:val="0"/>
          <w:marBottom w:val="0"/>
          <w:divBdr>
            <w:top w:val="none" w:sz="0" w:space="0" w:color="auto"/>
            <w:left w:val="none" w:sz="0" w:space="0" w:color="auto"/>
            <w:bottom w:val="none" w:sz="0" w:space="0" w:color="auto"/>
            <w:right w:val="none" w:sz="0" w:space="0" w:color="auto"/>
          </w:divBdr>
        </w:div>
        <w:div w:id="950356366">
          <w:marLeft w:val="0"/>
          <w:marRight w:val="0"/>
          <w:marTop w:val="0"/>
          <w:marBottom w:val="0"/>
          <w:divBdr>
            <w:top w:val="none" w:sz="0" w:space="0" w:color="auto"/>
            <w:left w:val="none" w:sz="0" w:space="0" w:color="auto"/>
            <w:bottom w:val="none" w:sz="0" w:space="0" w:color="auto"/>
            <w:right w:val="none" w:sz="0" w:space="0" w:color="auto"/>
          </w:divBdr>
        </w:div>
        <w:div w:id="2107337304">
          <w:marLeft w:val="0"/>
          <w:marRight w:val="0"/>
          <w:marTop w:val="0"/>
          <w:marBottom w:val="0"/>
          <w:divBdr>
            <w:top w:val="none" w:sz="0" w:space="0" w:color="auto"/>
            <w:left w:val="none" w:sz="0" w:space="0" w:color="auto"/>
            <w:bottom w:val="none" w:sz="0" w:space="0" w:color="auto"/>
            <w:right w:val="none" w:sz="0" w:space="0" w:color="auto"/>
          </w:divBdr>
        </w:div>
        <w:div w:id="1460298728">
          <w:marLeft w:val="0"/>
          <w:marRight w:val="0"/>
          <w:marTop w:val="0"/>
          <w:marBottom w:val="0"/>
          <w:divBdr>
            <w:top w:val="none" w:sz="0" w:space="0" w:color="auto"/>
            <w:left w:val="none" w:sz="0" w:space="0" w:color="auto"/>
            <w:bottom w:val="none" w:sz="0" w:space="0" w:color="auto"/>
            <w:right w:val="none" w:sz="0" w:space="0" w:color="auto"/>
          </w:divBdr>
        </w:div>
        <w:div w:id="1837845332">
          <w:marLeft w:val="0"/>
          <w:marRight w:val="0"/>
          <w:marTop w:val="0"/>
          <w:marBottom w:val="0"/>
          <w:divBdr>
            <w:top w:val="none" w:sz="0" w:space="0" w:color="auto"/>
            <w:left w:val="none" w:sz="0" w:space="0" w:color="auto"/>
            <w:bottom w:val="none" w:sz="0" w:space="0" w:color="auto"/>
            <w:right w:val="none" w:sz="0" w:space="0" w:color="auto"/>
          </w:divBdr>
        </w:div>
        <w:div w:id="1723864991">
          <w:marLeft w:val="0"/>
          <w:marRight w:val="0"/>
          <w:marTop w:val="0"/>
          <w:marBottom w:val="0"/>
          <w:divBdr>
            <w:top w:val="none" w:sz="0" w:space="0" w:color="auto"/>
            <w:left w:val="none" w:sz="0" w:space="0" w:color="auto"/>
            <w:bottom w:val="none" w:sz="0" w:space="0" w:color="auto"/>
            <w:right w:val="none" w:sz="0" w:space="0" w:color="auto"/>
          </w:divBdr>
        </w:div>
        <w:div w:id="1046947710">
          <w:marLeft w:val="0"/>
          <w:marRight w:val="0"/>
          <w:marTop w:val="0"/>
          <w:marBottom w:val="0"/>
          <w:divBdr>
            <w:top w:val="none" w:sz="0" w:space="0" w:color="auto"/>
            <w:left w:val="none" w:sz="0" w:space="0" w:color="auto"/>
            <w:bottom w:val="none" w:sz="0" w:space="0" w:color="auto"/>
            <w:right w:val="none" w:sz="0" w:space="0" w:color="auto"/>
          </w:divBdr>
        </w:div>
        <w:div w:id="320232847">
          <w:marLeft w:val="0"/>
          <w:marRight w:val="0"/>
          <w:marTop w:val="0"/>
          <w:marBottom w:val="0"/>
          <w:divBdr>
            <w:top w:val="none" w:sz="0" w:space="0" w:color="auto"/>
            <w:left w:val="none" w:sz="0" w:space="0" w:color="auto"/>
            <w:bottom w:val="none" w:sz="0" w:space="0" w:color="auto"/>
            <w:right w:val="none" w:sz="0" w:space="0" w:color="auto"/>
          </w:divBdr>
        </w:div>
        <w:div w:id="1519809920">
          <w:marLeft w:val="0"/>
          <w:marRight w:val="0"/>
          <w:marTop w:val="0"/>
          <w:marBottom w:val="0"/>
          <w:divBdr>
            <w:top w:val="none" w:sz="0" w:space="0" w:color="auto"/>
            <w:left w:val="none" w:sz="0" w:space="0" w:color="auto"/>
            <w:bottom w:val="none" w:sz="0" w:space="0" w:color="auto"/>
            <w:right w:val="none" w:sz="0" w:space="0" w:color="auto"/>
          </w:divBdr>
        </w:div>
        <w:div w:id="1609435489">
          <w:marLeft w:val="0"/>
          <w:marRight w:val="0"/>
          <w:marTop w:val="0"/>
          <w:marBottom w:val="0"/>
          <w:divBdr>
            <w:top w:val="none" w:sz="0" w:space="0" w:color="auto"/>
            <w:left w:val="none" w:sz="0" w:space="0" w:color="auto"/>
            <w:bottom w:val="none" w:sz="0" w:space="0" w:color="auto"/>
            <w:right w:val="none" w:sz="0" w:space="0" w:color="auto"/>
          </w:divBdr>
        </w:div>
        <w:div w:id="1652129523">
          <w:marLeft w:val="0"/>
          <w:marRight w:val="0"/>
          <w:marTop w:val="0"/>
          <w:marBottom w:val="0"/>
          <w:divBdr>
            <w:top w:val="none" w:sz="0" w:space="0" w:color="auto"/>
            <w:left w:val="none" w:sz="0" w:space="0" w:color="auto"/>
            <w:bottom w:val="none" w:sz="0" w:space="0" w:color="auto"/>
            <w:right w:val="none" w:sz="0" w:space="0" w:color="auto"/>
          </w:divBdr>
        </w:div>
        <w:div w:id="1458529508">
          <w:marLeft w:val="0"/>
          <w:marRight w:val="0"/>
          <w:marTop w:val="0"/>
          <w:marBottom w:val="0"/>
          <w:divBdr>
            <w:top w:val="none" w:sz="0" w:space="0" w:color="auto"/>
            <w:left w:val="none" w:sz="0" w:space="0" w:color="auto"/>
            <w:bottom w:val="none" w:sz="0" w:space="0" w:color="auto"/>
            <w:right w:val="none" w:sz="0" w:space="0" w:color="auto"/>
          </w:divBdr>
        </w:div>
        <w:div w:id="691958827">
          <w:marLeft w:val="0"/>
          <w:marRight w:val="0"/>
          <w:marTop w:val="0"/>
          <w:marBottom w:val="0"/>
          <w:divBdr>
            <w:top w:val="none" w:sz="0" w:space="0" w:color="auto"/>
            <w:left w:val="none" w:sz="0" w:space="0" w:color="auto"/>
            <w:bottom w:val="none" w:sz="0" w:space="0" w:color="auto"/>
            <w:right w:val="none" w:sz="0" w:space="0" w:color="auto"/>
          </w:divBdr>
        </w:div>
        <w:div w:id="1155678837">
          <w:marLeft w:val="0"/>
          <w:marRight w:val="0"/>
          <w:marTop w:val="0"/>
          <w:marBottom w:val="0"/>
          <w:divBdr>
            <w:top w:val="none" w:sz="0" w:space="0" w:color="auto"/>
            <w:left w:val="none" w:sz="0" w:space="0" w:color="auto"/>
            <w:bottom w:val="none" w:sz="0" w:space="0" w:color="auto"/>
            <w:right w:val="none" w:sz="0" w:space="0" w:color="auto"/>
          </w:divBdr>
        </w:div>
        <w:div w:id="643582709">
          <w:marLeft w:val="0"/>
          <w:marRight w:val="0"/>
          <w:marTop w:val="0"/>
          <w:marBottom w:val="0"/>
          <w:divBdr>
            <w:top w:val="none" w:sz="0" w:space="0" w:color="auto"/>
            <w:left w:val="none" w:sz="0" w:space="0" w:color="auto"/>
            <w:bottom w:val="none" w:sz="0" w:space="0" w:color="auto"/>
            <w:right w:val="none" w:sz="0" w:space="0" w:color="auto"/>
          </w:divBdr>
        </w:div>
        <w:div w:id="707804962">
          <w:marLeft w:val="0"/>
          <w:marRight w:val="0"/>
          <w:marTop w:val="0"/>
          <w:marBottom w:val="0"/>
          <w:divBdr>
            <w:top w:val="none" w:sz="0" w:space="0" w:color="auto"/>
            <w:left w:val="none" w:sz="0" w:space="0" w:color="auto"/>
            <w:bottom w:val="none" w:sz="0" w:space="0" w:color="auto"/>
            <w:right w:val="none" w:sz="0" w:space="0" w:color="auto"/>
          </w:divBdr>
        </w:div>
        <w:div w:id="159277913">
          <w:marLeft w:val="0"/>
          <w:marRight w:val="0"/>
          <w:marTop w:val="0"/>
          <w:marBottom w:val="0"/>
          <w:divBdr>
            <w:top w:val="none" w:sz="0" w:space="0" w:color="auto"/>
            <w:left w:val="none" w:sz="0" w:space="0" w:color="auto"/>
            <w:bottom w:val="none" w:sz="0" w:space="0" w:color="auto"/>
            <w:right w:val="none" w:sz="0" w:space="0" w:color="auto"/>
          </w:divBdr>
        </w:div>
        <w:div w:id="18314332">
          <w:marLeft w:val="0"/>
          <w:marRight w:val="0"/>
          <w:marTop w:val="0"/>
          <w:marBottom w:val="0"/>
          <w:divBdr>
            <w:top w:val="none" w:sz="0" w:space="0" w:color="auto"/>
            <w:left w:val="none" w:sz="0" w:space="0" w:color="auto"/>
            <w:bottom w:val="none" w:sz="0" w:space="0" w:color="auto"/>
            <w:right w:val="none" w:sz="0" w:space="0" w:color="auto"/>
          </w:divBdr>
        </w:div>
        <w:div w:id="219172797">
          <w:marLeft w:val="0"/>
          <w:marRight w:val="0"/>
          <w:marTop w:val="0"/>
          <w:marBottom w:val="0"/>
          <w:divBdr>
            <w:top w:val="none" w:sz="0" w:space="0" w:color="auto"/>
            <w:left w:val="none" w:sz="0" w:space="0" w:color="auto"/>
            <w:bottom w:val="none" w:sz="0" w:space="0" w:color="auto"/>
            <w:right w:val="none" w:sz="0" w:space="0" w:color="auto"/>
          </w:divBdr>
        </w:div>
        <w:div w:id="712390177">
          <w:marLeft w:val="0"/>
          <w:marRight w:val="0"/>
          <w:marTop w:val="0"/>
          <w:marBottom w:val="0"/>
          <w:divBdr>
            <w:top w:val="none" w:sz="0" w:space="0" w:color="auto"/>
            <w:left w:val="none" w:sz="0" w:space="0" w:color="auto"/>
            <w:bottom w:val="none" w:sz="0" w:space="0" w:color="auto"/>
            <w:right w:val="none" w:sz="0" w:space="0" w:color="auto"/>
          </w:divBdr>
        </w:div>
        <w:div w:id="564032195">
          <w:marLeft w:val="0"/>
          <w:marRight w:val="0"/>
          <w:marTop w:val="0"/>
          <w:marBottom w:val="0"/>
          <w:divBdr>
            <w:top w:val="none" w:sz="0" w:space="0" w:color="auto"/>
            <w:left w:val="none" w:sz="0" w:space="0" w:color="auto"/>
            <w:bottom w:val="none" w:sz="0" w:space="0" w:color="auto"/>
            <w:right w:val="none" w:sz="0" w:space="0" w:color="auto"/>
          </w:divBdr>
        </w:div>
        <w:div w:id="1392192802">
          <w:marLeft w:val="0"/>
          <w:marRight w:val="0"/>
          <w:marTop w:val="0"/>
          <w:marBottom w:val="0"/>
          <w:divBdr>
            <w:top w:val="none" w:sz="0" w:space="0" w:color="auto"/>
            <w:left w:val="none" w:sz="0" w:space="0" w:color="auto"/>
            <w:bottom w:val="none" w:sz="0" w:space="0" w:color="auto"/>
            <w:right w:val="none" w:sz="0" w:space="0" w:color="auto"/>
          </w:divBdr>
        </w:div>
        <w:div w:id="2136486867">
          <w:marLeft w:val="0"/>
          <w:marRight w:val="0"/>
          <w:marTop w:val="0"/>
          <w:marBottom w:val="0"/>
          <w:divBdr>
            <w:top w:val="none" w:sz="0" w:space="0" w:color="auto"/>
            <w:left w:val="none" w:sz="0" w:space="0" w:color="auto"/>
            <w:bottom w:val="none" w:sz="0" w:space="0" w:color="auto"/>
            <w:right w:val="none" w:sz="0" w:space="0" w:color="auto"/>
          </w:divBdr>
        </w:div>
        <w:div w:id="827866896">
          <w:marLeft w:val="0"/>
          <w:marRight w:val="0"/>
          <w:marTop w:val="0"/>
          <w:marBottom w:val="0"/>
          <w:divBdr>
            <w:top w:val="none" w:sz="0" w:space="0" w:color="auto"/>
            <w:left w:val="none" w:sz="0" w:space="0" w:color="auto"/>
            <w:bottom w:val="none" w:sz="0" w:space="0" w:color="auto"/>
            <w:right w:val="none" w:sz="0" w:space="0" w:color="auto"/>
          </w:divBdr>
        </w:div>
        <w:div w:id="1816872346">
          <w:marLeft w:val="0"/>
          <w:marRight w:val="0"/>
          <w:marTop w:val="0"/>
          <w:marBottom w:val="0"/>
          <w:divBdr>
            <w:top w:val="none" w:sz="0" w:space="0" w:color="auto"/>
            <w:left w:val="none" w:sz="0" w:space="0" w:color="auto"/>
            <w:bottom w:val="none" w:sz="0" w:space="0" w:color="auto"/>
            <w:right w:val="none" w:sz="0" w:space="0" w:color="auto"/>
          </w:divBdr>
        </w:div>
        <w:div w:id="1200240173">
          <w:marLeft w:val="0"/>
          <w:marRight w:val="0"/>
          <w:marTop w:val="0"/>
          <w:marBottom w:val="0"/>
          <w:divBdr>
            <w:top w:val="none" w:sz="0" w:space="0" w:color="auto"/>
            <w:left w:val="none" w:sz="0" w:space="0" w:color="auto"/>
            <w:bottom w:val="none" w:sz="0" w:space="0" w:color="auto"/>
            <w:right w:val="none" w:sz="0" w:space="0" w:color="auto"/>
          </w:divBdr>
        </w:div>
        <w:div w:id="2123183187">
          <w:marLeft w:val="0"/>
          <w:marRight w:val="0"/>
          <w:marTop w:val="0"/>
          <w:marBottom w:val="0"/>
          <w:divBdr>
            <w:top w:val="none" w:sz="0" w:space="0" w:color="auto"/>
            <w:left w:val="none" w:sz="0" w:space="0" w:color="auto"/>
            <w:bottom w:val="none" w:sz="0" w:space="0" w:color="auto"/>
            <w:right w:val="none" w:sz="0" w:space="0" w:color="auto"/>
          </w:divBdr>
        </w:div>
        <w:div w:id="1745682735">
          <w:marLeft w:val="0"/>
          <w:marRight w:val="0"/>
          <w:marTop w:val="0"/>
          <w:marBottom w:val="0"/>
          <w:divBdr>
            <w:top w:val="none" w:sz="0" w:space="0" w:color="auto"/>
            <w:left w:val="none" w:sz="0" w:space="0" w:color="auto"/>
            <w:bottom w:val="none" w:sz="0" w:space="0" w:color="auto"/>
            <w:right w:val="none" w:sz="0" w:space="0" w:color="auto"/>
          </w:divBdr>
        </w:div>
        <w:div w:id="1850563533">
          <w:marLeft w:val="0"/>
          <w:marRight w:val="0"/>
          <w:marTop w:val="0"/>
          <w:marBottom w:val="0"/>
          <w:divBdr>
            <w:top w:val="none" w:sz="0" w:space="0" w:color="auto"/>
            <w:left w:val="none" w:sz="0" w:space="0" w:color="auto"/>
            <w:bottom w:val="none" w:sz="0" w:space="0" w:color="auto"/>
            <w:right w:val="none" w:sz="0" w:space="0" w:color="auto"/>
          </w:divBdr>
        </w:div>
        <w:div w:id="1800605414">
          <w:marLeft w:val="0"/>
          <w:marRight w:val="0"/>
          <w:marTop w:val="0"/>
          <w:marBottom w:val="0"/>
          <w:divBdr>
            <w:top w:val="none" w:sz="0" w:space="0" w:color="auto"/>
            <w:left w:val="none" w:sz="0" w:space="0" w:color="auto"/>
            <w:bottom w:val="none" w:sz="0" w:space="0" w:color="auto"/>
            <w:right w:val="none" w:sz="0" w:space="0" w:color="auto"/>
          </w:divBdr>
        </w:div>
        <w:div w:id="709842612">
          <w:marLeft w:val="0"/>
          <w:marRight w:val="0"/>
          <w:marTop w:val="0"/>
          <w:marBottom w:val="0"/>
          <w:divBdr>
            <w:top w:val="none" w:sz="0" w:space="0" w:color="auto"/>
            <w:left w:val="none" w:sz="0" w:space="0" w:color="auto"/>
            <w:bottom w:val="none" w:sz="0" w:space="0" w:color="auto"/>
            <w:right w:val="none" w:sz="0" w:space="0" w:color="auto"/>
          </w:divBdr>
        </w:div>
        <w:div w:id="1387147931">
          <w:marLeft w:val="0"/>
          <w:marRight w:val="0"/>
          <w:marTop w:val="0"/>
          <w:marBottom w:val="0"/>
          <w:divBdr>
            <w:top w:val="none" w:sz="0" w:space="0" w:color="auto"/>
            <w:left w:val="none" w:sz="0" w:space="0" w:color="auto"/>
            <w:bottom w:val="none" w:sz="0" w:space="0" w:color="auto"/>
            <w:right w:val="none" w:sz="0" w:space="0" w:color="auto"/>
          </w:divBdr>
        </w:div>
        <w:div w:id="2105951000">
          <w:marLeft w:val="0"/>
          <w:marRight w:val="0"/>
          <w:marTop w:val="0"/>
          <w:marBottom w:val="0"/>
          <w:divBdr>
            <w:top w:val="none" w:sz="0" w:space="0" w:color="auto"/>
            <w:left w:val="none" w:sz="0" w:space="0" w:color="auto"/>
            <w:bottom w:val="none" w:sz="0" w:space="0" w:color="auto"/>
            <w:right w:val="none" w:sz="0" w:space="0" w:color="auto"/>
          </w:divBdr>
        </w:div>
        <w:div w:id="132186676">
          <w:marLeft w:val="0"/>
          <w:marRight w:val="0"/>
          <w:marTop w:val="0"/>
          <w:marBottom w:val="0"/>
          <w:divBdr>
            <w:top w:val="none" w:sz="0" w:space="0" w:color="auto"/>
            <w:left w:val="none" w:sz="0" w:space="0" w:color="auto"/>
            <w:bottom w:val="none" w:sz="0" w:space="0" w:color="auto"/>
            <w:right w:val="none" w:sz="0" w:space="0" w:color="auto"/>
          </w:divBdr>
        </w:div>
        <w:div w:id="349989494">
          <w:marLeft w:val="0"/>
          <w:marRight w:val="0"/>
          <w:marTop w:val="0"/>
          <w:marBottom w:val="0"/>
          <w:divBdr>
            <w:top w:val="none" w:sz="0" w:space="0" w:color="auto"/>
            <w:left w:val="none" w:sz="0" w:space="0" w:color="auto"/>
            <w:bottom w:val="none" w:sz="0" w:space="0" w:color="auto"/>
            <w:right w:val="none" w:sz="0" w:space="0" w:color="auto"/>
          </w:divBdr>
        </w:div>
        <w:div w:id="1682125469">
          <w:marLeft w:val="0"/>
          <w:marRight w:val="0"/>
          <w:marTop w:val="0"/>
          <w:marBottom w:val="0"/>
          <w:divBdr>
            <w:top w:val="none" w:sz="0" w:space="0" w:color="auto"/>
            <w:left w:val="none" w:sz="0" w:space="0" w:color="auto"/>
            <w:bottom w:val="none" w:sz="0" w:space="0" w:color="auto"/>
            <w:right w:val="none" w:sz="0" w:space="0" w:color="auto"/>
          </w:divBdr>
        </w:div>
        <w:div w:id="1444181838">
          <w:marLeft w:val="0"/>
          <w:marRight w:val="0"/>
          <w:marTop w:val="0"/>
          <w:marBottom w:val="0"/>
          <w:divBdr>
            <w:top w:val="none" w:sz="0" w:space="0" w:color="auto"/>
            <w:left w:val="none" w:sz="0" w:space="0" w:color="auto"/>
            <w:bottom w:val="none" w:sz="0" w:space="0" w:color="auto"/>
            <w:right w:val="none" w:sz="0" w:space="0" w:color="auto"/>
          </w:divBdr>
        </w:div>
        <w:div w:id="427390414">
          <w:marLeft w:val="0"/>
          <w:marRight w:val="0"/>
          <w:marTop w:val="0"/>
          <w:marBottom w:val="0"/>
          <w:divBdr>
            <w:top w:val="none" w:sz="0" w:space="0" w:color="auto"/>
            <w:left w:val="none" w:sz="0" w:space="0" w:color="auto"/>
            <w:bottom w:val="none" w:sz="0" w:space="0" w:color="auto"/>
            <w:right w:val="none" w:sz="0" w:space="0" w:color="auto"/>
          </w:divBdr>
        </w:div>
        <w:div w:id="502864736">
          <w:marLeft w:val="0"/>
          <w:marRight w:val="0"/>
          <w:marTop w:val="0"/>
          <w:marBottom w:val="0"/>
          <w:divBdr>
            <w:top w:val="none" w:sz="0" w:space="0" w:color="auto"/>
            <w:left w:val="none" w:sz="0" w:space="0" w:color="auto"/>
            <w:bottom w:val="none" w:sz="0" w:space="0" w:color="auto"/>
            <w:right w:val="none" w:sz="0" w:space="0" w:color="auto"/>
          </w:divBdr>
        </w:div>
        <w:div w:id="1033074577">
          <w:marLeft w:val="0"/>
          <w:marRight w:val="0"/>
          <w:marTop w:val="0"/>
          <w:marBottom w:val="0"/>
          <w:divBdr>
            <w:top w:val="none" w:sz="0" w:space="0" w:color="auto"/>
            <w:left w:val="none" w:sz="0" w:space="0" w:color="auto"/>
            <w:bottom w:val="none" w:sz="0" w:space="0" w:color="auto"/>
            <w:right w:val="none" w:sz="0" w:space="0" w:color="auto"/>
          </w:divBdr>
        </w:div>
        <w:div w:id="869295453">
          <w:marLeft w:val="0"/>
          <w:marRight w:val="0"/>
          <w:marTop w:val="0"/>
          <w:marBottom w:val="0"/>
          <w:divBdr>
            <w:top w:val="none" w:sz="0" w:space="0" w:color="auto"/>
            <w:left w:val="none" w:sz="0" w:space="0" w:color="auto"/>
            <w:bottom w:val="none" w:sz="0" w:space="0" w:color="auto"/>
            <w:right w:val="none" w:sz="0" w:space="0" w:color="auto"/>
          </w:divBdr>
        </w:div>
        <w:div w:id="1344547067">
          <w:marLeft w:val="0"/>
          <w:marRight w:val="0"/>
          <w:marTop w:val="0"/>
          <w:marBottom w:val="0"/>
          <w:divBdr>
            <w:top w:val="none" w:sz="0" w:space="0" w:color="auto"/>
            <w:left w:val="none" w:sz="0" w:space="0" w:color="auto"/>
            <w:bottom w:val="none" w:sz="0" w:space="0" w:color="auto"/>
            <w:right w:val="none" w:sz="0" w:space="0" w:color="auto"/>
          </w:divBdr>
        </w:div>
        <w:div w:id="689064571">
          <w:marLeft w:val="0"/>
          <w:marRight w:val="0"/>
          <w:marTop w:val="0"/>
          <w:marBottom w:val="0"/>
          <w:divBdr>
            <w:top w:val="none" w:sz="0" w:space="0" w:color="auto"/>
            <w:left w:val="none" w:sz="0" w:space="0" w:color="auto"/>
            <w:bottom w:val="none" w:sz="0" w:space="0" w:color="auto"/>
            <w:right w:val="none" w:sz="0" w:space="0" w:color="auto"/>
          </w:divBdr>
        </w:div>
        <w:div w:id="1849372169">
          <w:marLeft w:val="0"/>
          <w:marRight w:val="0"/>
          <w:marTop w:val="0"/>
          <w:marBottom w:val="0"/>
          <w:divBdr>
            <w:top w:val="none" w:sz="0" w:space="0" w:color="auto"/>
            <w:left w:val="none" w:sz="0" w:space="0" w:color="auto"/>
            <w:bottom w:val="none" w:sz="0" w:space="0" w:color="auto"/>
            <w:right w:val="none" w:sz="0" w:space="0" w:color="auto"/>
          </w:divBdr>
        </w:div>
        <w:div w:id="515465750">
          <w:marLeft w:val="0"/>
          <w:marRight w:val="0"/>
          <w:marTop w:val="0"/>
          <w:marBottom w:val="0"/>
          <w:divBdr>
            <w:top w:val="none" w:sz="0" w:space="0" w:color="auto"/>
            <w:left w:val="none" w:sz="0" w:space="0" w:color="auto"/>
            <w:bottom w:val="none" w:sz="0" w:space="0" w:color="auto"/>
            <w:right w:val="none" w:sz="0" w:space="0" w:color="auto"/>
          </w:divBdr>
        </w:div>
        <w:div w:id="50350859">
          <w:marLeft w:val="0"/>
          <w:marRight w:val="0"/>
          <w:marTop w:val="0"/>
          <w:marBottom w:val="0"/>
          <w:divBdr>
            <w:top w:val="none" w:sz="0" w:space="0" w:color="auto"/>
            <w:left w:val="none" w:sz="0" w:space="0" w:color="auto"/>
            <w:bottom w:val="none" w:sz="0" w:space="0" w:color="auto"/>
            <w:right w:val="none" w:sz="0" w:space="0" w:color="auto"/>
          </w:divBdr>
        </w:div>
        <w:div w:id="171185629">
          <w:marLeft w:val="0"/>
          <w:marRight w:val="0"/>
          <w:marTop w:val="0"/>
          <w:marBottom w:val="0"/>
          <w:divBdr>
            <w:top w:val="none" w:sz="0" w:space="0" w:color="auto"/>
            <w:left w:val="none" w:sz="0" w:space="0" w:color="auto"/>
            <w:bottom w:val="none" w:sz="0" w:space="0" w:color="auto"/>
            <w:right w:val="none" w:sz="0" w:space="0" w:color="auto"/>
          </w:divBdr>
        </w:div>
      </w:divsChild>
    </w:div>
    <w:div w:id="1360010722">
      <w:bodyDiv w:val="1"/>
      <w:marLeft w:val="0"/>
      <w:marRight w:val="0"/>
      <w:marTop w:val="0"/>
      <w:marBottom w:val="0"/>
      <w:divBdr>
        <w:top w:val="none" w:sz="0" w:space="0" w:color="auto"/>
        <w:left w:val="none" w:sz="0" w:space="0" w:color="auto"/>
        <w:bottom w:val="none" w:sz="0" w:space="0" w:color="auto"/>
        <w:right w:val="none" w:sz="0" w:space="0" w:color="auto"/>
      </w:divBdr>
    </w:div>
    <w:div w:id="1360815100">
      <w:bodyDiv w:val="1"/>
      <w:marLeft w:val="0"/>
      <w:marRight w:val="0"/>
      <w:marTop w:val="0"/>
      <w:marBottom w:val="0"/>
      <w:divBdr>
        <w:top w:val="none" w:sz="0" w:space="0" w:color="auto"/>
        <w:left w:val="none" w:sz="0" w:space="0" w:color="auto"/>
        <w:bottom w:val="none" w:sz="0" w:space="0" w:color="auto"/>
        <w:right w:val="none" w:sz="0" w:space="0" w:color="auto"/>
      </w:divBdr>
    </w:div>
    <w:div w:id="1387140090">
      <w:bodyDiv w:val="1"/>
      <w:marLeft w:val="0"/>
      <w:marRight w:val="0"/>
      <w:marTop w:val="0"/>
      <w:marBottom w:val="0"/>
      <w:divBdr>
        <w:top w:val="none" w:sz="0" w:space="0" w:color="auto"/>
        <w:left w:val="none" w:sz="0" w:space="0" w:color="auto"/>
        <w:bottom w:val="none" w:sz="0" w:space="0" w:color="auto"/>
        <w:right w:val="none" w:sz="0" w:space="0" w:color="auto"/>
      </w:divBdr>
    </w:div>
    <w:div w:id="1431050312">
      <w:bodyDiv w:val="1"/>
      <w:marLeft w:val="0"/>
      <w:marRight w:val="0"/>
      <w:marTop w:val="0"/>
      <w:marBottom w:val="0"/>
      <w:divBdr>
        <w:top w:val="none" w:sz="0" w:space="0" w:color="auto"/>
        <w:left w:val="none" w:sz="0" w:space="0" w:color="auto"/>
        <w:bottom w:val="none" w:sz="0" w:space="0" w:color="auto"/>
        <w:right w:val="none" w:sz="0" w:space="0" w:color="auto"/>
      </w:divBdr>
    </w:div>
    <w:div w:id="1433470838">
      <w:bodyDiv w:val="1"/>
      <w:marLeft w:val="0"/>
      <w:marRight w:val="0"/>
      <w:marTop w:val="0"/>
      <w:marBottom w:val="0"/>
      <w:divBdr>
        <w:top w:val="none" w:sz="0" w:space="0" w:color="auto"/>
        <w:left w:val="none" w:sz="0" w:space="0" w:color="auto"/>
        <w:bottom w:val="none" w:sz="0" w:space="0" w:color="auto"/>
        <w:right w:val="none" w:sz="0" w:space="0" w:color="auto"/>
      </w:divBdr>
    </w:div>
    <w:div w:id="1436092458">
      <w:bodyDiv w:val="1"/>
      <w:marLeft w:val="0"/>
      <w:marRight w:val="0"/>
      <w:marTop w:val="0"/>
      <w:marBottom w:val="0"/>
      <w:divBdr>
        <w:top w:val="none" w:sz="0" w:space="0" w:color="auto"/>
        <w:left w:val="none" w:sz="0" w:space="0" w:color="auto"/>
        <w:bottom w:val="none" w:sz="0" w:space="0" w:color="auto"/>
        <w:right w:val="none" w:sz="0" w:space="0" w:color="auto"/>
      </w:divBdr>
      <w:divsChild>
        <w:div w:id="1184587713">
          <w:marLeft w:val="0"/>
          <w:marRight w:val="225"/>
          <w:marTop w:val="75"/>
          <w:marBottom w:val="0"/>
          <w:divBdr>
            <w:top w:val="none" w:sz="0" w:space="0" w:color="auto"/>
            <w:left w:val="none" w:sz="0" w:space="0" w:color="auto"/>
            <w:bottom w:val="none" w:sz="0" w:space="0" w:color="auto"/>
            <w:right w:val="none" w:sz="0" w:space="0" w:color="auto"/>
          </w:divBdr>
          <w:divsChild>
            <w:div w:id="541984550">
              <w:marLeft w:val="0"/>
              <w:marRight w:val="0"/>
              <w:marTop w:val="0"/>
              <w:marBottom w:val="0"/>
              <w:divBdr>
                <w:top w:val="none" w:sz="0" w:space="0" w:color="auto"/>
                <w:left w:val="none" w:sz="0" w:space="0" w:color="auto"/>
                <w:bottom w:val="none" w:sz="0" w:space="0" w:color="auto"/>
                <w:right w:val="none" w:sz="0" w:space="0" w:color="auto"/>
              </w:divBdr>
              <w:divsChild>
                <w:div w:id="1001010087">
                  <w:marLeft w:val="0"/>
                  <w:marRight w:val="0"/>
                  <w:marTop w:val="0"/>
                  <w:marBottom w:val="0"/>
                  <w:divBdr>
                    <w:top w:val="none" w:sz="0" w:space="0" w:color="auto"/>
                    <w:left w:val="none" w:sz="0" w:space="0" w:color="auto"/>
                    <w:bottom w:val="none" w:sz="0" w:space="0" w:color="auto"/>
                    <w:right w:val="none" w:sz="0" w:space="0" w:color="auto"/>
                  </w:divBdr>
                </w:div>
                <w:div w:id="731655578">
                  <w:marLeft w:val="0"/>
                  <w:marRight w:val="0"/>
                  <w:marTop w:val="0"/>
                  <w:marBottom w:val="0"/>
                  <w:divBdr>
                    <w:top w:val="none" w:sz="0" w:space="0" w:color="auto"/>
                    <w:left w:val="none" w:sz="0" w:space="0" w:color="auto"/>
                    <w:bottom w:val="none" w:sz="0" w:space="0" w:color="auto"/>
                    <w:right w:val="none" w:sz="0" w:space="0" w:color="auto"/>
                  </w:divBdr>
                </w:div>
                <w:div w:id="231932088">
                  <w:marLeft w:val="0"/>
                  <w:marRight w:val="0"/>
                  <w:marTop w:val="0"/>
                  <w:marBottom w:val="0"/>
                  <w:divBdr>
                    <w:top w:val="none" w:sz="0" w:space="0" w:color="auto"/>
                    <w:left w:val="none" w:sz="0" w:space="0" w:color="auto"/>
                    <w:bottom w:val="none" w:sz="0" w:space="0" w:color="auto"/>
                    <w:right w:val="none" w:sz="0" w:space="0" w:color="auto"/>
                  </w:divBdr>
                </w:div>
                <w:div w:id="237327922">
                  <w:marLeft w:val="0"/>
                  <w:marRight w:val="0"/>
                  <w:marTop w:val="0"/>
                  <w:marBottom w:val="0"/>
                  <w:divBdr>
                    <w:top w:val="none" w:sz="0" w:space="0" w:color="auto"/>
                    <w:left w:val="none" w:sz="0" w:space="0" w:color="auto"/>
                    <w:bottom w:val="none" w:sz="0" w:space="0" w:color="auto"/>
                    <w:right w:val="none" w:sz="0" w:space="0" w:color="auto"/>
                  </w:divBdr>
                </w:div>
                <w:div w:id="1766532452">
                  <w:marLeft w:val="0"/>
                  <w:marRight w:val="0"/>
                  <w:marTop w:val="0"/>
                  <w:marBottom w:val="0"/>
                  <w:divBdr>
                    <w:top w:val="none" w:sz="0" w:space="0" w:color="auto"/>
                    <w:left w:val="none" w:sz="0" w:space="0" w:color="auto"/>
                    <w:bottom w:val="none" w:sz="0" w:space="0" w:color="auto"/>
                    <w:right w:val="none" w:sz="0" w:space="0" w:color="auto"/>
                  </w:divBdr>
                </w:div>
                <w:div w:id="198514516">
                  <w:marLeft w:val="0"/>
                  <w:marRight w:val="0"/>
                  <w:marTop w:val="0"/>
                  <w:marBottom w:val="0"/>
                  <w:divBdr>
                    <w:top w:val="none" w:sz="0" w:space="0" w:color="auto"/>
                    <w:left w:val="none" w:sz="0" w:space="0" w:color="auto"/>
                    <w:bottom w:val="none" w:sz="0" w:space="0" w:color="auto"/>
                    <w:right w:val="none" w:sz="0" w:space="0" w:color="auto"/>
                  </w:divBdr>
                </w:div>
                <w:div w:id="67776438">
                  <w:marLeft w:val="0"/>
                  <w:marRight w:val="0"/>
                  <w:marTop w:val="0"/>
                  <w:marBottom w:val="0"/>
                  <w:divBdr>
                    <w:top w:val="none" w:sz="0" w:space="0" w:color="auto"/>
                    <w:left w:val="none" w:sz="0" w:space="0" w:color="auto"/>
                    <w:bottom w:val="none" w:sz="0" w:space="0" w:color="auto"/>
                    <w:right w:val="none" w:sz="0" w:space="0" w:color="auto"/>
                  </w:divBdr>
                </w:div>
                <w:div w:id="1610893426">
                  <w:marLeft w:val="0"/>
                  <w:marRight w:val="0"/>
                  <w:marTop w:val="0"/>
                  <w:marBottom w:val="0"/>
                  <w:divBdr>
                    <w:top w:val="none" w:sz="0" w:space="0" w:color="auto"/>
                    <w:left w:val="none" w:sz="0" w:space="0" w:color="auto"/>
                    <w:bottom w:val="none" w:sz="0" w:space="0" w:color="auto"/>
                    <w:right w:val="none" w:sz="0" w:space="0" w:color="auto"/>
                  </w:divBdr>
                </w:div>
                <w:div w:id="1442840808">
                  <w:marLeft w:val="0"/>
                  <w:marRight w:val="0"/>
                  <w:marTop w:val="0"/>
                  <w:marBottom w:val="0"/>
                  <w:divBdr>
                    <w:top w:val="none" w:sz="0" w:space="0" w:color="auto"/>
                    <w:left w:val="none" w:sz="0" w:space="0" w:color="auto"/>
                    <w:bottom w:val="none" w:sz="0" w:space="0" w:color="auto"/>
                    <w:right w:val="none" w:sz="0" w:space="0" w:color="auto"/>
                  </w:divBdr>
                </w:div>
                <w:div w:id="1549681954">
                  <w:marLeft w:val="0"/>
                  <w:marRight w:val="0"/>
                  <w:marTop w:val="0"/>
                  <w:marBottom w:val="0"/>
                  <w:divBdr>
                    <w:top w:val="none" w:sz="0" w:space="0" w:color="auto"/>
                    <w:left w:val="none" w:sz="0" w:space="0" w:color="auto"/>
                    <w:bottom w:val="none" w:sz="0" w:space="0" w:color="auto"/>
                    <w:right w:val="none" w:sz="0" w:space="0" w:color="auto"/>
                  </w:divBdr>
                </w:div>
                <w:div w:id="888032055">
                  <w:marLeft w:val="0"/>
                  <w:marRight w:val="0"/>
                  <w:marTop w:val="0"/>
                  <w:marBottom w:val="0"/>
                  <w:divBdr>
                    <w:top w:val="none" w:sz="0" w:space="0" w:color="auto"/>
                    <w:left w:val="none" w:sz="0" w:space="0" w:color="auto"/>
                    <w:bottom w:val="none" w:sz="0" w:space="0" w:color="auto"/>
                    <w:right w:val="none" w:sz="0" w:space="0" w:color="auto"/>
                  </w:divBdr>
                </w:div>
                <w:div w:id="939793921">
                  <w:marLeft w:val="0"/>
                  <w:marRight w:val="0"/>
                  <w:marTop w:val="0"/>
                  <w:marBottom w:val="0"/>
                  <w:divBdr>
                    <w:top w:val="none" w:sz="0" w:space="0" w:color="auto"/>
                    <w:left w:val="none" w:sz="0" w:space="0" w:color="auto"/>
                    <w:bottom w:val="none" w:sz="0" w:space="0" w:color="auto"/>
                    <w:right w:val="none" w:sz="0" w:space="0" w:color="auto"/>
                  </w:divBdr>
                  <w:divsChild>
                    <w:div w:id="492573511">
                      <w:marLeft w:val="0"/>
                      <w:marRight w:val="0"/>
                      <w:marTop w:val="0"/>
                      <w:marBottom w:val="0"/>
                      <w:divBdr>
                        <w:top w:val="none" w:sz="0" w:space="0" w:color="auto"/>
                        <w:left w:val="none" w:sz="0" w:space="0" w:color="auto"/>
                        <w:bottom w:val="none" w:sz="0" w:space="0" w:color="auto"/>
                        <w:right w:val="none" w:sz="0" w:space="0" w:color="auto"/>
                      </w:divBdr>
                    </w:div>
                    <w:div w:id="492918269">
                      <w:marLeft w:val="0"/>
                      <w:marRight w:val="0"/>
                      <w:marTop w:val="0"/>
                      <w:marBottom w:val="0"/>
                      <w:divBdr>
                        <w:top w:val="none" w:sz="0" w:space="0" w:color="auto"/>
                        <w:left w:val="none" w:sz="0" w:space="0" w:color="auto"/>
                        <w:bottom w:val="none" w:sz="0" w:space="0" w:color="auto"/>
                        <w:right w:val="none" w:sz="0" w:space="0" w:color="auto"/>
                      </w:divBdr>
                    </w:div>
                    <w:div w:id="1638879565">
                      <w:marLeft w:val="0"/>
                      <w:marRight w:val="0"/>
                      <w:marTop w:val="0"/>
                      <w:marBottom w:val="0"/>
                      <w:divBdr>
                        <w:top w:val="none" w:sz="0" w:space="0" w:color="auto"/>
                        <w:left w:val="none" w:sz="0" w:space="0" w:color="auto"/>
                        <w:bottom w:val="none" w:sz="0" w:space="0" w:color="auto"/>
                        <w:right w:val="none" w:sz="0" w:space="0" w:color="auto"/>
                      </w:divBdr>
                    </w:div>
                    <w:div w:id="519852354">
                      <w:marLeft w:val="0"/>
                      <w:marRight w:val="0"/>
                      <w:marTop w:val="0"/>
                      <w:marBottom w:val="0"/>
                      <w:divBdr>
                        <w:top w:val="none" w:sz="0" w:space="0" w:color="auto"/>
                        <w:left w:val="none" w:sz="0" w:space="0" w:color="auto"/>
                        <w:bottom w:val="none" w:sz="0" w:space="0" w:color="auto"/>
                        <w:right w:val="none" w:sz="0" w:space="0" w:color="auto"/>
                      </w:divBdr>
                    </w:div>
                    <w:div w:id="29033755">
                      <w:marLeft w:val="0"/>
                      <w:marRight w:val="0"/>
                      <w:marTop w:val="0"/>
                      <w:marBottom w:val="0"/>
                      <w:divBdr>
                        <w:top w:val="none" w:sz="0" w:space="0" w:color="auto"/>
                        <w:left w:val="none" w:sz="0" w:space="0" w:color="auto"/>
                        <w:bottom w:val="none" w:sz="0" w:space="0" w:color="auto"/>
                        <w:right w:val="none" w:sz="0" w:space="0" w:color="auto"/>
                      </w:divBdr>
                    </w:div>
                    <w:div w:id="1874078259">
                      <w:marLeft w:val="0"/>
                      <w:marRight w:val="0"/>
                      <w:marTop w:val="0"/>
                      <w:marBottom w:val="0"/>
                      <w:divBdr>
                        <w:top w:val="none" w:sz="0" w:space="0" w:color="auto"/>
                        <w:left w:val="none" w:sz="0" w:space="0" w:color="auto"/>
                        <w:bottom w:val="none" w:sz="0" w:space="0" w:color="auto"/>
                        <w:right w:val="none" w:sz="0" w:space="0" w:color="auto"/>
                      </w:divBdr>
                    </w:div>
                    <w:div w:id="1821537302">
                      <w:marLeft w:val="0"/>
                      <w:marRight w:val="0"/>
                      <w:marTop w:val="0"/>
                      <w:marBottom w:val="0"/>
                      <w:divBdr>
                        <w:top w:val="none" w:sz="0" w:space="0" w:color="auto"/>
                        <w:left w:val="none" w:sz="0" w:space="0" w:color="auto"/>
                        <w:bottom w:val="none" w:sz="0" w:space="0" w:color="auto"/>
                        <w:right w:val="none" w:sz="0" w:space="0" w:color="auto"/>
                      </w:divBdr>
                    </w:div>
                    <w:div w:id="388849603">
                      <w:marLeft w:val="0"/>
                      <w:marRight w:val="0"/>
                      <w:marTop w:val="0"/>
                      <w:marBottom w:val="0"/>
                      <w:divBdr>
                        <w:top w:val="none" w:sz="0" w:space="0" w:color="auto"/>
                        <w:left w:val="none" w:sz="0" w:space="0" w:color="auto"/>
                        <w:bottom w:val="none" w:sz="0" w:space="0" w:color="auto"/>
                        <w:right w:val="none" w:sz="0" w:space="0" w:color="auto"/>
                      </w:divBdr>
                    </w:div>
                    <w:div w:id="1599825371">
                      <w:marLeft w:val="0"/>
                      <w:marRight w:val="0"/>
                      <w:marTop w:val="0"/>
                      <w:marBottom w:val="0"/>
                      <w:divBdr>
                        <w:top w:val="none" w:sz="0" w:space="0" w:color="auto"/>
                        <w:left w:val="none" w:sz="0" w:space="0" w:color="auto"/>
                        <w:bottom w:val="none" w:sz="0" w:space="0" w:color="auto"/>
                        <w:right w:val="none" w:sz="0" w:space="0" w:color="auto"/>
                      </w:divBdr>
                    </w:div>
                    <w:div w:id="723725122">
                      <w:marLeft w:val="0"/>
                      <w:marRight w:val="0"/>
                      <w:marTop w:val="0"/>
                      <w:marBottom w:val="0"/>
                      <w:divBdr>
                        <w:top w:val="none" w:sz="0" w:space="0" w:color="auto"/>
                        <w:left w:val="none" w:sz="0" w:space="0" w:color="auto"/>
                        <w:bottom w:val="none" w:sz="0" w:space="0" w:color="auto"/>
                        <w:right w:val="none" w:sz="0" w:space="0" w:color="auto"/>
                      </w:divBdr>
                    </w:div>
                    <w:div w:id="242762639">
                      <w:marLeft w:val="0"/>
                      <w:marRight w:val="0"/>
                      <w:marTop w:val="0"/>
                      <w:marBottom w:val="0"/>
                      <w:divBdr>
                        <w:top w:val="none" w:sz="0" w:space="0" w:color="auto"/>
                        <w:left w:val="none" w:sz="0" w:space="0" w:color="auto"/>
                        <w:bottom w:val="none" w:sz="0" w:space="0" w:color="auto"/>
                        <w:right w:val="none" w:sz="0" w:space="0" w:color="auto"/>
                      </w:divBdr>
                    </w:div>
                    <w:div w:id="2144956081">
                      <w:marLeft w:val="0"/>
                      <w:marRight w:val="0"/>
                      <w:marTop w:val="0"/>
                      <w:marBottom w:val="0"/>
                      <w:divBdr>
                        <w:top w:val="none" w:sz="0" w:space="0" w:color="auto"/>
                        <w:left w:val="none" w:sz="0" w:space="0" w:color="auto"/>
                        <w:bottom w:val="none" w:sz="0" w:space="0" w:color="auto"/>
                        <w:right w:val="none" w:sz="0" w:space="0" w:color="auto"/>
                      </w:divBdr>
                      <w:divsChild>
                        <w:div w:id="492569870">
                          <w:marLeft w:val="0"/>
                          <w:marRight w:val="0"/>
                          <w:marTop w:val="0"/>
                          <w:marBottom w:val="0"/>
                          <w:divBdr>
                            <w:top w:val="none" w:sz="0" w:space="0" w:color="auto"/>
                            <w:left w:val="none" w:sz="0" w:space="0" w:color="auto"/>
                            <w:bottom w:val="none" w:sz="0" w:space="0" w:color="auto"/>
                            <w:right w:val="none" w:sz="0" w:space="0" w:color="auto"/>
                          </w:divBdr>
                          <w:divsChild>
                            <w:div w:id="1833374805">
                              <w:marLeft w:val="0"/>
                              <w:marRight w:val="0"/>
                              <w:marTop w:val="0"/>
                              <w:marBottom w:val="0"/>
                              <w:divBdr>
                                <w:top w:val="none" w:sz="0" w:space="0" w:color="auto"/>
                                <w:left w:val="none" w:sz="0" w:space="0" w:color="auto"/>
                                <w:bottom w:val="none" w:sz="0" w:space="0" w:color="auto"/>
                                <w:right w:val="none" w:sz="0" w:space="0" w:color="auto"/>
                              </w:divBdr>
                            </w:div>
                            <w:div w:id="538318324">
                              <w:marLeft w:val="0"/>
                              <w:marRight w:val="0"/>
                              <w:marTop w:val="0"/>
                              <w:marBottom w:val="0"/>
                              <w:divBdr>
                                <w:top w:val="none" w:sz="0" w:space="0" w:color="auto"/>
                                <w:left w:val="none" w:sz="0" w:space="0" w:color="auto"/>
                                <w:bottom w:val="none" w:sz="0" w:space="0" w:color="auto"/>
                                <w:right w:val="none" w:sz="0" w:space="0" w:color="auto"/>
                              </w:divBdr>
                            </w:div>
                            <w:div w:id="1275744090">
                              <w:marLeft w:val="0"/>
                              <w:marRight w:val="0"/>
                              <w:marTop w:val="0"/>
                              <w:marBottom w:val="0"/>
                              <w:divBdr>
                                <w:top w:val="none" w:sz="0" w:space="0" w:color="auto"/>
                                <w:left w:val="none" w:sz="0" w:space="0" w:color="auto"/>
                                <w:bottom w:val="none" w:sz="0" w:space="0" w:color="auto"/>
                                <w:right w:val="none" w:sz="0" w:space="0" w:color="auto"/>
                              </w:divBdr>
                            </w:div>
                            <w:div w:id="1250308571">
                              <w:marLeft w:val="0"/>
                              <w:marRight w:val="0"/>
                              <w:marTop w:val="0"/>
                              <w:marBottom w:val="0"/>
                              <w:divBdr>
                                <w:top w:val="none" w:sz="0" w:space="0" w:color="auto"/>
                                <w:left w:val="none" w:sz="0" w:space="0" w:color="auto"/>
                                <w:bottom w:val="none" w:sz="0" w:space="0" w:color="auto"/>
                                <w:right w:val="none" w:sz="0" w:space="0" w:color="auto"/>
                              </w:divBdr>
                            </w:div>
                            <w:div w:id="676494679">
                              <w:marLeft w:val="0"/>
                              <w:marRight w:val="0"/>
                              <w:marTop w:val="0"/>
                              <w:marBottom w:val="0"/>
                              <w:divBdr>
                                <w:top w:val="none" w:sz="0" w:space="0" w:color="auto"/>
                                <w:left w:val="none" w:sz="0" w:space="0" w:color="auto"/>
                                <w:bottom w:val="none" w:sz="0" w:space="0" w:color="auto"/>
                                <w:right w:val="none" w:sz="0" w:space="0" w:color="auto"/>
                              </w:divBdr>
                            </w:div>
                            <w:div w:id="792674407">
                              <w:marLeft w:val="0"/>
                              <w:marRight w:val="0"/>
                              <w:marTop w:val="0"/>
                              <w:marBottom w:val="0"/>
                              <w:divBdr>
                                <w:top w:val="none" w:sz="0" w:space="0" w:color="auto"/>
                                <w:left w:val="none" w:sz="0" w:space="0" w:color="auto"/>
                                <w:bottom w:val="none" w:sz="0" w:space="0" w:color="auto"/>
                                <w:right w:val="none" w:sz="0" w:space="0" w:color="auto"/>
                              </w:divBdr>
                            </w:div>
                            <w:div w:id="1103770417">
                              <w:marLeft w:val="0"/>
                              <w:marRight w:val="0"/>
                              <w:marTop w:val="0"/>
                              <w:marBottom w:val="0"/>
                              <w:divBdr>
                                <w:top w:val="none" w:sz="0" w:space="0" w:color="auto"/>
                                <w:left w:val="none" w:sz="0" w:space="0" w:color="auto"/>
                                <w:bottom w:val="none" w:sz="0" w:space="0" w:color="auto"/>
                                <w:right w:val="none" w:sz="0" w:space="0" w:color="auto"/>
                              </w:divBdr>
                            </w:div>
                            <w:div w:id="2031949946">
                              <w:marLeft w:val="0"/>
                              <w:marRight w:val="0"/>
                              <w:marTop w:val="0"/>
                              <w:marBottom w:val="0"/>
                              <w:divBdr>
                                <w:top w:val="none" w:sz="0" w:space="0" w:color="auto"/>
                                <w:left w:val="none" w:sz="0" w:space="0" w:color="auto"/>
                                <w:bottom w:val="none" w:sz="0" w:space="0" w:color="auto"/>
                                <w:right w:val="none" w:sz="0" w:space="0" w:color="auto"/>
                              </w:divBdr>
                            </w:div>
                            <w:div w:id="489054857">
                              <w:marLeft w:val="0"/>
                              <w:marRight w:val="0"/>
                              <w:marTop w:val="0"/>
                              <w:marBottom w:val="0"/>
                              <w:divBdr>
                                <w:top w:val="none" w:sz="0" w:space="0" w:color="auto"/>
                                <w:left w:val="none" w:sz="0" w:space="0" w:color="auto"/>
                                <w:bottom w:val="none" w:sz="0" w:space="0" w:color="auto"/>
                                <w:right w:val="none" w:sz="0" w:space="0" w:color="auto"/>
                              </w:divBdr>
                            </w:div>
                            <w:div w:id="1480152163">
                              <w:marLeft w:val="0"/>
                              <w:marRight w:val="0"/>
                              <w:marTop w:val="0"/>
                              <w:marBottom w:val="0"/>
                              <w:divBdr>
                                <w:top w:val="none" w:sz="0" w:space="0" w:color="auto"/>
                                <w:left w:val="none" w:sz="0" w:space="0" w:color="auto"/>
                                <w:bottom w:val="none" w:sz="0" w:space="0" w:color="auto"/>
                                <w:right w:val="none" w:sz="0" w:space="0" w:color="auto"/>
                              </w:divBdr>
                            </w:div>
                            <w:div w:id="1993950531">
                              <w:marLeft w:val="0"/>
                              <w:marRight w:val="0"/>
                              <w:marTop w:val="0"/>
                              <w:marBottom w:val="0"/>
                              <w:divBdr>
                                <w:top w:val="none" w:sz="0" w:space="0" w:color="auto"/>
                                <w:left w:val="none" w:sz="0" w:space="0" w:color="auto"/>
                                <w:bottom w:val="none" w:sz="0" w:space="0" w:color="auto"/>
                                <w:right w:val="none" w:sz="0" w:space="0" w:color="auto"/>
                              </w:divBdr>
                            </w:div>
                            <w:div w:id="1176113601">
                              <w:marLeft w:val="0"/>
                              <w:marRight w:val="0"/>
                              <w:marTop w:val="0"/>
                              <w:marBottom w:val="0"/>
                              <w:divBdr>
                                <w:top w:val="none" w:sz="0" w:space="0" w:color="auto"/>
                                <w:left w:val="none" w:sz="0" w:space="0" w:color="auto"/>
                                <w:bottom w:val="none" w:sz="0" w:space="0" w:color="auto"/>
                                <w:right w:val="none" w:sz="0" w:space="0" w:color="auto"/>
                              </w:divBdr>
                            </w:div>
                            <w:div w:id="92237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97133">
                      <w:marLeft w:val="0"/>
                      <w:marRight w:val="0"/>
                      <w:marTop w:val="0"/>
                      <w:marBottom w:val="0"/>
                      <w:divBdr>
                        <w:top w:val="none" w:sz="0" w:space="0" w:color="auto"/>
                        <w:left w:val="none" w:sz="0" w:space="0" w:color="auto"/>
                        <w:bottom w:val="none" w:sz="0" w:space="0" w:color="auto"/>
                        <w:right w:val="none" w:sz="0" w:space="0" w:color="auto"/>
                      </w:divBdr>
                    </w:div>
                    <w:div w:id="679815335">
                      <w:marLeft w:val="0"/>
                      <w:marRight w:val="0"/>
                      <w:marTop w:val="0"/>
                      <w:marBottom w:val="0"/>
                      <w:divBdr>
                        <w:top w:val="none" w:sz="0" w:space="0" w:color="auto"/>
                        <w:left w:val="none" w:sz="0" w:space="0" w:color="auto"/>
                        <w:bottom w:val="none" w:sz="0" w:space="0" w:color="auto"/>
                        <w:right w:val="none" w:sz="0" w:space="0" w:color="auto"/>
                      </w:divBdr>
                    </w:div>
                    <w:div w:id="279386942">
                      <w:marLeft w:val="0"/>
                      <w:marRight w:val="0"/>
                      <w:marTop w:val="0"/>
                      <w:marBottom w:val="0"/>
                      <w:divBdr>
                        <w:top w:val="none" w:sz="0" w:space="0" w:color="auto"/>
                        <w:left w:val="none" w:sz="0" w:space="0" w:color="auto"/>
                        <w:bottom w:val="none" w:sz="0" w:space="0" w:color="auto"/>
                        <w:right w:val="none" w:sz="0" w:space="0" w:color="auto"/>
                      </w:divBdr>
                    </w:div>
                    <w:div w:id="934556071">
                      <w:marLeft w:val="0"/>
                      <w:marRight w:val="0"/>
                      <w:marTop w:val="0"/>
                      <w:marBottom w:val="0"/>
                      <w:divBdr>
                        <w:top w:val="none" w:sz="0" w:space="0" w:color="auto"/>
                        <w:left w:val="none" w:sz="0" w:space="0" w:color="auto"/>
                        <w:bottom w:val="none" w:sz="0" w:space="0" w:color="auto"/>
                        <w:right w:val="none" w:sz="0" w:space="0" w:color="auto"/>
                      </w:divBdr>
                    </w:div>
                    <w:div w:id="2031489957">
                      <w:marLeft w:val="0"/>
                      <w:marRight w:val="0"/>
                      <w:marTop w:val="0"/>
                      <w:marBottom w:val="0"/>
                      <w:divBdr>
                        <w:top w:val="none" w:sz="0" w:space="0" w:color="auto"/>
                        <w:left w:val="none" w:sz="0" w:space="0" w:color="auto"/>
                        <w:bottom w:val="none" w:sz="0" w:space="0" w:color="auto"/>
                        <w:right w:val="none" w:sz="0" w:space="0" w:color="auto"/>
                      </w:divBdr>
                      <w:divsChild>
                        <w:div w:id="1810198672">
                          <w:marLeft w:val="0"/>
                          <w:marRight w:val="0"/>
                          <w:marTop w:val="0"/>
                          <w:marBottom w:val="0"/>
                          <w:divBdr>
                            <w:top w:val="none" w:sz="0" w:space="0" w:color="auto"/>
                            <w:left w:val="none" w:sz="0" w:space="0" w:color="auto"/>
                            <w:bottom w:val="none" w:sz="0" w:space="0" w:color="auto"/>
                            <w:right w:val="none" w:sz="0" w:space="0" w:color="auto"/>
                          </w:divBdr>
                        </w:div>
                        <w:div w:id="1569917323">
                          <w:marLeft w:val="0"/>
                          <w:marRight w:val="0"/>
                          <w:marTop w:val="0"/>
                          <w:marBottom w:val="0"/>
                          <w:divBdr>
                            <w:top w:val="none" w:sz="0" w:space="0" w:color="auto"/>
                            <w:left w:val="none" w:sz="0" w:space="0" w:color="auto"/>
                            <w:bottom w:val="none" w:sz="0" w:space="0" w:color="auto"/>
                            <w:right w:val="none" w:sz="0" w:space="0" w:color="auto"/>
                          </w:divBdr>
                        </w:div>
                        <w:div w:id="569652840">
                          <w:marLeft w:val="0"/>
                          <w:marRight w:val="0"/>
                          <w:marTop w:val="0"/>
                          <w:marBottom w:val="0"/>
                          <w:divBdr>
                            <w:top w:val="none" w:sz="0" w:space="0" w:color="auto"/>
                            <w:left w:val="none" w:sz="0" w:space="0" w:color="auto"/>
                            <w:bottom w:val="none" w:sz="0" w:space="0" w:color="auto"/>
                            <w:right w:val="none" w:sz="0" w:space="0" w:color="auto"/>
                          </w:divBdr>
                        </w:div>
                        <w:div w:id="1070619701">
                          <w:marLeft w:val="0"/>
                          <w:marRight w:val="0"/>
                          <w:marTop w:val="0"/>
                          <w:marBottom w:val="0"/>
                          <w:divBdr>
                            <w:top w:val="none" w:sz="0" w:space="0" w:color="auto"/>
                            <w:left w:val="none" w:sz="0" w:space="0" w:color="auto"/>
                            <w:bottom w:val="none" w:sz="0" w:space="0" w:color="auto"/>
                            <w:right w:val="none" w:sz="0" w:space="0" w:color="auto"/>
                          </w:divBdr>
                        </w:div>
                        <w:div w:id="137038354">
                          <w:marLeft w:val="0"/>
                          <w:marRight w:val="0"/>
                          <w:marTop w:val="0"/>
                          <w:marBottom w:val="0"/>
                          <w:divBdr>
                            <w:top w:val="none" w:sz="0" w:space="0" w:color="auto"/>
                            <w:left w:val="none" w:sz="0" w:space="0" w:color="auto"/>
                            <w:bottom w:val="none" w:sz="0" w:space="0" w:color="auto"/>
                            <w:right w:val="none" w:sz="0" w:space="0" w:color="auto"/>
                          </w:divBdr>
                        </w:div>
                        <w:div w:id="1716468317">
                          <w:marLeft w:val="0"/>
                          <w:marRight w:val="0"/>
                          <w:marTop w:val="0"/>
                          <w:marBottom w:val="0"/>
                          <w:divBdr>
                            <w:top w:val="none" w:sz="0" w:space="0" w:color="auto"/>
                            <w:left w:val="none" w:sz="0" w:space="0" w:color="auto"/>
                            <w:bottom w:val="none" w:sz="0" w:space="0" w:color="auto"/>
                            <w:right w:val="none" w:sz="0" w:space="0" w:color="auto"/>
                          </w:divBdr>
                        </w:div>
                        <w:div w:id="525994084">
                          <w:marLeft w:val="0"/>
                          <w:marRight w:val="0"/>
                          <w:marTop w:val="0"/>
                          <w:marBottom w:val="0"/>
                          <w:divBdr>
                            <w:top w:val="none" w:sz="0" w:space="0" w:color="auto"/>
                            <w:left w:val="none" w:sz="0" w:space="0" w:color="auto"/>
                            <w:bottom w:val="none" w:sz="0" w:space="0" w:color="auto"/>
                            <w:right w:val="none" w:sz="0" w:space="0" w:color="auto"/>
                          </w:divBdr>
                        </w:div>
                        <w:div w:id="2068336474">
                          <w:marLeft w:val="0"/>
                          <w:marRight w:val="0"/>
                          <w:marTop w:val="0"/>
                          <w:marBottom w:val="0"/>
                          <w:divBdr>
                            <w:top w:val="none" w:sz="0" w:space="0" w:color="auto"/>
                            <w:left w:val="none" w:sz="0" w:space="0" w:color="auto"/>
                            <w:bottom w:val="none" w:sz="0" w:space="0" w:color="auto"/>
                            <w:right w:val="none" w:sz="0" w:space="0" w:color="auto"/>
                          </w:divBdr>
                        </w:div>
                        <w:div w:id="1347975764">
                          <w:marLeft w:val="0"/>
                          <w:marRight w:val="0"/>
                          <w:marTop w:val="0"/>
                          <w:marBottom w:val="0"/>
                          <w:divBdr>
                            <w:top w:val="none" w:sz="0" w:space="0" w:color="auto"/>
                            <w:left w:val="none" w:sz="0" w:space="0" w:color="auto"/>
                            <w:bottom w:val="none" w:sz="0" w:space="0" w:color="auto"/>
                            <w:right w:val="none" w:sz="0" w:space="0" w:color="auto"/>
                          </w:divBdr>
                        </w:div>
                        <w:div w:id="126123919">
                          <w:marLeft w:val="0"/>
                          <w:marRight w:val="0"/>
                          <w:marTop w:val="0"/>
                          <w:marBottom w:val="0"/>
                          <w:divBdr>
                            <w:top w:val="none" w:sz="0" w:space="0" w:color="auto"/>
                            <w:left w:val="none" w:sz="0" w:space="0" w:color="auto"/>
                            <w:bottom w:val="none" w:sz="0" w:space="0" w:color="auto"/>
                            <w:right w:val="none" w:sz="0" w:space="0" w:color="auto"/>
                          </w:divBdr>
                        </w:div>
                        <w:div w:id="1280066158">
                          <w:marLeft w:val="0"/>
                          <w:marRight w:val="0"/>
                          <w:marTop w:val="0"/>
                          <w:marBottom w:val="0"/>
                          <w:divBdr>
                            <w:top w:val="none" w:sz="0" w:space="0" w:color="auto"/>
                            <w:left w:val="none" w:sz="0" w:space="0" w:color="auto"/>
                            <w:bottom w:val="none" w:sz="0" w:space="0" w:color="auto"/>
                            <w:right w:val="none" w:sz="0" w:space="0" w:color="auto"/>
                          </w:divBdr>
                        </w:div>
                        <w:div w:id="555625287">
                          <w:marLeft w:val="0"/>
                          <w:marRight w:val="0"/>
                          <w:marTop w:val="0"/>
                          <w:marBottom w:val="0"/>
                          <w:divBdr>
                            <w:top w:val="none" w:sz="0" w:space="0" w:color="auto"/>
                            <w:left w:val="none" w:sz="0" w:space="0" w:color="auto"/>
                            <w:bottom w:val="none" w:sz="0" w:space="0" w:color="auto"/>
                            <w:right w:val="none" w:sz="0" w:space="0" w:color="auto"/>
                          </w:divBdr>
                        </w:div>
                        <w:div w:id="1603104140">
                          <w:marLeft w:val="0"/>
                          <w:marRight w:val="0"/>
                          <w:marTop w:val="0"/>
                          <w:marBottom w:val="0"/>
                          <w:divBdr>
                            <w:top w:val="none" w:sz="0" w:space="0" w:color="auto"/>
                            <w:left w:val="none" w:sz="0" w:space="0" w:color="auto"/>
                            <w:bottom w:val="none" w:sz="0" w:space="0" w:color="auto"/>
                            <w:right w:val="none" w:sz="0" w:space="0" w:color="auto"/>
                          </w:divBdr>
                        </w:div>
                        <w:div w:id="1202743010">
                          <w:marLeft w:val="0"/>
                          <w:marRight w:val="0"/>
                          <w:marTop w:val="0"/>
                          <w:marBottom w:val="0"/>
                          <w:divBdr>
                            <w:top w:val="none" w:sz="0" w:space="0" w:color="auto"/>
                            <w:left w:val="none" w:sz="0" w:space="0" w:color="auto"/>
                            <w:bottom w:val="none" w:sz="0" w:space="0" w:color="auto"/>
                            <w:right w:val="none" w:sz="0" w:space="0" w:color="auto"/>
                          </w:divBdr>
                        </w:div>
                        <w:div w:id="293872824">
                          <w:marLeft w:val="0"/>
                          <w:marRight w:val="0"/>
                          <w:marTop w:val="0"/>
                          <w:marBottom w:val="0"/>
                          <w:divBdr>
                            <w:top w:val="none" w:sz="0" w:space="0" w:color="auto"/>
                            <w:left w:val="none" w:sz="0" w:space="0" w:color="auto"/>
                            <w:bottom w:val="none" w:sz="0" w:space="0" w:color="auto"/>
                            <w:right w:val="none" w:sz="0" w:space="0" w:color="auto"/>
                          </w:divBdr>
                        </w:div>
                        <w:div w:id="1260139109">
                          <w:marLeft w:val="0"/>
                          <w:marRight w:val="0"/>
                          <w:marTop w:val="0"/>
                          <w:marBottom w:val="0"/>
                          <w:divBdr>
                            <w:top w:val="none" w:sz="0" w:space="0" w:color="auto"/>
                            <w:left w:val="none" w:sz="0" w:space="0" w:color="auto"/>
                            <w:bottom w:val="none" w:sz="0" w:space="0" w:color="auto"/>
                            <w:right w:val="none" w:sz="0" w:space="0" w:color="auto"/>
                          </w:divBdr>
                        </w:div>
                        <w:div w:id="1513644818">
                          <w:marLeft w:val="0"/>
                          <w:marRight w:val="0"/>
                          <w:marTop w:val="0"/>
                          <w:marBottom w:val="0"/>
                          <w:divBdr>
                            <w:top w:val="none" w:sz="0" w:space="0" w:color="auto"/>
                            <w:left w:val="none" w:sz="0" w:space="0" w:color="auto"/>
                            <w:bottom w:val="none" w:sz="0" w:space="0" w:color="auto"/>
                            <w:right w:val="none" w:sz="0" w:space="0" w:color="auto"/>
                          </w:divBdr>
                        </w:div>
                        <w:div w:id="1085565374">
                          <w:marLeft w:val="0"/>
                          <w:marRight w:val="0"/>
                          <w:marTop w:val="0"/>
                          <w:marBottom w:val="0"/>
                          <w:divBdr>
                            <w:top w:val="none" w:sz="0" w:space="0" w:color="auto"/>
                            <w:left w:val="none" w:sz="0" w:space="0" w:color="auto"/>
                            <w:bottom w:val="none" w:sz="0" w:space="0" w:color="auto"/>
                            <w:right w:val="none" w:sz="0" w:space="0" w:color="auto"/>
                          </w:divBdr>
                        </w:div>
                        <w:div w:id="889880528">
                          <w:marLeft w:val="0"/>
                          <w:marRight w:val="0"/>
                          <w:marTop w:val="0"/>
                          <w:marBottom w:val="0"/>
                          <w:divBdr>
                            <w:top w:val="none" w:sz="0" w:space="0" w:color="auto"/>
                            <w:left w:val="none" w:sz="0" w:space="0" w:color="auto"/>
                            <w:bottom w:val="none" w:sz="0" w:space="0" w:color="auto"/>
                            <w:right w:val="none" w:sz="0" w:space="0" w:color="auto"/>
                          </w:divBdr>
                        </w:div>
                        <w:div w:id="2135754640">
                          <w:marLeft w:val="0"/>
                          <w:marRight w:val="0"/>
                          <w:marTop w:val="0"/>
                          <w:marBottom w:val="0"/>
                          <w:divBdr>
                            <w:top w:val="none" w:sz="0" w:space="0" w:color="auto"/>
                            <w:left w:val="none" w:sz="0" w:space="0" w:color="auto"/>
                            <w:bottom w:val="none" w:sz="0" w:space="0" w:color="auto"/>
                            <w:right w:val="none" w:sz="0" w:space="0" w:color="auto"/>
                          </w:divBdr>
                        </w:div>
                        <w:div w:id="595097591">
                          <w:marLeft w:val="0"/>
                          <w:marRight w:val="0"/>
                          <w:marTop w:val="0"/>
                          <w:marBottom w:val="0"/>
                          <w:divBdr>
                            <w:top w:val="none" w:sz="0" w:space="0" w:color="auto"/>
                            <w:left w:val="none" w:sz="0" w:space="0" w:color="auto"/>
                            <w:bottom w:val="none" w:sz="0" w:space="0" w:color="auto"/>
                            <w:right w:val="none" w:sz="0" w:space="0" w:color="auto"/>
                          </w:divBdr>
                        </w:div>
                        <w:div w:id="2000037493">
                          <w:marLeft w:val="0"/>
                          <w:marRight w:val="0"/>
                          <w:marTop w:val="0"/>
                          <w:marBottom w:val="0"/>
                          <w:divBdr>
                            <w:top w:val="none" w:sz="0" w:space="0" w:color="auto"/>
                            <w:left w:val="none" w:sz="0" w:space="0" w:color="auto"/>
                            <w:bottom w:val="none" w:sz="0" w:space="0" w:color="auto"/>
                            <w:right w:val="none" w:sz="0" w:space="0" w:color="auto"/>
                          </w:divBdr>
                        </w:div>
                        <w:div w:id="2007703334">
                          <w:marLeft w:val="0"/>
                          <w:marRight w:val="0"/>
                          <w:marTop w:val="0"/>
                          <w:marBottom w:val="0"/>
                          <w:divBdr>
                            <w:top w:val="none" w:sz="0" w:space="0" w:color="auto"/>
                            <w:left w:val="none" w:sz="0" w:space="0" w:color="auto"/>
                            <w:bottom w:val="none" w:sz="0" w:space="0" w:color="auto"/>
                            <w:right w:val="none" w:sz="0" w:space="0" w:color="auto"/>
                          </w:divBdr>
                        </w:div>
                        <w:div w:id="1986545188">
                          <w:marLeft w:val="0"/>
                          <w:marRight w:val="0"/>
                          <w:marTop w:val="0"/>
                          <w:marBottom w:val="0"/>
                          <w:divBdr>
                            <w:top w:val="none" w:sz="0" w:space="0" w:color="auto"/>
                            <w:left w:val="none" w:sz="0" w:space="0" w:color="auto"/>
                            <w:bottom w:val="none" w:sz="0" w:space="0" w:color="auto"/>
                            <w:right w:val="none" w:sz="0" w:space="0" w:color="auto"/>
                          </w:divBdr>
                        </w:div>
                        <w:div w:id="11613670">
                          <w:marLeft w:val="0"/>
                          <w:marRight w:val="0"/>
                          <w:marTop w:val="0"/>
                          <w:marBottom w:val="0"/>
                          <w:divBdr>
                            <w:top w:val="none" w:sz="0" w:space="0" w:color="auto"/>
                            <w:left w:val="none" w:sz="0" w:space="0" w:color="auto"/>
                            <w:bottom w:val="none" w:sz="0" w:space="0" w:color="auto"/>
                            <w:right w:val="none" w:sz="0" w:space="0" w:color="auto"/>
                          </w:divBdr>
                        </w:div>
                        <w:div w:id="1247377058">
                          <w:marLeft w:val="0"/>
                          <w:marRight w:val="0"/>
                          <w:marTop w:val="0"/>
                          <w:marBottom w:val="0"/>
                          <w:divBdr>
                            <w:top w:val="none" w:sz="0" w:space="0" w:color="auto"/>
                            <w:left w:val="none" w:sz="0" w:space="0" w:color="auto"/>
                            <w:bottom w:val="none" w:sz="0" w:space="0" w:color="auto"/>
                            <w:right w:val="none" w:sz="0" w:space="0" w:color="auto"/>
                          </w:divBdr>
                        </w:div>
                        <w:div w:id="1349210172">
                          <w:marLeft w:val="0"/>
                          <w:marRight w:val="0"/>
                          <w:marTop w:val="0"/>
                          <w:marBottom w:val="0"/>
                          <w:divBdr>
                            <w:top w:val="none" w:sz="0" w:space="0" w:color="auto"/>
                            <w:left w:val="none" w:sz="0" w:space="0" w:color="auto"/>
                            <w:bottom w:val="none" w:sz="0" w:space="0" w:color="auto"/>
                            <w:right w:val="none" w:sz="0" w:space="0" w:color="auto"/>
                          </w:divBdr>
                        </w:div>
                        <w:div w:id="496001742">
                          <w:marLeft w:val="0"/>
                          <w:marRight w:val="0"/>
                          <w:marTop w:val="0"/>
                          <w:marBottom w:val="0"/>
                          <w:divBdr>
                            <w:top w:val="none" w:sz="0" w:space="0" w:color="auto"/>
                            <w:left w:val="none" w:sz="0" w:space="0" w:color="auto"/>
                            <w:bottom w:val="none" w:sz="0" w:space="0" w:color="auto"/>
                            <w:right w:val="none" w:sz="0" w:space="0" w:color="auto"/>
                          </w:divBdr>
                        </w:div>
                        <w:div w:id="802624227">
                          <w:marLeft w:val="0"/>
                          <w:marRight w:val="0"/>
                          <w:marTop w:val="0"/>
                          <w:marBottom w:val="0"/>
                          <w:divBdr>
                            <w:top w:val="none" w:sz="0" w:space="0" w:color="auto"/>
                            <w:left w:val="none" w:sz="0" w:space="0" w:color="auto"/>
                            <w:bottom w:val="none" w:sz="0" w:space="0" w:color="auto"/>
                            <w:right w:val="none" w:sz="0" w:space="0" w:color="auto"/>
                          </w:divBdr>
                        </w:div>
                        <w:div w:id="537477398">
                          <w:marLeft w:val="0"/>
                          <w:marRight w:val="0"/>
                          <w:marTop w:val="0"/>
                          <w:marBottom w:val="0"/>
                          <w:divBdr>
                            <w:top w:val="none" w:sz="0" w:space="0" w:color="auto"/>
                            <w:left w:val="none" w:sz="0" w:space="0" w:color="auto"/>
                            <w:bottom w:val="none" w:sz="0" w:space="0" w:color="auto"/>
                            <w:right w:val="none" w:sz="0" w:space="0" w:color="auto"/>
                          </w:divBdr>
                        </w:div>
                      </w:divsChild>
                    </w:div>
                    <w:div w:id="622422735">
                      <w:marLeft w:val="0"/>
                      <w:marRight w:val="0"/>
                      <w:marTop w:val="0"/>
                      <w:marBottom w:val="0"/>
                      <w:divBdr>
                        <w:top w:val="none" w:sz="0" w:space="0" w:color="auto"/>
                        <w:left w:val="none" w:sz="0" w:space="0" w:color="auto"/>
                        <w:bottom w:val="none" w:sz="0" w:space="0" w:color="auto"/>
                        <w:right w:val="none" w:sz="0" w:space="0" w:color="auto"/>
                      </w:divBdr>
                    </w:div>
                    <w:div w:id="1054818305">
                      <w:marLeft w:val="0"/>
                      <w:marRight w:val="0"/>
                      <w:marTop w:val="0"/>
                      <w:marBottom w:val="0"/>
                      <w:divBdr>
                        <w:top w:val="none" w:sz="0" w:space="0" w:color="auto"/>
                        <w:left w:val="none" w:sz="0" w:space="0" w:color="auto"/>
                        <w:bottom w:val="none" w:sz="0" w:space="0" w:color="auto"/>
                        <w:right w:val="none" w:sz="0" w:space="0" w:color="auto"/>
                      </w:divBdr>
                    </w:div>
                    <w:div w:id="12578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360035">
      <w:bodyDiv w:val="1"/>
      <w:marLeft w:val="0"/>
      <w:marRight w:val="0"/>
      <w:marTop w:val="0"/>
      <w:marBottom w:val="0"/>
      <w:divBdr>
        <w:top w:val="none" w:sz="0" w:space="0" w:color="auto"/>
        <w:left w:val="none" w:sz="0" w:space="0" w:color="auto"/>
        <w:bottom w:val="none" w:sz="0" w:space="0" w:color="auto"/>
        <w:right w:val="none" w:sz="0" w:space="0" w:color="auto"/>
      </w:divBdr>
      <w:divsChild>
        <w:div w:id="469444630">
          <w:marLeft w:val="0"/>
          <w:marRight w:val="0"/>
          <w:marTop w:val="0"/>
          <w:marBottom w:val="150"/>
          <w:divBdr>
            <w:top w:val="none" w:sz="0" w:space="0" w:color="auto"/>
            <w:left w:val="none" w:sz="0" w:space="0" w:color="auto"/>
            <w:bottom w:val="none" w:sz="0" w:space="0" w:color="auto"/>
            <w:right w:val="none" w:sz="0" w:space="0" w:color="auto"/>
          </w:divBdr>
        </w:div>
      </w:divsChild>
    </w:div>
    <w:div w:id="1448622348">
      <w:bodyDiv w:val="1"/>
      <w:marLeft w:val="0"/>
      <w:marRight w:val="0"/>
      <w:marTop w:val="0"/>
      <w:marBottom w:val="0"/>
      <w:divBdr>
        <w:top w:val="none" w:sz="0" w:space="0" w:color="auto"/>
        <w:left w:val="none" w:sz="0" w:space="0" w:color="auto"/>
        <w:bottom w:val="none" w:sz="0" w:space="0" w:color="auto"/>
        <w:right w:val="none" w:sz="0" w:space="0" w:color="auto"/>
      </w:divBdr>
      <w:divsChild>
        <w:div w:id="1273896781">
          <w:marLeft w:val="0"/>
          <w:marRight w:val="0"/>
          <w:marTop w:val="0"/>
          <w:marBottom w:val="0"/>
          <w:divBdr>
            <w:top w:val="none" w:sz="0" w:space="0" w:color="auto"/>
            <w:left w:val="none" w:sz="0" w:space="0" w:color="auto"/>
            <w:bottom w:val="none" w:sz="0" w:space="0" w:color="auto"/>
            <w:right w:val="none" w:sz="0" w:space="0" w:color="auto"/>
          </w:divBdr>
        </w:div>
        <w:div w:id="1880124009">
          <w:marLeft w:val="0"/>
          <w:marRight w:val="0"/>
          <w:marTop w:val="0"/>
          <w:marBottom w:val="0"/>
          <w:divBdr>
            <w:top w:val="none" w:sz="0" w:space="0" w:color="auto"/>
            <w:left w:val="none" w:sz="0" w:space="0" w:color="auto"/>
            <w:bottom w:val="none" w:sz="0" w:space="0" w:color="auto"/>
            <w:right w:val="none" w:sz="0" w:space="0" w:color="auto"/>
          </w:divBdr>
        </w:div>
      </w:divsChild>
    </w:div>
    <w:div w:id="1512336527">
      <w:bodyDiv w:val="1"/>
      <w:marLeft w:val="0"/>
      <w:marRight w:val="0"/>
      <w:marTop w:val="0"/>
      <w:marBottom w:val="0"/>
      <w:divBdr>
        <w:top w:val="none" w:sz="0" w:space="0" w:color="auto"/>
        <w:left w:val="none" w:sz="0" w:space="0" w:color="auto"/>
        <w:bottom w:val="none" w:sz="0" w:space="0" w:color="auto"/>
        <w:right w:val="none" w:sz="0" w:space="0" w:color="auto"/>
      </w:divBdr>
    </w:div>
    <w:div w:id="1515999859">
      <w:bodyDiv w:val="1"/>
      <w:marLeft w:val="0"/>
      <w:marRight w:val="0"/>
      <w:marTop w:val="0"/>
      <w:marBottom w:val="0"/>
      <w:divBdr>
        <w:top w:val="none" w:sz="0" w:space="0" w:color="auto"/>
        <w:left w:val="none" w:sz="0" w:space="0" w:color="auto"/>
        <w:bottom w:val="none" w:sz="0" w:space="0" w:color="auto"/>
        <w:right w:val="none" w:sz="0" w:space="0" w:color="auto"/>
      </w:divBdr>
    </w:div>
    <w:div w:id="1524129074">
      <w:bodyDiv w:val="1"/>
      <w:marLeft w:val="0"/>
      <w:marRight w:val="0"/>
      <w:marTop w:val="0"/>
      <w:marBottom w:val="0"/>
      <w:divBdr>
        <w:top w:val="none" w:sz="0" w:space="0" w:color="auto"/>
        <w:left w:val="none" w:sz="0" w:space="0" w:color="auto"/>
        <w:bottom w:val="none" w:sz="0" w:space="0" w:color="auto"/>
        <w:right w:val="none" w:sz="0" w:space="0" w:color="auto"/>
      </w:divBdr>
    </w:div>
    <w:div w:id="1531451332">
      <w:bodyDiv w:val="1"/>
      <w:marLeft w:val="0"/>
      <w:marRight w:val="0"/>
      <w:marTop w:val="0"/>
      <w:marBottom w:val="0"/>
      <w:divBdr>
        <w:top w:val="none" w:sz="0" w:space="0" w:color="auto"/>
        <w:left w:val="none" w:sz="0" w:space="0" w:color="auto"/>
        <w:bottom w:val="none" w:sz="0" w:space="0" w:color="auto"/>
        <w:right w:val="none" w:sz="0" w:space="0" w:color="auto"/>
      </w:divBdr>
    </w:div>
    <w:div w:id="1560705454">
      <w:bodyDiv w:val="1"/>
      <w:marLeft w:val="0"/>
      <w:marRight w:val="0"/>
      <w:marTop w:val="0"/>
      <w:marBottom w:val="0"/>
      <w:divBdr>
        <w:top w:val="none" w:sz="0" w:space="0" w:color="auto"/>
        <w:left w:val="none" w:sz="0" w:space="0" w:color="auto"/>
        <w:bottom w:val="none" w:sz="0" w:space="0" w:color="auto"/>
        <w:right w:val="none" w:sz="0" w:space="0" w:color="auto"/>
      </w:divBdr>
      <w:divsChild>
        <w:div w:id="445198130">
          <w:marLeft w:val="0"/>
          <w:marRight w:val="0"/>
          <w:marTop w:val="0"/>
          <w:marBottom w:val="0"/>
          <w:divBdr>
            <w:top w:val="none" w:sz="0" w:space="0" w:color="auto"/>
            <w:left w:val="none" w:sz="0" w:space="0" w:color="auto"/>
            <w:bottom w:val="none" w:sz="0" w:space="0" w:color="auto"/>
            <w:right w:val="none" w:sz="0" w:space="0" w:color="auto"/>
          </w:divBdr>
          <w:divsChild>
            <w:div w:id="1653485565">
              <w:marLeft w:val="0"/>
              <w:marRight w:val="0"/>
              <w:marTop w:val="0"/>
              <w:marBottom w:val="0"/>
              <w:divBdr>
                <w:top w:val="none" w:sz="0" w:space="0" w:color="auto"/>
                <w:left w:val="none" w:sz="0" w:space="0" w:color="auto"/>
                <w:bottom w:val="none" w:sz="0" w:space="0" w:color="auto"/>
                <w:right w:val="none" w:sz="0" w:space="0" w:color="auto"/>
              </w:divBdr>
            </w:div>
          </w:divsChild>
        </w:div>
        <w:div w:id="593781212">
          <w:marLeft w:val="0"/>
          <w:marRight w:val="0"/>
          <w:marTop w:val="0"/>
          <w:marBottom w:val="0"/>
          <w:divBdr>
            <w:top w:val="none" w:sz="0" w:space="0" w:color="auto"/>
            <w:left w:val="none" w:sz="0" w:space="0" w:color="auto"/>
            <w:bottom w:val="none" w:sz="0" w:space="0" w:color="auto"/>
            <w:right w:val="none" w:sz="0" w:space="0" w:color="auto"/>
          </w:divBdr>
          <w:divsChild>
            <w:div w:id="899636148">
              <w:marLeft w:val="0"/>
              <w:marRight w:val="0"/>
              <w:marTop w:val="0"/>
              <w:marBottom w:val="0"/>
              <w:divBdr>
                <w:top w:val="none" w:sz="0" w:space="0" w:color="auto"/>
                <w:left w:val="none" w:sz="0" w:space="0" w:color="auto"/>
                <w:bottom w:val="none" w:sz="0" w:space="0" w:color="auto"/>
                <w:right w:val="none" w:sz="0" w:space="0" w:color="auto"/>
              </w:divBdr>
            </w:div>
            <w:div w:id="878668113">
              <w:marLeft w:val="0"/>
              <w:marRight w:val="0"/>
              <w:marTop w:val="0"/>
              <w:marBottom w:val="0"/>
              <w:divBdr>
                <w:top w:val="none" w:sz="0" w:space="0" w:color="auto"/>
                <w:left w:val="none" w:sz="0" w:space="0" w:color="auto"/>
                <w:bottom w:val="none" w:sz="0" w:space="0" w:color="auto"/>
                <w:right w:val="none" w:sz="0" w:space="0" w:color="auto"/>
              </w:divBdr>
            </w:div>
            <w:div w:id="156633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83861">
      <w:bodyDiv w:val="1"/>
      <w:marLeft w:val="0"/>
      <w:marRight w:val="0"/>
      <w:marTop w:val="0"/>
      <w:marBottom w:val="0"/>
      <w:divBdr>
        <w:top w:val="none" w:sz="0" w:space="0" w:color="auto"/>
        <w:left w:val="none" w:sz="0" w:space="0" w:color="auto"/>
        <w:bottom w:val="none" w:sz="0" w:space="0" w:color="auto"/>
        <w:right w:val="none" w:sz="0" w:space="0" w:color="auto"/>
      </w:divBdr>
      <w:divsChild>
        <w:div w:id="1476146940">
          <w:marLeft w:val="0"/>
          <w:marRight w:val="0"/>
          <w:marTop w:val="0"/>
          <w:marBottom w:val="0"/>
          <w:divBdr>
            <w:top w:val="none" w:sz="0" w:space="0" w:color="auto"/>
            <w:left w:val="none" w:sz="0" w:space="0" w:color="auto"/>
            <w:bottom w:val="none" w:sz="0" w:space="0" w:color="auto"/>
            <w:right w:val="none" w:sz="0" w:space="0" w:color="auto"/>
          </w:divBdr>
        </w:div>
        <w:div w:id="1132161">
          <w:marLeft w:val="0"/>
          <w:marRight w:val="0"/>
          <w:marTop w:val="0"/>
          <w:marBottom w:val="0"/>
          <w:divBdr>
            <w:top w:val="none" w:sz="0" w:space="0" w:color="auto"/>
            <w:left w:val="none" w:sz="0" w:space="0" w:color="auto"/>
            <w:bottom w:val="none" w:sz="0" w:space="0" w:color="auto"/>
            <w:right w:val="none" w:sz="0" w:space="0" w:color="auto"/>
          </w:divBdr>
        </w:div>
      </w:divsChild>
    </w:div>
    <w:div w:id="1595939239">
      <w:bodyDiv w:val="1"/>
      <w:marLeft w:val="0"/>
      <w:marRight w:val="0"/>
      <w:marTop w:val="0"/>
      <w:marBottom w:val="0"/>
      <w:divBdr>
        <w:top w:val="none" w:sz="0" w:space="0" w:color="auto"/>
        <w:left w:val="none" w:sz="0" w:space="0" w:color="auto"/>
        <w:bottom w:val="none" w:sz="0" w:space="0" w:color="auto"/>
        <w:right w:val="none" w:sz="0" w:space="0" w:color="auto"/>
      </w:divBdr>
    </w:div>
    <w:div w:id="1606117074">
      <w:bodyDiv w:val="1"/>
      <w:marLeft w:val="0"/>
      <w:marRight w:val="0"/>
      <w:marTop w:val="0"/>
      <w:marBottom w:val="0"/>
      <w:divBdr>
        <w:top w:val="none" w:sz="0" w:space="0" w:color="auto"/>
        <w:left w:val="none" w:sz="0" w:space="0" w:color="auto"/>
        <w:bottom w:val="none" w:sz="0" w:space="0" w:color="auto"/>
        <w:right w:val="none" w:sz="0" w:space="0" w:color="auto"/>
      </w:divBdr>
    </w:div>
    <w:div w:id="1642730128">
      <w:bodyDiv w:val="1"/>
      <w:marLeft w:val="0"/>
      <w:marRight w:val="0"/>
      <w:marTop w:val="0"/>
      <w:marBottom w:val="0"/>
      <w:divBdr>
        <w:top w:val="none" w:sz="0" w:space="0" w:color="auto"/>
        <w:left w:val="none" w:sz="0" w:space="0" w:color="auto"/>
        <w:bottom w:val="none" w:sz="0" w:space="0" w:color="auto"/>
        <w:right w:val="none" w:sz="0" w:space="0" w:color="auto"/>
      </w:divBdr>
    </w:div>
    <w:div w:id="1645625970">
      <w:bodyDiv w:val="1"/>
      <w:marLeft w:val="0"/>
      <w:marRight w:val="0"/>
      <w:marTop w:val="0"/>
      <w:marBottom w:val="0"/>
      <w:divBdr>
        <w:top w:val="none" w:sz="0" w:space="0" w:color="auto"/>
        <w:left w:val="none" w:sz="0" w:space="0" w:color="auto"/>
        <w:bottom w:val="none" w:sz="0" w:space="0" w:color="auto"/>
        <w:right w:val="none" w:sz="0" w:space="0" w:color="auto"/>
      </w:divBdr>
    </w:div>
    <w:div w:id="1658068969">
      <w:bodyDiv w:val="1"/>
      <w:marLeft w:val="0"/>
      <w:marRight w:val="0"/>
      <w:marTop w:val="0"/>
      <w:marBottom w:val="0"/>
      <w:divBdr>
        <w:top w:val="none" w:sz="0" w:space="0" w:color="auto"/>
        <w:left w:val="none" w:sz="0" w:space="0" w:color="auto"/>
        <w:bottom w:val="none" w:sz="0" w:space="0" w:color="auto"/>
        <w:right w:val="none" w:sz="0" w:space="0" w:color="auto"/>
      </w:divBdr>
    </w:div>
    <w:div w:id="1662805185">
      <w:bodyDiv w:val="1"/>
      <w:marLeft w:val="0"/>
      <w:marRight w:val="0"/>
      <w:marTop w:val="0"/>
      <w:marBottom w:val="0"/>
      <w:divBdr>
        <w:top w:val="none" w:sz="0" w:space="0" w:color="auto"/>
        <w:left w:val="none" w:sz="0" w:space="0" w:color="auto"/>
        <w:bottom w:val="none" w:sz="0" w:space="0" w:color="auto"/>
        <w:right w:val="none" w:sz="0" w:space="0" w:color="auto"/>
      </w:divBdr>
    </w:div>
    <w:div w:id="1666319351">
      <w:bodyDiv w:val="1"/>
      <w:marLeft w:val="0"/>
      <w:marRight w:val="0"/>
      <w:marTop w:val="0"/>
      <w:marBottom w:val="0"/>
      <w:divBdr>
        <w:top w:val="none" w:sz="0" w:space="0" w:color="auto"/>
        <w:left w:val="none" w:sz="0" w:space="0" w:color="auto"/>
        <w:bottom w:val="none" w:sz="0" w:space="0" w:color="auto"/>
        <w:right w:val="none" w:sz="0" w:space="0" w:color="auto"/>
      </w:divBdr>
    </w:div>
    <w:div w:id="1723287034">
      <w:bodyDiv w:val="1"/>
      <w:marLeft w:val="0"/>
      <w:marRight w:val="0"/>
      <w:marTop w:val="0"/>
      <w:marBottom w:val="0"/>
      <w:divBdr>
        <w:top w:val="none" w:sz="0" w:space="0" w:color="auto"/>
        <w:left w:val="none" w:sz="0" w:space="0" w:color="auto"/>
        <w:bottom w:val="none" w:sz="0" w:space="0" w:color="auto"/>
        <w:right w:val="none" w:sz="0" w:space="0" w:color="auto"/>
      </w:divBdr>
    </w:div>
    <w:div w:id="1729835403">
      <w:bodyDiv w:val="1"/>
      <w:marLeft w:val="0"/>
      <w:marRight w:val="0"/>
      <w:marTop w:val="0"/>
      <w:marBottom w:val="0"/>
      <w:divBdr>
        <w:top w:val="none" w:sz="0" w:space="0" w:color="auto"/>
        <w:left w:val="none" w:sz="0" w:space="0" w:color="auto"/>
        <w:bottom w:val="none" w:sz="0" w:space="0" w:color="auto"/>
        <w:right w:val="none" w:sz="0" w:space="0" w:color="auto"/>
      </w:divBdr>
      <w:divsChild>
        <w:div w:id="2139832598">
          <w:marLeft w:val="0"/>
          <w:marRight w:val="0"/>
          <w:marTop w:val="0"/>
          <w:marBottom w:val="0"/>
          <w:divBdr>
            <w:top w:val="none" w:sz="0" w:space="0" w:color="auto"/>
            <w:left w:val="none" w:sz="0" w:space="0" w:color="auto"/>
            <w:bottom w:val="none" w:sz="0" w:space="0" w:color="auto"/>
            <w:right w:val="none" w:sz="0" w:space="0" w:color="auto"/>
          </w:divBdr>
          <w:divsChild>
            <w:div w:id="843714900">
              <w:marLeft w:val="0"/>
              <w:marRight w:val="0"/>
              <w:marTop w:val="0"/>
              <w:marBottom w:val="0"/>
              <w:divBdr>
                <w:top w:val="none" w:sz="0" w:space="0" w:color="auto"/>
                <w:left w:val="none" w:sz="0" w:space="0" w:color="auto"/>
                <w:bottom w:val="none" w:sz="0" w:space="0" w:color="auto"/>
                <w:right w:val="none" w:sz="0" w:space="0" w:color="auto"/>
              </w:divBdr>
            </w:div>
            <w:div w:id="1501846741">
              <w:marLeft w:val="0"/>
              <w:marRight w:val="0"/>
              <w:marTop w:val="0"/>
              <w:marBottom w:val="0"/>
              <w:divBdr>
                <w:top w:val="none" w:sz="0" w:space="0" w:color="auto"/>
                <w:left w:val="none" w:sz="0" w:space="0" w:color="auto"/>
                <w:bottom w:val="none" w:sz="0" w:space="0" w:color="auto"/>
                <w:right w:val="none" w:sz="0" w:space="0" w:color="auto"/>
              </w:divBdr>
            </w:div>
            <w:div w:id="1947346323">
              <w:marLeft w:val="0"/>
              <w:marRight w:val="0"/>
              <w:marTop w:val="0"/>
              <w:marBottom w:val="0"/>
              <w:divBdr>
                <w:top w:val="none" w:sz="0" w:space="0" w:color="auto"/>
                <w:left w:val="none" w:sz="0" w:space="0" w:color="auto"/>
                <w:bottom w:val="none" w:sz="0" w:space="0" w:color="auto"/>
                <w:right w:val="none" w:sz="0" w:space="0" w:color="auto"/>
              </w:divBdr>
            </w:div>
          </w:divsChild>
        </w:div>
        <w:div w:id="2001107946">
          <w:marLeft w:val="0"/>
          <w:marRight w:val="0"/>
          <w:marTop w:val="0"/>
          <w:marBottom w:val="0"/>
          <w:divBdr>
            <w:top w:val="none" w:sz="0" w:space="0" w:color="auto"/>
            <w:left w:val="none" w:sz="0" w:space="0" w:color="auto"/>
            <w:bottom w:val="none" w:sz="0" w:space="0" w:color="auto"/>
            <w:right w:val="none" w:sz="0" w:space="0" w:color="auto"/>
          </w:divBdr>
        </w:div>
        <w:div w:id="1896038521">
          <w:marLeft w:val="0"/>
          <w:marRight w:val="0"/>
          <w:marTop w:val="0"/>
          <w:marBottom w:val="0"/>
          <w:divBdr>
            <w:top w:val="none" w:sz="0" w:space="0" w:color="auto"/>
            <w:left w:val="none" w:sz="0" w:space="0" w:color="auto"/>
            <w:bottom w:val="none" w:sz="0" w:space="0" w:color="auto"/>
            <w:right w:val="none" w:sz="0" w:space="0" w:color="auto"/>
          </w:divBdr>
        </w:div>
        <w:div w:id="1994211252">
          <w:marLeft w:val="0"/>
          <w:marRight w:val="0"/>
          <w:marTop w:val="0"/>
          <w:marBottom w:val="0"/>
          <w:divBdr>
            <w:top w:val="none" w:sz="0" w:space="0" w:color="auto"/>
            <w:left w:val="none" w:sz="0" w:space="0" w:color="auto"/>
            <w:bottom w:val="none" w:sz="0" w:space="0" w:color="auto"/>
            <w:right w:val="none" w:sz="0" w:space="0" w:color="auto"/>
          </w:divBdr>
        </w:div>
        <w:div w:id="1867015445">
          <w:marLeft w:val="0"/>
          <w:marRight w:val="0"/>
          <w:marTop w:val="0"/>
          <w:marBottom w:val="0"/>
          <w:divBdr>
            <w:top w:val="none" w:sz="0" w:space="0" w:color="auto"/>
            <w:left w:val="none" w:sz="0" w:space="0" w:color="auto"/>
            <w:bottom w:val="none" w:sz="0" w:space="0" w:color="auto"/>
            <w:right w:val="none" w:sz="0" w:space="0" w:color="auto"/>
          </w:divBdr>
        </w:div>
        <w:div w:id="1240557011">
          <w:marLeft w:val="0"/>
          <w:marRight w:val="0"/>
          <w:marTop w:val="0"/>
          <w:marBottom w:val="0"/>
          <w:divBdr>
            <w:top w:val="none" w:sz="0" w:space="0" w:color="auto"/>
            <w:left w:val="none" w:sz="0" w:space="0" w:color="auto"/>
            <w:bottom w:val="none" w:sz="0" w:space="0" w:color="auto"/>
            <w:right w:val="none" w:sz="0" w:space="0" w:color="auto"/>
          </w:divBdr>
          <w:divsChild>
            <w:div w:id="2077244005">
              <w:marLeft w:val="0"/>
              <w:marRight w:val="0"/>
              <w:marTop w:val="0"/>
              <w:marBottom w:val="0"/>
              <w:divBdr>
                <w:top w:val="none" w:sz="0" w:space="0" w:color="auto"/>
                <w:left w:val="none" w:sz="0" w:space="0" w:color="auto"/>
                <w:bottom w:val="none" w:sz="0" w:space="0" w:color="auto"/>
                <w:right w:val="none" w:sz="0" w:space="0" w:color="auto"/>
              </w:divBdr>
              <w:divsChild>
                <w:div w:id="1613509572">
                  <w:marLeft w:val="0"/>
                  <w:marRight w:val="0"/>
                  <w:marTop w:val="0"/>
                  <w:marBottom w:val="180"/>
                  <w:divBdr>
                    <w:top w:val="single" w:sz="18" w:space="0" w:color="FF3300"/>
                    <w:left w:val="none" w:sz="0" w:space="0" w:color="auto"/>
                    <w:bottom w:val="none" w:sz="0" w:space="0" w:color="auto"/>
                    <w:right w:val="none" w:sz="0" w:space="0" w:color="auto"/>
                  </w:divBdr>
                  <w:divsChild>
                    <w:div w:id="392168537">
                      <w:marLeft w:val="0"/>
                      <w:marRight w:val="0"/>
                      <w:marTop w:val="0"/>
                      <w:marBottom w:val="0"/>
                      <w:divBdr>
                        <w:top w:val="none" w:sz="0" w:space="0" w:color="auto"/>
                        <w:left w:val="none" w:sz="0" w:space="0" w:color="auto"/>
                        <w:bottom w:val="none" w:sz="0" w:space="0" w:color="auto"/>
                        <w:right w:val="none" w:sz="0" w:space="0" w:color="auto"/>
                      </w:divBdr>
                      <w:divsChild>
                        <w:div w:id="1330643141">
                          <w:marLeft w:val="0"/>
                          <w:marRight w:val="0"/>
                          <w:marTop w:val="0"/>
                          <w:marBottom w:val="0"/>
                          <w:divBdr>
                            <w:top w:val="none" w:sz="0" w:space="0" w:color="auto"/>
                            <w:left w:val="none" w:sz="0" w:space="0" w:color="auto"/>
                            <w:bottom w:val="none" w:sz="0" w:space="0" w:color="auto"/>
                            <w:right w:val="none" w:sz="0" w:space="0" w:color="auto"/>
                          </w:divBdr>
                          <w:divsChild>
                            <w:div w:id="208997132">
                              <w:marLeft w:val="0"/>
                              <w:marRight w:val="5265"/>
                              <w:marTop w:val="360"/>
                              <w:marBottom w:val="360"/>
                              <w:divBdr>
                                <w:top w:val="none" w:sz="0" w:space="0" w:color="auto"/>
                                <w:left w:val="none" w:sz="0" w:space="0" w:color="auto"/>
                                <w:bottom w:val="none" w:sz="0" w:space="0" w:color="auto"/>
                                <w:right w:val="none" w:sz="0" w:space="0" w:color="auto"/>
                              </w:divBdr>
                            </w:div>
                          </w:divsChild>
                        </w:div>
                      </w:divsChild>
                    </w:div>
                  </w:divsChild>
                </w:div>
                <w:div w:id="153546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078348">
      <w:bodyDiv w:val="1"/>
      <w:marLeft w:val="0"/>
      <w:marRight w:val="0"/>
      <w:marTop w:val="0"/>
      <w:marBottom w:val="0"/>
      <w:divBdr>
        <w:top w:val="none" w:sz="0" w:space="0" w:color="auto"/>
        <w:left w:val="none" w:sz="0" w:space="0" w:color="auto"/>
        <w:bottom w:val="none" w:sz="0" w:space="0" w:color="auto"/>
        <w:right w:val="none" w:sz="0" w:space="0" w:color="auto"/>
      </w:divBdr>
    </w:div>
    <w:div w:id="1735157156">
      <w:bodyDiv w:val="1"/>
      <w:marLeft w:val="0"/>
      <w:marRight w:val="0"/>
      <w:marTop w:val="0"/>
      <w:marBottom w:val="0"/>
      <w:divBdr>
        <w:top w:val="none" w:sz="0" w:space="0" w:color="auto"/>
        <w:left w:val="none" w:sz="0" w:space="0" w:color="auto"/>
        <w:bottom w:val="none" w:sz="0" w:space="0" w:color="auto"/>
        <w:right w:val="none" w:sz="0" w:space="0" w:color="auto"/>
      </w:divBdr>
      <w:divsChild>
        <w:div w:id="1848523639">
          <w:marLeft w:val="0"/>
          <w:marRight w:val="0"/>
          <w:marTop w:val="0"/>
          <w:marBottom w:val="0"/>
          <w:divBdr>
            <w:top w:val="none" w:sz="0" w:space="0" w:color="auto"/>
            <w:left w:val="none" w:sz="0" w:space="0" w:color="auto"/>
            <w:bottom w:val="none" w:sz="0" w:space="0" w:color="auto"/>
            <w:right w:val="none" w:sz="0" w:space="0" w:color="auto"/>
          </w:divBdr>
        </w:div>
        <w:div w:id="1507549477">
          <w:marLeft w:val="0"/>
          <w:marRight w:val="0"/>
          <w:marTop w:val="0"/>
          <w:marBottom w:val="0"/>
          <w:divBdr>
            <w:top w:val="none" w:sz="0" w:space="0" w:color="auto"/>
            <w:left w:val="none" w:sz="0" w:space="0" w:color="auto"/>
            <w:bottom w:val="none" w:sz="0" w:space="0" w:color="auto"/>
            <w:right w:val="none" w:sz="0" w:space="0" w:color="auto"/>
          </w:divBdr>
        </w:div>
        <w:div w:id="1734505248">
          <w:marLeft w:val="0"/>
          <w:marRight w:val="0"/>
          <w:marTop w:val="0"/>
          <w:marBottom w:val="0"/>
          <w:divBdr>
            <w:top w:val="none" w:sz="0" w:space="0" w:color="auto"/>
            <w:left w:val="none" w:sz="0" w:space="0" w:color="auto"/>
            <w:bottom w:val="none" w:sz="0" w:space="0" w:color="auto"/>
            <w:right w:val="none" w:sz="0" w:space="0" w:color="auto"/>
          </w:divBdr>
        </w:div>
        <w:div w:id="770080354">
          <w:marLeft w:val="0"/>
          <w:marRight w:val="0"/>
          <w:marTop w:val="0"/>
          <w:marBottom w:val="0"/>
          <w:divBdr>
            <w:top w:val="none" w:sz="0" w:space="0" w:color="auto"/>
            <w:left w:val="none" w:sz="0" w:space="0" w:color="auto"/>
            <w:bottom w:val="none" w:sz="0" w:space="0" w:color="auto"/>
            <w:right w:val="none" w:sz="0" w:space="0" w:color="auto"/>
          </w:divBdr>
        </w:div>
        <w:div w:id="384985399">
          <w:marLeft w:val="0"/>
          <w:marRight w:val="0"/>
          <w:marTop w:val="0"/>
          <w:marBottom w:val="0"/>
          <w:divBdr>
            <w:top w:val="none" w:sz="0" w:space="0" w:color="auto"/>
            <w:left w:val="none" w:sz="0" w:space="0" w:color="auto"/>
            <w:bottom w:val="none" w:sz="0" w:space="0" w:color="auto"/>
            <w:right w:val="none" w:sz="0" w:space="0" w:color="auto"/>
          </w:divBdr>
          <w:divsChild>
            <w:div w:id="528180025">
              <w:blockQuote w:val="1"/>
              <w:marLeft w:val="150"/>
              <w:marRight w:val="150"/>
              <w:marTop w:val="120"/>
              <w:marBottom w:val="0"/>
              <w:divBdr>
                <w:top w:val="dashed" w:sz="6" w:space="19" w:color="DBDBCE"/>
                <w:left w:val="dashed" w:sz="6" w:space="4" w:color="DBDBCE"/>
                <w:bottom w:val="dashed" w:sz="6" w:space="4" w:color="DBDBCE"/>
                <w:right w:val="dashed" w:sz="6" w:space="4" w:color="DBDBCE"/>
              </w:divBdr>
            </w:div>
          </w:divsChild>
        </w:div>
        <w:div w:id="2093624715">
          <w:marLeft w:val="0"/>
          <w:marRight w:val="0"/>
          <w:marTop w:val="0"/>
          <w:marBottom w:val="0"/>
          <w:divBdr>
            <w:top w:val="none" w:sz="0" w:space="0" w:color="auto"/>
            <w:left w:val="none" w:sz="0" w:space="0" w:color="auto"/>
            <w:bottom w:val="none" w:sz="0" w:space="0" w:color="auto"/>
            <w:right w:val="none" w:sz="0" w:space="0" w:color="auto"/>
          </w:divBdr>
        </w:div>
        <w:div w:id="1168834576">
          <w:marLeft w:val="0"/>
          <w:marRight w:val="0"/>
          <w:marTop w:val="0"/>
          <w:marBottom w:val="0"/>
          <w:divBdr>
            <w:top w:val="none" w:sz="0" w:space="0" w:color="auto"/>
            <w:left w:val="none" w:sz="0" w:space="0" w:color="auto"/>
            <w:bottom w:val="none" w:sz="0" w:space="0" w:color="auto"/>
            <w:right w:val="none" w:sz="0" w:space="0" w:color="auto"/>
          </w:divBdr>
        </w:div>
      </w:divsChild>
    </w:div>
    <w:div w:id="1738940958">
      <w:bodyDiv w:val="1"/>
      <w:marLeft w:val="0"/>
      <w:marRight w:val="0"/>
      <w:marTop w:val="0"/>
      <w:marBottom w:val="0"/>
      <w:divBdr>
        <w:top w:val="none" w:sz="0" w:space="0" w:color="auto"/>
        <w:left w:val="none" w:sz="0" w:space="0" w:color="auto"/>
        <w:bottom w:val="none" w:sz="0" w:space="0" w:color="auto"/>
        <w:right w:val="none" w:sz="0" w:space="0" w:color="auto"/>
      </w:divBdr>
    </w:div>
    <w:div w:id="1758821797">
      <w:bodyDiv w:val="1"/>
      <w:marLeft w:val="0"/>
      <w:marRight w:val="0"/>
      <w:marTop w:val="0"/>
      <w:marBottom w:val="0"/>
      <w:divBdr>
        <w:top w:val="none" w:sz="0" w:space="0" w:color="auto"/>
        <w:left w:val="none" w:sz="0" w:space="0" w:color="auto"/>
        <w:bottom w:val="none" w:sz="0" w:space="0" w:color="auto"/>
        <w:right w:val="none" w:sz="0" w:space="0" w:color="auto"/>
      </w:divBdr>
    </w:div>
    <w:div w:id="1767463178">
      <w:bodyDiv w:val="1"/>
      <w:marLeft w:val="0"/>
      <w:marRight w:val="0"/>
      <w:marTop w:val="0"/>
      <w:marBottom w:val="0"/>
      <w:divBdr>
        <w:top w:val="none" w:sz="0" w:space="0" w:color="auto"/>
        <w:left w:val="none" w:sz="0" w:space="0" w:color="auto"/>
        <w:bottom w:val="none" w:sz="0" w:space="0" w:color="auto"/>
        <w:right w:val="none" w:sz="0" w:space="0" w:color="auto"/>
      </w:divBdr>
    </w:div>
    <w:div w:id="1781727431">
      <w:bodyDiv w:val="1"/>
      <w:marLeft w:val="0"/>
      <w:marRight w:val="0"/>
      <w:marTop w:val="0"/>
      <w:marBottom w:val="0"/>
      <w:divBdr>
        <w:top w:val="none" w:sz="0" w:space="0" w:color="auto"/>
        <w:left w:val="none" w:sz="0" w:space="0" w:color="auto"/>
        <w:bottom w:val="none" w:sz="0" w:space="0" w:color="auto"/>
        <w:right w:val="none" w:sz="0" w:space="0" w:color="auto"/>
      </w:divBdr>
    </w:div>
    <w:div w:id="1810708076">
      <w:bodyDiv w:val="1"/>
      <w:marLeft w:val="0"/>
      <w:marRight w:val="0"/>
      <w:marTop w:val="0"/>
      <w:marBottom w:val="0"/>
      <w:divBdr>
        <w:top w:val="none" w:sz="0" w:space="0" w:color="auto"/>
        <w:left w:val="none" w:sz="0" w:space="0" w:color="auto"/>
        <w:bottom w:val="none" w:sz="0" w:space="0" w:color="auto"/>
        <w:right w:val="none" w:sz="0" w:space="0" w:color="auto"/>
      </w:divBdr>
    </w:div>
    <w:div w:id="1819564629">
      <w:bodyDiv w:val="1"/>
      <w:marLeft w:val="0"/>
      <w:marRight w:val="0"/>
      <w:marTop w:val="0"/>
      <w:marBottom w:val="0"/>
      <w:divBdr>
        <w:top w:val="none" w:sz="0" w:space="0" w:color="auto"/>
        <w:left w:val="none" w:sz="0" w:space="0" w:color="auto"/>
        <w:bottom w:val="none" w:sz="0" w:space="0" w:color="auto"/>
        <w:right w:val="none" w:sz="0" w:space="0" w:color="auto"/>
      </w:divBdr>
    </w:div>
    <w:div w:id="1821653721">
      <w:bodyDiv w:val="1"/>
      <w:marLeft w:val="0"/>
      <w:marRight w:val="0"/>
      <w:marTop w:val="0"/>
      <w:marBottom w:val="0"/>
      <w:divBdr>
        <w:top w:val="none" w:sz="0" w:space="0" w:color="auto"/>
        <w:left w:val="none" w:sz="0" w:space="0" w:color="auto"/>
        <w:bottom w:val="none" w:sz="0" w:space="0" w:color="auto"/>
        <w:right w:val="none" w:sz="0" w:space="0" w:color="auto"/>
      </w:divBdr>
    </w:div>
    <w:div w:id="1826166903">
      <w:bodyDiv w:val="1"/>
      <w:marLeft w:val="0"/>
      <w:marRight w:val="0"/>
      <w:marTop w:val="0"/>
      <w:marBottom w:val="0"/>
      <w:divBdr>
        <w:top w:val="none" w:sz="0" w:space="0" w:color="auto"/>
        <w:left w:val="none" w:sz="0" w:space="0" w:color="auto"/>
        <w:bottom w:val="none" w:sz="0" w:space="0" w:color="auto"/>
        <w:right w:val="none" w:sz="0" w:space="0" w:color="auto"/>
      </w:divBdr>
    </w:div>
    <w:div w:id="1826969250">
      <w:bodyDiv w:val="1"/>
      <w:marLeft w:val="0"/>
      <w:marRight w:val="0"/>
      <w:marTop w:val="0"/>
      <w:marBottom w:val="0"/>
      <w:divBdr>
        <w:top w:val="none" w:sz="0" w:space="0" w:color="auto"/>
        <w:left w:val="none" w:sz="0" w:space="0" w:color="auto"/>
        <w:bottom w:val="none" w:sz="0" w:space="0" w:color="auto"/>
        <w:right w:val="none" w:sz="0" w:space="0" w:color="auto"/>
      </w:divBdr>
    </w:div>
    <w:div w:id="1828551349">
      <w:bodyDiv w:val="1"/>
      <w:marLeft w:val="0"/>
      <w:marRight w:val="0"/>
      <w:marTop w:val="0"/>
      <w:marBottom w:val="0"/>
      <w:divBdr>
        <w:top w:val="none" w:sz="0" w:space="0" w:color="auto"/>
        <w:left w:val="none" w:sz="0" w:space="0" w:color="auto"/>
        <w:bottom w:val="none" w:sz="0" w:space="0" w:color="auto"/>
        <w:right w:val="none" w:sz="0" w:space="0" w:color="auto"/>
      </w:divBdr>
    </w:div>
    <w:div w:id="1834028508">
      <w:bodyDiv w:val="1"/>
      <w:marLeft w:val="0"/>
      <w:marRight w:val="0"/>
      <w:marTop w:val="0"/>
      <w:marBottom w:val="0"/>
      <w:divBdr>
        <w:top w:val="none" w:sz="0" w:space="0" w:color="auto"/>
        <w:left w:val="none" w:sz="0" w:space="0" w:color="auto"/>
        <w:bottom w:val="none" w:sz="0" w:space="0" w:color="auto"/>
        <w:right w:val="none" w:sz="0" w:space="0" w:color="auto"/>
      </w:divBdr>
    </w:div>
    <w:div w:id="1867015215">
      <w:bodyDiv w:val="1"/>
      <w:marLeft w:val="0"/>
      <w:marRight w:val="0"/>
      <w:marTop w:val="0"/>
      <w:marBottom w:val="0"/>
      <w:divBdr>
        <w:top w:val="none" w:sz="0" w:space="0" w:color="auto"/>
        <w:left w:val="none" w:sz="0" w:space="0" w:color="auto"/>
        <w:bottom w:val="none" w:sz="0" w:space="0" w:color="auto"/>
        <w:right w:val="none" w:sz="0" w:space="0" w:color="auto"/>
      </w:divBdr>
      <w:divsChild>
        <w:div w:id="170147415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888686314">
      <w:bodyDiv w:val="1"/>
      <w:marLeft w:val="0"/>
      <w:marRight w:val="0"/>
      <w:marTop w:val="0"/>
      <w:marBottom w:val="0"/>
      <w:divBdr>
        <w:top w:val="none" w:sz="0" w:space="0" w:color="auto"/>
        <w:left w:val="none" w:sz="0" w:space="0" w:color="auto"/>
        <w:bottom w:val="none" w:sz="0" w:space="0" w:color="auto"/>
        <w:right w:val="none" w:sz="0" w:space="0" w:color="auto"/>
      </w:divBdr>
    </w:div>
    <w:div w:id="1895849156">
      <w:bodyDiv w:val="1"/>
      <w:marLeft w:val="0"/>
      <w:marRight w:val="0"/>
      <w:marTop w:val="0"/>
      <w:marBottom w:val="0"/>
      <w:divBdr>
        <w:top w:val="none" w:sz="0" w:space="0" w:color="auto"/>
        <w:left w:val="none" w:sz="0" w:space="0" w:color="auto"/>
        <w:bottom w:val="none" w:sz="0" w:space="0" w:color="auto"/>
        <w:right w:val="none" w:sz="0" w:space="0" w:color="auto"/>
      </w:divBdr>
    </w:div>
    <w:div w:id="1900089811">
      <w:bodyDiv w:val="1"/>
      <w:marLeft w:val="0"/>
      <w:marRight w:val="0"/>
      <w:marTop w:val="0"/>
      <w:marBottom w:val="0"/>
      <w:divBdr>
        <w:top w:val="none" w:sz="0" w:space="0" w:color="auto"/>
        <w:left w:val="none" w:sz="0" w:space="0" w:color="auto"/>
        <w:bottom w:val="none" w:sz="0" w:space="0" w:color="auto"/>
        <w:right w:val="none" w:sz="0" w:space="0" w:color="auto"/>
      </w:divBdr>
      <w:divsChild>
        <w:div w:id="58526106">
          <w:marLeft w:val="0"/>
          <w:marRight w:val="0"/>
          <w:marTop w:val="0"/>
          <w:marBottom w:val="0"/>
          <w:divBdr>
            <w:top w:val="none" w:sz="0" w:space="0" w:color="auto"/>
            <w:left w:val="none" w:sz="0" w:space="0" w:color="auto"/>
            <w:bottom w:val="none" w:sz="0" w:space="0" w:color="auto"/>
            <w:right w:val="none" w:sz="0" w:space="0" w:color="auto"/>
          </w:divBdr>
          <w:divsChild>
            <w:div w:id="440607016">
              <w:marLeft w:val="0"/>
              <w:marRight w:val="0"/>
              <w:marTop w:val="0"/>
              <w:marBottom w:val="0"/>
              <w:divBdr>
                <w:top w:val="none" w:sz="0" w:space="0" w:color="auto"/>
                <w:left w:val="none" w:sz="0" w:space="0" w:color="auto"/>
                <w:bottom w:val="none" w:sz="0" w:space="0" w:color="auto"/>
                <w:right w:val="none" w:sz="0" w:space="0" w:color="auto"/>
              </w:divBdr>
            </w:div>
          </w:divsChild>
        </w:div>
        <w:div w:id="1519469713">
          <w:marLeft w:val="0"/>
          <w:marRight w:val="0"/>
          <w:marTop w:val="0"/>
          <w:marBottom w:val="0"/>
          <w:divBdr>
            <w:top w:val="none" w:sz="0" w:space="0" w:color="auto"/>
            <w:left w:val="none" w:sz="0" w:space="0" w:color="auto"/>
            <w:bottom w:val="none" w:sz="0" w:space="0" w:color="auto"/>
            <w:right w:val="none" w:sz="0" w:space="0" w:color="auto"/>
          </w:divBdr>
          <w:divsChild>
            <w:div w:id="1873229667">
              <w:marLeft w:val="0"/>
              <w:marRight w:val="0"/>
              <w:marTop w:val="0"/>
              <w:marBottom w:val="0"/>
              <w:divBdr>
                <w:top w:val="none" w:sz="0" w:space="0" w:color="auto"/>
                <w:left w:val="none" w:sz="0" w:space="0" w:color="auto"/>
                <w:bottom w:val="none" w:sz="0" w:space="0" w:color="auto"/>
                <w:right w:val="none" w:sz="0" w:space="0" w:color="auto"/>
              </w:divBdr>
            </w:div>
          </w:divsChild>
        </w:div>
        <w:div w:id="2124155828">
          <w:marLeft w:val="300"/>
          <w:marRight w:val="0"/>
          <w:marTop w:val="0"/>
          <w:marBottom w:val="0"/>
          <w:divBdr>
            <w:top w:val="none" w:sz="0" w:space="15" w:color="auto"/>
            <w:left w:val="none" w:sz="0" w:space="0" w:color="auto"/>
            <w:bottom w:val="none" w:sz="0" w:space="0" w:color="auto"/>
            <w:right w:val="none" w:sz="0" w:space="0" w:color="auto"/>
          </w:divBdr>
          <w:divsChild>
            <w:div w:id="1885365969">
              <w:marLeft w:val="0"/>
              <w:marRight w:val="0"/>
              <w:marTop w:val="0"/>
              <w:marBottom w:val="0"/>
              <w:divBdr>
                <w:top w:val="none" w:sz="0" w:space="0" w:color="auto"/>
                <w:left w:val="none" w:sz="0" w:space="0" w:color="auto"/>
                <w:bottom w:val="none" w:sz="0" w:space="0" w:color="auto"/>
                <w:right w:val="none" w:sz="0" w:space="0" w:color="auto"/>
              </w:divBdr>
              <w:divsChild>
                <w:div w:id="461656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902132131">
      <w:bodyDiv w:val="1"/>
      <w:marLeft w:val="0"/>
      <w:marRight w:val="0"/>
      <w:marTop w:val="0"/>
      <w:marBottom w:val="0"/>
      <w:divBdr>
        <w:top w:val="none" w:sz="0" w:space="0" w:color="auto"/>
        <w:left w:val="none" w:sz="0" w:space="0" w:color="auto"/>
        <w:bottom w:val="none" w:sz="0" w:space="0" w:color="auto"/>
        <w:right w:val="none" w:sz="0" w:space="0" w:color="auto"/>
      </w:divBdr>
    </w:div>
    <w:div w:id="1905752284">
      <w:bodyDiv w:val="1"/>
      <w:marLeft w:val="0"/>
      <w:marRight w:val="0"/>
      <w:marTop w:val="0"/>
      <w:marBottom w:val="0"/>
      <w:divBdr>
        <w:top w:val="none" w:sz="0" w:space="0" w:color="auto"/>
        <w:left w:val="none" w:sz="0" w:space="0" w:color="auto"/>
        <w:bottom w:val="none" w:sz="0" w:space="0" w:color="auto"/>
        <w:right w:val="none" w:sz="0" w:space="0" w:color="auto"/>
      </w:divBdr>
    </w:div>
    <w:div w:id="1908883181">
      <w:bodyDiv w:val="1"/>
      <w:marLeft w:val="0"/>
      <w:marRight w:val="0"/>
      <w:marTop w:val="0"/>
      <w:marBottom w:val="0"/>
      <w:divBdr>
        <w:top w:val="none" w:sz="0" w:space="0" w:color="auto"/>
        <w:left w:val="none" w:sz="0" w:space="0" w:color="auto"/>
        <w:bottom w:val="none" w:sz="0" w:space="0" w:color="auto"/>
        <w:right w:val="none" w:sz="0" w:space="0" w:color="auto"/>
      </w:divBdr>
      <w:divsChild>
        <w:div w:id="887378405">
          <w:blockQuote w:val="1"/>
          <w:marLeft w:val="0"/>
          <w:marRight w:val="0"/>
          <w:marTop w:val="0"/>
          <w:marBottom w:val="150"/>
          <w:divBdr>
            <w:top w:val="none" w:sz="0" w:space="0" w:color="auto"/>
            <w:left w:val="none" w:sz="0" w:space="0" w:color="auto"/>
            <w:bottom w:val="none" w:sz="0" w:space="0" w:color="auto"/>
            <w:right w:val="none" w:sz="0" w:space="0" w:color="auto"/>
          </w:divBdr>
        </w:div>
      </w:divsChild>
    </w:div>
    <w:div w:id="1912545299">
      <w:bodyDiv w:val="1"/>
      <w:marLeft w:val="0"/>
      <w:marRight w:val="0"/>
      <w:marTop w:val="0"/>
      <w:marBottom w:val="0"/>
      <w:divBdr>
        <w:top w:val="none" w:sz="0" w:space="0" w:color="auto"/>
        <w:left w:val="none" w:sz="0" w:space="0" w:color="auto"/>
        <w:bottom w:val="none" w:sz="0" w:space="0" w:color="auto"/>
        <w:right w:val="none" w:sz="0" w:space="0" w:color="auto"/>
      </w:divBdr>
    </w:div>
    <w:div w:id="1929731403">
      <w:bodyDiv w:val="1"/>
      <w:marLeft w:val="0"/>
      <w:marRight w:val="0"/>
      <w:marTop w:val="0"/>
      <w:marBottom w:val="0"/>
      <w:divBdr>
        <w:top w:val="none" w:sz="0" w:space="0" w:color="auto"/>
        <w:left w:val="none" w:sz="0" w:space="0" w:color="auto"/>
        <w:bottom w:val="none" w:sz="0" w:space="0" w:color="auto"/>
        <w:right w:val="none" w:sz="0" w:space="0" w:color="auto"/>
      </w:divBdr>
    </w:div>
    <w:div w:id="1942637553">
      <w:bodyDiv w:val="1"/>
      <w:marLeft w:val="0"/>
      <w:marRight w:val="0"/>
      <w:marTop w:val="0"/>
      <w:marBottom w:val="0"/>
      <w:divBdr>
        <w:top w:val="none" w:sz="0" w:space="0" w:color="auto"/>
        <w:left w:val="none" w:sz="0" w:space="0" w:color="auto"/>
        <w:bottom w:val="none" w:sz="0" w:space="0" w:color="auto"/>
        <w:right w:val="none" w:sz="0" w:space="0" w:color="auto"/>
      </w:divBdr>
    </w:div>
    <w:div w:id="1967000406">
      <w:bodyDiv w:val="1"/>
      <w:marLeft w:val="0"/>
      <w:marRight w:val="0"/>
      <w:marTop w:val="0"/>
      <w:marBottom w:val="0"/>
      <w:divBdr>
        <w:top w:val="none" w:sz="0" w:space="0" w:color="auto"/>
        <w:left w:val="none" w:sz="0" w:space="0" w:color="auto"/>
        <w:bottom w:val="none" w:sz="0" w:space="0" w:color="auto"/>
        <w:right w:val="none" w:sz="0" w:space="0" w:color="auto"/>
      </w:divBdr>
      <w:divsChild>
        <w:div w:id="544685123">
          <w:marLeft w:val="0"/>
          <w:marRight w:val="0"/>
          <w:marTop w:val="225"/>
          <w:marBottom w:val="375"/>
          <w:divBdr>
            <w:top w:val="none" w:sz="0" w:space="0" w:color="auto"/>
            <w:left w:val="none" w:sz="0" w:space="0" w:color="auto"/>
            <w:bottom w:val="none" w:sz="0" w:space="0" w:color="auto"/>
            <w:right w:val="none" w:sz="0" w:space="0" w:color="auto"/>
          </w:divBdr>
          <w:divsChild>
            <w:div w:id="175816413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970280669">
      <w:bodyDiv w:val="1"/>
      <w:marLeft w:val="0"/>
      <w:marRight w:val="0"/>
      <w:marTop w:val="0"/>
      <w:marBottom w:val="0"/>
      <w:divBdr>
        <w:top w:val="none" w:sz="0" w:space="0" w:color="auto"/>
        <w:left w:val="none" w:sz="0" w:space="0" w:color="auto"/>
        <w:bottom w:val="none" w:sz="0" w:space="0" w:color="auto"/>
        <w:right w:val="none" w:sz="0" w:space="0" w:color="auto"/>
      </w:divBdr>
    </w:div>
    <w:div w:id="1971132191">
      <w:bodyDiv w:val="1"/>
      <w:marLeft w:val="0"/>
      <w:marRight w:val="0"/>
      <w:marTop w:val="0"/>
      <w:marBottom w:val="0"/>
      <w:divBdr>
        <w:top w:val="none" w:sz="0" w:space="0" w:color="auto"/>
        <w:left w:val="none" w:sz="0" w:space="0" w:color="auto"/>
        <w:bottom w:val="none" w:sz="0" w:space="0" w:color="auto"/>
        <w:right w:val="none" w:sz="0" w:space="0" w:color="auto"/>
      </w:divBdr>
      <w:divsChild>
        <w:div w:id="1546216236">
          <w:marLeft w:val="0"/>
          <w:marRight w:val="0"/>
          <w:marTop w:val="0"/>
          <w:marBottom w:val="0"/>
          <w:divBdr>
            <w:top w:val="none" w:sz="0" w:space="0" w:color="auto"/>
            <w:left w:val="none" w:sz="0" w:space="0" w:color="auto"/>
            <w:bottom w:val="none" w:sz="0" w:space="0" w:color="auto"/>
            <w:right w:val="none" w:sz="0" w:space="0" w:color="auto"/>
          </w:divBdr>
        </w:div>
        <w:div w:id="1050302741">
          <w:marLeft w:val="0"/>
          <w:marRight w:val="0"/>
          <w:marTop w:val="0"/>
          <w:marBottom w:val="0"/>
          <w:divBdr>
            <w:top w:val="none" w:sz="0" w:space="0" w:color="auto"/>
            <w:left w:val="none" w:sz="0" w:space="0" w:color="auto"/>
            <w:bottom w:val="none" w:sz="0" w:space="0" w:color="auto"/>
            <w:right w:val="none" w:sz="0" w:space="0" w:color="auto"/>
          </w:divBdr>
        </w:div>
        <w:div w:id="2022005530">
          <w:marLeft w:val="0"/>
          <w:marRight w:val="0"/>
          <w:marTop w:val="0"/>
          <w:marBottom w:val="0"/>
          <w:divBdr>
            <w:top w:val="none" w:sz="0" w:space="0" w:color="auto"/>
            <w:left w:val="none" w:sz="0" w:space="0" w:color="auto"/>
            <w:bottom w:val="none" w:sz="0" w:space="0" w:color="auto"/>
            <w:right w:val="none" w:sz="0" w:space="0" w:color="auto"/>
          </w:divBdr>
          <w:divsChild>
            <w:div w:id="443501892">
              <w:marLeft w:val="0"/>
              <w:marRight w:val="0"/>
              <w:marTop w:val="0"/>
              <w:marBottom w:val="0"/>
              <w:divBdr>
                <w:top w:val="none" w:sz="0" w:space="0" w:color="auto"/>
                <w:left w:val="none" w:sz="0" w:space="0" w:color="auto"/>
                <w:bottom w:val="none" w:sz="0" w:space="0" w:color="auto"/>
                <w:right w:val="none" w:sz="0" w:space="0" w:color="auto"/>
              </w:divBdr>
            </w:div>
            <w:div w:id="1141731310">
              <w:marLeft w:val="0"/>
              <w:marRight w:val="0"/>
              <w:marTop w:val="0"/>
              <w:marBottom w:val="0"/>
              <w:divBdr>
                <w:top w:val="none" w:sz="0" w:space="0" w:color="auto"/>
                <w:left w:val="none" w:sz="0" w:space="0" w:color="auto"/>
                <w:bottom w:val="none" w:sz="0" w:space="0" w:color="auto"/>
                <w:right w:val="none" w:sz="0" w:space="0" w:color="auto"/>
              </w:divBdr>
            </w:div>
            <w:div w:id="549878367">
              <w:marLeft w:val="0"/>
              <w:marRight w:val="0"/>
              <w:marTop w:val="0"/>
              <w:marBottom w:val="0"/>
              <w:divBdr>
                <w:top w:val="none" w:sz="0" w:space="0" w:color="auto"/>
                <w:left w:val="none" w:sz="0" w:space="0" w:color="auto"/>
                <w:bottom w:val="none" w:sz="0" w:space="0" w:color="auto"/>
                <w:right w:val="none" w:sz="0" w:space="0" w:color="auto"/>
              </w:divBdr>
            </w:div>
            <w:div w:id="704139430">
              <w:marLeft w:val="0"/>
              <w:marRight w:val="0"/>
              <w:marTop w:val="0"/>
              <w:marBottom w:val="0"/>
              <w:divBdr>
                <w:top w:val="none" w:sz="0" w:space="0" w:color="auto"/>
                <w:left w:val="none" w:sz="0" w:space="0" w:color="auto"/>
                <w:bottom w:val="none" w:sz="0" w:space="0" w:color="auto"/>
                <w:right w:val="none" w:sz="0" w:space="0" w:color="auto"/>
              </w:divBdr>
            </w:div>
            <w:div w:id="352658393">
              <w:marLeft w:val="0"/>
              <w:marRight w:val="0"/>
              <w:marTop w:val="0"/>
              <w:marBottom w:val="0"/>
              <w:divBdr>
                <w:top w:val="none" w:sz="0" w:space="0" w:color="auto"/>
                <w:left w:val="none" w:sz="0" w:space="0" w:color="auto"/>
                <w:bottom w:val="none" w:sz="0" w:space="0" w:color="auto"/>
                <w:right w:val="none" w:sz="0" w:space="0" w:color="auto"/>
              </w:divBdr>
            </w:div>
            <w:div w:id="1024328210">
              <w:marLeft w:val="0"/>
              <w:marRight w:val="0"/>
              <w:marTop w:val="0"/>
              <w:marBottom w:val="0"/>
              <w:divBdr>
                <w:top w:val="none" w:sz="0" w:space="0" w:color="auto"/>
                <w:left w:val="none" w:sz="0" w:space="0" w:color="auto"/>
                <w:bottom w:val="none" w:sz="0" w:space="0" w:color="auto"/>
                <w:right w:val="none" w:sz="0" w:space="0" w:color="auto"/>
              </w:divBdr>
            </w:div>
          </w:divsChild>
        </w:div>
        <w:div w:id="279458442">
          <w:marLeft w:val="0"/>
          <w:marRight w:val="0"/>
          <w:marTop w:val="0"/>
          <w:marBottom w:val="0"/>
          <w:divBdr>
            <w:top w:val="none" w:sz="0" w:space="0" w:color="auto"/>
            <w:left w:val="none" w:sz="0" w:space="0" w:color="auto"/>
            <w:bottom w:val="none" w:sz="0" w:space="0" w:color="auto"/>
            <w:right w:val="none" w:sz="0" w:space="0" w:color="auto"/>
          </w:divBdr>
        </w:div>
        <w:div w:id="2126725681">
          <w:marLeft w:val="0"/>
          <w:marRight w:val="0"/>
          <w:marTop w:val="0"/>
          <w:marBottom w:val="0"/>
          <w:divBdr>
            <w:top w:val="none" w:sz="0" w:space="0" w:color="auto"/>
            <w:left w:val="none" w:sz="0" w:space="0" w:color="auto"/>
            <w:bottom w:val="none" w:sz="0" w:space="0" w:color="auto"/>
            <w:right w:val="none" w:sz="0" w:space="0" w:color="auto"/>
          </w:divBdr>
        </w:div>
        <w:div w:id="1086341904">
          <w:marLeft w:val="0"/>
          <w:marRight w:val="0"/>
          <w:marTop w:val="0"/>
          <w:marBottom w:val="0"/>
          <w:divBdr>
            <w:top w:val="none" w:sz="0" w:space="0" w:color="auto"/>
            <w:left w:val="none" w:sz="0" w:space="0" w:color="auto"/>
            <w:bottom w:val="none" w:sz="0" w:space="0" w:color="auto"/>
            <w:right w:val="none" w:sz="0" w:space="0" w:color="auto"/>
          </w:divBdr>
          <w:divsChild>
            <w:div w:id="1954626608">
              <w:marLeft w:val="0"/>
              <w:marRight w:val="0"/>
              <w:marTop w:val="0"/>
              <w:marBottom w:val="0"/>
              <w:divBdr>
                <w:top w:val="none" w:sz="0" w:space="0" w:color="auto"/>
                <w:left w:val="none" w:sz="0" w:space="0" w:color="auto"/>
                <w:bottom w:val="none" w:sz="0" w:space="0" w:color="auto"/>
                <w:right w:val="none" w:sz="0" w:space="0" w:color="auto"/>
              </w:divBdr>
            </w:div>
            <w:div w:id="138041570">
              <w:marLeft w:val="0"/>
              <w:marRight w:val="0"/>
              <w:marTop w:val="0"/>
              <w:marBottom w:val="0"/>
              <w:divBdr>
                <w:top w:val="none" w:sz="0" w:space="0" w:color="auto"/>
                <w:left w:val="none" w:sz="0" w:space="0" w:color="auto"/>
                <w:bottom w:val="none" w:sz="0" w:space="0" w:color="auto"/>
                <w:right w:val="none" w:sz="0" w:space="0" w:color="auto"/>
              </w:divBdr>
            </w:div>
            <w:div w:id="1755056131">
              <w:marLeft w:val="0"/>
              <w:marRight w:val="0"/>
              <w:marTop w:val="0"/>
              <w:marBottom w:val="0"/>
              <w:divBdr>
                <w:top w:val="none" w:sz="0" w:space="0" w:color="auto"/>
                <w:left w:val="none" w:sz="0" w:space="0" w:color="auto"/>
                <w:bottom w:val="none" w:sz="0" w:space="0" w:color="auto"/>
                <w:right w:val="none" w:sz="0" w:space="0" w:color="auto"/>
              </w:divBdr>
            </w:div>
            <w:div w:id="1687442326">
              <w:marLeft w:val="0"/>
              <w:marRight w:val="0"/>
              <w:marTop w:val="0"/>
              <w:marBottom w:val="0"/>
              <w:divBdr>
                <w:top w:val="none" w:sz="0" w:space="0" w:color="auto"/>
                <w:left w:val="none" w:sz="0" w:space="0" w:color="auto"/>
                <w:bottom w:val="none" w:sz="0" w:space="0" w:color="auto"/>
                <w:right w:val="none" w:sz="0" w:space="0" w:color="auto"/>
              </w:divBdr>
            </w:div>
            <w:div w:id="1159686931">
              <w:marLeft w:val="0"/>
              <w:marRight w:val="0"/>
              <w:marTop w:val="0"/>
              <w:marBottom w:val="0"/>
              <w:divBdr>
                <w:top w:val="none" w:sz="0" w:space="0" w:color="auto"/>
                <w:left w:val="none" w:sz="0" w:space="0" w:color="auto"/>
                <w:bottom w:val="none" w:sz="0" w:space="0" w:color="auto"/>
                <w:right w:val="none" w:sz="0" w:space="0" w:color="auto"/>
              </w:divBdr>
            </w:div>
            <w:div w:id="1338966248">
              <w:marLeft w:val="0"/>
              <w:marRight w:val="0"/>
              <w:marTop w:val="0"/>
              <w:marBottom w:val="0"/>
              <w:divBdr>
                <w:top w:val="none" w:sz="0" w:space="0" w:color="auto"/>
                <w:left w:val="none" w:sz="0" w:space="0" w:color="auto"/>
                <w:bottom w:val="none" w:sz="0" w:space="0" w:color="auto"/>
                <w:right w:val="none" w:sz="0" w:space="0" w:color="auto"/>
              </w:divBdr>
            </w:div>
            <w:div w:id="1268153730">
              <w:marLeft w:val="0"/>
              <w:marRight w:val="0"/>
              <w:marTop w:val="0"/>
              <w:marBottom w:val="0"/>
              <w:divBdr>
                <w:top w:val="none" w:sz="0" w:space="0" w:color="auto"/>
                <w:left w:val="none" w:sz="0" w:space="0" w:color="auto"/>
                <w:bottom w:val="none" w:sz="0" w:space="0" w:color="auto"/>
                <w:right w:val="none" w:sz="0" w:space="0" w:color="auto"/>
              </w:divBdr>
            </w:div>
            <w:div w:id="181670005">
              <w:marLeft w:val="0"/>
              <w:marRight w:val="0"/>
              <w:marTop w:val="0"/>
              <w:marBottom w:val="0"/>
              <w:divBdr>
                <w:top w:val="none" w:sz="0" w:space="0" w:color="auto"/>
                <w:left w:val="none" w:sz="0" w:space="0" w:color="auto"/>
                <w:bottom w:val="none" w:sz="0" w:space="0" w:color="auto"/>
                <w:right w:val="none" w:sz="0" w:space="0" w:color="auto"/>
              </w:divBdr>
            </w:div>
            <w:div w:id="1583173014">
              <w:marLeft w:val="0"/>
              <w:marRight w:val="0"/>
              <w:marTop w:val="0"/>
              <w:marBottom w:val="0"/>
              <w:divBdr>
                <w:top w:val="none" w:sz="0" w:space="0" w:color="auto"/>
                <w:left w:val="none" w:sz="0" w:space="0" w:color="auto"/>
                <w:bottom w:val="none" w:sz="0" w:space="0" w:color="auto"/>
                <w:right w:val="none" w:sz="0" w:space="0" w:color="auto"/>
              </w:divBdr>
            </w:div>
            <w:div w:id="384910927">
              <w:marLeft w:val="0"/>
              <w:marRight w:val="0"/>
              <w:marTop w:val="0"/>
              <w:marBottom w:val="0"/>
              <w:divBdr>
                <w:top w:val="none" w:sz="0" w:space="0" w:color="auto"/>
                <w:left w:val="none" w:sz="0" w:space="0" w:color="auto"/>
                <w:bottom w:val="none" w:sz="0" w:space="0" w:color="auto"/>
                <w:right w:val="none" w:sz="0" w:space="0" w:color="auto"/>
              </w:divBdr>
            </w:div>
            <w:div w:id="1697270965">
              <w:marLeft w:val="0"/>
              <w:marRight w:val="0"/>
              <w:marTop w:val="0"/>
              <w:marBottom w:val="0"/>
              <w:divBdr>
                <w:top w:val="none" w:sz="0" w:space="0" w:color="auto"/>
                <w:left w:val="none" w:sz="0" w:space="0" w:color="auto"/>
                <w:bottom w:val="none" w:sz="0" w:space="0" w:color="auto"/>
                <w:right w:val="none" w:sz="0" w:space="0" w:color="auto"/>
              </w:divBdr>
            </w:div>
            <w:div w:id="1363558205">
              <w:marLeft w:val="0"/>
              <w:marRight w:val="0"/>
              <w:marTop w:val="0"/>
              <w:marBottom w:val="0"/>
              <w:divBdr>
                <w:top w:val="none" w:sz="0" w:space="0" w:color="auto"/>
                <w:left w:val="none" w:sz="0" w:space="0" w:color="auto"/>
                <w:bottom w:val="none" w:sz="0" w:space="0" w:color="auto"/>
                <w:right w:val="none" w:sz="0" w:space="0" w:color="auto"/>
              </w:divBdr>
            </w:div>
            <w:div w:id="347871945">
              <w:marLeft w:val="0"/>
              <w:marRight w:val="0"/>
              <w:marTop w:val="0"/>
              <w:marBottom w:val="0"/>
              <w:divBdr>
                <w:top w:val="none" w:sz="0" w:space="0" w:color="auto"/>
                <w:left w:val="none" w:sz="0" w:space="0" w:color="auto"/>
                <w:bottom w:val="none" w:sz="0" w:space="0" w:color="auto"/>
                <w:right w:val="none" w:sz="0" w:space="0" w:color="auto"/>
              </w:divBdr>
            </w:div>
            <w:div w:id="724646127">
              <w:marLeft w:val="0"/>
              <w:marRight w:val="0"/>
              <w:marTop w:val="0"/>
              <w:marBottom w:val="0"/>
              <w:divBdr>
                <w:top w:val="none" w:sz="0" w:space="0" w:color="auto"/>
                <w:left w:val="none" w:sz="0" w:space="0" w:color="auto"/>
                <w:bottom w:val="none" w:sz="0" w:space="0" w:color="auto"/>
                <w:right w:val="none" w:sz="0" w:space="0" w:color="auto"/>
              </w:divBdr>
            </w:div>
            <w:div w:id="1350133851">
              <w:marLeft w:val="0"/>
              <w:marRight w:val="0"/>
              <w:marTop w:val="0"/>
              <w:marBottom w:val="0"/>
              <w:divBdr>
                <w:top w:val="none" w:sz="0" w:space="0" w:color="auto"/>
                <w:left w:val="none" w:sz="0" w:space="0" w:color="auto"/>
                <w:bottom w:val="none" w:sz="0" w:space="0" w:color="auto"/>
                <w:right w:val="none" w:sz="0" w:space="0" w:color="auto"/>
              </w:divBdr>
            </w:div>
            <w:div w:id="52697388">
              <w:marLeft w:val="0"/>
              <w:marRight w:val="0"/>
              <w:marTop w:val="0"/>
              <w:marBottom w:val="0"/>
              <w:divBdr>
                <w:top w:val="none" w:sz="0" w:space="0" w:color="auto"/>
                <w:left w:val="none" w:sz="0" w:space="0" w:color="auto"/>
                <w:bottom w:val="none" w:sz="0" w:space="0" w:color="auto"/>
                <w:right w:val="none" w:sz="0" w:space="0" w:color="auto"/>
              </w:divBdr>
            </w:div>
            <w:div w:id="1145701887">
              <w:marLeft w:val="0"/>
              <w:marRight w:val="0"/>
              <w:marTop w:val="0"/>
              <w:marBottom w:val="0"/>
              <w:divBdr>
                <w:top w:val="none" w:sz="0" w:space="0" w:color="auto"/>
                <w:left w:val="none" w:sz="0" w:space="0" w:color="auto"/>
                <w:bottom w:val="none" w:sz="0" w:space="0" w:color="auto"/>
                <w:right w:val="none" w:sz="0" w:space="0" w:color="auto"/>
              </w:divBdr>
            </w:div>
            <w:div w:id="494883486">
              <w:marLeft w:val="0"/>
              <w:marRight w:val="0"/>
              <w:marTop w:val="0"/>
              <w:marBottom w:val="0"/>
              <w:divBdr>
                <w:top w:val="none" w:sz="0" w:space="0" w:color="auto"/>
                <w:left w:val="none" w:sz="0" w:space="0" w:color="auto"/>
                <w:bottom w:val="none" w:sz="0" w:space="0" w:color="auto"/>
                <w:right w:val="none" w:sz="0" w:space="0" w:color="auto"/>
              </w:divBdr>
            </w:div>
            <w:div w:id="297758272">
              <w:marLeft w:val="0"/>
              <w:marRight w:val="0"/>
              <w:marTop w:val="0"/>
              <w:marBottom w:val="0"/>
              <w:divBdr>
                <w:top w:val="none" w:sz="0" w:space="0" w:color="auto"/>
                <w:left w:val="none" w:sz="0" w:space="0" w:color="auto"/>
                <w:bottom w:val="none" w:sz="0" w:space="0" w:color="auto"/>
                <w:right w:val="none" w:sz="0" w:space="0" w:color="auto"/>
              </w:divBdr>
            </w:div>
            <w:div w:id="666790479">
              <w:marLeft w:val="0"/>
              <w:marRight w:val="0"/>
              <w:marTop w:val="0"/>
              <w:marBottom w:val="0"/>
              <w:divBdr>
                <w:top w:val="none" w:sz="0" w:space="0" w:color="auto"/>
                <w:left w:val="none" w:sz="0" w:space="0" w:color="auto"/>
                <w:bottom w:val="none" w:sz="0" w:space="0" w:color="auto"/>
                <w:right w:val="none" w:sz="0" w:space="0" w:color="auto"/>
              </w:divBdr>
            </w:div>
            <w:div w:id="2093383356">
              <w:marLeft w:val="0"/>
              <w:marRight w:val="0"/>
              <w:marTop w:val="0"/>
              <w:marBottom w:val="0"/>
              <w:divBdr>
                <w:top w:val="none" w:sz="0" w:space="0" w:color="auto"/>
                <w:left w:val="none" w:sz="0" w:space="0" w:color="auto"/>
                <w:bottom w:val="none" w:sz="0" w:space="0" w:color="auto"/>
                <w:right w:val="none" w:sz="0" w:space="0" w:color="auto"/>
              </w:divBdr>
            </w:div>
            <w:div w:id="526453479">
              <w:marLeft w:val="0"/>
              <w:marRight w:val="0"/>
              <w:marTop w:val="0"/>
              <w:marBottom w:val="0"/>
              <w:divBdr>
                <w:top w:val="none" w:sz="0" w:space="0" w:color="auto"/>
                <w:left w:val="none" w:sz="0" w:space="0" w:color="auto"/>
                <w:bottom w:val="none" w:sz="0" w:space="0" w:color="auto"/>
                <w:right w:val="none" w:sz="0" w:space="0" w:color="auto"/>
              </w:divBdr>
            </w:div>
          </w:divsChild>
        </w:div>
        <w:div w:id="1201824294">
          <w:marLeft w:val="0"/>
          <w:marRight w:val="0"/>
          <w:marTop w:val="0"/>
          <w:marBottom w:val="0"/>
          <w:divBdr>
            <w:top w:val="none" w:sz="0" w:space="0" w:color="auto"/>
            <w:left w:val="none" w:sz="0" w:space="0" w:color="auto"/>
            <w:bottom w:val="none" w:sz="0" w:space="0" w:color="auto"/>
            <w:right w:val="none" w:sz="0" w:space="0" w:color="auto"/>
          </w:divBdr>
        </w:div>
        <w:div w:id="1791775086">
          <w:marLeft w:val="0"/>
          <w:marRight w:val="0"/>
          <w:marTop w:val="0"/>
          <w:marBottom w:val="0"/>
          <w:divBdr>
            <w:top w:val="none" w:sz="0" w:space="0" w:color="auto"/>
            <w:left w:val="none" w:sz="0" w:space="0" w:color="auto"/>
            <w:bottom w:val="none" w:sz="0" w:space="0" w:color="auto"/>
            <w:right w:val="none" w:sz="0" w:space="0" w:color="auto"/>
          </w:divBdr>
        </w:div>
        <w:div w:id="2000304198">
          <w:marLeft w:val="0"/>
          <w:marRight w:val="0"/>
          <w:marTop w:val="0"/>
          <w:marBottom w:val="0"/>
          <w:divBdr>
            <w:top w:val="none" w:sz="0" w:space="0" w:color="auto"/>
            <w:left w:val="none" w:sz="0" w:space="0" w:color="auto"/>
            <w:bottom w:val="none" w:sz="0" w:space="0" w:color="auto"/>
            <w:right w:val="none" w:sz="0" w:space="0" w:color="auto"/>
          </w:divBdr>
        </w:div>
        <w:div w:id="2102095820">
          <w:marLeft w:val="0"/>
          <w:marRight w:val="0"/>
          <w:marTop w:val="0"/>
          <w:marBottom w:val="0"/>
          <w:divBdr>
            <w:top w:val="none" w:sz="0" w:space="0" w:color="auto"/>
            <w:left w:val="none" w:sz="0" w:space="0" w:color="auto"/>
            <w:bottom w:val="none" w:sz="0" w:space="0" w:color="auto"/>
            <w:right w:val="none" w:sz="0" w:space="0" w:color="auto"/>
          </w:divBdr>
        </w:div>
        <w:div w:id="751632777">
          <w:marLeft w:val="0"/>
          <w:marRight w:val="0"/>
          <w:marTop w:val="0"/>
          <w:marBottom w:val="0"/>
          <w:divBdr>
            <w:top w:val="none" w:sz="0" w:space="0" w:color="auto"/>
            <w:left w:val="none" w:sz="0" w:space="0" w:color="auto"/>
            <w:bottom w:val="none" w:sz="0" w:space="0" w:color="auto"/>
            <w:right w:val="none" w:sz="0" w:space="0" w:color="auto"/>
          </w:divBdr>
          <w:divsChild>
            <w:div w:id="12079538">
              <w:marLeft w:val="0"/>
              <w:marRight w:val="0"/>
              <w:marTop w:val="0"/>
              <w:marBottom w:val="0"/>
              <w:divBdr>
                <w:top w:val="none" w:sz="0" w:space="0" w:color="auto"/>
                <w:left w:val="none" w:sz="0" w:space="0" w:color="auto"/>
                <w:bottom w:val="none" w:sz="0" w:space="0" w:color="auto"/>
                <w:right w:val="none" w:sz="0" w:space="0" w:color="auto"/>
              </w:divBdr>
              <w:divsChild>
                <w:div w:id="2036880196">
                  <w:marLeft w:val="0"/>
                  <w:marRight w:val="0"/>
                  <w:marTop w:val="0"/>
                  <w:marBottom w:val="0"/>
                  <w:divBdr>
                    <w:top w:val="none" w:sz="0" w:space="0" w:color="auto"/>
                    <w:left w:val="none" w:sz="0" w:space="0" w:color="auto"/>
                    <w:bottom w:val="none" w:sz="0" w:space="0" w:color="auto"/>
                    <w:right w:val="none" w:sz="0" w:space="0" w:color="auto"/>
                  </w:divBdr>
                  <w:divsChild>
                    <w:div w:id="48925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383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978142661">
      <w:bodyDiv w:val="1"/>
      <w:marLeft w:val="0"/>
      <w:marRight w:val="0"/>
      <w:marTop w:val="0"/>
      <w:marBottom w:val="0"/>
      <w:divBdr>
        <w:top w:val="none" w:sz="0" w:space="0" w:color="auto"/>
        <w:left w:val="none" w:sz="0" w:space="0" w:color="auto"/>
        <w:bottom w:val="none" w:sz="0" w:space="0" w:color="auto"/>
        <w:right w:val="none" w:sz="0" w:space="0" w:color="auto"/>
      </w:divBdr>
    </w:div>
    <w:div w:id="1978994253">
      <w:bodyDiv w:val="1"/>
      <w:marLeft w:val="0"/>
      <w:marRight w:val="0"/>
      <w:marTop w:val="0"/>
      <w:marBottom w:val="0"/>
      <w:divBdr>
        <w:top w:val="none" w:sz="0" w:space="0" w:color="auto"/>
        <w:left w:val="none" w:sz="0" w:space="0" w:color="auto"/>
        <w:bottom w:val="none" w:sz="0" w:space="0" w:color="auto"/>
        <w:right w:val="none" w:sz="0" w:space="0" w:color="auto"/>
      </w:divBdr>
    </w:div>
    <w:div w:id="1981379441">
      <w:bodyDiv w:val="1"/>
      <w:marLeft w:val="0"/>
      <w:marRight w:val="0"/>
      <w:marTop w:val="0"/>
      <w:marBottom w:val="0"/>
      <w:divBdr>
        <w:top w:val="none" w:sz="0" w:space="0" w:color="auto"/>
        <w:left w:val="none" w:sz="0" w:space="0" w:color="auto"/>
        <w:bottom w:val="none" w:sz="0" w:space="0" w:color="auto"/>
        <w:right w:val="none" w:sz="0" w:space="0" w:color="auto"/>
      </w:divBdr>
    </w:div>
    <w:div w:id="1982464890">
      <w:bodyDiv w:val="1"/>
      <w:marLeft w:val="0"/>
      <w:marRight w:val="0"/>
      <w:marTop w:val="0"/>
      <w:marBottom w:val="0"/>
      <w:divBdr>
        <w:top w:val="none" w:sz="0" w:space="0" w:color="auto"/>
        <w:left w:val="none" w:sz="0" w:space="0" w:color="auto"/>
        <w:bottom w:val="none" w:sz="0" w:space="0" w:color="auto"/>
        <w:right w:val="none" w:sz="0" w:space="0" w:color="auto"/>
      </w:divBdr>
    </w:div>
    <w:div w:id="1999577637">
      <w:bodyDiv w:val="1"/>
      <w:marLeft w:val="0"/>
      <w:marRight w:val="0"/>
      <w:marTop w:val="0"/>
      <w:marBottom w:val="0"/>
      <w:divBdr>
        <w:top w:val="none" w:sz="0" w:space="0" w:color="auto"/>
        <w:left w:val="none" w:sz="0" w:space="0" w:color="auto"/>
        <w:bottom w:val="none" w:sz="0" w:space="0" w:color="auto"/>
        <w:right w:val="none" w:sz="0" w:space="0" w:color="auto"/>
      </w:divBdr>
    </w:div>
    <w:div w:id="2006008804">
      <w:bodyDiv w:val="1"/>
      <w:marLeft w:val="0"/>
      <w:marRight w:val="0"/>
      <w:marTop w:val="0"/>
      <w:marBottom w:val="0"/>
      <w:divBdr>
        <w:top w:val="none" w:sz="0" w:space="0" w:color="auto"/>
        <w:left w:val="none" w:sz="0" w:space="0" w:color="auto"/>
        <w:bottom w:val="none" w:sz="0" w:space="0" w:color="auto"/>
        <w:right w:val="none" w:sz="0" w:space="0" w:color="auto"/>
      </w:divBdr>
    </w:div>
    <w:div w:id="2028024748">
      <w:bodyDiv w:val="1"/>
      <w:marLeft w:val="0"/>
      <w:marRight w:val="0"/>
      <w:marTop w:val="0"/>
      <w:marBottom w:val="0"/>
      <w:divBdr>
        <w:top w:val="none" w:sz="0" w:space="0" w:color="auto"/>
        <w:left w:val="none" w:sz="0" w:space="0" w:color="auto"/>
        <w:bottom w:val="none" w:sz="0" w:space="0" w:color="auto"/>
        <w:right w:val="none" w:sz="0" w:space="0" w:color="auto"/>
      </w:divBdr>
    </w:div>
    <w:div w:id="2028943861">
      <w:bodyDiv w:val="1"/>
      <w:marLeft w:val="0"/>
      <w:marRight w:val="0"/>
      <w:marTop w:val="0"/>
      <w:marBottom w:val="0"/>
      <w:divBdr>
        <w:top w:val="none" w:sz="0" w:space="0" w:color="auto"/>
        <w:left w:val="none" w:sz="0" w:space="0" w:color="auto"/>
        <w:bottom w:val="none" w:sz="0" w:space="0" w:color="auto"/>
        <w:right w:val="none" w:sz="0" w:space="0" w:color="auto"/>
      </w:divBdr>
      <w:divsChild>
        <w:div w:id="1733040908">
          <w:marLeft w:val="0"/>
          <w:marRight w:val="0"/>
          <w:marTop w:val="0"/>
          <w:marBottom w:val="0"/>
          <w:divBdr>
            <w:top w:val="none" w:sz="0" w:space="0" w:color="auto"/>
            <w:left w:val="none" w:sz="0" w:space="0" w:color="auto"/>
            <w:bottom w:val="none" w:sz="0" w:space="0" w:color="auto"/>
            <w:right w:val="none" w:sz="0" w:space="0" w:color="auto"/>
          </w:divBdr>
          <w:divsChild>
            <w:div w:id="833451960">
              <w:marLeft w:val="0"/>
              <w:marRight w:val="0"/>
              <w:marTop w:val="0"/>
              <w:marBottom w:val="0"/>
              <w:divBdr>
                <w:top w:val="none" w:sz="0" w:space="0" w:color="auto"/>
                <w:left w:val="none" w:sz="0" w:space="0" w:color="auto"/>
                <w:bottom w:val="none" w:sz="0" w:space="0" w:color="auto"/>
                <w:right w:val="none" w:sz="0" w:space="0" w:color="auto"/>
              </w:divBdr>
            </w:div>
          </w:divsChild>
        </w:div>
        <w:div w:id="1596479568">
          <w:marLeft w:val="0"/>
          <w:marRight w:val="0"/>
          <w:marTop w:val="0"/>
          <w:marBottom w:val="0"/>
          <w:divBdr>
            <w:top w:val="none" w:sz="0" w:space="0" w:color="auto"/>
            <w:left w:val="none" w:sz="0" w:space="0" w:color="auto"/>
            <w:bottom w:val="none" w:sz="0" w:space="0" w:color="auto"/>
            <w:right w:val="none" w:sz="0" w:space="0" w:color="auto"/>
          </w:divBdr>
          <w:divsChild>
            <w:div w:id="638262300">
              <w:marLeft w:val="0"/>
              <w:marRight w:val="0"/>
              <w:marTop w:val="0"/>
              <w:marBottom w:val="0"/>
              <w:divBdr>
                <w:top w:val="none" w:sz="0" w:space="0" w:color="auto"/>
                <w:left w:val="none" w:sz="0" w:space="0" w:color="auto"/>
                <w:bottom w:val="none" w:sz="0" w:space="0" w:color="auto"/>
                <w:right w:val="none" w:sz="0" w:space="0" w:color="auto"/>
              </w:divBdr>
            </w:div>
          </w:divsChild>
        </w:div>
        <w:div w:id="622612839">
          <w:marLeft w:val="300"/>
          <w:marRight w:val="0"/>
          <w:marTop w:val="0"/>
          <w:marBottom w:val="0"/>
          <w:divBdr>
            <w:top w:val="none" w:sz="0" w:space="15" w:color="auto"/>
            <w:left w:val="none" w:sz="0" w:space="0" w:color="auto"/>
            <w:bottom w:val="none" w:sz="0" w:space="0" w:color="auto"/>
            <w:right w:val="none" w:sz="0" w:space="0" w:color="auto"/>
          </w:divBdr>
          <w:divsChild>
            <w:div w:id="1666661975">
              <w:marLeft w:val="0"/>
              <w:marRight w:val="0"/>
              <w:marTop w:val="0"/>
              <w:marBottom w:val="0"/>
              <w:divBdr>
                <w:top w:val="none" w:sz="0" w:space="0" w:color="auto"/>
                <w:left w:val="none" w:sz="0" w:space="0" w:color="auto"/>
                <w:bottom w:val="none" w:sz="0" w:space="0" w:color="auto"/>
                <w:right w:val="none" w:sz="0" w:space="0" w:color="auto"/>
              </w:divBdr>
              <w:divsChild>
                <w:div w:id="167044948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031299270">
      <w:bodyDiv w:val="1"/>
      <w:marLeft w:val="0"/>
      <w:marRight w:val="0"/>
      <w:marTop w:val="0"/>
      <w:marBottom w:val="0"/>
      <w:divBdr>
        <w:top w:val="none" w:sz="0" w:space="0" w:color="auto"/>
        <w:left w:val="none" w:sz="0" w:space="0" w:color="auto"/>
        <w:bottom w:val="none" w:sz="0" w:space="0" w:color="auto"/>
        <w:right w:val="none" w:sz="0" w:space="0" w:color="auto"/>
      </w:divBdr>
    </w:div>
    <w:div w:id="2045208152">
      <w:bodyDiv w:val="1"/>
      <w:marLeft w:val="0"/>
      <w:marRight w:val="0"/>
      <w:marTop w:val="0"/>
      <w:marBottom w:val="0"/>
      <w:divBdr>
        <w:top w:val="none" w:sz="0" w:space="0" w:color="auto"/>
        <w:left w:val="none" w:sz="0" w:space="0" w:color="auto"/>
        <w:bottom w:val="none" w:sz="0" w:space="0" w:color="auto"/>
        <w:right w:val="none" w:sz="0" w:space="0" w:color="auto"/>
      </w:divBdr>
    </w:div>
    <w:div w:id="2069375331">
      <w:bodyDiv w:val="1"/>
      <w:marLeft w:val="0"/>
      <w:marRight w:val="0"/>
      <w:marTop w:val="0"/>
      <w:marBottom w:val="0"/>
      <w:divBdr>
        <w:top w:val="none" w:sz="0" w:space="0" w:color="auto"/>
        <w:left w:val="none" w:sz="0" w:space="0" w:color="auto"/>
        <w:bottom w:val="none" w:sz="0" w:space="0" w:color="auto"/>
        <w:right w:val="none" w:sz="0" w:space="0" w:color="auto"/>
      </w:divBdr>
      <w:divsChild>
        <w:div w:id="1044524502">
          <w:marLeft w:val="0"/>
          <w:marRight w:val="0"/>
          <w:marTop w:val="0"/>
          <w:marBottom w:val="0"/>
          <w:divBdr>
            <w:top w:val="none" w:sz="0" w:space="0" w:color="auto"/>
            <w:left w:val="none" w:sz="0" w:space="0" w:color="auto"/>
            <w:bottom w:val="none" w:sz="0" w:space="0" w:color="auto"/>
            <w:right w:val="none" w:sz="0" w:space="0" w:color="auto"/>
          </w:divBdr>
          <w:divsChild>
            <w:div w:id="398796684">
              <w:marLeft w:val="0"/>
              <w:marRight w:val="0"/>
              <w:marTop w:val="0"/>
              <w:marBottom w:val="0"/>
              <w:divBdr>
                <w:top w:val="single" w:sz="6" w:space="0" w:color="DAD9D9"/>
                <w:left w:val="single" w:sz="6" w:space="0" w:color="DAD9D9"/>
                <w:bottom w:val="single" w:sz="6" w:space="0" w:color="DAD9D9"/>
                <w:right w:val="single" w:sz="6" w:space="0" w:color="DAD9D9"/>
              </w:divBdr>
            </w:div>
          </w:divsChild>
        </w:div>
      </w:divsChild>
    </w:div>
    <w:div w:id="2081097264">
      <w:bodyDiv w:val="1"/>
      <w:marLeft w:val="0"/>
      <w:marRight w:val="0"/>
      <w:marTop w:val="0"/>
      <w:marBottom w:val="0"/>
      <w:divBdr>
        <w:top w:val="none" w:sz="0" w:space="0" w:color="auto"/>
        <w:left w:val="none" w:sz="0" w:space="0" w:color="auto"/>
        <w:bottom w:val="none" w:sz="0" w:space="0" w:color="auto"/>
        <w:right w:val="none" w:sz="0" w:space="0" w:color="auto"/>
      </w:divBdr>
    </w:div>
    <w:div w:id="2086684743">
      <w:bodyDiv w:val="1"/>
      <w:marLeft w:val="0"/>
      <w:marRight w:val="0"/>
      <w:marTop w:val="0"/>
      <w:marBottom w:val="0"/>
      <w:divBdr>
        <w:top w:val="none" w:sz="0" w:space="0" w:color="auto"/>
        <w:left w:val="none" w:sz="0" w:space="0" w:color="auto"/>
        <w:bottom w:val="none" w:sz="0" w:space="0" w:color="auto"/>
        <w:right w:val="none" w:sz="0" w:space="0" w:color="auto"/>
      </w:divBdr>
      <w:divsChild>
        <w:div w:id="1338728199">
          <w:marLeft w:val="0"/>
          <w:marRight w:val="0"/>
          <w:marTop w:val="0"/>
          <w:marBottom w:val="0"/>
          <w:divBdr>
            <w:top w:val="none" w:sz="0" w:space="0" w:color="auto"/>
            <w:left w:val="none" w:sz="0" w:space="0" w:color="auto"/>
            <w:bottom w:val="none" w:sz="0" w:space="0" w:color="auto"/>
            <w:right w:val="none" w:sz="0" w:space="0" w:color="auto"/>
          </w:divBdr>
          <w:divsChild>
            <w:div w:id="452870517">
              <w:marLeft w:val="1140"/>
              <w:marRight w:val="0"/>
              <w:marTop w:val="0"/>
              <w:marBottom w:val="0"/>
              <w:divBdr>
                <w:top w:val="none" w:sz="0" w:space="0" w:color="auto"/>
                <w:left w:val="none" w:sz="0" w:space="0" w:color="auto"/>
                <w:bottom w:val="none" w:sz="0" w:space="0" w:color="auto"/>
                <w:right w:val="none" w:sz="0" w:space="0" w:color="auto"/>
              </w:divBdr>
            </w:div>
          </w:divsChild>
        </w:div>
        <w:div w:id="2067217602">
          <w:marLeft w:val="0"/>
          <w:marRight w:val="0"/>
          <w:marTop w:val="0"/>
          <w:marBottom w:val="15"/>
          <w:divBdr>
            <w:top w:val="none" w:sz="0" w:space="0" w:color="auto"/>
            <w:left w:val="none" w:sz="0" w:space="0" w:color="auto"/>
            <w:bottom w:val="none" w:sz="0" w:space="0" w:color="auto"/>
            <w:right w:val="none" w:sz="0" w:space="0" w:color="auto"/>
          </w:divBdr>
          <w:divsChild>
            <w:div w:id="998311916">
              <w:marLeft w:val="0"/>
              <w:marRight w:val="0"/>
              <w:marTop w:val="0"/>
              <w:marBottom w:val="0"/>
              <w:divBdr>
                <w:top w:val="none" w:sz="0" w:space="0" w:color="auto"/>
                <w:left w:val="none" w:sz="0" w:space="0" w:color="auto"/>
                <w:bottom w:val="none" w:sz="0" w:space="0" w:color="auto"/>
                <w:right w:val="none" w:sz="0" w:space="0" w:color="auto"/>
              </w:divBdr>
              <w:divsChild>
                <w:div w:id="2097557642">
                  <w:marLeft w:val="0"/>
                  <w:marRight w:val="0"/>
                  <w:marTop w:val="0"/>
                  <w:marBottom w:val="168"/>
                  <w:divBdr>
                    <w:top w:val="none" w:sz="0" w:space="0" w:color="auto"/>
                    <w:left w:val="none" w:sz="0" w:space="0" w:color="auto"/>
                    <w:bottom w:val="none" w:sz="0" w:space="0" w:color="auto"/>
                    <w:right w:val="none" w:sz="0" w:space="0" w:color="auto"/>
                  </w:divBdr>
                  <w:divsChild>
                    <w:div w:id="68571147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2089307511">
      <w:bodyDiv w:val="1"/>
      <w:marLeft w:val="0"/>
      <w:marRight w:val="0"/>
      <w:marTop w:val="0"/>
      <w:marBottom w:val="0"/>
      <w:divBdr>
        <w:top w:val="none" w:sz="0" w:space="0" w:color="auto"/>
        <w:left w:val="none" w:sz="0" w:space="0" w:color="auto"/>
        <w:bottom w:val="none" w:sz="0" w:space="0" w:color="auto"/>
        <w:right w:val="none" w:sz="0" w:space="0" w:color="auto"/>
      </w:divBdr>
    </w:div>
    <w:div w:id="2097247692">
      <w:bodyDiv w:val="1"/>
      <w:marLeft w:val="0"/>
      <w:marRight w:val="0"/>
      <w:marTop w:val="0"/>
      <w:marBottom w:val="0"/>
      <w:divBdr>
        <w:top w:val="none" w:sz="0" w:space="0" w:color="auto"/>
        <w:left w:val="none" w:sz="0" w:space="0" w:color="auto"/>
        <w:bottom w:val="none" w:sz="0" w:space="0" w:color="auto"/>
        <w:right w:val="none" w:sz="0" w:space="0" w:color="auto"/>
      </w:divBdr>
    </w:div>
    <w:div w:id="2117822260">
      <w:bodyDiv w:val="1"/>
      <w:marLeft w:val="0"/>
      <w:marRight w:val="0"/>
      <w:marTop w:val="0"/>
      <w:marBottom w:val="0"/>
      <w:divBdr>
        <w:top w:val="none" w:sz="0" w:space="0" w:color="auto"/>
        <w:left w:val="none" w:sz="0" w:space="0" w:color="auto"/>
        <w:bottom w:val="none" w:sz="0" w:space="0" w:color="auto"/>
        <w:right w:val="none" w:sz="0" w:space="0" w:color="auto"/>
      </w:divBdr>
    </w:div>
    <w:div w:id="2126725366">
      <w:bodyDiv w:val="1"/>
      <w:marLeft w:val="0"/>
      <w:marRight w:val="0"/>
      <w:marTop w:val="0"/>
      <w:marBottom w:val="0"/>
      <w:divBdr>
        <w:top w:val="none" w:sz="0" w:space="0" w:color="auto"/>
        <w:left w:val="none" w:sz="0" w:space="0" w:color="auto"/>
        <w:bottom w:val="none" w:sz="0" w:space="0" w:color="auto"/>
        <w:right w:val="none" w:sz="0" w:space="0" w:color="auto"/>
      </w:divBdr>
    </w:div>
    <w:div w:id="2139451937">
      <w:bodyDiv w:val="1"/>
      <w:marLeft w:val="0"/>
      <w:marRight w:val="0"/>
      <w:marTop w:val="0"/>
      <w:marBottom w:val="0"/>
      <w:divBdr>
        <w:top w:val="none" w:sz="0" w:space="0" w:color="auto"/>
        <w:left w:val="none" w:sz="0" w:space="0" w:color="auto"/>
        <w:bottom w:val="none" w:sz="0" w:space="0" w:color="auto"/>
        <w:right w:val="none" w:sz="0" w:space="0" w:color="auto"/>
      </w:divBdr>
    </w:div>
    <w:div w:id="214716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hyperlink" Target="http://blog.hubspot.com/blog/tabid/6307/bid/33766/10-Clever-Website-Error-Messages-From-Creative-Companies.aspx" TargetMode="External"/><Relationship Id="rId39" Type="http://schemas.openxmlformats.org/officeDocument/2006/relationships/hyperlink" Target="http://www.webopedia.com/TERM/N/Netscape.html" TargetMode="External"/><Relationship Id="rId21" Type="http://schemas.openxmlformats.org/officeDocument/2006/relationships/image" Target="media/image7.png"/><Relationship Id="rId34" Type="http://schemas.openxmlformats.org/officeDocument/2006/relationships/hyperlink" Target="http://www.webopedia.com/TERM/U/URL.html" TargetMode="External"/><Relationship Id="rId42" Type="http://schemas.openxmlformats.org/officeDocument/2006/relationships/image" Target="media/image10.jpeg"/><Relationship Id="rId47" Type="http://schemas.openxmlformats.org/officeDocument/2006/relationships/image" Target="media/image11.png"/><Relationship Id="rId50" Type="http://schemas.openxmlformats.org/officeDocument/2006/relationships/hyperlink" Target="http://www.codeproject.com/KB/testing/white-box-testing.aspx" TargetMode="External"/><Relationship Id="rId55" Type="http://schemas.openxmlformats.org/officeDocument/2006/relationships/hyperlink" Target="http://www.slideshare.net/simplyharshad/http-vs-https" TargetMode="External"/><Relationship Id="rId63" Type="http://schemas.openxmlformats.org/officeDocument/2006/relationships/fontTable" Target="fontTable.xml"/><Relationship Id="rId7" Type="http://schemas.openxmlformats.org/officeDocument/2006/relationships/hyperlink" Target="https://www.nagios.org/" TargetMode="External"/><Relationship Id="rId2" Type="http://schemas.openxmlformats.org/officeDocument/2006/relationships/numbering" Target="numbering.xml"/><Relationship Id="rId16" Type="http://schemas.openxmlformats.org/officeDocument/2006/relationships/hyperlink" Target="http://www.eclipse.org/mat/" TargetMode="External"/><Relationship Id="rId29" Type="http://schemas.openxmlformats.org/officeDocument/2006/relationships/hyperlink" Target="http://www.testingexcellence.com/" TargetMode="External"/><Relationship Id="rId11" Type="http://schemas.openxmlformats.org/officeDocument/2006/relationships/hyperlink" Target="https://bit.ly/2KnQSBn" TargetMode="External"/><Relationship Id="rId24" Type="http://schemas.openxmlformats.org/officeDocument/2006/relationships/hyperlink" Target="https://www.softwaretestingclass.com/wp-content/uploads/2014/10/Website-Testing-Checklist.jpg" TargetMode="External"/><Relationship Id="rId32" Type="http://schemas.openxmlformats.org/officeDocument/2006/relationships/hyperlink" Target="http://www.webopedia.com/TERM/I/IP_address.html" TargetMode="External"/><Relationship Id="rId37" Type="http://schemas.openxmlformats.org/officeDocument/2006/relationships/hyperlink" Target="http://www.webopedia.com/TERM/I/Internet.html" TargetMode="External"/><Relationship Id="rId40" Type="http://schemas.openxmlformats.org/officeDocument/2006/relationships/image" Target="media/image9.jpeg"/><Relationship Id="rId45" Type="http://schemas.openxmlformats.org/officeDocument/2006/relationships/hyperlink" Target="http://www.allaboutcookies.org/cookies/session-cookies-used-for.html" TargetMode="External"/><Relationship Id="rId53" Type="http://schemas.openxmlformats.org/officeDocument/2006/relationships/hyperlink" Target="http://www.softwaretestingclass.com/software-estimation-techniques/" TargetMode="External"/><Relationship Id="rId58" Type="http://schemas.openxmlformats.org/officeDocument/2006/relationships/hyperlink" Target="http://www.softwaretestingclass.com/what-is-difference-between-two-tier-and-three-tier-architecture/two-tier-architecture/" TargetMode="External"/><Relationship Id="rId5" Type="http://schemas.openxmlformats.org/officeDocument/2006/relationships/webSettings" Target="webSettings.xml"/><Relationship Id="rId61" Type="http://schemas.openxmlformats.org/officeDocument/2006/relationships/image" Target="media/image14.png"/><Relationship Id="rId19" Type="http://schemas.openxmlformats.org/officeDocument/2006/relationships/image" Target="media/image5.png"/><Relationship Id="rId14" Type="http://schemas.openxmlformats.org/officeDocument/2006/relationships/hyperlink" Target="https://git.eclipse.org/r/" TargetMode="External"/><Relationship Id="rId22" Type="http://schemas.openxmlformats.org/officeDocument/2006/relationships/hyperlink" Target="https://www.softwaretestingclass.com/functional-testing/" TargetMode="External"/><Relationship Id="rId27" Type="http://schemas.openxmlformats.org/officeDocument/2006/relationships/hyperlink" Target="http://onhealthy.net/product/provigil/" TargetMode="External"/><Relationship Id="rId30" Type="http://schemas.openxmlformats.org/officeDocument/2006/relationships/hyperlink" Target="http://www.webopedia.com/TERM/C/computer.html" TargetMode="External"/><Relationship Id="rId35" Type="http://schemas.openxmlformats.org/officeDocument/2006/relationships/hyperlink" Target="http://www.webopedia.com/TERM/B/browser.html" TargetMode="External"/><Relationship Id="rId43" Type="http://schemas.openxmlformats.org/officeDocument/2006/relationships/hyperlink" Target="http://www.allaboutcookies.org/cookies/what-information-in-cookie.html" TargetMode="External"/><Relationship Id="rId48" Type="http://schemas.openxmlformats.org/officeDocument/2006/relationships/hyperlink" Target="https://reqtest.com/testing-blog/3-simple-tricks-to-make-exploratory-testing-more-efficient/" TargetMode="External"/><Relationship Id="rId56" Type="http://schemas.openxmlformats.org/officeDocument/2006/relationships/hyperlink" Target="http://searchsoftwarequality.techtarget.com/definition/cookie" TargetMode="External"/><Relationship Id="rId64" Type="http://schemas.openxmlformats.org/officeDocument/2006/relationships/theme" Target="theme/theme1.xml"/><Relationship Id="rId8" Type="http://schemas.openxmlformats.org/officeDocument/2006/relationships/hyperlink" Target="https://www.pingdom.com/" TargetMode="External"/><Relationship Id="rId51" Type="http://schemas.openxmlformats.org/officeDocument/2006/relationships/image" Target="media/image12.gif"/><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visualvm.java.net/" TargetMode="External"/><Relationship Id="rId25" Type="http://schemas.openxmlformats.org/officeDocument/2006/relationships/image" Target="media/image8.jpeg"/><Relationship Id="rId33" Type="http://schemas.openxmlformats.org/officeDocument/2006/relationships/hyperlink" Target="http://www.webopedia.com/TERM/D/domain_name.html" TargetMode="External"/><Relationship Id="rId38" Type="http://schemas.openxmlformats.org/officeDocument/2006/relationships/hyperlink" Target="http://www.webopedia.com/TERM/M/Microsoft.html" TargetMode="External"/><Relationship Id="rId46" Type="http://schemas.openxmlformats.org/officeDocument/2006/relationships/hyperlink" Target="http://www.allaboutcookies.org/cookies/persistent-cookies-used-for.html" TargetMode="External"/><Relationship Id="rId59" Type="http://schemas.openxmlformats.org/officeDocument/2006/relationships/image" Target="media/image13.png"/><Relationship Id="rId20" Type="http://schemas.openxmlformats.org/officeDocument/2006/relationships/image" Target="media/image6.png"/><Relationship Id="rId41" Type="http://schemas.openxmlformats.org/officeDocument/2006/relationships/hyperlink" Target="http://en.wikipedia.org/wiki/Software_peer_review" TargetMode="External"/><Relationship Id="rId54" Type="http://schemas.openxmlformats.org/officeDocument/2006/relationships/hyperlink" Target="http://theprofessionalspoint.blogspot.in/2012/04/http-vs-https-similarities-and.html" TargetMode="External"/><Relationship Id="rId62" Type="http://schemas.openxmlformats.org/officeDocument/2006/relationships/hyperlink" Target="http://templates.mailchimp.com/concepts/spam-filters/" TargetMode="External"/><Relationship Id="rId1" Type="http://schemas.openxmlformats.org/officeDocument/2006/relationships/customXml" Target="../customXml/item1.xml"/><Relationship Id="rId6" Type="http://schemas.openxmlformats.org/officeDocument/2006/relationships/hyperlink" Target="https://www.zabbix.com/" TargetMode="External"/><Relationship Id="rId15" Type="http://schemas.openxmlformats.org/officeDocument/2006/relationships/hyperlink" Target="http://www.yourkit.com/" TargetMode="External"/><Relationship Id="rId23" Type="http://schemas.openxmlformats.org/officeDocument/2006/relationships/hyperlink" Target="http://validator.w3.org/" TargetMode="External"/><Relationship Id="rId28" Type="http://schemas.openxmlformats.org/officeDocument/2006/relationships/hyperlink" Target="https://www.softwaretestingclass.com/what-is-performance-testing/" TargetMode="External"/><Relationship Id="rId36" Type="http://schemas.openxmlformats.org/officeDocument/2006/relationships/hyperlink" Target="http://www.webopedia.com/TERM/S/software.html" TargetMode="External"/><Relationship Id="rId49" Type="http://schemas.openxmlformats.org/officeDocument/2006/relationships/hyperlink" Target="http://www.softwaretestinghelp.com/white-box-testing/" TargetMode="External"/><Relationship Id="rId57" Type="http://schemas.openxmlformats.org/officeDocument/2006/relationships/hyperlink" Target="http://searchsecurity.techtarget.com/definition/identity-theft" TargetMode="External"/><Relationship Id="rId10" Type="http://schemas.openxmlformats.org/officeDocument/2006/relationships/hyperlink" Target="https://www.guru99.com/test-environment-software-testing.html" TargetMode="External"/><Relationship Id="rId31" Type="http://schemas.openxmlformats.org/officeDocument/2006/relationships/hyperlink" Target="http://www.webopedia.com/TERM/W/web_page.html" TargetMode="External"/><Relationship Id="rId44" Type="http://schemas.openxmlformats.org/officeDocument/2006/relationships/hyperlink" Target="http://www.allaboutcookies.org/faqs/browser.html" TargetMode="External"/><Relationship Id="rId52" Type="http://schemas.openxmlformats.org/officeDocument/2006/relationships/hyperlink" Target="https://login.live.com/login.srf?wa=wsignin1.0&amp;wtrealm=social.msdn.microsoft.com&amp;wreply=https://social.msdn.microsoft.com/Forums/en-US/435f43a9-ee17-4700-8c9d-d9c3ba57b5ef/advantages-disadvantages-of-webservices?forum=asmxandxml&amp;prof=required&amp;stoAI=10&amp;wp=MBI_FED_SSL&amp;wlcxt=microsoft$microsoft$microsoft" TargetMode="External"/><Relationship Id="rId60" Type="http://schemas.openxmlformats.org/officeDocument/2006/relationships/hyperlink" Target="https://login.live.com/login.srf?wa=wsignin1.0&amp;wtrealm=social.msdn.microsoft.com&amp;wreply=https%3a%2f%2fsocial.msdn.microsoft.com%2fForums%2fen-US%2f8ed4a541-9bc6-495f-bc45-3177d70aa4f4%2fwhat-is-an-ntier-architecture%3fforum%3darchitecturegeneral%26prof%3drequired%26stoAI%3d10&amp;wp=MBI_FED_SSL&amp;wlcxt=microsoft%24microsoft%24microsoft" TargetMode="Externa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FDFA70-30E2-4CD4-9A47-828950254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21163</TotalTime>
  <Pages>48</Pages>
  <Words>12538</Words>
  <Characters>71473</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Ram</dc:creator>
  <cp:lastModifiedBy>Ram Niwas Sahu</cp:lastModifiedBy>
  <cp:revision>197</cp:revision>
  <dcterms:created xsi:type="dcterms:W3CDTF">2013-10-29T13:28:00Z</dcterms:created>
  <dcterms:modified xsi:type="dcterms:W3CDTF">2019-01-03T20:13:00Z</dcterms:modified>
</cp:coreProperties>
</file>